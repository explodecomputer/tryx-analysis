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77777777"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Jie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0" w:name="_Hlk528744332"/>
      <w:r w:rsidRPr="00454C7F">
        <w:rPr>
          <w:rFonts w:ascii="Times New Roman" w:hAnsi="Times New Roman" w:cs="Times New Roman"/>
          <w:b/>
          <w:sz w:val="24"/>
          <w:szCs w:val="24"/>
        </w:rPr>
        <w:lastRenderedPageBreak/>
        <w:t>Abstract</w:t>
      </w:r>
    </w:p>
    <w:p w14:paraId="400872D4" w14:textId="77777777" w:rsidR="000C0344" w:rsidRDefault="000C0344" w:rsidP="000C0344">
      <w:pPr>
        <w:spacing w:after="160" w:line="480" w:lineRule="auto"/>
        <w:jc w:val="both"/>
        <w:rPr>
          <w:rFonts w:ascii="Times New Roman" w:eastAsia="Calibri" w:hAnsi="Times New Roman" w:cs="Times New Roman"/>
          <w:sz w:val="24"/>
          <w:szCs w:val="24"/>
        </w:rPr>
      </w:pPr>
      <w:bookmarkStart w:id="1" w:name="_vus3u936sk0e" w:colFirst="0" w:colLast="0"/>
      <w:bookmarkEnd w:id="1"/>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0"/>
    <w:p w14:paraId="282467F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13-15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9,16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15,17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2" w:name="_u3idfk3dd9zu" w:colFirst="0" w:colLast="0"/>
      <w:bookmarkEnd w:id="2"/>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ABA85E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3" w:author="Gibran Hemani" w:date="2019-07-10T21:58:00Z">
        <w:r w:rsidR="007553D5">
          <w:rPr>
            <w:rFonts w:ascii="Times New Roman" w:eastAsia="Calibri" w:hAnsi="Times New Roman" w:cs="Times New Roman"/>
            <w:sz w:val="24"/>
            <w:szCs w:val="24"/>
          </w:rPr>
          <w:t>In order to estimate heterogeneity</w:t>
        </w:r>
      </w:ins>
      <w:ins w:id="4" w:author="Gibran Hemani" w:date="2019-07-10T21:59:00Z">
        <w:r w:rsidR="007553D5">
          <w:rPr>
            <w:rFonts w:ascii="Times New Roman" w:eastAsia="Calibri" w:hAnsi="Times New Roman" w:cs="Times New Roman"/>
            <w:sz w:val="24"/>
            <w:szCs w:val="24"/>
          </w:rPr>
          <w:t xml:space="preserve"> accurately</w:t>
        </w:r>
      </w:ins>
      <w:ins w:id="5" w:author="Yoonsu Cho" w:date="2019-07-22T16:12:00Z">
        <w:r w:rsidR="009F0F62">
          <w:rPr>
            <w:rFonts w:ascii="Times New Roman" w:eastAsia="Calibri" w:hAnsi="Times New Roman" w:cs="Times New Roman"/>
            <w:sz w:val="24"/>
            <w:szCs w:val="24"/>
          </w:rPr>
          <w:t>,</w:t>
        </w:r>
      </w:ins>
      <w:ins w:id="6"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7"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8" w:author="Gibran Hemani" w:date="2019-07-10T21:59:00Z">
        <w:r w:rsidR="007553D5">
          <w:rPr>
            <w:rFonts w:ascii="Times New Roman" w:eastAsia="Calibri" w:hAnsi="Times New Roman" w:cs="Times New Roman"/>
            <w:sz w:val="24"/>
            <w:szCs w:val="24"/>
          </w:rPr>
          <w:t xml:space="preserve">, providing a </w:t>
        </w:r>
        <w:commentRangeStart w:id="9"/>
        <w:r w:rsidR="007553D5">
          <w:rPr>
            <w:rFonts w:ascii="Times New Roman" w:eastAsia="Calibri" w:hAnsi="Times New Roman" w:cs="Times New Roman"/>
            <w:sz w:val="24"/>
            <w:szCs w:val="24"/>
          </w:rPr>
          <w:t>well-calibrated test statistic</w:t>
        </w:r>
      </w:ins>
      <w:commentRangeEnd w:id="9"/>
      <w:r w:rsidR="00BD275D">
        <w:rPr>
          <w:rStyle w:val="CommentReference"/>
        </w:rPr>
        <w:commentReference w:id="9"/>
      </w:r>
      <w:ins w:id="10" w:author="Gibran Hemani" w:date="2019-07-10T21:59:00Z">
        <w:r w:rsidR="007553D5">
          <w:rPr>
            <w:rFonts w:ascii="Times New Roman" w:eastAsia="Calibri" w:hAnsi="Times New Roman" w:cs="Times New Roman"/>
            <w:sz w:val="24"/>
            <w:szCs w:val="24"/>
          </w:rPr>
          <w:t xml:space="preserve"> for outlier status whilst being computat</w:t>
        </w:r>
      </w:ins>
      <w:ins w:id="11"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15,21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12"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2F46A55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w:t>
      </w:r>
      <w:commentRangeStart w:id="13"/>
      <w:ins w:id="14" w:author="Yoonsu Cho" w:date="2019-07-22T16:22:00Z">
        <w:r w:rsidR="00F76A97">
          <w:rPr>
            <w:rFonts w:ascii="Times New Roman" w:eastAsia="Calibri" w:hAnsi="Times New Roman" w:cs="Times New Roman"/>
            <w:sz w:val="24"/>
            <w:szCs w:val="24"/>
          </w:rPr>
          <w:t>false discovery ra</w:t>
        </w:r>
      </w:ins>
      <w:ins w:id="15" w:author="Yoonsu Cho" w:date="2019-07-22T16:23:00Z">
        <w:r w:rsidR="00F76A97">
          <w:rPr>
            <w:rFonts w:ascii="Times New Roman" w:eastAsia="Calibri" w:hAnsi="Times New Roman" w:cs="Times New Roman"/>
            <w:sz w:val="24"/>
            <w:szCs w:val="24"/>
          </w:rPr>
          <w:t>te (</w:t>
        </w:r>
      </w:ins>
      <w:r w:rsidRPr="00454C7F">
        <w:rPr>
          <w:rFonts w:ascii="Times New Roman" w:eastAsia="Calibri" w:hAnsi="Times New Roman" w:cs="Times New Roman"/>
          <w:sz w:val="24"/>
          <w:szCs w:val="24"/>
        </w:rPr>
        <w:t>FDR</w:t>
      </w:r>
      <w:ins w:id="16" w:author="Yoonsu Cho" w:date="2019-07-22T16:23:00Z">
        <w:r w:rsidR="00F76A97">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&lt; 0.05</w:t>
      </w:r>
      <w:ins w:id="17" w:author="Yoonsu Cho" w:date="2019-07-22T16:32:00Z">
        <w:r w:rsidR="00667FEF">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w:t>
      </w:r>
      <w:ins w:id="18" w:author="Yoonsu Cho" w:date="2019-07-22T16:31:00Z">
        <w:r w:rsidR="002F6E41">
          <w:rPr>
            <w:rFonts w:ascii="Times New Roman" w:eastAsia="Calibri" w:hAnsi="Times New Roman" w:cs="Times New Roman"/>
            <w:sz w:val="24"/>
            <w:szCs w:val="24"/>
          </w:rPr>
          <w:t>where</w:t>
        </w:r>
      </w:ins>
      <w:ins w:id="19" w:author="Yoonsu Cho" w:date="2019-07-22T16:32:00Z">
        <w:r w:rsidR="00667FEF">
          <w:rPr>
            <w:rFonts w:ascii="Times New Roman" w:eastAsia="Calibri" w:hAnsi="Times New Roman" w:cs="Times New Roman"/>
            <w:sz w:val="24"/>
            <w:szCs w:val="24"/>
          </w:rPr>
          <w:t xml:space="preserve"> the null hypothesis is true,</w:t>
        </w:r>
      </w:ins>
      <w:commentRangeEnd w:id="13"/>
      <w:ins w:id="20" w:author="Yoonsu Cho" w:date="2019-07-22T16:54:00Z">
        <w:r w:rsidR="00B12D6C">
          <w:rPr>
            <w:rStyle w:val="CommentReference"/>
          </w:rPr>
          <w:commentReference w:id="13"/>
        </w:r>
      </w:ins>
      <w:ins w:id="21" w:author="Yoonsu Cho" w:date="2019-07-22T16:32:00Z">
        <w:r w:rsidR="00667FEF">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23,24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22" w:name="_satu5fuqr406" w:colFirst="0" w:colLast="0"/>
      <w:bookmarkEnd w:id="22"/>
      <w:r w:rsidRPr="00454C7F">
        <w:rPr>
          <w:rFonts w:ascii="Times New Roman" w:hAnsi="Times New Roman" w:cs="Times New Roman"/>
          <w:sz w:val="24"/>
          <w:szCs w:val="24"/>
        </w:rPr>
        <w:t>Assessing causal estimates of the association of candidate trait</w:t>
      </w:r>
      <w:ins w:id="23"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24" w:author="Gibran Hemani" w:date="2019-07-10T17:55:00Z"/>
          <w:rFonts w:ascii="Times New Roman" w:eastAsia="Calibri" w:hAnsi="Times New Roman" w:cs="Times New Roman"/>
          <w:sz w:val="24"/>
          <w:szCs w:val="24"/>
        </w:rPr>
      </w:pPr>
      <w:ins w:id="25"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26" w:author="Gibran Hemani" w:date="2019-07-10T17:37:00Z">
        <w:r>
          <w:rPr>
            <w:rFonts w:ascii="Times New Roman" w:eastAsia="Calibri" w:hAnsi="Times New Roman" w:cs="Times New Roman"/>
            <w:sz w:val="24"/>
            <w:szCs w:val="24"/>
          </w:rPr>
          <w:t xml:space="preserve">ts together associate with the outcome. </w:t>
        </w:r>
      </w:ins>
      <w:ins w:id="27" w:author="Gibran Hemani" w:date="2019-07-10T17:36:00Z">
        <w:r>
          <w:rPr>
            <w:rFonts w:ascii="Times New Roman" w:eastAsia="Calibri" w:hAnsi="Times New Roman" w:cs="Times New Roman"/>
            <w:sz w:val="24"/>
            <w:szCs w:val="24"/>
          </w:rPr>
          <w:t xml:space="preserve"> </w:t>
        </w:r>
      </w:ins>
      <w:ins w:id="28" w:author="Gibran Hemani" w:date="2019-07-10T20:46:00Z">
        <w:r w:rsidR="003C44C5">
          <w:rPr>
            <w:rFonts w:ascii="Times New Roman" w:eastAsia="Calibri" w:hAnsi="Times New Roman" w:cs="Times New Roman"/>
            <w:sz w:val="24"/>
            <w:szCs w:val="24"/>
          </w:rPr>
          <w:t>T</w:t>
        </w:r>
      </w:ins>
      <w:ins w:id="29" w:author="Gibran Hemani" w:date="2019-07-10T17:54:00Z">
        <w:r w:rsidR="00BB19B5">
          <w:rPr>
            <w:rFonts w:ascii="Times New Roman" w:eastAsia="Calibri" w:hAnsi="Times New Roman" w:cs="Times New Roman"/>
            <w:sz w:val="24"/>
            <w:szCs w:val="24"/>
          </w:rPr>
          <w:t>his involves the following proce</w:t>
        </w:r>
      </w:ins>
      <w:ins w:id="30" w:author="Gibran Hemani" w:date="2019-07-10T17:55:00Z">
        <w:r w:rsidR="00BB19B5">
          <w:rPr>
            <w:rFonts w:ascii="Times New Roman" w:eastAsia="Calibri" w:hAnsi="Times New Roman" w:cs="Times New Roman"/>
            <w:sz w:val="24"/>
            <w:szCs w:val="24"/>
          </w:rPr>
          <w:t>ss</w:t>
        </w:r>
      </w:ins>
      <w:ins w:id="31" w:author="Gibran Hemani" w:date="2019-07-10T21:19:00Z">
        <w:r w:rsidR="001E02AE">
          <w:rPr>
            <w:rFonts w:ascii="Times New Roman" w:eastAsia="Calibri" w:hAnsi="Times New Roman" w:cs="Times New Roman"/>
            <w:sz w:val="24"/>
            <w:szCs w:val="24"/>
          </w:rPr>
          <w:t>, which we go on to describe in full detail below</w:t>
        </w:r>
      </w:ins>
      <w:ins w:id="32"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33" w:author="Gibran Hemani" w:date="2019-07-10T19:54:00Z"/>
          <w:rFonts w:ascii="Times New Roman" w:eastAsia="Calibri" w:hAnsi="Times New Roman" w:cs="Times New Roman"/>
          <w:sz w:val="24"/>
          <w:szCs w:val="24"/>
        </w:rPr>
      </w:pPr>
      <w:ins w:id="34" w:author="Gibran Hemani" w:date="2019-07-10T17:55:00Z">
        <w:r>
          <w:rPr>
            <w:rFonts w:ascii="Times New Roman" w:eastAsia="Calibri" w:hAnsi="Times New Roman" w:cs="Times New Roman"/>
            <w:sz w:val="24"/>
            <w:szCs w:val="24"/>
          </w:rPr>
          <w:lastRenderedPageBreak/>
          <w:t xml:space="preserve">Identify instruments for the </w:t>
        </w:r>
      </w:ins>
      <w:ins w:id="35"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36" w:author="Gibran Hemani" w:date="2019-07-10T17:55:00Z"/>
          <w:rFonts w:ascii="Times New Roman" w:eastAsia="Calibri" w:hAnsi="Times New Roman" w:cs="Times New Roman"/>
          <w:sz w:val="24"/>
          <w:szCs w:val="24"/>
        </w:rPr>
      </w:pPr>
      <w:ins w:id="37" w:author="Gibran Hemani" w:date="2019-07-10T19:55:00Z">
        <w:r>
          <w:rPr>
            <w:rFonts w:ascii="Times New Roman" w:eastAsia="Calibri" w:hAnsi="Times New Roman" w:cs="Times New Roman"/>
            <w:sz w:val="24"/>
            <w:szCs w:val="24"/>
          </w:rPr>
          <w:t>Estimate the influence of the candidate traits on y conditioning on x</w:t>
        </w:r>
      </w:ins>
      <w:ins w:id="38" w:author="Gibran Hemani" w:date="2019-07-10T21:18:00Z">
        <w:r w:rsidR="001E02AE">
          <w:rPr>
            <w:rFonts w:ascii="Times New Roman" w:eastAsia="Calibri" w:hAnsi="Times New Roman" w:cs="Times New Roman"/>
            <w:sz w:val="24"/>
            <w:szCs w:val="24"/>
          </w:rPr>
          <w:t xml:space="preserve"> using multivariable MR</w:t>
        </w:r>
      </w:ins>
    </w:p>
    <w:p w14:paraId="057F23D9" w14:textId="0729F996" w:rsidR="000C0344" w:rsidRPr="00854B3A"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 xml:space="preserve">Suppose we have </w:t>
      </w:r>
      <w:hyperlink r:id="rId15">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6"/>
                      <a:srcRect/>
                      <a:stretch>
                        <a:fillRect/>
                      </a:stretch>
                    </pic:blipFill>
                    <pic:spPr>
                      <a:xfrm>
                        <a:off x="0" y="0"/>
                        <a:ext cx="9906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instruments for the exposure </w:t>
      </w:r>
      <w:hyperlink r:id="rId17">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where </w:t>
      </w:r>
      <w:hyperlink r:id="rId19">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397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is an outlier in the x-y MR analysis due to an association with candidate trait </w:t>
      </w:r>
      <w:hyperlink r:id="rId21">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noProof/>
          <w:sz w:val="24"/>
          <w:szCs w:val="24"/>
          <w:lang w:eastAsia="en-GB"/>
        </w:rPr>
        <w:t xml:space="preserve">, where </w:t>
      </w:r>
      <w:r w:rsidRPr="00513ACB">
        <w:rPr>
          <w:rFonts w:ascii="Times New Roman" w:eastAsia="Calibri" w:hAnsi="Times New Roman" w:cs="Times New Roman"/>
          <w:i/>
          <w:noProof/>
          <w:sz w:val="24"/>
          <w:szCs w:val="24"/>
          <w:lang w:eastAsia="en-GB"/>
        </w:rPr>
        <w:t>E</w:t>
      </w:r>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w:hyperlink r:id="rId23">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has </w:t>
      </w:r>
      <w:hyperlink r:id="rId24">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9779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r w:rsidRPr="00513ACB">
        <w:rPr>
          <w:rFonts w:ascii="Times New Roman" w:eastAsia="Calibri" w:hAnsi="Times New Roman" w:cs="Times New Roman"/>
          <w:sz w:val="24"/>
          <w:szCs w:val="24"/>
        </w:rPr>
        <w:t xml:space="preserve">. To obtain the estimate of </w:t>
      </w:r>
      <w:hyperlink r:id="rId26">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uncontaminated by shared genetic effects between </w:t>
      </w:r>
      <w:hyperlink r:id="rId28">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and </w:t>
      </w:r>
      <w:hyperlink r:id="rId29">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Pr="00A03B1C">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A03B1C">
        <w:rPr>
          <w:rFonts w:ascii="Times New Roman" w:eastAsia="Calibri" w:hAnsi="Times New Roman" w:cs="Times New Roman"/>
          <w:sz w:val="24"/>
          <w:szCs w:val="24"/>
        </w:rPr>
        <w:fldChar w:fldCharType="separate"/>
      </w:r>
      <w:r w:rsidRPr="00A03B1C">
        <w:rPr>
          <w:rFonts w:ascii="Times New Roman" w:eastAsia="Calibri" w:hAnsi="Times New Roman" w:cs="Times New Roman"/>
          <w:noProof/>
          <w:sz w:val="24"/>
          <w:szCs w:val="24"/>
          <w:vertAlign w:val="superscript"/>
        </w:rPr>
        <w:t>25</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0">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w:t>
      </w:r>
      <w:hyperlink r:id="rId31">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 xml:space="preserve">obtain the genetic effects of each of these SNPs on the exposure </w:t>
      </w:r>
      <w:hyperlink r:id="rId32">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candidate trait </w:t>
      </w:r>
      <w:hyperlink r:id="rId34">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outcome </w:t>
      </w:r>
      <w:hyperlink r:id="rId36">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Finally, we estimate the causal influence of </w:t>
      </w:r>
      <w:hyperlink r:id="rId38">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on </w:t>
      </w:r>
      <w:hyperlink r:id="rId39">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conditioning on </w:t>
      </w:r>
      <w:hyperlink r:id="rId41">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by regressing </w:t>
      </w:r>
      <w:hyperlink r:id="rId42">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3"/>
                      <a:srcRect/>
                      <a:stretch>
                        <a:fillRect/>
                      </a:stretch>
                    </pic:blipFill>
                    <pic:spPr>
                      <a:xfrm>
                        <a:off x="0" y="0"/>
                        <a:ext cx="13081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weighted by the inverse of the variance of the </w:t>
      </w:r>
      <w:hyperlink r:id="rId44">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estimates. The whole process is automated within the </w:t>
      </w:r>
      <w:proofErr w:type="spellStart"/>
      <w:r w:rsidRPr="00854B3A">
        <w:rPr>
          <w:rFonts w:ascii="Times New Roman" w:eastAsia="Calibri" w:hAnsi="Times New Roman" w:cs="Times New Roman"/>
          <w:sz w:val="24"/>
          <w:szCs w:val="24"/>
        </w:rPr>
        <w:t>TwoSampleMR</w:t>
      </w:r>
      <w:proofErr w:type="spellEnd"/>
      <w:r w:rsidRPr="00854B3A">
        <w:rPr>
          <w:rFonts w:ascii="Times New Roman" w:eastAsia="Calibri" w:hAnsi="Times New Roman" w:cs="Times New Roman"/>
          <w:sz w:val="24"/>
          <w:szCs w:val="24"/>
        </w:rPr>
        <w:t xml:space="preserve"> R package which connects to the MR-Base database.</w:t>
      </w:r>
    </w:p>
    <w:p w14:paraId="798EE5DD" w14:textId="50CA3731"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39"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45">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47">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hyperlink r:id="rId48">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49">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40" w:author="Gibran Hemani" w:date="2019-07-10T19:57:00Z">
        <w:r w:rsidR="005C212E">
          <w:rPr>
            <w:rFonts w:ascii="Times New Roman" w:eastAsia="Calibri" w:hAnsi="Times New Roman" w:cs="Times New Roman"/>
            <w:noProof/>
            <w:sz w:val="24"/>
            <w:szCs w:val="24"/>
          </w:rPr>
          <w:t xml:space="preserve"> </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50">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52">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3">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54">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55">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commentRangeStart w:id="41"/>
      <w:r w:rsidR="006C6231">
        <w:fldChar w:fldCharType="begin"/>
      </w:r>
      <w:r w:rsidR="006C6231">
        <w:instrText xml:space="preserve"> HYPERLINK "about:blank" \h </w:instrText>
      </w:r>
      <w:r w:rsidR="006C6231">
        <w:fldChar w:fldCharType="separate"/>
      </w:r>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1117600" cy="165100"/>
                    </a:xfrm>
                    <a:prstGeom prst="rect">
                      <a:avLst/>
                    </a:prstGeom>
                    <a:ln/>
                  </pic:spPr>
                </pic:pic>
              </a:graphicData>
            </a:graphic>
          </wp:inline>
        </w:drawing>
      </w:r>
      <w:r w:rsidR="006C6231">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w:t>
      </w:r>
      <w:commentRangeEnd w:id="41"/>
      <w:r w:rsidR="004E1BA7">
        <w:rPr>
          <w:rStyle w:val="CommentReference"/>
        </w:rPr>
        <w:commentReference w:id="41"/>
      </w:r>
      <w:r w:rsidRPr="00454C7F">
        <w:rPr>
          <w:rFonts w:ascii="Times New Roman" w:eastAsia="Calibri" w:hAnsi="Times New Roman" w:cs="Times New Roman"/>
          <w:sz w:val="24"/>
          <w:szCs w:val="24"/>
        </w:rPr>
        <w:t xml:space="preserve"> where </w:t>
      </w:r>
      <w:hyperlink r:id="rId57">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58">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9">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61">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62">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63">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4">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66">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67">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68">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69">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70">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7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6C6231" w:rsidP="000C0344">
      <w:pPr>
        <w:spacing w:after="160" w:line="480" w:lineRule="auto"/>
        <w:jc w:val="center"/>
        <w:rPr>
          <w:rFonts w:ascii="Times New Roman" w:eastAsia="Calibri" w:hAnsi="Times New Roman" w:cs="Times New Roman"/>
          <w:sz w:val="24"/>
          <w:szCs w:val="24"/>
        </w:rPr>
      </w:pPr>
      <w:hyperlink r:id="rId73">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4"/>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75">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commentRangeStart w:id="42"/>
    <w:p w14:paraId="08FE157E" w14:textId="77777777" w:rsidR="000C0344" w:rsidRPr="00454C7F" w:rsidRDefault="006C6231" w:rsidP="000C0344">
      <w:pPr>
        <w:spacing w:after="160" w:line="480" w:lineRule="auto"/>
        <w:jc w:val="center"/>
        <w:rPr>
          <w:rFonts w:ascii="Times New Roman" w:eastAsia="Calibri" w:hAnsi="Times New Roman" w:cs="Times New Roman"/>
          <w:sz w:val="24"/>
          <w:szCs w:val="24"/>
        </w:rPr>
      </w:pPr>
      <w:r>
        <w:lastRenderedPageBreak/>
        <w:fldChar w:fldCharType="begin"/>
      </w:r>
      <w:r>
        <w:instrText xml:space="preserve"> HYPERLINK "about:blank" \h </w:instrText>
      </w:r>
      <w:r>
        <w:fldChar w:fldCharType="separate"/>
      </w:r>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7"/>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commentRangeEnd w:id="42"/>
      <w:r w:rsidR="00A225E6">
        <w:rPr>
          <w:rStyle w:val="CommentReference"/>
        </w:rPr>
        <w:commentReference w:id="42"/>
      </w:r>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78">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9"/>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80">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81">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82">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83">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84">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6C6231" w:rsidP="000C0344">
      <w:pPr>
        <w:spacing w:after="160" w:line="480" w:lineRule="auto"/>
        <w:jc w:val="center"/>
        <w:rPr>
          <w:rFonts w:ascii="Times New Roman" w:eastAsia="Calibri" w:hAnsi="Times New Roman" w:cs="Times New Roman"/>
          <w:sz w:val="24"/>
          <w:szCs w:val="24"/>
        </w:rPr>
      </w:pPr>
      <w:hyperlink r:id="rId85">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6"/>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6C7962" w:rsidRDefault="003C5B5F" w:rsidP="006C7962">
      <w:pPr>
        <w:spacing w:line="480" w:lineRule="auto"/>
        <w:jc w:val="both"/>
        <w:rPr>
          <w:ins w:id="43" w:author="Gibran Hemani" w:date="2019-07-10T20:13:00Z"/>
          <w:rFonts w:ascii="Times New Roman" w:eastAsia="Calibri" w:hAnsi="Times New Roman" w:cs="Times New Roman"/>
          <w:sz w:val="24"/>
          <w:szCs w:val="24"/>
        </w:rPr>
      </w:pPr>
      <w:bookmarkStart w:id="44" w:name="_7crnug6dbtn3" w:colFirst="0" w:colLast="0"/>
      <w:bookmarkEnd w:id="44"/>
      <w:ins w:id="45"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5A8AB16B"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3951DC">
        <w:rPr>
          <w:rFonts w:ascii="Times New Roman" w:hAnsi="Times New Roman" w:cs="Times New Roman"/>
          <w:i/>
          <w:iCs/>
          <w:sz w:val="24"/>
          <w:szCs w:val="24"/>
          <w:rPrChange w:id="46"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3951DC">
        <w:rPr>
          <w:rFonts w:ascii="Times New Roman" w:hAnsi="Times New Roman" w:cs="Times New Roman"/>
          <w:i/>
          <w:iCs/>
          <w:sz w:val="24"/>
          <w:szCs w:val="24"/>
          <w:rPrChange w:id="47"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under different circumstances. In all circumstances there are 30 independent genetic effects on </w:t>
      </w:r>
      <w:r w:rsidRPr="003951DC">
        <w:rPr>
          <w:rFonts w:ascii="Times New Roman" w:hAnsi="Times New Roman" w:cs="Times New Roman"/>
          <w:i/>
          <w:iCs/>
          <w:sz w:val="24"/>
          <w:szCs w:val="24"/>
          <w:rPrChange w:id="48"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w:t>
      </w:r>
      <w:proofErr w:type="spellStart"/>
      <w:r w:rsidRPr="003951DC">
        <w:rPr>
          <w:rFonts w:ascii="Times New Roman" w:hAnsi="Times New Roman" w:cs="Times New Roman"/>
          <w:i/>
          <w:iCs/>
          <w:sz w:val="24"/>
          <w:szCs w:val="24"/>
          <w:rPrChange w:id="49" w:author="Yoonsu Cho" w:date="2019-07-23T20:00: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and </w:t>
      </w:r>
      <w:r w:rsidRPr="003951DC">
        <w:rPr>
          <w:rFonts w:ascii="Times New Roman" w:hAnsi="Times New Roman" w:cs="Times New Roman"/>
          <w:i/>
          <w:iCs/>
          <w:sz w:val="24"/>
          <w:szCs w:val="24"/>
          <w:rPrChange w:id="50"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either has no direct influence on </w:t>
      </w:r>
      <w:r w:rsidRPr="003951DC">
        <w:rPr>
          <w:rFonts w:ascii="Times New Roman" w:hAnsi="Times New Roman" w:cs="Times New Roman"/>
          <w:i/>
          <w:iCs/>
          <w:sz w:val="24"/>
          <w:szCs w:val="24"/>
          <w:rPrChange w:id="51"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or has a direct effect of 0.1 on </w:t>
      </w:r>
      <w:r w:rsidRPr="003951DC">
        <w:rPr>
          <w:rFonts w:ascii="Times New Roman" w:hAnsi="Times New Roman" w:cs="Times New Roman"/>
          <w:i/>
          <w:iCs/>
          <w:sz w:val="24"/>
          <w:szCs w:val="24"/>
          <w:rPrChange w:id="52"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For all simulations, we used 10</w:t>
      </w:r>
      <w:ins w:id="53" w:author="Yoonsu Cho" w:date="2019-07-23T20:00:00Z">
        <w:r w:rsidR="003951DC">
          <w:rPr>
            <w:rFonts w:ascii="Times New Roman" w:hAnsi="Times New Roman" w:cs="Times New Roman"/>
            <w:sz w:val="24"/>
            <w:szCs w:val="24"/>
          </w:rPr>
          <w:t>,</w:t>
        </w:r>
      </w:ins>
      <w:r>
        <w:rPr>
          <w:rFonts w:ascii="Times New Roman" w:hAnsi="Times New Roman" w:cs="Times New Roman"/>
          <w:sz w:val="24"/>
          <w:szCs w:val="24"/>
        </w:rPr>
        <w:t>000 individuals, and repeated each circumstance 1</w:t>
      </w:r>
      <w:ins w:id="54" w:author="Yoonsu Cho" w:date="2019-07-23T20:01:00Z">
        <w:r w:rsidR="003C5270">
          <w:rPr>
            <w:rFonts w:ascii="Times New Roman" w:hAnsi="Times New Roman" w:cs="Times New Roman"/>
            <w:sz w:val="24"/>
            <w:szCs w:val="24"/>
          </w:rPr>
          <w:t>,</w:t>
        </w:r>
      </w:ins>
      <w:r>
        <w:rPr>
          <w:rFonts w:ascii="Times New Roman" w:hAnsi="Times New Roman" w:cs="Times New Roman"/>
          <w:sz w:val="24"/>
          <w:szCs w:val="24"/>
        </w:rPr>
        <w:t xml:space="preserve">000 times. We summarised each scenario in two ways: a) We estimated the proportion of simulations that gave a biased estimate of the </w:t>
      </w:r>
      <w:del w:id="55" w:author="Yoonsu Cho" w:date="2019-07-23T10:06:00Z">
        <w:r w:rsidDel="00E17AF6">
          <w:rPr>
            <w:rFonts w:ascii="Times New Roman" w:hAnsi="Times New Roman" w:cs="Times New Roman"/>
            <w:sz w:val="24"/>
            <w:szCs w:val="24"/>
          </w:rPr>
          <w:delText xml:space="preserve">bxy </w:delText>
        </w:r>
      </w:del>
      <w:r>
        <w:rPr>
          <w:rFonts w:ascii="Times New Roman" w:hAnsi="Times New Roman" w:cs="Times New Roman"/>
          <w:sz w:val="24"/>
          <w:szCs w:val="24"/>
        </w:rPr>
        <w:t>causal effect</w:t>
      </w:r>
      <w:ins w:id="56" w:author="Yoonsu Cho" w:date="2019-07-23T10:06:00Z">
        <w:r w:rsidR="00E17AF6">
          <w:rPr>
            <w:rFonts w:ascii="Times New Roman" w:hAnsi="Times New Roman" w:cs="Times New Roman"/>
            <w:sz w:val="24"/>
            <w:szCs w:val="24"/>
          </w:rPr>
          <w:t xml:space="preserve"> </w:t>
        </w:r>
        <w:r w:rsidR="00E17AF6">
          <w:rPr>
            <w:rFonts w:ascii="Times New Roman" w:hAnsi="Times New Roman" w:cs="Times New Roman"/>
            <w:sz w:val="24"/>
            <w:szCs w:val="24"/>
          </w:rPr>
          <w:lastRenderedPageBreak/>
          <w:t xml:space="preserve">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976FFD">
          <w:rPr>
            <w:rFonts w:ascii="Times New Roman" w:hAnsi="Times New Roman" w:cs="Times New Roman"/>
            <w:sz w:val="24"/>
            <w:szCs w:val="24"/>
            <w:vertAlign w:val="subscript"/>
            <w:rPrChange w:id="57" w:author="Yoonsu Cho" w:date="2019-07-23T14:58:00Z">
              <w:rPr>
                <w:rFonts w:ascii="Times New Roman" w:hAnsi="Times New Roman" w:cs="Times New Roman"/>
                <w:sz w:val="24"/>
                <w:szCs w:val="24"/>
              </w:rPr>
            </w:rPrChange>
          </w:rPr>
          <w:t>xy</w:t>
        </w:r>
        <w:proofErr w:type="spellEnd"/>
        <w:r w:rsidR="00BF3880">
          <w:rPr>
            <w:rFonts w:ascii="Times New Roman" w:hAnsi="Times New Roman" w:cs="Times New Roman"/>
            <w:sz w:val="24"/>
            <w:szCs w:val="24"/>
          </w:rPr>
          <w:t>)</w:t>
        </w:r>
      </w:ins>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ins w:id="58" w:author="Yoonsu Cho" w:date="2019-07-23T20:16:00Z">
        <w:r w:rsidR="0072585B">
          <w:rPr>
            <w:rFonts w:ascii="Times New Roman" w:hAnsi="Times New Roman" w:cs="Times New Roman"/>
            <w:sz w:val="24"/>
            <w:szCs w:val="24"/>
          </w:rPr>
          <w:t>,</w:t>
        </w:r>
      </w:ins>
      <w:r>
        <w:rPr>
          <w:rFonts w:ascii="Times New Roman" w:hAnsi="Times New Roman" w:cs="Times New Roman"/>
          <w:sz w:val="24"/>
          <w:szCs w:val="24"/>
        </w:rPr>
        <w:t xml:space="preserve">000 simulations, we calculated the proportion of estimates that were ‘unbiased’. b) We summarised the power and </w:t>
      </w:r>
      <w:del w:id="59" w:author="Yoonsu Cho" w:date="2019-07-23T10:36:00Z">
        <w:r w:rsidDel="00001536">
          <w:rPr>
            <w:rFonts w:ascii="Times New Roman" w:hAnsi="Times New Roman" w:cs="Times New Roman"/>
            <w:sz w:val="24"/>
            <w:szCs w:val="24"/>
          </w:rPr>
          <w:delText>false discovery rate</w:delText>
        </w:r>
      </w:del>
      <w:ins w:id="60" w:author="Yoonsu Cho" w:date="2019-07-23T10:36:00Z">
        <w:r w:rsidR="00001536">
          <w:rPr>
            <w:rFonts w:ascii="Times New Roman" w:hAnsi="Times New Roman" w:cs="Times New Roman"/>
            <w:sz w:val="24"/>
            <w:szCs w:val="24"/>
          </w:rPr>
          <w:t>FDR</w:t>
        </w:r>
      </w:ins>
      <w:r>
        <w:rPr>
          <w:rFonts w:ascii="Times New Roman" w:hAnsi="Times New Roman" w:cs="Times New Roman"/>
          <w:sz w:val="24"/>
          <w:szCs w:val="24"/>
        </w:rPr>
        <w:t xml:space="preserve"> by estimating the area under the receiver operator curve,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del w:id="61" w:author="Yoonsu Cho" w:date="2019-07-23T11:00:00Z">
        <w:r w:rsidDel="00E265A4">
          <w:rPr>
            <w:rFonts w:ascii="Times New Roman" w:hAnsi="Times New Roman" w:cs="Times New Roman"/>
            <w:sz w:val="24"/>
            <w:szCs w:val="24"/>
          </w:rPr>
          <w:delText>data based</w:delText>
        </w:r>
      </w:del>
      <w:ins w:id="62" w:author="Yoonsu Cho" w:date="2019-07-23T11:00:00Z">
        <w:r w:rsidR="00E265A4">
          <w:rPr>
            <w:rFonts w:ascii="Times New Roman" w:hAnsi="Times New Roman" w:cs="Times New Roman"/>
            <w:sz w:val="24"/>
            <w:szCs w:val="24"/>
          </w:rPr>
          <w:t>data-based</w:t>
        </w:r>
      </w:ins>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27C9F47D"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w:t>
      </w:r>
      <m:oMath>
        <m:r>
          <w:ins w:id="63" w:author="Yoonsu Cho" w:date="2019-07-23T14:17:00Z">
            <w:rPr>
              <w:rFonts w:ascii="Cambria Math" w:hAnsi="Cambria Math" w:cs="Times New Roman"/>
              <w:sz w:val="24"/>
              <w:szCs w:val="24"/>
            </w:rPr>
            <m:t>u</m:t>
          </w:ins>
        </m:r>
      </m:oMath>
      <w:ins w:id="64" w:author="Yoonsu Cho" w:date="2019-07-23T14:17:00Z">
        <w:r w:rsidR="00B9076B" w:rsidRPr="00B9076B">
          <w:rPr>
            <w:rFonts w:ascii="Times New Roman" w:hAnsi="Times New Roman" w:cs="Times New Roman"/>
            <w:sz w:val="24"/>
            <w:szCs w:val="24"/>
            <w:vertAlign w:val="subscript"/>
            <w:rPrChange w:id="65" w:author="Yoonsu Cho" w:date="2019-07-23T14:17:00Z">
              <w:rPr>
                <w:rFonts w:ascii="Times New Roman" w:hAnsi="Times New Roman" w:cs="Times New Roman"/>
                <w:sz w:val="24"/>
                <w:szCs w:val="24"/>
              </w:rPr>
            </w:rPrChange>
          </w:rPr>
          <w:t>1</w:t>
        </w:r>
      </w:ins>
      <w:del w:id="66" w:author="Yoonsu Cho" w:date="2019-07-23T14:17:00Z">
        <w:r w:rsidRPr="00597A15" w:rsidDel="00B9076B">
          <w:rPr>
            <w:rFonts w:ascii="Times New Roman" w:hAnsi="Times New Roman" w:cs="Times New Roman"/>
            <w:sz w:val="24"/>
            <w:szCs w:val="24"/>
          </w:rPr>
          <w:delText>u1</w:delText>
        </w:r>
      </w:del>
      <w:r>
        <w:rPr>
          <w:rFonts w:ascii="Times New Roman" w:hAnsi="Times New Roman" w:cs="Times New Roman"/>
          <w:sz w:val="24"/>
          <w:szCs w:val="24"/>
        </w:rPr>
        <w:t>,</w:t>
      </w:r>
      <w:r w:rsidRPr="00597A15">
        <w:rPr>
          <w:rFonts w:ascii="Times New Roman" w:hAnsi="Times New Roman" w:cs="Times New Roman"/>
          <w:sz w:val="24"/>
          <w:szCs w:val="24"/>
        </w:rPr>
        <w:t xml:space="preserve"> influences </w:t>
      </w:r>
      <w:r w:rsidRPr="009A67AC">
        <w:rPr>
          <w:rFonts w:ascii="Times New Roman" w:hAnsi="Times New Roman" w:cs="Times New Roman"/>
          <w:i/>
          <w:iCs/>
          <w:sz w:val="24"/>
          <w:szCs w:val="24"/>
          <w:rPrChange w:id="67" w:author="Yoonsu Cho" w:date="2019-07-23T18:46:00Z">
            <w:rPr>
              <w:rFonts w:ascii="Times New Roman" w:hAnsi="Times New Roman" w:cs="Times New Roman"/>
              <w:sz w:val="24"/>
              <w:szCs w:val="24"/>
            </w:rPr>
          </w:rPrChange>
        </w:rPr>
        <w:t>x</w:t>
      </w:r>
      <w:r w:rsidRPr="00597A15">
        <w:rPr>
          <w:rFonts w:ascii="Times New Roman" w:hAnsi="Times New Roman" w:cs="Times New Roman"/>
          <w:sz w:val="24"/>
          <w:szCs w:val="24"/>
        </w:rPr>
        <w:t xml:space="preserve"> and </w:t>
      </w:r>
      <w:r w:rsidRPr="009A67AC">
        <w:rPr>
          <w:rFonts w:ascii="Times New Roman" w:hAnsi="Times New Roman" w:cs="Times New Roman"/>
          <w:i/>
          <w:iCs/>
          <w:sz w:val="24"/>
          <w:szCs w:val="24"/>
          <w:rPrChange w:id="68" w:author="Yoonsu Cho" w:date="2019-07-23T18:46:00Z">
            <w:rPr>
              <w:rFonts w:ascii="Times New Roman" w:hAnsi="Times New Roman" w:cs="Times New Roman"/>
              <w:sz w:val="24"/>
              <w:szCs w:val="24"/>
            </w:rPr>
          </w:rPrChange>
        </w:rPr>
        <w:t>y</w:t>
      </w:r>
      <w:r w:rsidRPr="00597A15">
        <w:rPr>
          <w:rFonts w:ascii="Times New Roman" w:hAnsi="Times New Roman" w:cs="Times New Roman"/>
          <w:sz w:val="24"/>
          <w:szCs w:val="24"/>
        </w:rPr>
        <w:t xml:space="preserve">. </w:t>
      </w:r>
      <w:r>
        <w:rPr>
          <w:rFonts w:ascii="Times New Roman" w:hAnsi="Times New Roman" w:cs="Times New Roman"/>
          <w:sz w:val="24"/>
          <w:szCs w:val="24"/>
        </w:rPr>
        <w:t xml:space="preserve">Here </w:t>
      </w:r>
      <m:oMath>
        <m:r>
          <w:ins w:id="69" w:author="Yoonsu Cho" w:date="2019-07-23T14:18:00Z">
            <w:rPr>
              <w:rFonts w:ascii="Cambria Math" w:hAnsi="Cambria Math" w:cs="Times New Roman"/>
              <w:sz w:val="24"/>
              <w:szCs w:val="24"/>
            </w:rPr>
            <m:t>u</m:t>
          </w:ins>
        </m:r>
      </m:oMath>
      <w:ins w:id="70" w:author="Yoonsu Cho" w:date="2019-07-23T14:18:00Z">
        <w:r w:rsidR="00396EC4" w:rsidRPr="00D13855">
          <w:rPr>
            <w:rFonts w:ascii="Times New Roman" w:hAnsi="Times New Roman" w:cs="Times New Roman"/>
            <w:sz w:val="24"/>
            <w:szCs w:val="24"/>
            <w:vertAlign w:val="subscript"/>
          </w:rPr>
          <w:t>1</w:t>
        </w:r>
      </w:ins>
      <w:del w:id="71" w:author="Yoonsu Cho" w:date="2019-07-23T14:18:00Z">
        <w:r w:rsidRPr="00597A15" w:rsidDel="00396EC4">
          <w:rPr>
            <w:rFonts w:ascii="Times New Roman" w:hAnsi="Times New Roman" w:cs="Times New Roman"/>
            <w:sz w:val="24"/>
            <w:szCs w:val="24"/>
          </w:rPr>
          <w:delText>u1</w:delText>
        </w:r>
      </w:del>
      <w:r w:rsidRPr="00597A15">
        <w:rPr>
          <w:rFonts w:ascii="Times New Roman" w:hAnsi="Times New Roman" w:cs="Times New Roman"/>
          <w:sz w:val="24"/>
          <w:szCs w:val="24"/>
        </w:rPr>
        <w:t xml:space="preserve">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influences, G</w:t>
      </w:r>
      <m:oMath>
        <m:r>
          <w:ins w:id="72" w:author="Yoonsu Cho" w:date="2019-07-23T14:19:00Z">
            <w:rPr>
              <w:rFonts w:ascii="Cambria Math" w:hAnsi="Cambria Math" w:cs="Times New Roman"/>
              <w:sz w:val="24"/>
              <w:szCs w:val="24"/>
            </w:rPr>
            <m:t xml:space="preserve"> </m:t>
          </w:ins>
        </m:r>
        <m:r>
          <w:ins w:id="73" w:author="Yoonsu Cho" w:date="2019-07-23T14:19:00Z">
            <w:rPr>
              <w:rFonts w:ascii="Cambria Math" w:hAnsi="Cambria Math" w:cs="Times New Roman"/>
              <w:sz w:val="24"/>
              <w:szCs w:val="24"/>
            </w:rPr>
            <m:t>u</m:t>
          </w:ins>
        </m:r>
      </m:oMath>
      <w:ins w:id="74" w:author="Yoonsu Cho" w:date="2019-07-23T14:19:00Z">
        <w:r w:rsidR="00CE06D3" w:rsidRPr="00D13855">
          <w:rPr>
            <w:rFonts w:ascii="Times New Roman" w:hAnsi="Times New Roman" w:cs="Times New Roman"/>
            <w:sz w:val="24"/>
            <w:szCs w:val="24"/>
            <w:vertAlign w:val="subscript"/>
          </w:rPr>
          <w:t>1</w:t>
        </w:r>
      </w:ins>
      <w:del w:id="75" w:author="Yoonsu Cho" w:date="2019-07-23T14:19:00Z">
        <w:r w:rsidDel="00CE06D3">
          <w:rPr>
            <w:rFonts w:ascii="Times New Roman" w:hAnsi="Times New Roman" w:cs="Times New Roman"/>
            <w:sz w:val="24"/>
            <w:szCs w:val="24"/>
          </w:rPr>
          <w:delText>u1</w:delText>
        </w:r>
      </w:del>
      <w:r>
        <w:rPr>
          <w:rFonts w:ascii="Times New Roman" w:hAnsi="Times New Roman" w:cs="Times New Roman"/>
          <w:sz w:val="24"/>
          <w:szCs w:val="24"/>
        </w:rPr>
        <w:t xml:space="preserve">, which may be detected as instruments for </w:t>
      </w:r>
      <w:r w:rsidRPr="009A67AC">
        <w:rPr>
          <w:rFonts w:ascii="Times New Roman" w:hAnsi="Times New Roman" w:cs="Times New Roman"/>
          <w:i/>
          <w:iCs/>
          <w:sz w:val="24"/>
          <w:szCs w:val="24"/>
          <w:rPrChange w:id="76" w:author="Yoonsu Cho" w:date="2019-07-23T18:46:00Z">
            <w:rPr>
              <w:rFonts w:ascii="Times New Roman" w:hAnsi="Times New Roman" w:cs="Times New Roman"/>
              <w:sz w:val="24"/>
              <w:szCs w:val="24"/>
            </w:rPr>
          </w:rPrChange>
        </w:rPr>
        <w:t>x</w:t>
      </w:r>
      <w:r>
        <w:rPr>
          <w:rFonts w:ascii="Times New Roman" w:hAnsi="Times New Roman" w:cs="Times New Roman"/>
          <w:sz w:val="24"/>
          <w:szCs w:val="24"/>
        </w:rPr>
        <w:t xml:space="preserve">. </w:t>
      </w:r>
    </w:p>
    <w:p w14:paraId="26260426" w14:textId="77777777" w:rsidR="000C0344" w:rsidRPr="005E7276" w:rsidRDefault="006C6231"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5F5C3BE" w14:textId="254C126B" w:rsidR="000C0344" w:rsidRPr="00597A15" w:rsidRDefault="006C6231"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w:t>
      </w:r>
      <w:ins w:id="77" w:author="Yoonsu Cho" w:date="2019-07-23T14:22:00Z">
        <w:r w:rsidR="00744049">
          <w:rPr>
            <w:rFonts w:ascii="Times New Roman" w:hAnsi="Times New Roman" w:cs="Times New Roman"/>
            <w:sz w:val="24"/>
            <w:szCs w:val="24"/>
          </w:rPr>
          <w:t>n</w:t>
        </w:r>
      </w:ins>
      <w:del w:id="78" w:author="Yoonsu Cho" w:date="2019-07-23T14:22:00Z">
        <w:r w:rsidR="000C0344" w:rsidDel="00744049">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such that they explain </w:t>
      </w:r>
      <w:commentRangeStart w:id="79"/>
      <w:r w:rsidR="000C0344">
        <w:rPr>
          <w:rFonts w:ascii="Times New Roman" w:hAnsi="Times New Roman" w:cs="Times New Roman"/>
          <w:sz w:val="24"/>
          <w:szCs w:val="24"/>
        </w:rPr>
        <w:t>60%</w:t>
      </w:r>
      <w:commentRangeEnd w:id="79"/>
      <w:r w:rsidR="0094663C">
        <w:rPr>
          <w:rStyle w:val="CommentReference"/>
        </w:rPr>
        <w:commentReference w:id="79"/>
      </w:r>
      <w:r w:rsidR="000C0344">
        <w:rPr>
          <w:rFonts w:ascii="Times New Roman" w:hAnsi="Times New Roman" w:cs="Times New Roman"/>
          <w:sz w:val="24"/>
          <w:szCs w:val="24"/>
        </w:rPr>
        <w:t xml:space="preserve"> of the variance in </w:t>
      </w:r>
      <m:oMath>
        <m:r>
          <w:ins w:id="80" w:author="Yoonsu Cho" w:date="2019-07-23T14:29:00Z">
            <w:rPr>
              <w:rFonts w:ascii="Cambria Math" w:hAnsi="Cambria Math" w:cs="Times New Roman"/>
              <w:sz w:val="24"/>
              <w:szCs w:val="24"/>
            </w:rPr>
            <m:t>u</m:t>
          </w:ins>
        </m:r>
      </m:oMath>
      <w:ins w:id="81" w:author="Yoonsu Cho" w:date="2019-07-23T14:29:00Z">
        <w:r w:rsidR="00941350" w:rsidRPr="00D13855">
          <w:rPr>
            <w:rFonts w:ascii="Times New Roman" w:hAnsi="Times New Roman" w:cs="Times New Roman"/>
            <w:sz w:val="24"/>
            <w:szCs w:val="24"/>
            <w:vertAlign w:val="subscript"/>
          </w:rPr>
          <w:t>1</w:t>
        </w:r>
        <w:r w:rsidR="00941350" w:rsidDel="00941350">
          <w:rPr>
            <w:rFonts w:ascii="Times New Roman" w:hAnsi="Times New Roman" w:cs="Times New Roman"/>
            <w:sz w:val="24"/>
            <w:szCs w:val="24"/>
          </w:rPr>
          <w:t xml:space="preserve"> </w:t>
        </w:r>
      </w:ins>
      <w:del w:id="82" w:author="Yoonsu Cho" w:date="2019-07-23T14:29:00Z">
        <w:r w:rsidR="000C0344" w:rsidDel="00941350">
          <w:rPr>
            <w:rFonts w:ascii="Times New Roman" w:hAnsi="Times New Roman" w:cs="Times New Roman"/>
            <w:sz w:val="24"/>
            <w:szCs w:val="24"/>
          </w:rPr>
          <w:delText>u1</w:delText>
        </w:r>
      </w:del>
      <w:r w:rsidR="000C0344">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w:t>
      </w:r>
      <m:oMath>
        <m:r>
          <w:ins w:id="83" w:author="Yoonsu Cho" w:date="2019-07-23T14:30:00Z">
            <w:rPr>
              <w:rFonts w:ascii="Cambria Math" w:hAnsi="Cambria Math" w:cs="Times New Roman"/>
              <w:sz w:val="24"/>
              <w:szCs w:val="24"/>
            </w:rPr>
            <m:t>u</m:t>
          </w:ins>
        </m:r>
      </m:oMath>
      <w:ins w:id="84" w:author="Yoonsu Cho" w:date="2019-07-23T14:30:00Z">
        <w:r w:rsidR="00876394" w:rsidRPr="00D13855">
          <w:rPr>
            <w:rFonts w:ascii="Times New Roman" w:hAnsi="Times New Roman" w:cs="Times New Roman"/>
            <w:sz w:val="24"/>
            <w:szCs w:val="24"/>
            <w:vertAlign w:val="subscript"/>
          </w:rPr>
          <w:t>1</w:t>
        </w:r>
      </w:ins>
      <w:del w:id="85" w:author="Yoonsu Cho" w:date="2019-07-23T14:30:00Z">
        <w:r w:rsidR="000C0344" w:rsidDel="00876394">
          <w:rPr>
            <w:rFonts w:ascii="Times New Roman" w:hAnsi="Times New Roman" w:cs="Times New Roman"/>
            <w:sz w:val="24"/>
            <w:szCs w:val="24"/>
          </w:rPr>
          <w:delText>u1</w:delText>
        </w:r>
      </w:del>
      <w:r w:rsidR="000C0344">
        <w:rPr>
          <w:rFonts w:ascii="Times New Roman" w:hAnsi="Times New Roman" w:cs="Times New Roman"/>
          <w:sz w:val="24"/>
          <w:szCs w:val="24"/>
        </w:rPr>
        <w:t xml:space="preserve"> explains 60% of the </w:t>
      </w:r>
      <w:r w:rsidR="000C0344">
        <w:rPr>
          <w:rFonts w:ascii="Times New Roman" w:hAnsi="Times New Roman" w:cs="Times New Roman"/>
          <w:sz w:val="24"/>
          <w:szCs w:val="24"/>
        </w:rPr>
        <w:lastRenderedPageBreak/>
        <w:t xml:space="preserve">variance in </w:t>
      </w:r>
      <w:r w:rsidR="000C0344" w:rsidRPr="005517AB">
        <w:rPr>
          <w:rFonts w:ascii="Times New Roman" w:hAnsi="Times New Roman" w:cs="Times New Roman"/>
          <w:i/>
          <w:iCs/>
          <w:sz w:val="24"/>
          <w:szCs w:val="24"/>
          <w:rPrChange w:id="86"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and 40% of the variance in </w:t>
      </w:r>
      <w:r w:rsidR="000C0344" w:rsidRPr="005517AB">
        <w:rPr>
          <w:rFonts w:ascii="Times New Roman" w:hAnsi="Times New Roman" w:cs="Times New Roman"/>
          <w:i/>
          <w:iCs/>
          <w:sz w:val="24"/>
          <w:szCs w:val="24"/>
          <w:rPrChange w:id="87" w:author="Yoonsu Cho" w:date="2019-07-23T15:20:00Z">
            <w:rPr>
              <w:rFonts w:ascii="Times New Roman" w:hAnsi="Times New Roman" w:cs="Times New Roman"/>
              <w:sz w:val="24"/>
              <w:szCs w:val="24"/>
            </w:rPr>
          </w:rPrChange>
        </w:rPr>
        <w:t>y</w:t>
      </w:r>
      <w:r w:rsidR="000C0344">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w:t>
      </w:r>
      <w:ins w:id="88" w:author="Yoonsu Cho" w:date="2019-07-23T17:20:00Z">
        <w:r w:rsidR="00133B14">
          <w:rPr>
            <w:rFonts w:ascii="Times New Roman" w:hAnsi="Times New Roman" w:cs="Times New Roman"/>
            <w:sz w:val="24"/>
            <w:szCs w:val="24"/>
          </w:rPr>
          <w:t>n</w:t>
        </w:r>
      </w:ins>
      <w:del w:id="89" w:author="Yoonsu Cho" w:date="2019-07-23T17:20:00Z">
        <w:r w:rsidR="000C0344" w:rsidDel="00133B14">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w:t>
      </w:r>
      <w:r w:rsidR="000C0344" w:rsidRPr="005517AB">
        <w:rPr>
          <w:rFonts w:ascii="Times New Roman" w:hAnsi="Times New Roman" w:cs="Times New Roman"/>
          <w:i/>
          <w:iCs/>
          <w:sz w:val="24"/>
          <w:szCs w:val="24"/>
          <w:rPrChange w:id="90"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w:t>
      </w:r>
      <w:r w:rsidR="000C0344" w:rsidRPr="005517AB">
        <w:rPr>
          <w:rFonts w:ascii="Times New Roman" w:hAnsi="Times New Roman" w:cs="Times New Roman"/>
          <w:i/>
          <w:iCs/>
          <w:sz w:val="24"/>
          <w:szCs w:val="24"/>
          <w:rPrChange w:id="91" w:author="Yoonsu Cho" w:date="2019-07-23T15:21:00Z">
            <w:rPr>
              <w:rFonts w:ascii="Times New Roman" w:hAnsi="Times New Roman" w:cs="Times New Roman"/>
              <w:sz w:val="24"/>
              <w:szCs w:val="24"/>
            </w:rPr>
          </w:rPrChange>
        </w:rPr>
        <w:t>x</w:t>
      </w:r>
      <w:r w:rsidR="000C0344">
        <w:rPr>
          <w:rFonts w:ascii="Times New Roman" w:hAnsi="Times New Roman" w:cs="Times New Roman"/>
          <w:sz w:val="24"/>
          <w:szCs w:val="24"/>
        </w:rPr>
        <w:t xml:space="preserve"> explains 10% of the variance in </w:t>
      </w:r>
      <w:r w:rsidR="000C0344" w:rsidRPr="005517AB">
        <w:rPr>
          <w:rFonts w:ascii="Times New Roman" w:hAnsi="Times New Roman" w:cs="Times New Roman"/>
          <w:i/>
          <w:iCs/>
          <w:sz w:val="24"/>
          <w:szCs w:val="24"/>
          <w:rPrChange w:id="92" w:author="Yoonsu Cho" w:date="2019-07-23T15:21:00Z">
            <w:rPr>
              <w:rFonts w:ascii="Times New Roman" w:hAnsi="Times New Roman" w:cs="Times New Roman"/>
              <w:sz w:val="24"/>
              <w:szCs w:val="24"/>
            </w:rPr>
          </w:rPrChange>
        </w:rPr>
        <w:t>y</w:t>
      </w:r>
      <w:r w:rsidR="000C0344">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ins w:id="93" w:author="Yoonsu Cho" w:date="2019-07-23T15:01:00Z">
            <w:rPr>
              <w:rFonts w:ascii="Cambria Math" w:hAnsi="Cambria Math" w:cs="Times New Roman"/>
              <w:sz w:val="24"/>
              <w:szCs w:val="24"/>
            </w:rPr>
            <m:t>u</m:t>
          </w:ins>
        </m:r>
      </m:oMath>
      <w:ins w:id="94" w:author="Yoonsu Cho" w:date="2019-07-23T15:01:00Z">
        <w:r w:rsidR="00BB122B" w:rsidRPr="00D13855">
          <w:rPr>
            <w:rFonts w:ascii="Times New Roman" w:hAnsi="Times New Roman" w:cs="Times New Roman"/>
            <w:sz w:val="24"/>
            <w:szCs w:val="24"/>
            <w:vertAlign w:val="subscript"/>
          </w:rPr>
          <w:t>1</w:t>
        </w:r>
      </w:ins>
      <w:del w:id="95" w:author="Yoonsu Cho" w:date="2019-07-23T15:01:00Z">
        <w:r w:rsidR="000C0344" w:rsidDel="00BB122B">
          <w:rPr>
            <w:rFonts w:ascii="Times New Roman" w:hAnsi="Times New Roman" w:cs="Times New Roman"/>
            <w:sz w:val="24"/>
            <w:szCs w:val="24"/>
          </w:rPr>
          <w:delText>u1</w:delText>
        </w:r>
      </w:del>
      <w:r w:rsidR="000C0344">
        <w:rPr>
          <w:rFonts w:ascii="Times New Roman" w:hAnsi="Times New Roman" w:cs="Times New Roman"/>
          <w:sz w:val="24"/>
          <w:szCs w:val="24"/>
        </w:rPr>
        <w:t xml:space="preserve"> or </w:t>
      </w:r>
      <w:r w:rsidR="000C0344" w:rsidRPr="00F42AA4">
        <w:rPr>
          <w:rFonts w:ascii="Times New Roman" w:hAnsi="Times New Roman" w:cs="Times New Roman"/>
          <w:i/>
          <w:iCs/>
          <w:sz w:val="24"/>
          <w:szCs w:val="24"/>
          <w:rPrChange w:id="96" w:author="Yoonsu Cho" w:date="2019-07-23T15:23:00Z">
            <w:rPr>
              <w:rFonts w:ascii="Times New Roman" w:hAnsi="Times New Roman" w:cs="Times New Roman"/>
              <w:sz w:val="24"/>
              <w:szCs w:val="24"/>
            </w:rPr>
          </w:rPrChange>
        </w:rPr>
        <w:t>x</w:t>
      </w:r>
      <w:r w:rsidR="000C0344">
        <w:rPr>
          <w:rFonts w:ascii="Times New Roman" w:hAnsi="Times New Roman" w:cs="Times New Roman"/>
          <w:sz w:val="24"/>
          <w:szCs w:val="24"/>
        </w:rPr>
        <w:t>:</w:t>
      </w:r>
    </w:p>
    <w:p w14:paraId="60630C30" w14:textId="77777777" w:rsidR="000C0344" w:rsidRPr="00597A15" w:rsidRDefault="006C6231"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6C6231"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55F231A4"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C9672A">
        <w:rPr>
          <w:rFonts w:ascii="Times New Roman" w:hAnsi="Times New Roman" w:cs="Times New Roman"/>
          <w:i/>
          <w:iCs/>
          <w:sz w:val="24"/>
          <w:szCs w:val="24"/>
          <w:rPrChange w:id="97"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effect on y that is mediated through some other pathway that does not include </w:t>
      </w:r>
      <w:r w:rsidRPr="00C9672A">
        <w:rPr>
          <w:rFonts w:ascii="Times New Roman" w:hAnsi="Times New Roman" w:cs="Times New Roman"/>
          <w:i/>
          <w:iCs/>
          <w:sz w:val="24"/>
          <w:szCs w:val="24"/>
          <w:rPrChange w:id="98"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C9672A">
        <w:rPr>
          <w:rFonts w:ascii="Times New Roman" w:hAnsi="Times New Roman" w:cs="Times New Roman"/>
          <w:i/>
          <w:iCs/>
          <w:sz w:val="24"/>
          <w:szCs w:val="24"/>
          <w:rPrChange w:id="99" w:author="Yoonsu Cho" w:date="2019-07-23T15:24:00Z">
            <w:rPr>
              <w:rFonts w:ascii="Times New Roman" w:hAnsi="Times New Roman" w:cs="Times New Roman"/>
              <w:sz w:val="24"/>
              <w:szCs w:val="24"/>
            </w:rPr>
          </w:rPrChange>
        </w:rPr>
        <w:t>G</w:t>
      </w:r>
      <w:r w:rsidRPr="00256A4E">
        <w:rPr>
          <w:rFonts w:ascii="Times New Roman" w:hAnsi="Times New Roman" w:cs="Times New Roman"/>
          <w:i/>
          <w:iCs/>
          <w:sz w:val="24"/>
          <w:szCs w:val="24"/>
          <w:vertAlign w:val="subscript"/>
          <w:rPrChange w:id="100" w:author="Yoonsu Cho" w:date="2019-07-23T15:30:00Z">
            <w:rPr>
              <w:rFonts w:ascii="Times New Roman" w:hAnsi="Times New Roman" w:cs="Times New Roman"/>
              <w:sz w:val="24"/>
              <w:szCs w:val="24"/>
            </w:rPr>
          </w:rPrChange>
        </w:rPr>
        <w:t>x</w:t>
      </w:r>
      <w:ins w:id="101" w:author="Yoonsu Cho" w:date="2019-07-23T15:30:00Z">
        <w:r w:rsidR="00B6607C">
          <w:rPr>
            <w:rFonts w:ascii="Times New Roman" w:hAnsi="Times New Roman" w:cs="Times New Roman"/>
            <w:i/>
            <w:iCs/>
            <w:sz w:val="24"/>
            <w:szCs w:val="24"/>
            <w:vertAlign w:val="subscript"/>
          </w:rPr>
          <w:t>,</w:t>
        </w:r>
      </w:ins>
      <w:r w:rsidRPr="00256A4E">
        <w:rPr>
          <w:rFonts w:ascii="Times New Roman" w:hAnsi="Times New Roman" w:cs="Times New Roman"/>
          <w:i/>
          <w:iCs/>
          <w:sz w:val="24"/>
          <w:szCs w:val="24"/>
          <w:vertAlign w:val="subscript"/>
          <w:rPrChange w:id="102" w:author="Yoonsu Cho" w:date="2019-07-23T15:30:00Z">
            <w:rPr>
              <w:rFonts w:ascii="Times New Roman" w:hAnsi="Times New Roman" w:cs="Times New Roman"/>
              <w:sz w:val="24"/>
              <w:szCs w:val="24"/>
              <w:vertAlign w:val="subscript"/>
            </w:rPr>
          </w:rPrChange>
        </w:rPr>
        <w:t>i</w:t>
      </w:r>
      <w:proofErr w:type="spellEnd"/>
      <w:proofErr w:type="gramEnd"/>
      <w:r w:rsidRPr="00597A15">
        <w:rPr>
          <w:rFonts w:ascii="Times New Roman" w:hAnsi="Times New Roman" w:cs="Times New Roman"/>
          <w:sz w:val="24"/>
          <w:szCs w:val="24"/>
        </w:rPr>
        <w:t xml:space="preserve">, is mediated by a different trait, </w:t>
      </w:r>
      <m:oMath>
        <m:r>
          <w:ins w:id="103" w:author="Yoonsu Cho" w:date="2019-07-23T15:12:00Z">
            <w:rPr>
              <w:rFonts w:ascii="Cambria Math" w:hAnsi="Cambria Math" w:cs="Times New Roman"/>
              <w:sz w:val="24"/>
              <w:szCs w:val="24"/>
            </w:rPr>
            <m:t>u</m:t>
          </w:ins>
        </m:r>
      </m:oMath>
      <w:ins w:id="104" w:author="Yoonsu Cho" w:date="2019-07-23T15:12:00Z">
        <w:r w:rsidR="001D3247" w:rsidRPr="00CF5506">
          <w:rPr>
            <w:rFonts w:ascii="Times New Roman" w:hAnsi="Times New Roman" w:cs="Times New Roman"/>
            <w:sz w:val="24"/>
            <w:szCs w:val="24"/>
            <w:vertAlign w:val="subscript"/>
            <w:rPrChange w:id="105" w:author="Yoonsu Cho" w:date="2019-07-23T15:12:00Z">
              <w:rPr>
                <w:rFonts w:ascii="Times New Roman" w:hAnsi="Times New Roman" w:cs="Times New Roman"/>
                <w:sz w:val="24"/>
                <w:szCs w:val="24"/>
              </w:rPr>
            </w:rPrChange>
          </w:rPr>
          <w:t>2</w:t>
        </w:r>
      </w:ins>
      <w:ins w:id="106" w:author="Yoonsu Cho" w:date="2019-07-23T15:15:00Z">
        <w:r w:rsidR="00581853">
          <w:rPr>
            <w:rFonts w:ascii="Times New Roman" w:hAnsi="Times New Roman" w:cs="Times New Roman"/>
            <w:sz w:val="24"/>
            <w:szCs w:val="24"/>
            <w:vertAlign w:val="subscript"/>
          </w:rPr>
          <w:t>,</w:t>
        </w:r>
      </w:ins>
      <w:proofErr w:type="spellStart"/>
      <w:ins w:id="107" w:author="Yoonsu Cho" w:date="2019-07-23T15:28:00Z">
        <w:r w:rsidR="00B11E28">
          <w:rPr>
            <w:rFonts w:ascii="Times New Roman" w:hAnsi="Times New Roman" w:cs="Times New Roman"/>
            <w:sz w:val="24"/>
            <w:szCs w:val="24"/>
            <w:vertAlign w:val="subscript"/>
          </w:rPr>
          <w:t>i</w:t>
        </w:r>
      </w:ins>
      <w:proofErr w:type="spellEnd"/>
      <w:del w:id="108" w:author="Yoonsu Cho" w:date="2019-07-23T15:12:00Z">
        <w:r w:rsidRPr="00CF5506" w:rsidDel="001D3247">
          <w:rPr>
            <w:rFonts w:ascii="Times New Roman" w:hAnsi="Times New Roman" w:cs="Times New Roman"/>
            <w:sz w:val="24"/>
            <w:szCs w:val="24"/>
            <w:vertAlign w:val="subscript"/>
            <w:rPrChange w:id="109" w:author="Yoonsu Cho" w:date="2019-07-23T15:12:00Z">
              <w:rPr>
                <w:rFonts w:ascii="Times New Roman" w:hAnsi="Times New Roman" w:cs="Times New Roman"/>
                <w:sz w:val="24"/>
                <w:szCs w:val="24"/>
              </w:rPr>
            </w:rPrChange>
          </w:rPr>
          <w:delText>u2</w:delText>
        </w:r>
      </w:del>
      <w:del w:id="110" w:author="Yoonsu Cho" w:date="2019-07-23T15:28:00Z">
        <w:r w:rsidRPr="00CF5506" w:rsidDel="00AB438A">
          <w:rPr>
            <w:rFonts w:ascii="Times New Roman" w:hAnsi="Times New Roman" w:cs="Times New Roman"/>
            <w:sz w:val="24"/>
            <w:szCs w:val="24"/>
            <w:vertAlign w:val="subscript"/>
          </w:rPr>
          <w:delText>i</w:delText>
        </w:r>
      </w:del>
      <w:del w:id="111" w:author="Yoonsu Cho" w:date="2019-07-23T15:12:00Z">
        <w:r w:rsidDel="00CF5506">
          <w:rPr>
            <w:rFonts w:ascii="Times New Roman" w:hAnsi="Times New Roman" w:cs="Times New Roman"/>
            <w:sz w:val="24"/>
            <w:szCs w:val="24"/>
            <w:vertAlign w:val="subscript"/>
          </w:rPr>
          <w:delText>.</w:delText>
        </w:r>
      </w:del>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6C6231"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6D08E2F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D65F6">
        <w:rPr>
          <w:rFonts w:ascii="Times New Roman" w:hAnsi="Times New Roman" w:cs="Times New Roman"/>
          <w:i/>
          <w:iCs/>
          <w:sz w:val="24"/>
          <w:szCs w:val="24"/>
          <w:vertAlign w:val="subscript"/>
          <w:rPrChange w:id="112"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instruments for </w:t>
      </w:r>
      <w:r w:rsidRPr="009D65F6">
        <w:rPr>
          <w:rFonts w:ascii="Times New Roman" w:hAnsi="Times New Roman" w:cs="Times New Roman"/>
          <w:i/>
          <w:iCs/>
          <w:sz w:val="24"/>
          <w:szCs w:val="24"/>
          <w:rPrChange w:id="113"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9D65F6">
        <w:rPr>
          <w:rFonts w:ascii="Times New Roman" w:hAnsi="Times New Roman" w:cs="Times New Roman"/>
          <w:i/>
          <w:iCs/>
          <w:sz w:val="24"/>
          <w:szCs w:val="24"/>
          <w:rPrChange w:id="114" w:author="Yoonsu Cho" w:date="2019-07-23T18:37:00Z">
            <w:rPr>
              <w:rFonts w:ascii="Times New Roman" w:hAnsi="Times New Roman" w:cs="Times New Roman"/>
              <w:sz w:val="24"/>
              <w:szCs w:val="24"/>
            </w:rPr>
          </w:rPrChange>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w:t>
      </w:r>
      <w:r>
        <w:rPr>
          <w:rFonts w:ascii="Times New Roman" w:hAnsi="Times New Roman" w:cs="Times New Roman"/>
          <w:sz w:val="24"/>
          <w:szCs w:val="24"/>
        </w:rPr>
        <w:lastRenderedPageBreak/>
        <w:t xml:space="preserve">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w:t>
      </w:r>
      <w:del w:id="115" w:author="Yoonsu Cho" w:date="2019-07-23T15:18:00Z">
        <w:r w:rsidDel="00FE5E1E">
          <w:rPr>
            <w:rFonts w:ascii="Times New Roman" w:hAnsi="Times New Roman" w:cs="Times New Roman"/>
            <w:sz w:val="24"/>
            <w:szCs w:val="24"/>
          </w:rPr>
          <w:delText xml:space="preserve">Normal </w:delText>
        </w:r>
      </w:del>
      <w:ins w:id="116" w:author="Yoonsu Cho" w:date="2019-07-23T15:18:00Z">
        <w:r w:rsidR="00FE5E1E">
          <w:rPr>
            <w:rFonts w:ascii="Times New Roman" w:hAnsi="Times New Roman" w:cs="Times New Roman"/>
            <w:sz w:val="24"/>
            <w:szCs w:val="24"/>
          </w:rPr>
          <w:t>n</w:t>
        </w:r>
        <w:r w:rsidR="00FE5E1E">
          <w:rPr>
            <w:rFonts w:ascii="Times New Roman" w:hAnsi="Times New Roman" w:cs="Times New Roman"/>
            <w:sz w:val="24"/>
            <w:szCs w:val="24"/>
          </w:rPr>
          <w:t xml:space="preserve">ormal </w:t>
        </w:r>
      </w:ins>
      <w:r>
        <w:rPr>
          <w:rFonts w:ascii="Times New Roman" w:hAnsi="Times New Roman" w:cs="Times New Roman"/>
          <w:sz w:val="24"/>
          <w:szCs w:val="24"/>
        </w:rPr>
        <w:t xml:space="preserve">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gramStart"/>
      <w:r w:rsidRPr="005517AB">
        <w:rPr>
          <w:rFonts w:ascii="Times New Roman" w:hAnsi="Times New Roman" w:cs="Times New Roman"/>
          <w:i/>
          <w:iCs/>
          <w:sz w:val="24"/>
          <w:szCs w:val="24"/>
          <w:rPrChange w:id="117" w:author="Yoonsu Cho" w:date="2019-07-23T15:20:00Z">
            <w:rPr>
              <w:rFonts w:ascii="Times New Roman" w:hAnsi="Times New Roman" w:cs="Times New Roman"/>
              <w:sz w:val="24"/>
              <w:szCs w:val="24"/>
            </w:rPr>
          </w:rPrChange>
        </w:rPr>
        <w:t>G</w:t>
      </w:r>
      <w:r w:rsidRPr="005517AB">
        <w:rPr>
          <w:rFonts w:ascii="Times New Roman" w:hAnsi="Times New Roman" w:cs="Times New Roman"/>
          <w:i/>
          <w:iCs/>
          <w:sz w:val="24"/>
          <w:szCs w:val="24"/>
          <w:vertAlign w:val="subscript"/>
          <w:rPrChange w:id="118" w:author="Yoonsu Cho" w:date="2019-07-23T15:20:00Z">
            <w:rPr>
              <w:rFonts w:ascii="Times New Roman" w:hAnsi="Times New Roman" w:cs="Times New Roman"/>
              <w:sz w:val="24"/>
              <w:szCs w:val="24"/>
            </w:rPr>
          </w:rPrChange>
        </w:rPr>
        <w:t>x,i</w:t>
      </w:r>
      <w:proofErr w:type="gramEnd"/>
      <w:r w:rsidRPr="005517AB">
        <w:rPr>
          <w:rFonts w:ascii="Times New Roman" w:hAnsi="Times New Roman" w:cs="Times New Roman"/>
          <w:i/>
          <w:iCs/>
          <w:sz w:val="24"/>
          <w:szCs w:val="24"/>
          <w:rPrChange w:id="119" w:author="Yoonsu Cho" w:date="2019-07-23T15:20:00Z">
            <w:rPr>
              <w:rFonts w:ascii="Times New Roman" w:hAnsi="Times New Roman" w:cs="Times New Roman"/>
              <w:sz w:val="24"/>
              <w:szCs w:val="24"/>
            </w:rPr>
          </w:rPrChange>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w:t>
      </w:r>
      <w:ins w:id="120" w:author="Yoonsu Cho" w:date="2019-07-23T19:10:00Z">
        <w:r w:rsidR="00FE68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ins>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090EE7">
        <w:rPr>
          <w:rFonts w:ascii="Times New Roman" w:hAnsi="Times New Roman" w:cs="Times New Roman"/>
          <w:i/>
          <w:iCs/>
          <w:sz w:val="24"/>
          <w:szCs w:val="24"/>
          <w:rPrChange w:id="121" w:author="Yoonsu Cho" w:date="2019-07-23T19:10: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E4752E">
        <w:rPr>
          <w:rFonts w:ascii="Times New Roman" w:hAnsi="Times New Roman" w:cs="Times New Roman"/>
          <w:i/>
          <w:iCs/>
          <w:sz w:val="24"/>
          <w:szCs w:val="24"/>
          <w:rPrChange w:id="122" w:author="Yoonsu Cho" w:date="2019-07-23T19:09: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E4752E">
        <w:rPr>
          <w:rFonts w:ascii="Times New Roman" w:hAnsi="Times New Roman" w:cs="Times New Roman"/>
          <w:i/>
          <w:iCs/>
          <w:sz w:val="24"/>
          <w:szCs w:val="24"/>
          <w:rPrChange w:id="123" w:author="Yoonsu Cho" w:date="2019-07-23T19:09: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 xml:space="preserve">he influence of </w:t>
      </w:r>
      <w:r w:rsidRPr="00F428A3">
        <w:rPr>
          <w:rFonts w:ascii="Times New Roman" w:hAnsi="Times New Roman" w:cs="Times New Roman"/>
          <w:i/>
          <w:iCs/>
          <w:sz w:val="24"/>
          <w:szCs w:val="24"/>
          <w:rPrChange w:id="124" w:author="Yoonsu Cho" w:date="2019-07-23T19:07:00Z">
            <w:rPr>
              <w:rFonts w:ascii="Times New Roman" w:hAnsi="Times New Roman" w:cs="Times New Roman"/>
              <w:sz w:val="24"/>
              <w:szCs w:val="24"/>
            </w:rPr>
          </w:rPrChange>
        </w:rPr>
        <w:t>x</w:t>
      </w:r>
      <w:r w:rsidRPr="00597A15">
        <w:rPr>
          <w:rFonts w:ascii="Times New Roman" w:hAnsi="Times New Roman" w:cs="Times New Roman"/>
          <w:sz w:val="24"/>
          <w:szCs w:val="24"/>
        </w:rPr>
        <w:t xml:space="preserve"> on </w:t>
      </w:r>
      <w:r w:rsidRPr="00F428A3">
        <w:rPr>
          <w:rFonts w:ascii="Times New Roman" w:hAnsi="Times New Roman" w:cs="Times New Roman"/>
          <w:i/>
          <w:iCs/>
          <w:sz w:val="24"/>
          <w:szCs w:val="24"/>
          <w:rPrChange w:id="125" w:author="Yoonsu Cho" w:date="2019-07-23T19:07:00Z">
            <w:rPr>
              <w:rFonts w:ascii="Times New Roman" w:hAnsi="Times New Roman" w:cs="Times New Roman"/>
              <w:sz w:val="24"/>
              <w:szCs w:val="24"/>
            </w:rPr>
          </w:rPrChange>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134D20">
        <w:rPr>
          <w:rFonts w:ascii="Times New Roman" w:hAnsi="Times New Roman" w:cs="Times New Roman"/>
          <w:i/>
          <w:iCs/>
          <w:sz w:val="24"/>
          <w:szCs w:val="24"/>
          <w:rPrChange w:id="126" w:author="Yoonsu Cho" w:date="2019-07-23T19:11: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6C6231"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38EEC0B"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134D20">
        <w:rPr>
          <w:rFonts w:ascii="Times New Roman" w:hAnsi="Times New Roman" w:cs="Times New Roman"/>
          <w:i/>
          <w:iCs/>
          <w:sz w:val="24"/>
          <w:szCs w:val="24"/>
          <w:rPrChange w:id="127" w:author="Yoonsu Cho" w:date="2019-07-23T19:11: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instruments for </w:t>
      </w:r>
      <w:r w:rsidRPr="00134D20">
        <w:rPr>
          <w:rFonts w:ascii="Times New Roman" w:hAnsi="Times New Roman" w:cs="Times New Roman"/>
          <w:i/>
          <w:iCs/>
          <w:sz w:val="24"/>
          <w:szCs w:val="24"/>
          <w:rPrChange w:id="128"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D66FE0">
        <w:rPr>
          <w:rFonts w:ascii="Times New Roman" w:hAnsi="Times New Roman" w:cs="Times New Roman"/>
          <w:i/>
          <w:iCs/>
          <w:sz w:val="24"/>
          <w:szCs w:val="24"/>
          <w:rPrChange w:id="129" w:author="Yoonsu Cho" w:date="2019-07-23T19:12:00Z">
            <w:rPr>
              <w:rFonts w:ascii="Times New Roman" w:hAnsi="Times New Roman" w:cs="Times New Roman"/>
              <w:sz w:val="24"/>
              <w:szCs w:val="24"/>
            </w:rPr>
          </w:rPrChange>
        </w:rPr>
        <w:t>u</w:t>
      </w:r>
      <w:r w:rsidRPr="00D66FE0">
        <w:rPr>
          <w:rFonts w:ascii="Times New Roman" w:hAnsi="Times New Roman" w:cs="Times New Roman"/>
          <w:i/>
          <w:iCs/>
          <w:sz w:val="24"/>
          <w:szCs w:val="24"/>
          <w:vertAlign w:val="subscript"/>
          <w:rPrChange w:id="130" w:author="Yoonsu Cho" w:date="2019-07-23T19:12:00Z">
            <w:rPr>
              <w:rFonts w:ascii="Times New Roman" w:hAnsi="Times New Roman" w:cs="Times New Roman"/>
              <w:sz w:val="24"/>
              <w:szCs w:val="24"/>
            </w:rPr>
          </w:rPrChange>
        </w:rPr>
        <w:t>3</w:t>
      </w:r>
      <w:r>
        <w:rPr>
          <w:rFonts w:ascii="Times New Roman" w:hAnsi="Times New Roman" w:cs="Times New Roman"/>
          <w:sz w:val="24"/>
          <w:szCs w:val="24"/>
        </w:rPr>
        <w:t xml:space="preserve"> which itself mediates an effect from </w:t>
      </w:r>
      <w:r w:rsidRPr="00D66FE0">
        <w:rPr>
          <w:rFonts w:ascii="Times New Roman" w:hAnsi="Times New Roman" w:cs="Times New Roman"/>
          <w:i/>
          <w:iCs/>
          <w:sz w:val="24"/>
          <w:szCs w:val="24"/>
          <w:rPrChange w:id="131"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to </w:t>
      </w:r>
      <w:r w:rsidRPr="00D66FE0">
        <w:rPr>
          <w:rFonts w:ascii="Times New Roman" w:hAnsi="Times New Roman" w:cs="Times New Roman"/>
          <w:i/>
          <w:iCs/>
          <w:sz w:val="24"/>
          <w:szCs w:val="24"/>
          <w:rPrChange w:id="132" w:author="Yoonsu Cho" w:date="2019-07-23T19:12:00Z">
            <w:rPr>
              <w:rFonts w:ascii="Times New Roman" w:hAnsi="Times New Roman" w:cs="Times New Roman"/>
              <w:sz w:val="24"/>
              <w:szCs w:val="24"/>
            </w:rPr>
          </w:rPrChange>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w:t>
      </w:r>
      <w:del w:id="133" w:author="Yoonsu Cho" w:date="2019-07-23T19:18:00Z">
        <w:r w:rsidDel="007364BA">
          <w:rPr>
            <w:rFonts w:ascii="Times New Roman" w:hAnsi="Times New Roman" w:cs="Times New Roman"/>
            <w:sz w:val="24"/>
            <w:szCs w:val="24"/>
          </w:rPr>
          <w:delText>N</w:delText>
        </w:r>
      </w:del>
      <w:ins w:id="134" w:author="Yoonsu Cho" w:date="2019-07-23T19:18:00Z">
        <w:r w:rsidR="00BC1222">
          <w:rPr>
            <w:rFonts w:ascii="Times New Roman" w:hAnsi="Times New Roman" w:cs="Times New Roman"/>
            <w:sz w:val="24"/>
            <w:szCs w:val="24"/>
          </w:rPr>
          <w:t>n</w:t>
        </w:r>
      </w:ins>
      <w:r>
        <w:rPr>
          <w:rFonts w:ascii="Times New Roman" w:hAnsi="Times New Roman" w:cs="Times New Roman"/>
          <w:sz w:val="24"/>
          <w:szCs w:val="24"/>
        </w:rPr>
        <w:t xml:space="preserve">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gramStart"/>
      <w:r w:rsidRPr="001E118F">
        <w:rPr>
          <w:rFonts w:ascii="Times New Roman" w:hAnsi="Times New Roman" w:cs="Times New Roman"/>
          <w:i/>
          <w:iCs/>
          <w:sz w:val="24"/>
          <w:szCs w:val="24"/>
          <w:rPrChange w:id="135" w:author="Yoonsu Cho" w:date="2019-07-23T19:19:00Z">
            <w:rPr>
              <w:rFonts w:ascii="Times New Roman" w:hAnsi="Times New Roman" w:cs="Times New Roman"/>
              <w:sz w:val="24"/>
              <w:szCs w:val="24"/>
            </w:rPr>
          </w:rPrChange>
        </w:rPr>
        <w:t>Gx,i</w:t>
      </w:r>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w:t>
      </w:r>
      <w:del w:id="136" w:author="Yoonsu Cho" w:date="2019-07-23T19:20:00Z">
        <w:r w:rsidDel="008238B2">
          <w:rPr>
            <w:rFonts w:ascii="Times New Roman" w:hAnsi="Times New Roman" w:cs="Times New Roman"/>
            <w:sz w:val="24"/>
            <w:szCs w:val="24"/>
          </w:rPr>
          <w:lastRenderedPageBreak/>
          <w:delText xml:space="preserve">Normal </w:delText>
        </w:r>
      </w:del>
      <w:ins w:id="137" w:author="Yoonsu Cho" w:date="2019-07-23T19:20:00Z">
        <w:r w:rsidR="008238B2">
          <w:rPr>
            <w:rFonts w:ascii="Times New Roman" w:hAnsi="Times New Roman" w:cs="Times New Roman"/>
            <w:sz w:val="24"/>
            <w:szCs w:val="24"/>
          </w:rPr>
          <w:t>n</w:t>
        </w:r>
        <w:r w:rsidR="008238B2">
          <w:rPr>
            <w:rFonts w:ascii="Times New Roman" w:hAnsi="Times New Roman" w:cs="Times New Roman"/>
            <w:sz w:val="24"/>
            <w:szCs w:val="24"/>
          </w:rPr>
          <w:t xml:space="preserve">ormal </w:t>
        </w:r>
      </w:ins>
      <w:r>
        <w:rPr>
          <w:rFonts w:ascii="Times New Roman" w:hAnsi="Times New Roman" w:cs="Times New Roman"/>
          <w:sz w:val="24"/>
          <w:szCs w:val="24"/>
        </w:rPr>
        <w:t xml:space="preserve">distribution explaining 20% of the variance in </w:t>
      </w:r>
      <w:r w:rsidRPr="007F7FAB">
        <w:rPr>
          <w:rFonts w:ascii="Times New Roman" w:hAnsi="Times New Roman" w:cs="Times New Roman"/>
          <w:i/>
          <w:iCs/>
          <w:sz w:val="24"/>
          <w:szCs w:val="24"/>
          <w:rPrChange w:id="138" w:author="Yoonsu Cho" w:date="2019-07-23T19:32:00Z">
            <w:rPr>
              <w:rFonts w:ascii="Times New Roman" w:hAnsi="Times New Roman" w:cs="Times New Roman"/>
              <w:sz w:val="24"/>
              <w:szCs w:val="24"/>
            </w:rPr>
          </w:rPrChange>
        </w:rPr>
        <w:t>u3</w:t>
      </w:r>
      <w:r>
        <w:rPr>
          <w:rFonts w:ascii="Times New Roman" w:hAnsi="Times New Roman" w:cs="Times New Roman"/>
          <w:sz w:val="24"/>
          <w:szCs w:val="24"/>
        </w:rPr>
        <w:t xml:space="preserve"> in total. The indirect influence of </w:t>
      </w:r>
      <w:r w:rsidRPr="000A5DE9">
        <w:rPr>
          <w:rFonts w:ascii="Times New Roman" w:hAnsi="Times New Roman" w:cs="Times New Roman"/>
          <w:i/>
          <w:iCs/>
          <w:sz w:val="24"/>
          <w:szCs w:val="24"/>
          <w:rPrChange w:id="139"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0A5DE9">
        <w:rPr>
          <w:rFonts w:ascii="Times New Roman" w:hAnsi="Times New Roman" w:cs="Times New Roman"/>
          <w:i/>
          <w:iCs/>
          <w:sz w:val="24"/>
          <w:szCs w:val="24"/>
          <w:rPrChange w:id="140" w:author="Yoonsu Cho" w:date="2019-07-23T19:22:00Z">
            <w:rPr>
              <w:rFonts w:ascii="Times New Roman" w:hAnsi="Times New Roman" w:cs="Times New Roman"/>
              <w:sz w:val="24"/>
              <w:szCs w:val="24"/>
            </w:rPr>
          </w:rPrChange>
        </w:rPr>
        <w:t>y</w:t>
      </w:r>
      <w:r>
        <w:rPr>
          <w:rFonts w:ascii="Times New Roman" w:hAnsi="Times New Roman" w:cs="Times New Roman"/>
          <w:sz w:val="24"/>
          <w:szCs w:val="24"/>
        </w:rPr>
        <w:t xml:space="preserve"> is generated such that </w:t>
      </w:r>
      <w:r w:rsidRPr="000A5DE9">
        <w:rPr>
          <w:rFonts w:ascii="Times New Roman" w:hAnsi="Times New Roman" w:cs="Times New Roman"/>
          <w:i/>
          <w:iCs/>
          <w:sz w:val="24"/>
          <w:szCs w:val="24"/>
          <w:rPrChange w:id="141"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8E15CD">
        <w:rPr>
          <w:rFonts w:ascii="Times New Roman" w:hAnsi="Times New Roman" w:cs="Times New Roman"/>
          <w:i/>
          <w:iCs/>
          <w:sz w:val="24"/>
          <w:szCs w:val="24"/>
          <w:rPrChange w:id="142"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The outcome y may also be influenced directly by </w:t>
      </w:r>
      <w:r w:rsidRPr="008E15CD">
        <w:rPr>
          <w:rFonts w:ascii="Times New Roman" w:hAnsi="Times New Roman" w:cs="Times New Roman"/>
          <w:i/>
          <w:iCs/>
          <w:sz w:val="24"/>
          <w:szCs w:val="24"/>
          <w:rPrChange w:id="143"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8E15CD">
        <w:rPr>
          <w:rFonts w:ascii="Times New Roman" w:hAnsi="Times New Roman" w:cs="Times New Roman"/>
          <w:i/>
          <w:iCs/>
          <w:sz w:val="24"/>
          <w:szCs w:val="24"/>
          <w:rPrChange w:id="144"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8E15CD">
        <w:rPr>
          <w:rFonts w:ascii="Times New Roman" w:hAnsi="Times New Roman" w:cs="Times New Roman"/>
          <w:i/>
          <w:iCs/>
          <w:sz w:val="24"/>
          <w:szCs w:val="24"/>
          <w:rPrChange w:id="145"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7777777" w:rsidR="000C0344" w:rsidRPr="00454C7F" w:rsidRDefault="000C0344" w:rsidP="000C0344">
      <w:pPr>
        <w:spacing w:after="158"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MR-TRYX </w:t>
      </w:r>
      <w:r>
        <w:rPr>
          <w:rFonts w:ascii="Times New Roman" w:eastAsia="Calibri" w:hAnsi="Times New Roman" w:cs="Times New Roman"/>
          <w:sz w:val="24"/>
          <w:szCs w:val="24"/>
        </w:rPr>
        <w:t xml:space="preserve">approach of adjusting SNP-outcome estimates for inferred pleiotropy </w:t>
      </w:r>
      <w:r w:rsidRPr="00454C7F">
        <w:rPr>
          <w:rFonts w:ascii="Times New Roman" w:eastAsia="Calibri" w:hAnsi="Times New Roman" w:cs="Times New Roman"/>
          <w:sz w:val="24"/>
          <w:szCs w:val="24"/>
        </w:rPr>
        <w:t>against</w:t>
      </w:r>
      <w:r>
        <w:rPr>
          <w:rFonts w:ascii="Times New Roman" w:eastAsia="Calibri" w:hAnsi="Times New Roman" w:cs="Times New Roman"/>
          <w:sz w:val="24"/>
          <w:szCs w:val="24"/>
        </w:rPr>
        <w:t xml:space="preserve"> a) raw IVW estimates, b)</w:t>
      </w:r>
      <w:r w:rsidRPr="00454C7F">
        <w:rPr>
          <w:rFonts w:ascii="Times New Roman" w:eastAsia="Calibri" w:hAnsi="Times New Roman" w:cs="Times New Roman"/>
          <w:sz w:val="24"/>
          <w:szCs w:val="24"/>
        </w:rPr>
        <w:t xml:space="preserve"> outlier removal methods </w:t>
      </w:r>
      <w:r>
        <w:rPr>
          <w:rFonts w:ascii="Times New Roman" w:eastAsia="Calibri" w:hAnsi="Times New Roman" w:cs="Times New Roman"/>
          <w:sz w:val="24"/>
          <w:szCs w:val="24"/>
        </w:rPr>
        <w:t>and c) multivariable MR</w:t>
      </w:r>
      <w:r w:rsidRPr="00454C7F">
        <w:rPr>
          <w:rFonts w:ascii="Times New Roman" w:eastAsia="Calibri" w:hAnsi="Times New Roman" w:cs="Times New Roman"/>
          <w:sz w:val="24"/>
          <w:szCs w:val="24"/>
        </w:rPr>
        <w:t xml:space="preserve">. </w:t>
      </w:r>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749156A6" w:rsidR="000C0344" w:rsidRDefault="000C0344" w:rsidP="000C0344">
      <w:pPr>
        <w:spacing w:after="160" w:line="480" w:lineRule="auto"/>
        <w:jc w:val="both"/>
        <w:rPr>
          <w:ins w:id="146" w:author="Yoonsu Cho" w:date="2019-07-23T19:56:00Z"/>
          <w:rFonts w:ascii="Times New Roman" w:eastAsia="Calibri" w:hAnsi="Times New Roman" w:cs="Times New Roman"/>
          <w:sz w:val="24"/>
          <w:szCs w:val="24"/>
        </w:rPr>
      </w:pPr>
      <w:r>
        <w:rPr>
          <w:rFonts w:ascii="Times New Roman" w:eastAsia="Calibri" w:hAnsi="Times New Roman" w:cs="Times New Roman"/>
          <w:sz w:val="24"/>
          <w:szCs w:val="24"/>
        </w:rPr>
        <w:t>D</w:t>
      </w:r>
      <w:r w:rsidRPr="00454C7F">
        <w:rPr>
          <w:rFonts w:ascii="Times New Roman" w:eastAsia="Calibri" w:hAnsi="Times New Roman" w:cs="Times New Roman"/>
          <w:sz w:val="24"/>
          <w:szCs w:val="24"/>
        </w:rPr>
        <w:t>etailed information and the script</w:t>
      </w:r>
      <w:r>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used for the simulations can be found </w:t>
      </w:r>
      <w:r>
        <w:rPr>
          <w:rFonts w:ascii="Times New Roman" w:eastAsia="Calibri" w:hAnsi="Times New Roman" w:cs="Times New Roman"/>
          <w:sz w:val="24"/>
          <w:szCs w:val="24"/>
        </w:rPr>
        <w:t xml:space="preserve">here </w:t>
      </w:r>
      <w:r w:rsidRPr="00454C7F">
        <w:rPr>
          <w:rFonts w:ascii="Times New Roman" w:eastAsia="Calibri" w:hAnsi="Times New Roman" w:cs="Times New Roman"/>
          <w:sz w:val="24"/>
          <w:szCs w:val="24"/>
        </w:rPr>
        <w:t xml:space="preserve"> </w:t>
      </w:r>
      <w:hyperlink r:id="rId87" w:history="1">
        <w:r w:rsidRPr="008E5B6A">
          <w:rPr>
            <w:rStyle w:val="Hyperlink"/>
            <w:rFonts w:ascii="Times New Roman" w:eastAsia="Calibri" w:hAnsi="Times New Roman" w:cs="Times New Roman"/>
            <w:sz w:val="24"/>
            <w:szCs w:val="24"/>
          </w:rPr>
          <w:t>https://github.com/explodecomputer/tryx-analysis</w:t>
        </w:r>
      </w:hyperlink>
      <w:r>
        <w:rPr>
          <w:rFonts w:ascii="Times New Roman" w:eastAsia="Calibri" w:hAnsi="Times New Roman" w:cs="Times New Roman"/>
          <w:sz w:val="24"/>
          <w:szCs w:val="24"/>
        </w:rPr>
        <w:t xml:space="preserve">. </w:t>
      </w:r>
    </w:p>
    <w:p w14:paraId="06B61C57" w14:textId="77777777" w:rsidR="004C37C8" w:rsidRPr="00454C7F" w:rsidRDefault="004C37C8" w:rsidP="000C0344">
      <w:pPr>
        <w:spacing w:after="160" w:line="480" w:lineRule="auto"/>
        <w:jc w:val="both"/>
        <w:rPr>
          <w:rFonts w:ascii="Times New Roman" w:eastAsia="Calibri" w:hAnsi="Times New Roman" w:cs="Times New Roman"/>
          <w:color w:val="1F3863"/>
          <w:sz w:val="24"/>
          <w:szCs w:val="24"/>
        </w:rPr>
      </w:pPr>
    </w:p>
    <w:p w14:paraId="52B22372" w14:textId="46273C3A" w:rsidR="001C6A07" w:rsidRPr="008664BF" w:rsidRDefault="001C6A07" w:rsidP="008664BF">
      <w:pPr>
        <w:pStyle w:val="Heading3"/>
        <w:spacing w:line="480" w:lineRule="auto"/>
        <w:jc w:val="both"/>
        <w:rPr>
          <w:ins w:id="147" w:author="Yoonsu Cho" w:date="2019-07-23T19:49:00Z"/>
          <w:rFonts w:ascii="Times New Roman" w:hAnsi="Times New Roman" w:cs="Times New Roman"/>
          <w:b/>
          <w:bCs/>
          <w:sz w:val="24"/>
          <w:szCs w:val="24"/>
          <w:rPrChange w:id="148" w:author="Yoonsu Cho" w:date="2019-07-23T20:01:00Z">
            <w:rPr>
              <w:ins w:id="149" w:author="Yoonsu Cho" w:date="2019-07-23T19:49:00Z"/>
              <w:rFonts w:ascii="Times New Roman" w:hAnsi="Times New Roman" w:cs="Times New Roman"/>
              <w:sz w:val="24"/>
              <w:szCs w:val="24"/>
            </w:rPr>
          </w:rPrChange>
        </w:rPr>
        <w:pPrChange w:id="150" w:author="Yoonsu Cho" w:date="2019-07-23T20:02:00Z">
          <w:pPr>
            <w:pStyle w:val="Heading3"/>
            <w:spacing w:line="480" w:lineRule="auto"/>
          </w:pPr>
        </w:pPrChange>
      </w:pPr>
      <w:commentRangeStart w:id="151"/>
      <w:commentRangeStart w:id="152"/>
      <w:ins w:id="153" w:author="Gibran Hemani" w:date="2019-07-10T23:05:00Z">
        <w:r w:rsidRPr="008664BF">
          <w:rPr>
            <w:rFonts w:ascii="Times New Roman" w:hAnsi="Times New Roman" w:cs="Times New Roman"/>
            <w:b/>
            <w:bCs/>
            <w:sz w:val="24"/>
            <w:szCs w:val="24"/>
            <w:rPrChange w:id="154" w:author="Yoonsu Cho" w:date="2019-07-23T20:01:00Z">
              <w:rPr>
                <w:rFonts w:ascii="Times New Roman" w:hAnsi="Times New Roman" w:cs="Times New Roman"/>
                <w:sz w:val="24"/>
                <w:szCs w:val="24"/>
              </w:rPr>
            </w:rPrChange>
          </w:rPr>
          <w:t>Simulations evaluating LASSO-based MVMR</w:t>
        </w:r>
        <w:del w:id="155" w:author="Yoonsu Cho" w:date="2019-07-23T19:57:00Z">
          <w:r w:rsidRPr="008664BF" w:rsidDel="004C37C8">
            <w:rPr>
              <w:rFonts w:ascii="Times New Roman" w:hAnsi="Times New Roman" w:cs="Times New Roman"/>
              <w:b/>
              <w:bCs/>
              <w:sz w:val="24"/>
              <w:szCs w:val="24"/>
              <w:rPrChange w:id="156" w:author="Yoonsu Cho" w:date="2019-07-23T20:01:00Z">
                <w:rPr>
                  <w:rFonts w:ascii="Times New Roman" w:hAnsi="Times New Roman" w:cs="Times New Roman"/>
                  <w:sz w:val="24"/>
                  <w:szCs w:val="24"/>
                </w:rPr>
              </w:rPrChange>
            </w:rPr>
            <w:delText>]</w:delText>
          </w:r>
        </w:del>
      </w:ins>
      <w:commentRangeEnd w:id="151"/>
      <w:ins w:id="157" w:author="Gibran Hemani" w:date="2019-07-10T23:07:00Z">
        <w:del w:id="158" w:author="Yoonsu Cho" w:date="2019-07-23T19:57:00Z">
          <w:r w:rsidRPr="008664BF" w:rsidDel="004C37C8">
            <w:rPr>
              <w:rStyle w:val="CommentReference"/>
              <w:rFonts w:ascii="Times New Roman" w:hAnsi="Times New Roman" w:cs="Times New Roman"/>
              <w:b/>
              <w:bCs/>
              <w:color w:val="auto"/>
              <w:rPrChange w:id="159" w:author="Yoonsu Cho" w:date="2019-07-23T20:01:00Z">
                <w:rPr>
                  <w:rStyle w:val="CommentReference"/>
                  <w:color w:val="auto"/>
                </w:rPr>
              </w:rPrChange>
            </w:rPr>
            <w:commentReference w:id="151"/>
          </w:r>
        </w:del>
      </w:ins>
      <w:commentRangeEnd w:id="152"/>
      <w:r w:rsidR="00705E0F">
        <w:rPr>
          <w:rStyle w:val="CommentReference"/>
          <w:color w:val="auto"/>
        </w:rPr>
        <w:commentReference w:id="152"/>
      </w:r>
    </w:p>
    <w:p w14:paraId="4F5BE015" w14:textId="67F44D3E" w:rsidR="00CB5F10" w:rsidRPr="002D3466" w:rsidDel="002D3466" w:rsidRDefault="00CB5F10" w:rsidP="008664BF">
      <w:pPr>
        <w:spacing w:line="480" w:lineRule="auto"/>
        <w:jc w:val="both"/>
        <w:rPr>
          <w:ins w:id="160" w:author="Gibran Hemani" w:date="2019-07-10T23:06:00Z"/>
          <w:del w:id="161" w:author="Yoonsu Cho" w:date="2019-07-24T10:38:00Z"/>
          <w:rFonts w:ascii="Times New Roman" w:hAnsi="Times New Roman" w:cs="Times New Roman"/>
          <w:sz w:val="24"/>
          <w:szCs w:val="24"/>
        </w:rPr>
        <w:pPrChange w:id="162" w:author="Yoonsu Cho" w:date="2019-07-23T20:02:00Z">
          <w:pPr>
            <w:pStyle w:val="Heading3"/>
            <w:spacing w:line="480" w:lineRule="auto"/>
          </w:pPr>
        </w:pPrChange>
      </w:pPr>
      <w:ins w:id="163" w:author="Yoonsu Cho" w:date="2019-07-23T19:49:00Z">
        <w:r w:rsidRPr="002D3466">
          <w:rPr>
            <w:rFonts w:ascii="Times New Roman" w:hAnsi="Times New Roman" w:cs="Times New Roman"/>
            <w:sz w:val="24"/>
            <w:szCs w:val="24"/>
            <w:rPrChange w:id="164" w:author="Yoonsu Cho" w:date="2019-07-24T10:38:00Z">
              <w:rPr/>
            </w:rPrChange>
          </w:rPr>
          <w:t>In MR-TRYX, we applied a LASSO to automate the removal of redundant traits in the MR-B</w:t>
        </w:r>
      </w:ins>
      <w:ins w:id="165" w:author="Yoonsu Cho" w:date="2019-07-24T09:55:00Z">
        <w:r w:rsidR="00BA4BBD" w:rsidRPr="002D3466">
          <w:rPr>
            <w:rFonts w:ascii="Times New Roman" w:hAnsi="Times New Roman" w:cs="Times New Roman"/>
            <w:sz w:val="24"/>
            <w:szCs w:val="24"/>
            <w:rPrChange w:id="166" w:author="Yoonsu Cho" w:date="2019-07-24T10:38:00Z">
              <w:rPr>
                <w:rFonts w:ascii="Times New Roman" w:hAnsi="Times New Roman" w:cs="Times New Roman"/>
              </w:rPr>
            </w:rPrChange>
          </w:rPr>
          <w:t>ase</w:t>
        </w:r>
      </w:ins>
      <w:ins w:id="167" w:author="Yoonsu Cho" w:date="2019-07-23T19:49:00Z">
        <w:r w:rsidRPr="002D3466">
          <w:rPr>
            <w:rFonts w:ascii="Times New Roman" w:hAnsi="Times New Roman" w:cs="Times New Roman"/>
            <w:sz w:val="24"/>
            <w:szCs w:val="24"/>
            <w:rPrChange w:id="168" w:author="Yoonsu Cho" w:date="2019-07-24T10:38:00Z">
              <w:rPr/>
            </w:rPrChange>
          </w:rPr>
          <w:t xml:space="preserve"> database. </w:t>
        </w:r>
      </w:ins>
      <w:ins w:id="169" w:author="Yoonsu Cho" w:date="2019-07-24T10:17:00Z">
        <w:r w:rsidR="00FA441D" w:rsidRPr="002D3466">
          <w:rPr>
            <w:rFonts w:ascii="Times New Roman" w:hAnsi="Times New Roman" w:cs="Times New Roman"/>
            <w:sz w:val="24"/>
            <w:szCs w:val="24"/>
            <w:rPrChange w:id="170" w:author="Yoonsu Cho" w:date="2019-07-24T10:38:00Z">
              <w:rPr>
                <w:rFonts w:ascii="Times New Roman" w:hAnsi="Times New Roman" w:cs="Times New Roman"/>
              </w:rPr>
            </w:rPrChange>
          </w:rPr>
          <w:t>For example, i</w:t>
        </w:r>
      </w:ins>
      <w:ins w:id="171" w:author="Yoonsu Cho" w:date="2019-07-24T10:18:00Z">
        <w:r w:rsidR="002A3F16" w:rsidRPr="002D3466">
          <w:rPr>
            <w:rFonts w:ascii="Times New Roman" w:hAnsi="Times New Roman" w:cs="Times New Roman"/>
            <w:sz w:val="24"/>
            <w:szCs w:val="24"/>
            <w:rPrChange w:id="172" w:author="Yoonsu Cho" w:date="2019-07-24T10:38:00Z">
              <w:rPr>
                <w:rFonts w:ascii="Times New Roman" w:hAnsi="Times New Roman" w:cs="Times New Roman"/>
              </w:rPr>
            </w:rPrChange>
          </w:rPr>
          <w:t>f</w:t>
        </w:r>
      </w:ins>
      <w:ins w:id="173" w:author="Yoonsu Cho" w:date="2019-07-24T10:19:00Z">
        <w:r w:rsidR="00E2478A" w:rsidRPr="002D3466">
          <w:rPr>
            <w:rFonts w:ascii="Times New Roman" w:hAnsi="Times New Roman" w:cs="Times New Roman"/>
            <w:sz w:val="24"/>
            <w:szCs w:val="24"/>
            <w:rPrChange w:id="174" w:author="Yoonsu Cho" w:date="2019-07-24T10:38:00Z">
              <w:rPr>
                <w:rFonts w:ascii="Times New Roman" w:hAnsi="Times New Roman" w:cs="Times New Roman"/>
              </w:rPr>
            </w:rPrChange>
          </w:rPr>
          <w:t xml:space="preserve"> </w:t>
        </w:r>
      </w:ins>
      <w:ins w:id="175" w:author="Yoonsu Cho" w:date="2019-07-24T10:20:00Z">
        <w:r w:rsidR="00E2478A" w:rsidRPr="002D3466">
          <w:rPr>
            <w:rFonts w:ascii="Times New Roman" w:hAnsi="Times New Roman" w:cs="Times New Roman"/>
            <w:sz w:val="24"/>
            <w:szCs w:val="24"/>
            <w:rPrChange w:id="176" w:author="Yoonsu Cho" w:date="2019-07-24T10:38:00Z">
              <w:rPr>
                <w:rFonts w:ascii="Times New Roman" w:hAnsi="Times New Roman" w:cs="Times New Roman"/>
              </w:rPr>
            </w:rPrChange>
          </w:rPr>
          <w:t>measured</w:t>
        </w:r>
      </w:ins>
      <w:ins w:id="177" w:author="Yoonsu Cho" w:date="2019-07-24T10:18:00Z">
        <w:r w:rsidR="002A3F16" w:rsidRPr="002D3466">
          <w:rPr>
            <w:rFonts w:ascii="Times New Roman" w:hAnsi="Times New Roman" w:cs="Times New Roman"/>
            <w:sz w:val="24"/>
            <w:szCs w:val="24"/>
            <w:rPrChange w:id="178" w:author="Yoonsu Cho" w:date="2019-07-24T10:38:00Z">
              <w:rPr>
                <w:rFonts w:ascii="Times New Roman" w:hAnsi="Times New Roman" w:cs="Times New Roman"/>
              </w:rPr>
            </w:rPrChange>
          </w:rPr>
          <w:t xml:space="preserve"> </w:t>
        </w:r>
      </w:ins>
      <w:ins w:id="179" w:author="Yoonsu Cho" w:date="2019-07-24T10:19:00Z">
        <w:r w:rsidR="00890129" w:rsidRPr="002D3466">
          <w:rPr>
            <w:rFonts w:ascii="Times New Roman" w:hAnsi="Times New Roman" w:cs="Times New Roman"/>
            <w:sz w:val="24"/>
            <w:szCs w:val="24"/>
            <w:rPrChange w:id="180" w:author="Yoonsu Cho" w:date="2019-07-24T10:38:00Z">
              <w:rPr>
                <w:rFonts w:ascii="Times New Roman" w:hAnsi="Times New Roman" w:cs="Times New Roman"/>
              </w:rPr>
            </w:rPrChange>
          </w:rPr>
          <w:t>lean body mass in the right arm is detected as a</w:t>
        </w:r>
      </w:ins>
      <w:ins w:id="181" w:author="Yoonsu Cho" w:date="2019-07-24T10:18:00Z">
        <w:r w:rsidR="002A3F16" w:rsidRPr="002D3466">
          <w:rPr>
            <w:rFonts w:ascii="Times New Roman" w:hAnsi="Times New Roman" w:cs="Times New Roman"/>
            <w:sz w:val="24"/>
            <w:szCs w:val="24"/>
            <w:rPrChange w:id="182" w:author="Yoonsu Cho" w:date="2019-07-24T10:38:00Z">
              <w:rPr>
                <w:rFonts w:ascii="Times New Roman" w:hAnsi="Times New Roman" w:cs="Times New Roman"/>
              </w:rPr>
            </w:rPrChange>
          </w:rPr>
          <w:t xml:space="preserve"> candidate tr</w:t>
        </w:r>
      </w:ins>
      <w:ins w:id="183" w:author="Yoonsu Cho" w:date="2019-07-24T10:19:00Z">
        <w:r w:rsidR="00890129" w:rsidRPr="002D3466">
          <w:rPr>
            <w:rFonts w:ascii="Times New Roman" w:hAnsi="Times New Roman" w:cs="Times New Roman"/>
            <w:sz w:val="24"/>
            <w:szCs w:val="24"/>
            <w:rPrChange w:id="184" w:author="Yoonsu Cho" w:date="2019-07-24T10:38:00Z">
              <w:rPr>
                <w:rFonts w:ascii="Times New Roman" w:hAnsi="Times New Roman" w:cs="Times New Roman"/>
              </w:rPr>
            </w:rPrChange>
          </w:rPr>
          <w:t xml:space="preserve">ait, </w:t>
        </w:r>
      </w:ins>
      <w:ins w:id="185" w:author="Yoonsu Cho" w:date="2019-07-24T10:20:00Z">
        <w:r w:rsidR="00E2478A" w:rsidRPr="002D3466">
          <w:rPr>
            <w:rFonts w:ascii="Times New Roman" w:hAnsi="Times New Roman" w:cs="Times New Roman"/>
            <w:sz w:val="24"/>
            <w:szCs w:val="24"/>
            <w:rPrChange w:id="186" w:author="Yoonsu Cho" w:date="2019-07-24T10:38:00Z">
              <w:rPr>
                <w:rFonts w:ascii="Times New Roman" w:hAnsi="Times New Roman" w:cs="Times New Roman"/>
              </w:rPr>
            </w:rPrChange>
          </w:rPr>
          <w:t>the same measurement in</w:t>
        </w:r>
      </w:ins>
      <w:ins w:id="187" w:author="Yoonsu Cho" w:date="2019-07-24T10:19:00Z">
        <w:r w:rsidR="00890129" w:rsidRPr="002D3466">
          <w:rPr>
            <w:rFonts w:ascii="Times New Roman" w:hAnsi="Times New Roman" w:cs="Times New Roman"/>
            <w:sz w:val="24"/>
            <w:szCs w:val="24"/>
            <w:rPrChange w:id="188" w:author="Yoonsu Cho" w:date="2019-07-24T10:38:00Z">
              <w:rPr>
                <w:rFonts w:ascii="Times New Roman" w:hAnsi="Times New Roman" w:cs="Times New Roman"/>
              </w:rPr>
            </w:rPrChange>
          </w:rPr>
          <w:t xml:space="preserve"> </w:t>
        </w:r>
      </w:ins>
      <w:ins w:id="189" w:author="Yoonsu Cho" w:date="2019-07-24T10:20:00Z">
        <w:r w:rsidR="00E2478A" w:rsidRPr="002D3466">
          <w:rPr>
            <w:rFonts w:ascii="Times New Roman" w:hAnsi="Times New Roman" w:cs="Times New Roman"/>
            <w:sz w:val="24"/>
            <w:szCs w:val="24"/>
            <w:rPrChange w:id="190" w:author="Yoonsu Cho" w:date="2019-07-24T10:38:00Z">
              <w:rPr>
                <w:rFonts w:ascii="Times New Roman" w:hAnsi="Times New Roman" w:cs="Times New Roman"/>
              </w:rPr>
            </w:rPrChange>
          </w:rPr>
          <w:t xml:space="preserve">left arm </w:t>
        </w:r>
        <w:r w:rsidR="005E7F84" w:rsidRPr="002D3466">
          <w:rPr>
            <w:rFonts w:ascii="Times New Roman" w:hAnsi="Times New Roman" w:cs="Times New Roman"/>
            <w:sz w:val="24"/>
            <w:szCs w:val="24"/>
            <w:rPrChange w:id="191" w:author="Yoonsu Cho" w:date="2019-07-24T10:38:00Z">
              <w:rPr>
                <w:rFonts w:ascii="Times New Roman" w:hAnsi="Times New Roman" w:cs="Times New Roman"/>
              </w:rPr>
            </w:rPrChange>
          </w:rPr>
          <w:t xml:space="preserve">would be </w:t>
        </w:r>
      </w:ins>
      <w:ins w:id="192" w:author="Yoonsu Cho" w:date="2019-07-24T10:21:00Z">
        <w:r w:rsidR="0089065E" w:rsidRPr="002D3466">
          <w:rPr>
            <w:rFonts w:ascii="Times New Roman" w:hAnsi="Times New Roman" w:cs="Times New Roman"/>
            <w:sz w:val="24"/>
            <w:szCs w:val="24"/>
            <w:rPrChange w:id="193" w:author="Yoonsu Cho" w:date="2019-07-24T10:38:00Z">
              <w:rPr>
                <w:rFonts w:ascii="Times New Roman" w:hAnsi="Times New Roman" w:cs="Times New Roman"/>
              </w:rPr>
            </w:rPrChange>
          </w:rPr>
          <w:t>redundant</w:t>
        </w:r>
        <w:r w:rsidR="002A543D" w:rsidRPr="002D3466">
          <w:rPr>
            <w:rFonts w:ascii="Times New Roman" w:hAnsi="Times New Roman" w:cs="Times New Roman"/>
            <w:sz w:val="24"/>
            <w:szCs w:val="24"/>
            <w:rPrChange w:id="194" w:author="Yoonsu Cho" w:date="2019-07-24T10:38:00Z">
              <w:rPr>
                <w:rFonts w:ascii="Times New Roman" w:hAnsi="Times New Roman" w:cs="Times New Roman"/>
              </w:rPr>
            </w:rPrChange>
          </w:rPr>
          <w:t xml:space="preserve">. It </w:t>
        </w:r>
      </w:ins>
      <w:ins w:id="195" w:author="Yoonsu Cho" w:date="2019-07-24T10:18:00Z">
        <w:r w:rsidR="00FA441D" w:rsidRPr="002D3466">
          <w:rPr>
            <w:rFonts w:ascii="Times New Roman" w:hAnsi="Times New Roman" w:cs="Times New Roman"/>
            <w:sz w:val="24"/>
            <w:szCs w:val="24"/>
            <w:rPrChange w:id="196" w:author="Yoonsu Cho" w:date="2019-07-24T10:38:00Z">
              <w:rPr>
                <w:rFonts w:ascii="Times New Roman" w:hAnsi="Times New Roman" w:cs="Times New Roman"/>
              </w:rPr>
            </w:rPrChange>
          </w:rPr>
          <w:t xml:space="preserve">is </w:t>
        </w:r>
      </w:ins>
      <w:ins w:id="197" w:author="Yoonsu Cho" w:date="2019-07-24T10:21:00Z">
        <w:r w:rsidR="002A543D" w:rsidRPr="002D3466">
          <w:rPr>
            <w:rFonts w:ascii="Times New Roman" w:hAnsi="Times New Roman" w:cs="Times New Roman"/>
            <w:sz w:val="24"/>
            <w:szCs w:val="24"/>
            <w:rPrChange w:id="198" w:author="Yoonsu Cho" w:date="2019-07-24T10:38:00Z">
              <w:rPr>
                <w:rFonts w:ascii="Times New Roman" w:hAnsi="Times New Roman" w:cs="Times New Roman"/>
              </w:rPr>
            </w:rPrChange>
          </w:rPr>
          <w:t>l</w:t>
        </w:r>
      </w:ins>
      <w:ins w:id="199" w:author="Yoonsu Cho" w:date="2019-07-24T10:22:00Z">
        <w:r w:rsidR="0045321E" w:rsidRPr="002D3466">
          <w:rPr>
            <w:rFonts w:ascii="Times New Roman" w:hAnsi="Times New Roman" w:cs="Times New Roman"/>
            <w:sz w:val="24"/>
            <w:szCs w:val="24"/>
            <w:rPrChange w:id="200" w:author="Yoonsu Cho" w:date="2019-07-24T10:38:00Z">
              <w:rPr>
                <w:rFonts w:ascii="Times New Roman" w:hAnsi="Times New Roman" w:cs="Times New Roman"/>
              </w:rPr>
            </w:rPrChange>
          </w:rPr>
          <w:t>ikely</w:t>
        </w:r>
      </w:ins>
      <w:ins w:id="201" w:author="Yoonsu Cho" w:date="2019-07-24T10:18:00Z">
        <w:r w:rsidR="00FA441D" w:rsidRPr="002D3466">
          <w:rPr>
            <w:rFonts w:ascii="Times New Roman" w:hAnsi="Times New Roman" w:cs="Times New Roman"/>
            <w:sz w:val="24"/>
            <w:szCs w:val="24"/>
            <w:rPrChange w:id="202" w:author="Yoonsu Cho" w:date="2019-07-24T10:38:00Z">
              <w:rPr>
                <w:rFonts w:ascii="Times New Roman" w:hAnsi="Times New Roman" w:cs="Times New Roman"/>
              </w:rPr>
            </w:rPrChange>
          </w:rPr>
          <w:t xml:space="preserve"> </w:t>
        </w:r>
        <w:r w:rsidR="002A3F16" w:rsidRPr="002D3466">
          <w:rPr>
            <w:rFonts w:ascii="Times New Roman" w:hAnsi="Times New Roman" w:cs="Times New Roman"/>
            <w:sz w:val="24"/>
            <w:szCs w:val="24"/>
            <w:rPrChange w:id="203" w:author="Yoonsu Cho" w:date="2019-07-24T10:38:00Z">
              <w:rPr>
                <w:rFonts w:ascii="Times New Roman" w:hAnsi="Times New Roman" w:cs="Times New Roman"/>
              </w:rPr>
            </w:rPrChange>
          </w:rPr>
          <w:t>for MR-TRYX to detect</w:t>
        </w:r>
      </w:ins>
      <w:ins w:id="204" w:author="Yoonsu Cho" w:date="2019-07-24T10:22:00Z">
        <w:r w:rsidR="0045321E" w:rsidRPr="002D3466">
          <w:rPr>
            <w:rFonts w:ascii="Times New Roman" w:hAnsi="Times New Roman" w:cs="Times New Roman"/>
            <w:sz w:val="24"/>
            <w:szCs w:val="24"/>
            <w:rPrChange w:id="205" w:author="Yoonsu Cho" w:date="2019-07-24T10:38:00Z">
              <w:rPr>
                <w:rFonts w:ascii="Times New Roman" w:hAnsi="Times New Roman" w:cs="Times New Roman"/>
              </w:rPr>
            </w:rPrChange>
          </w:rPr>
          <w:t xml:space="preserve"> </w:t>
        </w:r>
      </w:ins>
      <w:ins w:id="206" w:author="Yoonsu Cho" w:date="2019-07-24T10:23:00Z">
        <w:r w:rsidR="00056EA5" w:rsidRPr="002D3466">
          <w:rPr>
            <w:rFonts w:ascii="Times New Roman" w:hAnsi="Times New Roman" w:cs="Times New Roman"/>
            <w:sz w:val="24"/>
            <w:szCs w:val="24"/>
            <w:rPrChange w:id="207" w:author="Yoonsu Cho" w:date="2019-07-24T10:38:00Z">
              <w:rPr>
                <w:rFonts w:ascii="Times New Roman" w:hAnsi="Times New Roman" w:cs="Times New Roman"/>
              </w:rPr>
            </w:rPrChange>
          </w:rPr>
          <w:t>both</w:t>
        </w:r>
      </w:ins>
      <w:ins w:id="208" w:author="Yoonsu Cho" w:date="2019-07-24T10:22:00Z">
        <w:r w:rsidR="00056EA5" w:rsidRPr="002D3466">
          <w:rPr>
            <w:rFonts w:ascii="Times New Roman" w:hAnsi="Times New Roman" w:cs="Times New Roman"/>
            <w:sz w:val="24"/>
            <w:szCs w:val="24"/>
            <w:rPrChange w:id="209" w:author="Yoonsu Cho" w:date="2019-07-24T10:38:00Z">
              <w:rPr>
                <w:rFonts w:ascii="Times New Roman" w:hAnsi="Times New Roman" w:cs="Times New Roman"/>
              </w:rPr>
            </w:rPrChange>
          </w:rPr>
          <w:t xml:space="preserve"> as candidate traits. </w:t>
        </w:r>
      </w:ins>
      <w:ins w:id="210" w:author="Yoonsu Cho" w:date="2019-07-23T19:49:00Z">
        <w:r w:rsidRPr="002D3466">
          <w:rPr>
            <w:rFonts w:ascii="Times New Roman" w:hAnsi="Times New Roman" w:cs="Times New Roman"/>
            <w:sz w:val="24"/>
            <w:szCs w:val="24"/>
            <w:rPrChange w:id="211" w:author="Yoonsu Cho" w:date="2019-07-24T10:38:00Z">
              <w:rPr/>
            </w:rPrChange>
          </w:rPr>
          <w:t>To validate the utility of the LASSO for removing redundant traits, we performed further simulations.</w:t>
        </w:r>
      </w:ins>
      <w:ins w:id="212" w:author="Yoonsu Cho" w:date="2019-07-23T19:50:00Z">
        <w:r w:rsidR="00ED0E73" w:rsidRPr="002D3466">
          <w:rPr>
            <w:rFonts w:ascii="Times New Roman" w:hAnsi="Times New Roman" w:cs="Times New Roman"/>
            <w:sz w:val="24"/>
            <w:szCs w:val="24"/>
            <w:rPrChange w:id="213" w:author="Yoonsu Cho" w:date="2019-07-24T10:38:00Z">
              <w:rPr>
                <w:rFonts w:ascii="Times New Roman" w:hAnsi="Times New Roman" w:cs="Times New Roman"/>
              </w:rPr>
            </w:rPrChange>
          </w:rPr>
          <w:t xml:space="preserve"> </w:t>
        </w:r>
      </w:ins>
      <w:ins w:id="214" w:author="Yoonsu Cho" w:date="2019-07-23T19:51:00Z">
        <w:r w:rsidR="00ED0E73" w:rsidRPr="002D3466">
          <w:rPr>
            <w:rFonts w:ascii="Times New Roman" w:hAnsi="Times New Roman" w:cs="Times New Roman"/>
            <w:sz w:val="24"/>
            <w:szCs w:val="24"/>
            <w:rPrChange w:id="215" w:author="Yoonsu Cho" w:date="2019-07-24T10:38:00Z">
              <w:rPr>
                <w:rFonts w:ascii="Times New Roman" w:hAnsi="Times New Roman" w:cs="Times New Roman"/>
              </w:rPr>
            </w:rPrChange>
          </w:rPr>
          <w:t>In th</w:t>
        </w:r>
      </w:ins>
      <w:ins w:id="216" w:author="Yoonsu Cho" w:date="2019-07-23T19:54:00Z">
        <w:r w:rsidR="007E0ADF" w:rsidRPr="002D3466">
          <w:rPr>
            <w:rFonts w:ascii="Times New Roman" w:hAnsi="Times New Roman" w:cs="Times New Roman"/>
            <w:sz w:val="24"/>
            <w:szCs w:val="24"/>
            <w:rPrChange w:id="217" w:author="Yoonsu Cho" w:date="2019-07-24T10:38:00Z">
              <w:rPr>
                <w:rFonts w:ascii="Times New Roman" w:hAnsi="Times New Roman" w:cs="Times New Roman"/>
              </w:rPr>
            </w:rPrChange>
          </w:rPr>
          <w:t xml:space="preserve">e </w:t>
        </w:r>
      </w:ins>
      <w:ins w:id="218" w:author="Yoonsu Cho" w:date="2019-07-23T19:51:00Z">
        <w:r w:rsidR="00ED0E73" w:rsidRPr="002D3466">
          <w:rPr>
            <w:rFonts w:ascii="Times New Roman" w:hAnsi="Times New Roman" w:cs="Times New Roman"/>
            <w:sz w:val="24"/>
            <w:szCs w:val="24"/>
            <w:rPrChange w:id="219" w:author="Yoonsu Cho" w:date="2019-07-24T10:38:00Z">
              <w:rPr>
                <w:rFonts w:ascii="Times New Roman" w:hAnsi="Times New Roman" w:cs="Times New Roman"/>
              </w:rPr>
            </w:rPrChange>
          </w:rPr>
          <w:t>simulation</w:t>
        </w:r>
        <w:r w:rsidR="0065066C" w:rsidRPr="002D3466">
          <w:rPr>
            <w:rFonts w:ascii="Times New Roman" w:hAnsi="Times New Roman" w:cs="Times New Roman"/>
            <w:sz w:val="24"/>
            <w:szCs w:val="24"/>
            <w:rPrChange w:id="220" w:author="Yoonsu Cho" w:date="2019-07-24T10:38:00Z">
              <w:rPr>
                <w:rFonts w:ascii="Times New Roman" w:hAnsi="Times New Roman" w:cs="Times New Roman"/>
              </w:rPr>
            </w:rPrChange>
          </w:rPr>
          <w:t>s</w:t>
        </w:r>
        <w:r w:rsidR="00B155E1" w:rsidRPr="002D3466">
          <w:rPr>
            <w:rFonts w:ascii="Times New Roman" w:hAnsi="Times New Roman" w:cs="Times New Roman"/>
            <w:sz w:val="24"/>
            <w:szCs w:val="24"/>
            <w:rPrChange w:id="221" w:author="Yoonsu Cho" w:date="2019-07-24T10:38:00Z">
              <w:rPr>
                <w:rFonts w:ascii="Times New Roman" w:hAnsi="Times New Roman" w:cs="Times New Roman"/>
              </w:rPr>
            </w:rPrChange>
          </w:rPr>
          <w:t>,</w:t>
        </w:r>
        <w:r w:rsidR="0065066C" w:rsidRPr="002D3466">
          <w:rPr>
            <w:rFonts w:ascii="Times New Roman" w:hAnsi="Times New Roman" w:cs="Times New Roman"/>
            <w:sz w:val="24"/>
            <w:szCs w:val="24"/>
            <w:rPrChange w:id="222" w:author="Yoonsu Cho" w:date="2019-07-24T10:38:00Z">
              <w:rPr>
                <w:rFonts w:ascii="Times New Roman" w:hAnsi="Times New Roman" w:cs="Times New Roman"/>
              </w:rPr>
            </w:rPrChange>
          </w:rPr>
          <w:t xml:space="preserve"> we ask if </w:t>
        </w:r>
        <w:r w:rsidR="00B155E1" w:rsidRPr="002D3466">
          <w:rPr>
            <w:rFonts w:ascii="Times New Roman" w:hAnsi="Times New Roman" w:cs="Times New Roman"/>
            <w:sz w:val="24"/>
            <w:szCs w:val="24"/>
            <w:rPrChange w:id="223" w:author="Yoonsu Cho" w:date="2019-07-24T10:38:00Z">
              <w:rPr>
                <w:rFonts w:ascii="Times New Roman" w:hAnsi="Times New Roman" w:cs="Times New Roman"/>
              </w:rPr>
            </w:rPrChange>
          </w:rPr>
          <w:t xml:space="preserve">LASSO </w:t>
        </w:r>
      </w:ins>
      <w:ins w:id="224" w:author="Yoonsu Cho" w:date="2019-07-23T19:52:00Z">
        <w:r w:rsidR="00B155E1" w:rsidRPr="002D3466">
          <w:rPr>
            <w:rFonts w:ascii="Times New Roman" w:hAnsi="Times New Roman" w:cs="Times New Roman"/>
            <w:sz w:val="24"/>
            <w:szCs w:val="24"/>
            <w:rPrChange w:id="225" w:author="Yoonsu Cho" w:date="2019-07-24T10:38:00Z">
              <w:rPr>
                <w:rFonts w:ascii="Times New Roman" w:hAnsi="Times New Roman" w:cs="Times New Roman"/>
              </w:rPr>
            </w:rPrChange>
          </w:rPr>
          <w:t xml:space="preserve">removes redundant traits </w:t>
        </w:r>
      </w:ins>
      <w:ins w:id="226" w:author="Yoonsu Cho" w:date="2019-07-23T19:53:00Z">
        <w:r w:rsidR="003549E7" w:rsidRPr="002D3466">
          <w:rPr>
            <w:rFonts w:ascii="Times New Roman" w:hAnsi="Times New Roman" w:cs="Times New Roman"/>
            <w:sz w:val="24"/>
            <w:szCs w:val="24"/>
            <w:rPrChange w:id="227" w:author="Yoonsu Cho" w:date="2019-07-24T10:38:00Z">
              <w:rPr>
                <w:rFonts w:ascii="Times New Roman" w:hAnsi="Times New Roman" w:cs="Times New Roman"/>
              </w:rPr>
            </w:rPrChange>
          </w:rPr>
          <w:t>appropriately</w:t>
        </w:r>
      </w:ins>
      <w:ins w:id="228" w:author="Yoonsu Cho" w:date="2019-07-24T09:56:00Z">
        <w:r w:rsidR="00E47991" w:rsidRPr="002D3466">
          <w:rPr>
            <w:rFonts w:ascii="Times New Roman" w:hAnsi="Times New Roman" w:cs="Times New Roman"/>
            <w:sz w:val="24"/>
            <w:szCs w:val="24"/>
            <w:rPrChange w:id="229" w:author="Yoonsu Cho" w:date="2019-07-24T10:38:00Z">
              <w:rPr>
                <w:rFonts w:ascii="Times New Roman" w:hAnsi="Times New Roman" w:cs="Times New Roman"/>
              </w:rPr>
            </w:rPrChange>
          </w:rPr>
          <w:t xml:space="preserve"> </w:t>
        </w:r>
        <w:r w:rsidR="00571DAA" w:rsidRPr="002D3466">
          <w:rPr>
            <w:rFonts w:ascii="Times New Roman" w:hAnsi="Times New Roman" w:cs="Times New Roman"/>
            <w:sz w:val="24"/>
            <w:szCs w:val="24"/>
            <w:rPrChange w:id="230" w:author="Yoonsu Cho" w:date="2019-07-24T10:38:00Z">
              <w:rPr>
                <w:rFonts w:ascii="Times New Roman" w:hAnsi="Times New Roman" w:cs="Times New Roman"/>
              </w:rPr>
            </w:rPrChange>
          </w:rPr>
          <w:t xml:space="preserve">remaining the trait of </w:t>
        </w:r>
      </w:ins>
      <w:ins w:id="231" w:author="Yoonsu Cho" w:date="2019-07-24T10:12:00Z">
        <w:r w:rsidR="00E3543C" w:rsidRPr="002D3466">
          <w:rPr>
            <w:rFonts w:ascii="Times New Roman" w:hAnsi="Times New Roman" w:cs="Times New Roman"/>
            <w:sz w:val="24"/>
            <w:szCs w:val="24"/>
            <w:rPrChange w:id="232" w:author="Yoonsu Cho" w:date="2019-07-24T10:38:00Z">
              <w:rPr>
                <w:rFonts w:ascii="Times New Roman" w:hAnsi="Times New Roman" w:cs="Times New Roman"/>
              </w:rPr>
            </w:rPrChange>
          </w:rPr>
          <w:t>interest</w:t>
        </w:r>
      </w:ins>
      <w:ins w:id="233" w:author="Yoonsu Cho" w:date="2019-07-24T10:36:00Z">
        <w:r w:rsidR="00715286" w:rsidRPr="002D3466">
          <w:rPr>
            <w:rFonts w:ascii="Times New Roman" w:hAnsi="Times New Roman" w:cs="Times New Roman"/>
            <w:sz w:val="24"/>
            <w:szCs w:val="24"/>
            <w:rPrChange w:id="234" w:author="Yoonsu Cho" w:date="2019-07-24T10:38:00Z">
              <w:rPr>
                <w:rFonts w:ascii="Times New Roman" w:hAnsi="Times New Roman" w:cs="Times New Roman"/>
              </w:rPr>
            </w:rPrChange>
          </w:rPr>
          <w:t xml:space="preserve"> </w:t>
        </w:r>
        <w:r w:rsidR="002B6723" w:rsidRPr="002D3466">
          <w:rPr>
            <w:rFonts w:ascii="Times New Roman" w:hAnsi="Times New Roman" w:cs="Times New Roman"/>
            <w:sz w:val="24"/>
            <w:szCs w:val="24"/>
            <w:rPrChange w:id="235" w:author="Yoonsu Cho" w:date="2019-07-24T10:38:00Z">
              <w:rPr>
                <w:rFonts w:ascii="Times New Roman" w:hAnsi="Times New Roman" w:cs="Times New Roman"/>
              </w:rPr>
            </w:rPrChange>
          </w:rPr>
          <w:t>(Supplementary Figure S1)</w:t>
        </w:r>
      </w:ins>
      <w:ins w:id="236" w:author="Yoonsu Cho" w:date="2019-07-23T19:53:00Z">
        <w:r w:rsidR="003549E7" w:rsidRPr="002D3466">
          <w:rPr>
            <w:rFonts w:ascii="Times New Roman" w:hAnsi="Times New Roman" w:cs="Times New Roman"/>
            <w:sz w:val="24"/>
            <w:szCs w:val="24"/>
            <w:rPrChange w:id="237" w:author="Yoonsu Cho" w:date="2019-07-24T10:38:00Z">
              <w:rPr>
                <w:rFonts w:ascii="Times New Roman" w:hAnsi="Times New Roman" w:cs="Times New Roman"/>
              </w:rPr>
            </w:rPrChange>
          </w:rPr>
          <w:t xml:space="preserve">. </w:t>
        </w:r>
      </w:ins>
      <w:ins w:id="238" w:author="Yoonsu Cho" w:date="2019-07-23T19:54:00Z">
        <w:r w:rsidR="007E0ADF" w:rsidRPr="002D3466">
          <w:rPr>
            <w:rFonts w:ascii="Times New Roman" w:hAnsi="Times New Roman" w:cs="Times New Roman"/>
            <w:sz w:val="24"/>
            <w:szCs w:val="24"/>
            <w:rPrChange w:id="239" w:author="Yoonsu Cho" w:date="2019-07-24T10:38:00Z">
              <w:rPr>
                <w:rFonts w:ascii="Times New Roman" w:hAnsi="Times New Roman" w:cs="Times New Roman"/>
              </w:rPr>
            </w:rPrChange>
          </w:rPr>
          <w:t>We further test if the sensitivity o</w:t>
        </w:r>
        <w:r w:rsidR="005C7D5F" w:rsidRPr="002D3466">
          <w:rPr>
            <w:rFonts w:ascii="Times New Roman" w:hAnsi="Times New Roman" w:cs="Times New Roman"/>
            <w:sz w:val="24"/>
            <w:szCs w:val="24"/>
            <w:rPrChange w:id="240" w:author="Yoonsu Cho" w:date="2019-07-24T10:38:00Z">
              <w:rPr>
                <w:rFonts w:ascii="Times New Roman" w:hAnsi="Times New Roman" w:cs="Times New Roman"/>
              </w:rPr>
            </w:rPrChange>
          </w:rPr>
          <w:t xml:space="preserve">f LASSO </w:t>
        </w:r>
      </w:ins>
      <w:ins w:id="241" w:author="Yoonsu Cho" w:date="2019-07-23T19:55:00Z">
        <w:r w:rsidR="005C7D5F" w:rsidRPr="002D3466">
          <w:rPr>
            <w:rFonts w:ascii="Times New Roman" w:hAnsi="Times New Roman" w:cs="Times New Roman"/>
            <w:sz w:val="24"/>
            <w:szCs w:val="24"/>
            <w:rPrChange w:id="242" w:author="Yoonsu Cho" w:date="2019-07-24T10:38:00Z">
              <w:rPr>
                <w:rFonts w:ascii="Times New Roman" w:hAnsi="Times New Roman" w:cs="Times New Roman"/>
              </w:rPr>
            </w:rPrChange>
          </w:rPr>
          <w:t xml:space="preserve">differs by the number of instruments for the </w:t>
        </w:r>
      </w:ins>
      <w:ins w:id="243" w:author="Yoonsu Cho" w:date="2019-07-24T10:12:00Z">
        <w:r w:rsidR="00463E83" w:rsidRPr="002D3466">
          <w:rPr>
            <w:rFonts w:ascii="Times New Roman" w:hAnsi="Times New Roman" w:cs="Times New Roman"/>
            <w:sz w:val="24"/>
            <w:szCs w:val="24"/>
            <w:rPrChange w:id="244" w:author="Yoonsu Cho" w:date="2019-07-24T10:38:00Z">
              <w:rPr>
                <w:rFonts w:ascii="Times New Roman" w:hAnsi="Times New Roman" w:cs="Times New Roman"/>
              </w:rPr>
            </w:rPrChange>
          </w:rPr>
          <w:t>traits</w:t>
        </w:r>
      </w:ins>
      <w:ins w:id="245" w:author="Yoonsu Cho" w:date="2019-07-23T19:55:00Z">
        <w:r w:rsidR="0013589B" w:rsidRPr="002D3466">
          <w:rPr>
            <w:rFonts w:ascii="Times New Roman" w:hAnsi="Times New Roman" w:cs="Times New Roman"/>
            <w:sz w:val="24"/>
            <w:szCs w:val="24"/>
            <w:rPrChange w:id="246" w:author="Yoonsu Cho" w:date="2019-07-24T10:38:00Z">
              <w:rPr>
                <w:rFonts w:ascii="Times New Roman" w:hAnsi="Times New Roman" w:cs="Times New Roman"/>
              </w:rPr>
            </w:rPrChange>
          </w:rPr>
          <w:t>.</w:t>
        </w:r>
      </w:ins>
      <w:ins w:id="247" w:author="Yoonsu Cho" w:date="2019-07-24T10:38:00Z">
        <w:r w:rsidR="00545CCB">
          <w:rPr>
            <w:rFonts w:ascii="Times New Roman" w:hAnsi="Times New Roman" w:cs="Times New Roman"/>
            <w:sz w:val="24"/>
            <w:szCs w:val="24"/>
          </w:rPr>
          <w:t xml:space="preserve"> </w:t>
        </w:r>
      </w:ins>
    </w:p>
    <w:p w14:paraId="4E0543C0" w14:textId="77777777" w:rsidR="002D3466" w:rsidRDefault="002D3466" w:rsidP="002D3466">
      <w:pPr>
        <w:spacing w:line="480" w:lineRule="auto"/>
        <w:jc w:val="both"/>
        <w:rPr>
          <w:ins w:id="248" w:author="Yoonsu Cho" w:date="2019-07-24T10:38:00Z"/>
          <w:rFonts w:ascii="Times New Roman" w:hAnsi="Times New Roman" w:cs="Times New Roman"/>
          <w:sz w:val="24"/>
          <w:szCs w:val="24"/>
        </w:rPr>
      </w:pPr>
    </w:p>
    <w:p w14:paraId="77E9AB9D" w14:textId="05FCCB05" w:rsidR="001C6A07" w:rsidRPr="008664BF" w:rsidRDefault="001C6A07" w:rsidP="002D3466">
      <w:pPr>
        <w:spacing w:line="480" w:lineRule="auto"/>
        <w:jc w:val="both"/>
        <w:rPr>
          <w:ins w:id="249" w:author="Yoonsu Cho" w:date="2019-07-23T19:57:00Z"/>
          <w:rFonts w:ascii="Times New Roman" w:hAnsi="Times New Roman" w:cs="Times New Roman"/>
          <w:sz w:val="24"/>
          <w:szCs w:val="24"/>
        </w:rPr>
        <w:pPrChange w:id="250" w:author="Yoonsu Cho" w:date="2019-07-24T10:38:00Z">
          <w:pPr>
            <w:pStyle w:val="Heading3"/>
            <w:spacing w:line="480" w:lineRule="auto"/>
          </w:pPr>
        </w:pPrChange>
      </w:pPr>
      <w:ins w:id="251" w:author="Gibran Hemani" w:date="2019-07-10T23:06:00Z">
        <w:r w:rsidRPr="008664BF">
          <w:rPr>
            <w:rFonts w:ascii="Times New Roman" w:hAnsi="Times New Roman" w:cs="Times New Roman"/>
            <w:sz w:val="24"/>
            <w:szCs w:val="24"/>
          </w:rPr>
          <w:t>Removing redundant variables</w:t>
        </w:r>
      </w:ins>
    </w:p>
    <w:p w14:paraId="5F89FACB" w14:textId="0CB75F4D" w:rsidR="00D95C6A" w:rsidRPr="008664BF" w:rsidDel="002202DE" w:rsidRDefault="00994030" w:rsidP="008664BF">
      <w:pPr>
        <w:spacing w:line="480" w:lineRule="auto"/>
        <w:jc w:val="both"/>
        <w:rPr>
          <w:ins w:id="252" w:author="Gibran Hemani" w:date="2019-07-10T23:06:00Z"/>
          <w:del w:id="253" w:author="Yoonsu Cho" w:date="2019-07-23T19:59:00Z"/>
          <w:rFonts w:ascii="Times New Roman" w:hAnsi="Times New Roman" w:cs="Times New Roman"/>
          <w:rPrChange w:id="254" w:author="Yoonsu Cho" w:date="2019-07-23T20:01:00Z">
            <w:rPr>
              <w:ins w:id="255" w:author="Gibran Hemani" w:date="2019-07-10T23:06:00Z"/>
              <w:del w:id="256" w:author="Yoonsu Cho" w:date="2019-07-23T19:59:00Z"/>
              <w:rFonts w:ascii="Times New Roman" w:hAnsi="Times New Roman" w:cs="Times New Roman"/>
              <w:sz w:val="24"/>
              <w:szCs w:val="24"/>
            </w:rPr>
          </w:rPrChange>
        </w:rPr>
        <w:pPrChange w:id="257" w:author="Yoonsu Cho" w:date="2019-07-23T20:02:00Z">
          <w:pPr>
            <w:pStyle w:val="Heading3"/>
            <w:spacing w:line="480" w:lineRule="auto"/>
          </w:pPr>
        </w:pPrChange>
      </w:pPr>
      <w:ins w:id="258" w:author="Yoonsu Cho" w:date="2019-07-23T19:59:00Z">
        <w:r w:rsidRPr="008664BF">
          <w:rPr>
            <w:rFonts w:ascii="Times New Roman" w:hAnsi="Times New Roman" w:cs="Times New Roman"/>
            <w:color w:val="000000"/>
            <w:sz w:val="24"/>
          </w:rPr>
          <w:t xml:space="preserve">In this simulation, </w:t>
        </w:r>
      </w:ins>
      <w:ins w:id="259" w:author="Yoonsu Cho" w:date="2019-07-24T14:15:00Z">
        <w:r w:rsidR="00D21245">
          <w:rPr>
            <w:rFonts w:ascii="Times New Roman" w:hAnsi="Times New Roman" w:cs="Times New Roman"/>
            <w:color w:val="000000"/>
            <w:sz w:val="24"/>
          </w:rPr>
          <w:t>we tested how</w:t>
        </w:r>
      </w:ins>
      <w:ins w:id="260" w:author="Yoonsu Cho" w:date="2019-07-24T14:29:00Z">
        <w:r w:rsidR="00FE74EF">
          <w:rPr>
            <w:rFonts w:ascii="Times New Roman" w:hAnsi="Times New Roman" w:cs="Times New Roman"/>
            <w:color w:val="000000"/>
            <w:sz w:val="24"/>
          </w:rPr>
          <w:t xml:space="preserve"> many of redundant traits</w:t>
        </w:r>
      </w:ins>
      <w:ins w:id="261" w:author="Yoonsu Cho" w:date="2019-07-24T15:15:00Z">
        <w:r w:rsidR="00766066">
          <w:rPr>
            <w:rFonts w:ascii="Times New Roman" w:hAnsi="Times New Roman" w:cs="Times New Roman"/>
            <w:color w:val="000000"/>
            <w:sz w:val="24"/>
          </w:rPr>
          <w:t xml:space="preserve"> </w:t>
        </w:r>
        <w:r w:rsidR="00E90B61">
          <w:rPr>
            <w:rFonts w:ascii="Times New Roman" w:hAnsi="Times New Roman" w:cs="Times New Roman"/>
            <w:color w:val="000000"/>
            <w:sz w:val="24"/>
          </w:rPr>
          <w:t>can be</w:t>
        </w:r>
        <w:r w:rsidR="00766066">
          <w:rPr>
            <w:rFonts w:ascii="Times New Roman" w:hAnsi="Times New Roman" w:cs="Times New Roman"/>
            <w:color w:val="000000"/>
            <w:sz w:val="24"/>
          </w:rPr>
          <w:t xml:space="preserve"> removed after the shrinkage step </w:t>
        </w:r>
        <w:r w:rsidR="00E90B61">
          <w:rPr>
            <w:rFonts w:ascii="Times New Roman" w:hAnsi="Times New Roman" w:cs="Times New Roman"/>
            <w:color w:val="000000"/>
            <w:sz w:val="24"/>
          </w:rPr>
          <w:t>using</w:t>
        </w:r>
        <w:r w:rsidR="00766066">
          <w:rPr>
            <w:rFonts w:ascii="Times New Roman" w:hAnsi="Times New Roman" w:cs="Times New Roman"/>
            <w:color w:val="000000"/>
            <w:sz w:val="24"/>
          </w:rPr>
          <w:t xml:space="preserve"> LASSO</w:t>
        </w:r>
        <w:r w:rsidR="00E90B61">
          <w:rPr>
            <w:rFonts w:ascii="Times New Roman" w:hAnsi="Times New Roman" w:cs="Times New Roman"/>
            <w:color w:val="000000"/>
            <w:sz w:val="24"/>
          </w:rPr>
          <w:t xml:space="preserve">. </w:t>
        </w:r>
      </w:ins>
      <w:ins w:id="262" w:author="Yoonsu Cho" w:date="2019-07-23T19:59:00Z">
        <w:r w:rsidRPr="008664BF">
          <w:rPr>
            <w:rFonts w:ascii="Times New Roman" w:hAnsi="Times New Roman" w:cs="Times New Roman"/>
            <w:color w:val="000000"/>
            <w:sz w:val="24"/>
          </w:rPr>
          <w:t>we generated data on 100 genetic variants, candidate traits X</w:t>
        </w:r>
        <w:r w:rsidRPr="006C646D">
          <w:rPr>
            <w:rFonts w:ascii="Times New Roman" w:hAnsi="Times New Roman" w:cs="Times New Roman"/>
            <w:color w:val="000000"/>
            <w:sz w:val="24"/>
            <w:vertAlign w:val="subscript"/>
            <w:rPrChange w:id="263"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X</w:t>
        </w:r>
        <w:r w:rsidRPr="006C646D">
          <w:rPr>
            <w:rFonts w:ascii="Times New Roman" w:hAnsi="Times New Roman" w:cs="Times New Roman"/>
            <w:color w:val="000000"/>
            <w:sz w:val="24"/>
            <w:vertAlign w:val="subscript"/>
            <w:rPrChange w:id="264"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and outcome Y for 10,000 individuals in a two-sample MR context (Supplementary Figure S1). Each variant was bi-allelic with minor allele frequency of 0.5. The genetic effects on the trait </w:t>
        </w:r>
      </w:ins>
      <w:ins w:id="265" w:author="Yoonsu Cho" w:date="2019-07-23T20:04:00Z">
        <w:r w:rsidR="00934B0A">
          <w:rPr>
            <w:rFonts w:ascii="Times New Roman" w:hAnsi="Times New Roman" w:cs="Times New Roman"/>
            <w:color w:val="000000"/>
            <w:sz w:val="24"/>
          </w:rPr>
          <w:t>X</w:t>
        </w:r>
      </w:ins>
      <w:ins w:id="266" w:author="Yoonsu Cho" w:date="2019-07-23T19:59:00Z">
        <w:r w:rsidRPr="006C646D">
          <w:rPr>
            <w:rFonts w:ascii="Times New Roman" w:hAnsi="Times New Roman" w:cs="Times New Roman"/>
            <w:color w:val="000000"/>
            <w:sz w:val="24"/>
            <w:vertAlign w:val="subscript"/>
            <w:rPrChange w:id="267"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w:t>
        </w:r>
      </w:ins>
      <w:ins w:id="268" w:author="Yoonsu Cho" w:date="2019-07-23T20:04:00Z">
        <w:r w:rsidR="00934B0A">
          <w:rPr>
            <w:rFonts w:ascii="Times New Roman" w:hAnsi="Times New Roman" w:cs="Times New Roman"/>
            <w:color w:val="000000"/>
            <w:sz w:val="24"/>
          </w:rPr>
          <w:t>X</w:t>
        </w:r>
      </w:ins>
      <w:ins w:id="269" w:author="Yoonsu Cho" w:date="2019-07-23T19:59:00Z">
        <w:r w:rsidRPr="006C646D">
          <w:rPr>
            <w:rFonts w:ascii="Times New Roman" w:hAnsi="Times New Roman" w:cs="Times New Roman"/>
            <w:color w:val="000000"/>
            <w:sz w:val="24"/>
            <w:vertAlign w:val="subscript"/>
            <w:rPrChange w:id="270"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were generated from a normal distribution with effect size of 0.2, respectively. </w:t>
        </w:r>
        <w:r w:rsidRPr="008664BF">
          <w:rPr>
            <w:rFonts w:ascii="Times New Roman" w:eastAsia="Times New Roman" w:hAnsi="Times New Roman" w:cs="Times New Roman"/>
            <w:sz w:val="24"/>
            <w:szCs w:val="24"/>
            <w:rPrChange w:id="271" w:author="Yoonsu Cho" w:date="2019-07-23T20:01:00Z">
              <w:rPr>
                <w:rFonts w:ascii="Times New Roman" w:eastAsia="Times New Roman"/>
                <w:sz w:val="24"/>
                <w:szCs w:val="24"/>
              </w:rPr>
            </w:rPrChange>
          </w:rPr>
          <w:t>For each trait, we created 5 pro</w:t>
        </w:r>
      </w:ins>
      <w:ins w:id="272" w:author="Yoonsu Cho" w:date="2019-07-23T20:04:00Z">
        <w:r w:rsidR="00934B0A">
          <w:rPr>
            <w:rFonts w:ascii="Times New Roman" w:eastAsia="Times New Roman" w:hAnsi="Times New Roman" w:cs="Times New Roman"/>
            <w:sz w:val="24"/>
            <w:szCs w:val="24"/>
          </w:rPr>
          <w:t>x</w:t>
        </w:r>
      </w:ins>
      <w:ins w:id="273" w:author="Yoonsu Cho" w:date="2019-07-23T19:59:00Z">
        <w:r w:rsidRPr="008664BF">
          <w:rPr>
            <w:rFonts w:ascii="Times New Roman" w:eastAsia="Times New Roman" w:hAnsi="Times New Roman" w:cs="Times New Roman"/>
            <w:sz w:val="24"/>
            <w:szCs w:val="24"/>
            <w:rPrChange w:id="274" w:author="Yoonsu Cho" w:date="2019-07-23T20:01:00Z">
              <w:rPr>
                <w:rFonts w:ascii="Times New Roman" w:eastAsia="Times New Roman"/>
                <w:sz w:val="24"/>
                <w:szCs w:val="24"/>
              </w:rPr>
            </w:rPrChange>
          </w:rPr>
          <w:t xml:space="preserve">y traits that are </w:t>
        </w:r>
        <w:proofErr w:type="gramStart"/>
        <w:r w:rsidRPr="008664BF">
          <w:rPr>
            <w:rFonts w:ascii="Times New Roman" w:eastAsia="Times New Roman" w:hAnsi="Times New Roman" w:cs="Times New Roman"/>
            <w:sz w:val="24"/>
            <w:szCs w:val="24"/>
            <w:rPrChange w:id="275" w:author="Yoonsu Cho" w:date="2019-07-23T20:01:00Z">
              <w:rPr>
                <w:rFonts w:ascii="Times New Roman" w:eastAsia="Times New Roman"/>
                <w:sz w:val="24"/>
                <w:szCs w:val="24"/>
              </w:rPr>
            </w:rPrChange>
          </w:rPr>
          <w:t>similar to</w:t>
        </w:r>
        <w:proofErr w:type="gramEnd"/>
        <w:r w:rsidRPr="008664BF">
          <w:rPr>
            <w:rFonts w:ascii="Times New Roman" w:eastAsia="Times New Roman" w:hAnsi="Times New Roman" w:cs="Times New Roman"/>
            <w:sz w:val="24"/>
            <w:szCs w:val="24"/>
            <w:rPrChange w:id="276" w:author="Yoonsu Cho" w:date="2019-07-23T20:01:00Z">
              <w:rPr>
                <w:rFonts w:ascii="Times New Roman" w:eastAsia="Times New Roman"/>
                <w:sz w:val="24"/>
                <w:szCs w:val="24"/>
              </w:rPr>
            </w:rPrChange>
          </w:rPr>
          <w:t xml:space="preserve"> the original traits (e.g. </w:t>
        </w:r>
      </w:ins>
      <w:ins w:id="277" w:author="Yoonsu Cho" w:date="2019-07-23T20:04:00Z">
        <w:r w:rsidR="00934B0A">
          <w:rPr>
            <w:rFonts w:ascii="Times New Roman" w:eastAsia="Times New Roman" w:hAnsi="Times New Roman" w:cs="Times New Roman"/>
            <w:sz w:val="24"/>
            <w:szCs w:val="24"/>
          </w:rPr>
          <w:t>X</w:t>
        </w:r>
      </w:ins>
      <w:ins w:id="278" w:author="Yoonsu Cho" w:date="2019-07-23T19:59:00Z">
        <w:r w:rsidRPr="00DA0118">
          <w:rPr>
            <w:rFonts w:ascii="Times New Roman" w:eastAsia="Times New Roman" w:hAnsi="Times New Roman" w:cs="Times New Roman"/>
            <w:sz w:val="24"/>
            <w:szCs w:val="24"/>
            <w:vertAlign w:val="subscript"/>
            <w:rPrChange w:id="279" w:author="Yoonsu Cho" w:date="2019-07-23T20:08:00Z">
              <w:rPr>
                <w:rFonts w:ascii="Times New Roman" w:eastAsia="Times New Roman"/>
                <w:sz w:val="24"/>
                <w:szCs w:val="24"/>
              </w:rPr>
            </w:rPrChange>
          </w:rPr>
          <w:t>1a</w:t>
        </w:r>
        <w:r w:rsidRPr="008664BF">
          <w:rPr>
            <w:rFonts w:ascii="Times New Roman" w:eastAsia="Times New Roman" w:hAnsi="Times New Roman" w:cs="Times New Roman"/>
            <w:sz w:val="24"/>
            <w:szCs w:val="24"/>
            <w:rPrChange w:id="280" w:author="Yoonsu Cho" w:date="2019-07-23T20:01:00Z">
              <w:rPr>
                <w:rFonts w:ascii="Times New Roman" w:eastAsia="Times New Roman"/>
                <w:sz w:val="24"/>
                <w:szCs w:val="24"/>
              </w:rPr>
            </w:rPrChange>
          </w:rPr>
          <w:t xml:space="preserve">, </w:t>
        </w:r>
      </w:ins>
      <w:ins w:id="281" w:author="Yoonsu Cho" w:date="2019-07-23T20:04:00Z">
        <w:r w:rsidR="00934B0A">
          <w:rPr>
            <w:rFonts w:ascii="Times New Roman" w:eastAsia="Times New Roman" w:hAnsi="Times New Roman" w:cs="Times New Roman"/>
            <w:sz w:val="24"/>
            <w:szCs w:val="24"/>
          </w:rPr>
          <w:t>X</w:t>
        </w:r>
      </w:ins>
      <w:ins w:id="282" w:author="Yoonsu Cho" w:date="2019-07-23T19:59:00Z">
        <w:r w:rsidRPr="00DA0118">
          <w:rPr>
            <w:rFonts w:ascii="Times New Roman" w:eastAsia="Times New Roman" w:hAnsi="Times New Roman" w:cs="Times New Roman"/>
            <w:sz w:val="24"/>
            <w:szCs w:val="24"/>
            <w:vertAlign w:val="subscript"/>
            <w:rPrChange w:id="283" w:author="Yoonsu Cho" w:date="2019-07-23T20:08:00Z">
              <w:rPr>
                <w:rFonts w:ascii="Times New Roman" w:eastAsia="Times New Roman"/>
                <w:sz w:val="24"/>
                <w:szCs w:val="24"/>
              </w:rPr>
            </w:rPrChange>
          </w:rPr>
          <w:t>1b</w:t>
        </w:r>
        <w:r w:rsidRPr="008664BF">
          <w:rPr>
            <w:rFonts w:ascii="Times New Roman" w:eastAsia="Times New Roman" w:hAnsi="Times New Roman" w:cs="Times New Roman"/>
            <w:sz w:val="24"/>
            <w:szCs w:val="24"/>
            <w:rPrChange w:id="284" w:author="Yoonsu Cho" w:date="2019-07-23T20:01:00Z">
              <w:rPr>
                <w:rFonts w:ascii="Times New Roman" w:eastAsia="Times New Roman"/>
                <w:sz w:val="24"/>
                <w:szCs w:val="24"/>
              </w:rPr>
            </w:rPrChange>
          </w:rPr>
          <w:t xml:space="preserve">, </w:t>
        </w:r>
      </w:ins>
      <w:ins w:id="285" w:author="Yoonsu Cho" w:date="2019-07-23T20:04:00Z">
        <w:r w:rsidR="00934B0A">
          <w:rPr>
            <w:rFonts w:ascii="Times New Roman" w:eastAsia="Times New Roman" w:hAnsi="Times New Roman" w:cs="Times New Roman"/>
            <w:sz w:val="24"/>
            <w:szCs w:val="24"/>
          </w:rPr>
          <w:t>X</w:t>
        </w:r>
      </w:ins>
      <w:ins w:id="286" w:author="Yoonsu Cho" w:date="2019-07-23T19:59:00Z">
        <w:r w:rsidRPr="00DA0118">
          <w:rPr>
            <w:rFonts w:ascii="Times New Roman" w:eastAsia="Times New Roman" w:hAnsi="Times New Roman" w:cs="Times New Roman"/>
            <w:sz w:val="24"/>
            <w:szCs w:val="24"/>
            <w:vertAlign w:val="subscript"/>
            <w:rPrChange w:id="287" w:author="Yoonsu Cho" w:date="2019-07-23T20:08:00Z">
              <w:rPr>
                <w:rFonts w:ascii="Times New Roman" w:eastAsia="Times New Roman"/>
                <w:sz w:val="24"/>
                <w:szCs w:val="24"/>
              </w:rPr>
            </w:rPrChange>
          </w:rPr>
          <w:t>1c</w:t>
        </w:r>
        <w:r w:rsidRPr="008664BF">
          <w:rPr>
            <w:rFonts w:ascii="Times New Roman" w:eastAsia="Times New Roman" w:hAnsi="Times New Roman" w:cs="Times New Roman"/>
            <w:sz w:val="24"/>
            <w:szCs w:val="24"/>
            <w:rPrChange w:id="288" w:author="Yoonsu Cho" w:date="2019-07-23T20:01:00Z">
              <w:rPr>
                <w:rFonts w:ascii="Times New Roman" w:eastAsia="Times New Roman"/>
                <w:sz w:val="24"/>
                <w:szCs w:val="24"/>
              </w:rPr>
            </w:rPrChange>
          </w:rPr>
          <w:t xml:space="preserve">, </w:t>
        </w:r>
      </w:ins>
      <w:ins w:id="289" w:author="Yoonsu Cho" w:date="2019-07-23T20:04:00Z">
        <w:r w:rsidR="00934B0A">
          <w:rPr>
            <w:rFonts w:ascii="Times New Roman" w:eastAsia="Times New Roman" w:hAnsi="Times New Roman" w:cs="Times New Roman"/>
            <w:sz w:val="24"/>
            <w:szCs w:val="24"/>
          </w:rPr>
          <w:t>X</w:t>
        </w:r>
      </w:ins>
      <w:ins w:id="290" w:author="Yoonsu Cho" w:date="2019-07-23T19:59:00Z">
        <w:r w:rsidRPr="006C646D">
          <w:rPr>
            <w:rFonts w:ascii="Times New Roman" w:eastAsia="Times New Roman" w:hAnsi="Times New Roman" w:cs="Times New Roman"/>
            <w:sz w:val="24"/>
            <w:szCs w:val="24"/>
            <w:vertAlign w:val="subscript"/>
            <w:rPrChange w:id="291" w:author="Yoonsu Cho" w:date="2019-07-23T20:07:00Z">
              <w:rPr>
                <w:rFonts w:ascii="Times New Roman" w:eastAsia="Times New Roman"/>
                <w:sz w:val="24"/>
                <w:szCs w:val="24"/>
              </w:rPr>
            </w:rPrChange>
          </w:rPr>
          <w:t>1d</w:t>
        </w:r>
        <w:r w:rsidRPr="008664BF">
          <w:rPr>
            <w:rFonts w:ascii="Times New Roman" w:eastAsia="Times New Roman" w:hAnsi="Times New Roman" w:cs="Times New Roman"/>
            <w:sz w:val="24"/>
            <w:szCs w:val="24"/>
            <w:rPrChange w:id="292" w:author="Yoonsu Cho" w:date="2019-07-23T20:01:00Z">
              <w:rPr>
                <w:rFonts w:ascii="Times New Roman" w:eastAsia="Times New Roman"/>
                <w:sz w:val="24"/>
                <w:szCs w:val="24"/>
              </w:rPr>
            </w:rPrChange>
          </w:rPr>
          <w:t xml:space="preserve">, </w:t>
        </w:r>
      </w:ins>
      <w:ins w:id="293" w:author="Yoonsu Cho" w:date="2019-07-23T20:04:00Z">
        <w:r w:rsidR="00934B0A">
          <w:rPr>
            <w:rFonts w:ascii="Times New Roman" w:eastAsia="Times New Roman" w:hAnsi="Times New Roman" w:cs="Times New Roman"/>
            <w:sz w:val="24"/>
            <w:szCs w:val="24"/>
          </w:rPr>
          <w:t>X</w:t>
        </w:r>
      </w:ins>
      <w:ins w:id="294" w:author="Yoonsu Cho" w:date="2019-07-23T19:59:00Z">
        <w:r w:rsidRPr="006C646D">
          <w:rPr>
            <w:rFonts w:ascii="Times New Roman" w:eastAsia="Times New Roman" w:hAnsi="Times New Roman" w:cs="Times New Roman"/>
            <w:sz w:val="24"/>
            <w:szCs w:val="24"/>
            <w:vertAlign w:val="subscript"/>
            <w:rPrChange w:id="295" w:author="Yoonsu Cho" w:date="2019-07-23T20:07:00Z">
              <w:rPr>
                <w:rFonts w:ascii="Times New Roman" w:eastAsia="Times New Roman"/>
                <w:sz w:val="24"/>
                <w:szCs w:val="24"/>
              </w:rPr>
            </w:rPrChange>
          </w:rPr>
          <w:t>1e</w:t>
        </w:r>
        <w:r w:rsidRPr="008664BF">
          <w:rPr>
            <w:rFonts w:ascii="Times New Roman" w:eastAsia="Times New Roman" w:hAnsi="Times New Roman" w:cs="Times New Roman"/>
            <w:sz w:val="24"/>
            <w:szCs w:val="24"/>
            <w:rPrChange w:id="296" w:author="Yoonsu Cho" w:date="2019-07-23T20:01:00Z">
              <w:rPr>
                <w:rFonts w:ascii="Times New Roman" w:eastAsia="Times New Roman"/>
                <w:sz w:val="24"/>
                <w:szCs w:val="24"/>
              </w:rPr>
            </w:rPrChange>
          </w:rPr>
          <w:t xml:space="preserve"> and </w:t>
        </w:r>
      </w:ins>
      <w:ins w:id="297" w:author="Yoonsu Cho" w:date="2019-07-23T20:04:00Z">
        <w:r w:rsidR="00934B0A">
          <w:rPr>
            <w:rFonts w:ascii="Times New Roman" w:eastAsia="Times New Roman" w:hAnsi="Times New Roman" w:cs="Times New Roman"/>
            <w:sz w:val="24"/>
            <w:szCs w:val="24"/>
          </w:rPr>
          <w:t>X</w:t>
        </w:r>
      </w:ins>
      <w:ins w:id="298" w:author="Yoonsu Cho" w:date="2019-07-23T19:59:00Z">
        <w:r w:rsidRPr="006C646D">
          <w:rPr>
            <w:rFonts w:ascii="Times New Roman" w:eastAsia="Times New Roman" w:hAnsi="Times New Roman" w:cs="Times New Roman"/>
            <w:sz w:val="24"/>
            <w:szCs w:val="24"/>
            <w:vertAlign w:val="subscript"/>
            <w:rPrChange w:id="299" w:author="Yoonsu Cho" w:date="2019-07-23T20:07:00Z">
              <w:rPr>
                <w:rFonts w:ascii="Times New Roman" w:eastAsia="Times New Roman"/>
                <w:sz w:val="24"/>
                <w:szCs w:val="24"/>
              </w:rPr>
            </w:rPrChange>
          </w:rPr>
          <w:t>2a</w:t>
        </w:r>
        <w:r w:rsidRPr="008664BF">
          <w:rPr>
            <w:rFonts w:ascii="Times New Roman" w:eastAsia="Times New Roman" w:hAnsi="Times New Roman" w:cs="Times New Roman"/>
            <w:sz w:val="24"/>
            <w:szCs w:val="24"/>
            <w:rPrChange w:id="300" w:author="Yoonsu Cho" w:date="2019-07-23T20:01:00Z">
              <w:rPr>
                <w:rFonts w:ascii="Times New Roman" w:eastAsia="Times New Roman"/>
                <w:sz w:val="24"/>
                <w:szCs w:val="24"/>
              </w:rPr>
            </w:rPrChange>
          </w:rPr>
          <w:t xml:space="preserve">, </w:t>
        </w:r>
      </w:ins>
      <w:ins w:id="301" w:author="Yoonsu Cho" w:date="2019-07-23T20:04:00Z">
        <w:r w:rsidR="00934B0A">
          <w:rPr>
            <w:rFonts w:ascii="Times New Roman" w:eastAsia="Times New Roman" w:hAnsi="Times New Roman" w:cs="Times New Roman"/>
            <w:sz w:val="24"/>
            <w:szCs w:val="24"/>
          </w:rPr>
          <w:t>X</w:t>
        </w:r>
      </w:ins>
      <w:ins w:id="302" w:author="Yoonsu Cho" w:date="2019-07-23T19:59:00Z">
        <w:r w:rsidRPr="006C646D">
          <w:rPr>
            <w:rFonts w:ascii="Times New Roman" w:eastAsia="Times New Roman" w:hAnsi="Times New Roman" w:cs="Times New Roman"/>
            <w:sz w:val="24"/>
            <w:szCs w:val="24"/>
            <w:vertAlign w:val="subscript"/>
            <w:rPrChange w:id="303" w:author="Yoonsu Cho" w:date="2019-07-23T20:07:00Z">
              <w:rPr>
                <w:rFonts w:ascii="Times New Roman" w:eastAsia="Times New Roman"/>
                <w:sz w:val="24"/>
                <w:szCs w:val="24"/>
              </w:rPr>
            </w:rPrChange>
          </w:rPr>
          <w:t>2b</w:t>
        </w:r>
        <w:r w:rsidRPr="008664BF">
          <w:rPr>
            <w:rFonts w:ascii="Times New Roman" w:eastAsia="Times New Roman" w:hAnsi="Times New Roman" w:cs="Times New Roman"/>
            <w:sz w:val="24"/>
            <w:szCs w:val="24"/>
            <w:rPrChange w:id="304" w:author="Yoonsu Cho" w:date="2019-07-23T20:01:00Z">
              <w:rPr>
                <w:rFonts w:ascii="Times New Roman" w:eastAsia="Times New Roman"/>
                <w:sz w:val="24"/>
                <w:szCs w:val="24"/>
              </w:rPr>
            </w:rPrChange>
          </w:rPr>
          <w:t xml:space="preserve">, </w:t>
        </w:r>
      </w:ins>
      <w:ins w:id="305" w:author="Yoonsu Cho" w:date="2019-07-23T20:04:00Z">
        <w:r w:rsidR="00934B0A">
          <w:rPr>
            <w:rFonts w:ascii="Times New Roman" w:eastAsia="Times New Roman" w:hAnsi="Times New Roman" w:cs="Times New Roman"/>
            <w:sz w:val="24"/>
            <w:szCs w:val="24"/>
          </w:rPr>
          <w:t>X</w:t>
        </w:r>
      </w:ins>
      <w:ins w:id="306" w:author="Yoonsu Cho" w:date="2019-07-23T19:59:00Z">
        <w:r w:rsidRPr="006C646D">
          <w:rPr>
            <w:rFonts w:ascii="Times New Roman" w:eastAsia="Times New Roman" w:hAnsi="Times New Roman" w:cs="Times New Roman"/>
            <w:sz w:val="24"/>
            <w:szCs w:val="24"/>
            <w:vertAlign w:val="subscript"/>
            <w:rPrChange w:id="307" w:author="Yoonsu Cho" w:date="2019-07-23T20:07:00Z">
              <w:rPr>
                <w:rFonts w:ascii="Times New Roman" w:eastAsia="Times New Roman"/>
                <w:sz w:val="24"/>
                <w:szCs w:val="24"/>
              </w:rPr>
            </w:rPrChange>
          </w:rPr>
          <w:t>2c</w:t>
        </w:r>
        <w:r w:rsidRPr="008664BF">
          <w:rPr>
            <w:rFonts w:ascii="Times New Roman" w:eastAsia="Times New Roman" w:hAnsi="Times New Roman" w:cs="Times New Roman"/>
            <w:sz w:val="24"/>
            <w:szCs w:val="24"/>
            <w:rPrChange w:id="308" w:author="Yoonsu Cho" w:date="2019-07-23T20:01:00Z">
              <w:rPr>
                <w:rFonts w:ascii="Times New Roman" w:eastAsia="Times New Roman"/>
                <w:sz w:val="24"/>
                <w:szCs w:val="24"/>
              </w:rPr>
            </w:rPrChange>
          </w:rPr>
          <w:t xml:space="preserve">, </w:t>
        </w:r>
      </w:ins>
      <w:ins w:id="309" w:author="Yoonsu Cho" w:date="2019-07-23T20:04:00Z">
        <w:r w:rsidR="00934B0A">
          <w:rPr>
            <w:rFonts w:ascii="Times New Roman" w:eastAsia="Times New Roman" w:hAnsi="Times New Roman" w:cs="Times New Roman"/>
            <w:sz w:val="24"/>
            <w:szCs w:val="24"/>
          </w:rPr>
          <w:t>X</w:t>
        </w:r>
      </w:ins>
      <w:ins w:id="310" w:author="Yoonsu Cho" w:date="2019-07-23T19:59:00Z">
        <w:r w:rsidRPr="006C646D">
          <w:rPr>
            <w:rFonts w:ascii="Times New Roman" w:eastAsia="Times New Roman" w:hAnsi="Times New Roman" w:cs="Times New Roman"/>
            <w:sz w:val="24"/>
            <w:szCs w:val="24"/>
            <w:vertAlign w:val="subscript"/>
            <w:rPrChange w:id="311" w:author="Yoonsu Cho" w:date="2019-07-23T20:07:00Z">
              <w:rPr>
                <w:rFonts w:ascii="Times New Roman" w:eastAsia="Times New Roman"/>
                <w:sz w:val="24"/>
                <w:szCs w:val="24"/>
              </w:rPr>
            </w:rPrChange>
          </w:rPr>
          <w:t>2d</w:t>
        </w:r>
        <w:r w:rsidRPr="008664BF">
          <w:rPr>
            <w:rFonts w:ascii="Times New Roman" w:eastAsia="Times New Roman" w:hAnsi="Times New Roman" w:cs="Times New Roman"/>
            <w:sz w:val="24"/>
            <w:szCs w:val="24"/>
            <w:rPrChange w:id="312" w:author="Yoonsu Cho" w:date="2019-07-23T20:01:00Z">
              <w:rPr>
                <w:rFonts w:ascii="Times New Roman" w:eastAsia="Times New Roman"/>
                <w:sz w:val="24"/>
                <w:szCs w:val="24"/>
              </w:rPr>
            </w:rPrChange>
          </w:rPr>
          <w:t xml:space="preserve">, </w:t>
        </w:r>
      </w:ins>
      <w:ins w:id="313" w:author="Yoonsu Cho" w:date="2019-07-23T20:04:00Z">
        <w:r w:rsidR="00934B0A">
          <w:rPr>
            <w:rFonts w:ascii="Times New Roman" w:eastAsia="Times New Roman" w:hAnsi="Times New Roman" w:cs="Times New Roman"/>
            <w:sz w:val="24"/>
            <w:szCs w:val="24"/>
          </w:rPr>
          <w:t>X</w:t>
        </w:r>
      </w:ins>
      <w:ins w:id="314" w:author="Yoonsu Cho" w:date="2019-07-23T19:59:00Z">
        <w:r w:rsidRPr="006C646D">
          <w:rPr>
            <w:rFonts w:ascii="Times New Roman" w:eastAsia="Times New Roman" w:hAnsi="Times New Roman" w:cs="Times New Roman"/>
            <w:sz w:val="24"/>
            <w:szCs w:val="24"/>
            <w:vertAlign w:val="subscript"/>
            <w:rPrChange w:id="315" w:author="Yoonsu Cho" w:date="2019-07-23T20:08:00Z">
              <w:rPr>
                <w:rFonts w:ascii="Times New Roman" w:eastAsia="Times New Roman"/>
                <w:sz w:val="24"/>
                <w:szCs w:val="24"/>
              </w:rPr>
            </w:rPrChange>
          </w:rPr>
          <w:t>2e</w:t>
        </w:r>
        <w:r w:rsidRPr="008664BF">
          <w:rPr>
            <w:rFonts w:ascii="Times New Roman" w:eastAsia="Times New Roman" w:hAnsi="Times New Roman" w:cs="Times New Roman"/>
            <w:sz w:val="24"/>
            <w:szCs w:val="24"/>
            <w:rPrChange w:id="316" w:author="Yoonsu Cho" w:date="2019-07-23T20:01:00Z">
              <w:rPr>
                <w:rFonts w:ascii="Times New Roman" w:eastAsia="Times New Roman"/>
                <w:sz w:val="24"/>
                <w:szCs w:val="24"/>
              </w:rPr>
            </w:rPrChange>
          </w:rPr>
          <w:t xml:space="preserve">). </w:t>
        </w:r>
        <w:r w:rsidRPr="008664BF">
          <w:rPr>
            <w:rFonts w:ascii="Times New Roman" w:hAnsi="Times New Roman" w:cs="Times New Roman"/>
            <w:color w:val="000000"/>
            <w:sz w:val="24"/>
          </w:rPr>
          <w:t xml:space="preserve">Two sets of scenarios are considered: in the first, all </w:t>
        </w:r>
        <w:r w:rsidRPr="008664BF">
          <w:rPr>
            <w:rFonts w:ascii="Times New Roman" w:hAnsi="Times New Roman" w:cs="Times New Roman"/>
            <w:color w:val="000000"/>
            <w:sz w:val="24"/>
          </w:rPr>
          <w:lastRenderedPageBreak/>
          <w:t xml:space="preserve">instruments are valid (no pleiotropy); and in the second, we allowed some variants to be pleiotropic. In each scenario, we performed normal MVMR and </w:t>
        </w:r>
        <w:r w:rsidRPr="008664BF">
          <w:rPr>
            <w:rFonts w:ascii="Times New Roman" w:hAnsi="Times New Roman" w:cs="Times New Roman"/>
            <w:color w:val="000000"/>
            <w:sz w:val="24"/>
          </w:rPr>
          <w:t>LA</w:t>
        </w:r>
        <w:r w:rsidRPr="008664BF">
          <w:rPr>
            <w:rFonts w:ascii="Times New Roman" w:hAnsi="Times New Roman" w:cs="Times New Roman"/>
            <w:color w:val="000000"/>
            <w:sz w:val="24"/>
          </w:rPr>
          <w:t>SSO</w:t>
        </w:r>
      </w:ins>
      <w:ins w:id="317" w:author="Yoonsu Cho" w:date="2019-07-23T20:08:00Z">
        <w:r w:rsidR="006C646D">
          <w:rPr>
            <w:rFonts w:ascii="Times New Roman" w:hAnsi="Times New Roman" w:cs="Times New Roman"/>
            <w:color w:val="000000"/>
            <w:sz w:val="24"/>
          </w:rPr>
          <w:t xml:space="preserve">-based </w:t>
        </w:r>
      </w:ins>
      <w:ins w:id="318" w:author="Yoonsu Cho" w:date="2019-07-23T19:59:00Z">
        <w:r w:rsidRPr="008664BF">
          <w:rPr>
            <w:rFonts w:ascii="Times New Roman" w:hAnsi="Times New Roman" w:cs="Times New Roman"/>
            <w:color w:val="000000"/>
            <w:sz w:val="24"/>
          </w:rPr>
          <w:t xml:space="preserve">MVMR. </w:t>
        </w:r>
        <w:r w:rsidRPr="008664BF">
          <w:rPr>
            <w:rFonts w:ascii="Times New Roman" w:eastAsia="Times New Roman" w:hAnsi="Times New Roman" w:cs="Times New Roman"/>
            <w:sz w:val="24"/>
            <w:szCs w:val="24"/>
            <w:rPrChange w:id="319" w:author="Yoonsu Cho" w:date="2019-07-23T20:01:00Z">
              <w:rPr>
                <w:rFonts w:ascii="Times New Roman" w:eastAsia="Times New Roman"/>
                <w:sz w:val="24"/>
                <w:szCs w:val="24"/>
              </w:rPr>
            </w:rPrChange>
          </w:rPr>
          <w:t>Thousand simulated datasets were generated for each scenario</w:t>
        </w:r>
        <w:r w:rsidRPr="008664BF">
          <w:rPr>
            <w:rFonts w:ascii="Times New Roman" w:eastAsia="Times New Roman" w:hAnsi="Times New Roman" w:cs="Times New Roman"/>
            <w:sz w:val="24"/>
            <w:szCs w:val="24"/>
            <w:rPrChange w:id="320" w:author="Yoonsu Cho" w:date="2019-07-23T20:01:00Z">
              <w:rPr>
                <w:rFonts w:ascii="Times New Roman" w:eastAsia="Times New Roman"/>
                <w:sz w:val="24"/>
                <w:szCs w:val="24"/>
              </w:rPr>
            </w:rPrChange>
          </w:rPr>
          <w:t>.</w:t>
        </w:r>
      </w:ins>
      <w:ins w:id="321" w:author="Yoonsu Cho" w:date="2019-07-24T10:39:00Z">
        <w:r w:rsidR="001B069D">
          <w:rPr>
            <w:rFonts w:ascii="Times New Roman" w:eastAsia="Times New Roman" w:hAnsi="Times New Roman" w:cs="Times New Roman"/>
            <w:sz w:val="24"/>
            <w:szCs w:val="24"/>
          </w:rPr>
          <w:t xml:space="preserve"> </w:t>
        </w:r>
        <w:r w:rsidR="001B069D">
          <w:rPr>
            <w:rFonts w:ascii="Times New Roman" w:hAnsi="Times New Roman" w:cs="Times New Roman"/>
            <w:sz w:val="24"/>
            <w:szCs w:val="24"/>
          </w:rPr>
          <w:t>We summarised how often LASSO selects the trait X</w:t>
        </w:r>
        <w:r w:rsidR="001B069D" w:rsidRPr="00427B99">
          <w:rPr>
            <w:rFonts w:ascii="Times New Roman" w:hAnsi="Times New Roman" w:cs="Times New Roman"/>
            <w:sz w:val="24"/>
            <w:szCs w:val="24"/>
            <w:vertAlign w:val="subscript"/>
            <w:rPrChange w:id="322" w:author="Yoonsu Cho" w:date="2019-07-24T10:42:00Z">
              <w:rPr>
                <w:rFonts w:ascii="Times New Roman" w:hAnsi="Times New Roman" w:cs="Times New Roman"/>
                <w:sz w:val="24"/>
                <w:szCs w:val="24"/>
              </w:rPr>
            </w:rPrChange>
          </w:rPr>
          <w:t>1</w:t>
        </w:r>
        <w:r w:rsidR="001B069D">
          <w:rPr>
            <w:rFonts w:ascii="Times New Roman" w:hAnsi="Times New Roman" w:cs="Times New Roman"/>
            <w:sz w:val="24"/>
            <w:szCs w:val="24"/>
          </w:rPr>
          <w:t xml:space="preserve"> and X</w:t>
        </w:r>
        <w:r w:rsidR="001B069D" w:rsidRPr="00427B99">
          <w:rPr>
            <w:rFonts w:ascii="Times New Roman" w:hAnsi="Times New Roman" w:cs="Times New Roman"/>
            <w:sz w:val="24"/>
            <w:szCs w:val="24"/>
            <w:vertAlign w:val="subscript"/>
            <w:rPrChange w:id="323" w:author="Yoonsu Cho" w:date="2019-07-24T10:42:00Z">
              <w:rPr>
                <w:rFonts w:ascii="Times New Roman" w:hAnsi="Times New Roman" w:cs="Times New Roman"/>
                <w:sz w:val="24"/>
                <w:szCs w:val="24"/>
              </w:rPr>
            </w:rPrChange>
          </w:rPr>
          <w:t>2</w:t>
        </w:r>
      </w:ins>
      <w:ins w:id="324" w:author="Yoonsu Cho" w:date="2019-07-24T10:40:00Z">
        <w:r w:rsidR="00AB21FF">
          <w:rPr>
            <w:rFonts w:ascii="Times New Roman" w:hAnsi="Times New Roman" w:cs="Times New Roman"/>
            <w:sz w:val="24"/>
            <w:szCs w:val="24"/>
          </w:rPr>
          <w:t xml:space="preserve"> </w:t>
        </w:r>
        <w:r w:rsidR="009F74C3">
          <w:rPr>
            <w:rFonts w:ascii="Times New Roman" w:hAnsi="Times New Roman" w:cs="Times New Roman"/>
            <w:sz w:val="24"/>
            <w:szCs w:val="24"/>
          </w:rPr>
          <w:t>than the proxies</w:t>
        </w:r>
      </w:ins>
      <w:ins w:id="325" w:author="Yoonsu Cho" w:date="2019-07-24T10:41:00Z">
        <w:r w:rsidR="00295ABE">
          <w:rPr>
            <w:rFonts w:ascii="Times New Roman" w:hAnsi="Times New Roman" w:cs="Times New Roman"/>
            <w:sz w:val="24"/>
            <w:szCs w:val="24"/>
          </w:rPr>
          <w:t xml:space="preserve"> and the sum of the effect size</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of selected trait</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for X</w:t>
        </w:r>
        <w:r w:rsidR="00295ABE" w:rsidRPr="00427B99">
          <w:rPr>
            <w:rFonts w:ascii="Times New Roman" w:hAnsi="Times New Roman" w:cs="Times New Roman"/>
            <w:sz w:val="24"/>
            <w:szCs w:val="24"/>
            <w:vertAlign w:val="subscript"/>
            <w:rPrChange w:id="326" w:author="Yoonsu Cho" w:date="2019-07-24T10:42:00Z">
              <w:rPr>
                <w:rFonts w:ascii="Times New Roman" w:hAnsi="Times New Roman" w:cs="Times New Roman"/>
                <w:sz w:val="24"/>
                <w:szCs w:val="24"/>
              </w:rPr>
            </w:rPrChange>
          </w:rPr>
          <w:t>1</w:t>
        </w:r>
        <w:r w:rsidR="00295ABE">
          <w:rPr>
            <w:rFonts w:ascii="Times New Roman" w:hAnsi="Times New Roman" w:cs="Times New Roman"/>
            <w:sz w:val="24"/>
            <w:szCs w:val="24"/>
          </w:rPr>
          <w:t xml:space="preserve"> and X</w:t>
        </w:r>
        <w:r w:rsidR="00295ABE" w:rsidRPr="00427B99">
          <w:rPr>
            <w:rFonts w:ascii="Times New Roman" w:hAnsi="Times New Roman" w:cs="Times New Roman"/>
            <w:sz w:val="24"/>
            <w:szCs w:val="24"/>
            <w:vertAlign w:val="subscript"/>
            <w:rPrChange w:id="327" w:author="Yoonsu Cho" w:date="2019-07-24T10:42:00Z">
              <w:rPr>
                <w:rFonts w:ascii="Times New Roman" w:hAnsi="Times New Roman" w:cs="Times New Roman"/>
                <w:sz w:val="24"/>
                <w:szCs w:val="24"/>
              </w:rPr>
            </w:rPrChange>
          </w:rPr>
          <w:t>2</w:t>
        </w:r>
        <w:r w:rsidR="00295ABE">
          <w:rPr>
            <w:rFonts w:ascii="Times New Roman" w:hAnsi="Times New Roman" w:cs="Times New Roman"/>
            <w:sz w:val="24"/>
            <w:szCs w:val="24"/>
          </w:rPr>
          <w:t>, respectively</w:t>
        </w:r>
      </w:ins>
      <w:ins w:id="328" w:author="Yoonsu Cho" w:date="2019-07-24T10:39:00Z">
        <w:r w:rsidR="001B069D">
          <w:rPr>
            <w:rFonts w:ascii="Times New Roman" w:hAnsi="Times New Roman" w:cs="Times New Roman"/>
            <w:sz w:val="24"/>
            <w:szCs w:val="24"/>
          </w:rPr>
          <w:t xml:space="preserve">. </w:t>
        </w:r>
      </w:ins>
    </w:p>
    <w:p w14:paraId="7B79FB24" w14:textId="7EEFED1C" w:rsidR="001C6A07" w:rsidRPr="0077014F" w:rsidRDefault="001C6A07" w:rsidP="0077014F">
      <w:pPr>
        <w:pStyle w:val="Heading3"/>
        <w:spacing w:line="480" w:lineRule="auto"/>
        <w:jc w:val="both"/>
        <w:rPr>
          <w:ins w:id="329" w:author="Yoonsu Cho" w:date="2019-07-23T19:59:00Z"/>
          <w:rFonts w:ascii="Times New Roman" w:hAnsi="Times New Roman" w:cs="Times New Roman"/>
          <w:sz w:val="24"/>
          <w:szCs w:val="24"/>
        </w:rPr>
        <w:pPrChange w:id="330" w:author="Yoonsu Cho" w:date="2019-07-23T20:09:00Z">
          <w:pPr>
            <w:pStyle w:val="Heading3"/>
            <w:spacing w:line="480" w:lineRule="auto"/>
          </w:pPr>
        </w:pPrChange>
      </w:pPr>
      <w:ins w:id="331" w:author="Gibran Hemani" w:date="2019-07-10T23:06:00Z">
        <w:r w:rsidRPr="0077014F">
          <w:rPr>
            <w:rFonts w:ascii="Times New Roman" w:hAnsi="Times New Roman" w:cs="Times New Roman"/>
            <w:sz w:val="24"/>
            <w:szCs w:val="24"/>
          </w:rPr>
          <w:t xml:space="preserve">Evaluating the sensitivity to differential </w:t>
        </w:r>
      </w:ins>
      <w:ins w:id="332" w:author="Gibran Hemani" w:date="2019-07-10T23:07:00Z">
        <w:r w:rsidRPr="0077014F">
          <w:rPr>
            <w:rFonts w:ascii="Times New Roman" w:hAnsi="Times New Roman" w:cs="Times New Roman"/>
            <w:sz w:val="24"/>
            <w:szCs w:val="24"/>
          </w:rPr>
          <w:t>instrument numbers between exposures</w:t>
        </w:r>
      </w:ins>
    </w:p>
    <w:p w14:paraId="2AC583AF" w14:textId="141A2946" w:rsidR="002202DE" w:rsidRPr="0077014F" w:rsidRDefault="002202DE" w:rsidP="0077014F">
      <w:pPr>
        <w:spacing w:line="480" w:lineRule="auto"/>
        <w:jc w:val="both"/>
        <w:rPr>
          <w:ins w:id="333" w:author="Yoonsu Cho" w:date="2019-07-23T19:59:00Z"/>
          <w:rFonts w:ascii="Times New Roman" w:hAnsi="Times New Roman" w:cs="Times New Roman"/>
          <w:color w:val="000000"/>
          <w:sz w:val="24"/>
          <w:szCs w:val="24"/>
        </w:rPr>
        <w:pPrChange w:id="334" w:author="Yoonsu Cho" w:date="2019-07-23T20:09:00Z">
          <w:pPr>
            <w:spacing w:line="240" w:lineRule="auto"/>
            <w:jc w:val="both"/>
          </w:pPr>
        </w:pPrChange>
      </w:pPr>
      <w:ins w:id="335" w:author="Yoonsu Cho" w:date="2019-07-23T19:59:00Z">
        <w:r w:rsidRPr="0077014F">
          <w:rPr>
            <w:rFonts w:ascii="Times New Roman" w:hAnsi="Times New Roman" w:cs="Times New Roman"/>
            <w:color w:val="000000"/>
            <w:sz w:val="24"/>
            <w:szCs w:val="24"/>
          </w:rPr>
          <w:t xml:space="preserve">In this simulation, </w:t>
        </w:r>
      </w:ins>
      <w:ins w:id="336" w:author="Yoonsu Cho" w:date="2019-07-24T15:19:00Z">
        <w:r w:rsidR="00A22BAB">
          <w:rPr>
            <w:rFonts w:ascii="Times New Roman" w:hAnsi="Times New Roman" w:cs="Times New Roman"/>
            <w:color w:val="000000"/>
            <w:sz w:val="24"/>
            <w:szCs w:val="24"/>
          </w:rPr>
          <w:t xml:space="preserve">we </w:t>
        </w:r>
        <w:r w:rsidR="000300E5">
          <w:rPr>
            <w:rFonts w:ascii="Times New Roman" w:hAnsi="Times New Roman" w:cs="Times New Roman"/>
            <w:color w:val="000000"/>
            <w:sz w:val="24"/>
            <w:szCs w:val="24"/>
          </w:rPr>
          <w:t xml:space="preserve">tested if the number of instruments for the exposure affect the performance of </w:t>
        </w:r>
      </w:ins>
      <w:ins w:id="337" w:author="Yoonsu Cho" w:date="2019-07-24T15:20:00Z">
        <w:r w:rsidR="000300E5">
          <w:rPr>
            <w:rFonts w:ascii="Times New Roman" w:hAnsi="Times New Roman" w:cs="Times New Roman"/>
            <w:color w:val="000000"/>
            <w:sz w:val="24"/>
            <w:szCs w:val="24"/>
          </w:rPr>
          <w:t>LASSO</w:t>
        </w:r>
      </w:ins>
      <w:ins w:id="338" w:author="Yoonsu Cho" w:date="2019-07-24T15:21:00Z">
        <w:r w:rsidR="007C416F">
          <w:rPr>
            <w:rFonts w:ascii="Times New Roman" w:hAnsi="Times New Roman" w:cs="Times New Roman"/>
            <w:color w:val="000000"/>
            <w:sz w:val="24"/>
            <w:szCs w:val="24"/>
          </w:rPr>
          <w:t xml:space="preserve">. For example, </w:t>
        </w:r>
        <w:r w:rsidR="00755AB6">
          <w:rPr>
            <w:rFonts w:ascii="Times New Roman" w:hAnsi="Times New Roman" w:cs="Times New Roman"/>
            <w:color w:val="000000"/>
            <w:sz w:val="24"/>
            <w:szCs w:val="24"/>
          </w:rPr>
          <w:t xml:space="preserve">there is a possibility that </w:t>
        </w:r>
      </w:ins>
      <w:ins w:id="339" w:author="Yoonsu Cho" w:date="2019-07-24T15:20:00Z">
        <w:r w:rsidR="000300E5">
          <w:rPr>
            <w:rFonts w:ascii="Times New Roman" w:hAnsi="Times New Roman" w:cs="Times New Roman"/>
            <w:color w:val="000000"/>
            <w:sz w:val="24"/>
            <w:szCs w:val="24"/>
          </w:rPr>
          <w:t xml:space="preserve">the </w:t>
        </w:r>
        <w:r w:rsidR="007D243A">
          <w:rPr>
            <w:rFonts w:ascii="Times New Roman" w:hAnsi="Times New Roman" w:cs="Times New Roman"/>
            <w:color w:val="000000"/>
            <w:sz w:val="24"/>
            <w:szCs w:val="24"/>
          </w:rPr>
          <w:t>traits predicted by large</w:t>
        </w:r>
      </w:ins>
      <w:ins w:id="340" w:author="Yoonsu Cho" w:date="2019-07-24T15:21:00Z">
        <w:r w:rsidR="007C416F">
          <w:rPr>
            <w:rFonts w:ascii="Times New Roman" w:hAnsi="Times New Roman" w:cs="Times New Roman"/>
            <w:color w:val="000000"/>
            <w:sz w:val="24"/>
            <w:szCs w:val="24"/>
          </w:rPr>
          <w:t>r</w:t>
        </w:r>
      </w:ins>
      <w:ins w:id="341" w:author="Yoonsu Cho" w:date="2019-07-24T15:20:00Z">
        <w:r w:rsidR="007D243A">
          <w:rPr>
            <w:rFonts w:ascii="Times New Roman" w:hAnsi="Times New Roman" w:cs="Times New Roman"/>
            <w:color w:val="000000"/>
            <w:sz w:val="24"/>
            <w:szCs w:val="24"/>
          </w:rPr>
          <w:t xml:space="preserve"> number of SNPs </w:t>
        </w:r>
      </w:ins>
      <w:ins w:id="342" w:author="Yoonsu Cho" w:date="2019-07-24T15:21:00Z">
        <w:r w:rsidR="00755AB6">
          <w:rPr>
            <w:rFonts w:ascii="Times New Roman" w:hAnsi="Times New Roman" w:cs="Times New Roman"/>
            <w:color w:val="000000"/>
            <w:sz w:val="24"/>
            <w:szCs w:val="24"/>
          </w:rPr>
          <w:t xml:space="preserve">are </w:t>
        </w:r>
      </w:ins>
      <w:ins w:id="343" w:author="Yoonsu Cho" w:date="2019-07-24T15:20:00Z">
        <w:r w:rsidR="007D243A">
          <w:rPr>
            <w:rFonts w:ascii="Times New Roman" w:hAnsi="Times New Roman" w:cs="Times New Roman"/>
            <w:color w:val="000000"/>
            <w:sz w:val="24"/>
            <w:szCs w:val="24"/>
          </w:rPr>
          <w:t>likely to be survived</w:t>
        </w:r>
        <w:r w:rsidR="000300E5">
          <w:rPr>
            <w:rFonts w:ascii="Times New Roman" w:hAnsi="Times New Roman" w:cs="Times New Roman"/>
            <w:color w:val="000000"/>
            <w:sz w:val="24"/>
            <w:szCs w:val="24"/>
          </w:rPr>
          <w:t>. W</w:t>
        </w:r>
      </w:ins>
      <w:ins w:id="344" w:author="Yoonsu Cho" w:date="2019-07-23T19:59:00Z">
        <w:r w:rsidRPr="0077014F">
          <w:rPr>
            <w:rFonts w:ascii="Times New Roman" w:hAnsi="Times New Roman" w:cs="Times New Roman"/>
            <w:color w:val="000000"/>
            <w:sz w:val="24"/>
            <w:szCs w:val="24"/>
          </w:rPr>
          <w:t>e generated traits X</w:t>
        </w:r>
        <w:r w:rsidRPr="006C0B33">
          <w:rPr>
            <w:rFonts w:ascii="Times New Roman" w:hAnsi="Times New Roman" w:cs="Times New Roman"/>
            <w:color w:val="000000"/>
            <w:sz w:val="24"/>
            <w:szCs w:val="24"/>
            <w:vertAlign w:val="subscript"/>
            <w:rPrChange w:id="345" w:author="Yoonsu Cho" w:date="2019-07-24T11:14: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and X</w:t>
        </w:r>
        <w:r w:rsidRPr="006C0B33">
          <w:rPr>
            <w:rFonts w:ascii="Times New Roman" w:hAnsi="Times New Roman" w:cs="Times New Roman"/>
            <w:color w:val="000000"/>
            <w:sz w:val="24"/>
            <w:szCs w:val="24"/>
            <w:vertAlign w:val="subscript"/>
            <w:rPrChange w:id="346" w:author="Yoonsu Cho" w:date="2019-07-24T11:14: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xml:space="preserve"> which are instrumented by 100 genetic variants and 2</w:t>
        </w:r>
      </w:ins>
      <w:ins w:id="347" w:author="Yoonsu Cho" w:date="2019-07-24T15:32:00Z">
        <w:r w:rsidR="006E4119">
          <w:rPr>
            <w:rFonts w:ascii="Times New Roman" w:hAnsi="Times New Roman" w:cs="Times New Roman"/>
            <w:color w:val="000000"/>
            <w:sz w:val="24"/>
            <w:szCs w:val="24"/>
          </w:rPr>
          <w:t>0</w:t>
        </w:r>
      </w:ins>
      <w:ins w:id="348" w:author="Yoonsu Cho" w:date="2019-07-23T19:59:00Z">
        <w:r w:rsidRPr="0077014F">
          <w:rPr>
            <w:rFonts w:ascii="Times New Roman" w:hAnsi="Times New Roman" w:cs="Times New Roman"/>
            <w:color w:val="000000"/>
            <w:sz w:val="24"/>
            <w:szCs w:val="24"/>
          </w:rPr>
          <w:t xml:space="preserve"> genetic variants, respectively. Each variant was bi-allelic with minor allele frequency of 0.5. Among 12</w:t>
        </w:r>
      </w:ins>
      <w:ins w:id="349" w:author="Yoonsu Cho" w:date="2019-07-24T15:32:00Z">
        <w:r w:rsidR="002004C4">
          <w:rPr>
            <w:rFonts w:ascii="Times New Roman" w:hAnsi="Times New Roman" w:cs="Times New Roman"/>
            <w:color w:val="000000"/>
            <w:sz w:val="24"/>
            <w:szCs w:val="24"/>
          </w:rPr>
          <w:t>0</w:t>
        </w:r>
      </w:ins>
      <w:ins w:id="350" w:author="Yoonsu Cho" w:date="2019-07-23T19:59:00Z">
        <w:r w:rsidRPr="0077014F">
          <w:rPr>
            <w:rFonts w:ascii="Times New Roman" w:hAnsi="Times New Roman" w:cs="Times New Roman"/>
            <w:color w:val="000000"/>
            <w:sz w:val="24"/>
            <w:szCs w:val="24"/>
          </w:rPr>
          <w:t xml:space="preserve"> variants, 10 of them were considered as pleiotropic SNPs, having associations with X</w:t>
        </w:r>
        <w:r w:rsidRPr="00CB37B3">
          <w:rPr>
            <w:rFonts w:ascii="Times New Roman" w:hAnsi="Times New Roman" w:cs="Times New Roman"/>
            <w:color w:val="000000"/>
            <w:sz w:val="24"/>
            <w:szCs w:val="24"/>
            <w:vertAlign w:val="subscript"/>
            <w:rPrChange w:id="351" w:author="Yoonsu Cho" w:date="2019-07-24T14:11: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w:t>
        </w:r>
      </w:ins>
      <w:ins w:id="352" w:author="Yoonsu Cho" w:date="2019-07-24T14:11:00Z">
        <w:r w:rsidR="001E2637">
          <w:rPr>
            <w:rFonts w:ascii="Times New Roman" w:hAnsi="Times New Roman" w:cs="Times New Roman"/>
            <w:color w:val="000000"/>
            <w:sz w:val="24"/>
            <w:szCs w:val="24"/>
          </w:rPr>
          <w:t>and</w:t>
        </w:r>
      </w:ins>
      <w:ins w:id="353" w:author="Yoonsu Cho" w:date="2019-07-23T19:59:00Z">
        <w:r w:rsidRPr="0077014F">
          <w:rPr>
            <w:rFonts w:ascii="Times New Roman" w:hAnsi="Times New Roman" w:cs="Times New Roman"/>
            <w:color w:val="000000"/>
            <w:sz w:val="24"/>
            <w:szCs w:val="24"/>
          </w:rPr>
          <w:t xml:space="preserve"> X</w:t>
        </w:r>
        <w:r w:rsidRPr="00CB37B3">
          <w:rPr>
            <w:rFonts w:ascii="Times New Roman" w:hAnsi="Times New Roman" w:cs="Times New Roman"/>
            <w:color w:val="000000"/>
            <w:sz w:val="24"/>
            <w:szCs w:val="24"/>
            <w:vertAlign w:val="subscript"/>
            <w:rPrChange w:id="354" w:author="Yoonsu Cho" w:date="2019-07-24T14:11: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We considered four scenarios</w:t>
        </w:r>
      </w:ins>
      <w:ins w:id="355" w:author="Yoonsu Cho" w:date="2019-07-24T11:13:00Z">
        <w:r w:rsidR="00196B3B">
          <w:rPr>
            <w:rFonts w:ascii="Times New Roman" w:hAnsi="Times New Roman" w:cs="Times New Roman"/>
            <w:color w:val="000000"/>
            <w:sz w:val="24"/>
            <w:szCs w:val="24"/>
          </w:rPr>
          <w:t>:</w:t>
        </w:r>
      </w:ins>
    </w:p>
    <w:p w14:paraId="76599DAC" w14:textId="77777777" w:rsidR="002202DE" w:rsidRPr="0077014F" w:rsidRDefault="002202DE" w:rsidP="0077014F">
      <w:pPr>
        <w:pStyle w:val="ListParagraph"/>
        <w:widowControl w:val="0"/>
        <w:numPr>
          <w:ilvl w:val="0"/>
          <w:numId w:val="10"/>
        </w:numPr>
        <w:wordWrap w:val="0"/>
        <w:autoSpaceDE w:val="0"/>
        <w:autoSpaceDN w:val="0"/>
        <w:spacing w:after="160" w:line="480" w:lineRule="auto"/>
        <w:jc w:val="both"/>
        <w:rPr>
          <w:ins w:id="356" w:author="Yoonsu Cho" w:date="2019-07-23T19:59:00Z"/>
          <w:rFonts w:ascii="Times New Roman" w:eastAsia="Times New Roman" w:hAnsi="Times New Roman" w:cs="Times New Roman"/>
          <w:sz w:val="24"/>
          <w:szCs w:val="24"/>
          <w:rPrChange w:id="357" w:author="Yoonsu Cho" w:date="2019-07-23T20:09:00Z">
            <w:rPr>
              <w:ins w:id="358" w:author="Yoonsu Cho" w:date="2019-07-23T19:59:00Z"/>
              <w:rFonts w:ascii="Times New Roman" w:eastAsia="Times New Roman"/>
              <w:sz w:val="24"/>
              <w:szCs w:val="24"/>
            </w:rPr>
          </w:rPrChange>
        </w:rPr>
        <w:pPrChange w:id="359" w:author="Yoonsu Cho" w:date="2019-07-23T20:09:00Z">
          <w:pPr>
            <w:pStyle w:val="ListParagraph"/>
            <w:widowControl w:val="0"/>
            <w:numPr>
              <w:numId w:val="10"/>
            </w:numPr>
            <w:wordWrap w:val="0"/>
            <w:autoSpaceDE w:val="0"/>
            <w:autoSpaceDN w:val="0"/>
            <w:spacing w:after="160"/>
            <w:ind w:hanging="360"/>
            <w:jc w:val="both"/>
          </w:pPr>
        </w:pPrChange>
      </w:pPr>
      <w:ins w:id="360" w:author="Yoonsu Cho" w:date="2019-07-23T19:59:00Z">
        <w:r w:rsidRPr="0077014F">
          <w:rPr>
            <w:rFonts w:ascii="Times New Roman" w:eastAsia="Times New Roman" w:hAnsi="Times New Roman" w:cs="Times New Roman"/>
            <w:sz w:val="24"/>
            <w:szCs w:val="24"/>
            <w:rPrChange w:id="361" w:author="Yoonsu Cho" w:date="2019-07-23T20:09:00Z">
              <w:rPr>
                <w:rFonts w:ascii="Times New Roman" w:eastAsia="Times New Roman"/>
                <w:sz w:val="24"/>
                <w:szCs w:val="24"/>
              </w:rPr>
            </w:rPrChange>
          </w:rPr>
          <w:t xml:space="preserve">X1 </w:t>
        </w:r>
        <w:proofErr w:type="gramStart"/>
        <w:r w:rsidRPr="0077014F">
          <w:rPr>
            <w:rFonts w:ascii="Times New Roman" w:eastAsia="Times New Roman" w:hAnsi="Times New Roman" w:cs="Times New Roman"/>
            <w:sz w:val="24"/>
            <w:szCs w:val="24"/>
            <w:rPrChange w:id="362" w:author="Yoonsu Cho" w:date="2019-07-23T20:09:00Z">
              <w:rPr>
                <w:rFonts w:ascii="Times New Roman" w:eastAsia="Times New Roman"/>
                <w:sz w:val="24"/>
                <w:szCs w:val="24"/>
              </w:rPr>
            </w:rPrChange>
          </w:rPr>
          <w:t>has an effect on</w:t>
        </w:r>
        <w:proofErr w:type="gramEnd"/>
        <w:r w:rsidRPr="0077014F">
          <w:rPr>
            <w:rFonts w:ascii="Times New Roman" w:eastAsia="Times New Roman" w:hAnsi="Times New Roman" w:cs="Times New Roman"/>
            <w:sz w:val="24"/>
            <w:szCs w:val="24"/>
            <w:rPrChange w:id="363" w:author="Yoonsu Cho" w:date="2019-07-23T20:09:00Z">
              <w:rPr>
                <w:rFonts w:ascii="Times New Roman" w:eastAsia="Times New Roman"/>
                <w:sz w:val="24"/>
                <w:szCs w:val="24"/>
              </w:rPr>
            </w:rPrChange>
          </w:rPr>
          <w:t xml:space="preserve"> Y (</w:t>
        </w:r>
        <w:r w:rsidRPr="0077014F">
          <w:rPr>
            <w:rFonts w:ascii="Times New Roman" w:eastAsia="Times New Roman" w:hAnsi="Times New Roman" w:cs="Times New Roman"/>
            <w:sz w:val="24"/>
            <w:szCs w:val="24"/>
            <w:rPrChange w:id="364"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65" w:author="Yoonsu Cho" w:date="2019-07-23T20:09:00Z">
              <w:rPr>
                <w:rFonts w:ascii="Times New Roman" w:eastAsia="Times New Roman"/>
                <w:sz w:val="24"/>
                <w:szCs w:val="24"/>
              </w:rPr>
            </w:rPrChange>
          </w:rPr>
          <w:t>=0.3), where X</w:t>
        </w:r>
        <w:r w:rsidRPr="0029261B">
          <w:rPr>
            <w:rFonts w:ascii="Times New Roman" w:eastAsia="Times New Roman" w:hAnsi="Times New Roman" w:cs="Times New Roman"/>
            <w:sz w:val="24"/>
            <w:szCs w:val="24"/>
            <w:vertAlign w:val="subscript"/>
            <w:rPrChange w:id="366"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67" w:author="Yoonsu Cho" w:date="2019-07-23T20:09:00Z">
              <w:rPr>
                <w:rFonts w:ascii="Times New Roman" w:eastAsia="Times New Roman"/>
                <w:sz w:val="24"/>
                <w:szCs w:val="24"/>
              </w:rPr>
            </w:rPrChange>
          </w:rPr>
          <w:t xml:space="preserve"> has no effect on Y (</w:t>
        </w:r>
        <w:r w:rsidRPr="0077014F">
          <w:rPr>
            <w:rFonts w:ascii="Times New Roman" w:eastAsia="Times New Roman" w:hAnsi="Times New Roman" w:cs="Times New Roman"/>
            <w:sz w:val="24"/>
            <w:szCs w:val="24"/>
            <w:rPrChange w:id="368"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69" w:author="Yoonsu Cho" w:date="2019-07-23T20:09:00Z">
              <w:rPr>
                <w:rFonts w:ascii="Times New Roman" w:eastAsia="Times New Roman"/>
                <w:sz w:val="24"/>
                <w:szCs w:val="24"/>
              </w:rPr>
            </w:rPrChange>
          </w:rPr>
          <w:t>=0.0)</w:t>
        </w:r>
      </w:ins>
    </w:p>
    <w:p w14:paraId="6702CC2A" w14:textId="77777777" w:rsidR="002202DE" w:rsidRPr="0077014F" w:rsidRDefault="002202DE" w:rsidP="0077014F">
      <w:pPr>
        <w:pStyle w:val="ListParagraph"/>
        <w:widowControl w:val="0"/>
        <w:numPr>
          <w:ilvl w:val="0"/>
          <w:numId w:val="10"/>
        </w:numPr>
        <w:wordWrap w:val="0"/>
        <w:autoSpaceDE w:val="0"/>
        <w:autoSpaceDN w:val="0"/>
        <w:spacing w:after="160" w:line="480" w:lineRule="auto"/>
        <w:jc w:val="both"/>
        <w:rPr>
          <w:ins w:id="370" w:author="Yoonsu Cho" w:date="2019-07-23T19:59:00Z"/>
          <w:rFonts w:ascii="Times New Roman" w:eastAsia="Times New Roman" w:hAnsi="Times New Roman" w:cs="Times New Roman"/>
          <w:sz w:val="24"/>
          <w:szCs w:val="24"/>
          <w:rPrChange w:id="371" w:author="Yoonsu Cho" w:date="2019-07-23T20:09:00Z">
            <w:rPr>
              <w:ins w:id="372" w:author="Yoonsu Cho" w:date="2019-07-23T19:59:00Z"/>
              <w:rFonts w:ascii="Times New Roman" w:eastAsia="Times New Roman"/>
              <w:sz w:val="24"/>
              <w:szCs w:val="24"/>
            </w:rPr>
          </w:rPrChange>
        </w:rPr>
        <w:pPrChange w:id="373" w:author="Yoonsu Cho" w:date="2019-07-23T20:09:00Z">
          <w:pPr>
            <w:pStyle w:val="ListParagraph"/>
            <w:widowControl w:val="0"/>
            <w:numPr>
              <w:numId w:val="10"/>
            </w:numPr>
            <w:wordWrap w:val="0"/>
            <w:autoSpaceDE w:val="0"/>
            <w:autoSpaceDN w:val="0"/>
            <w:spacing w:after="160"/>
            <w:ind w:hanging="360"/>
            <w:jc w:val="both"/>
          </w:pPr>
        </w:pPrChange>
      </w:pPr>
      <w:ins w:id="374" w:author="Yoonsu Cho" w:date="2019-07-23T19:59:00Z">
        <w:r w:rsidRPr="0077014F">
          <w:rPr>
            <w:rFonts w:ascii="Times New Roman" w:eastAsia="Times New Roman" w:hAnsi="Times New Roman" w:cs="Times New Roman"/>
            <w:sz w:val="24"/>
            <w:szCs w:val="24"/>
            <w:rPrChange w:id="375" w:author="Yoonsu Cho" w:date="2019-07-23T20:09:00Z">
              <w:rPr>
                <w:rFonts w:ascii="Times New Roman" w:eastAsia="Times New Roman"/>
                <w:sz w:val="24"/>
                <w:szCs w:val="24"/>
              </w:rPr>
            </w:rPrChange>
          </w:rPr>
          <w:t>X1 has no effect on Y (</w:t>
        </w:r>
        <w:r w:rsidRPr="0077014F">
          <w:rPr>
            <w:rFonts w:ascii="Times New Roman" w:eastAsia="Times New Roman" w:hAnsi="Times New Roman" w:cs="Times New Roman"/>
            <w:sz w:val="24"/>
            <w:szCs w:val="24"/>
            <w:rPrChange w:id="376"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77" w:author="Yoonsu Cho" w:date="2019-07-23T20:09:00Z">
              <w:rPr>
                <w:rFonts w:ascii="Times New Roman" w:eastAsia="Times New Roman"/>
                <w:sz w:val="24"/>
                <w:szCs w:val="24"/>
              </w:rPr>
            </w:rPrChange>
          </w:rPr>
          <w:t>=0.0), where X</w:t>
        </w:r>
        <w:r w:rsidRPr="0029261B">
          <w:rPr>
            <w:rFonts w:ascii="Times New Roman" w:eastAsia="Times New Roman" w:hAnsi="Times New Roman" w:cs="Times New Roman"/>
            <w:sz w:val="24"/>
            <w:szCs w:val="24"/>
            <w:vertAlign w:val="subscript"/>
            <w:rPrChange w:id="378"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79" w:author="Yoonsu Cho" w:date="2019-07-23T20:09:00Z">
              <w:rPr>
                <w:rFonts w:ascii="Times New Roman" w:eastAsia="Times New Roman"/>
                <w:sz w:val="24"/>
                <w:szCs w:val="24"/>
              </w:rPr>
            </w:rPrChange>
          </w:rPr>
          <w:t xml:space="preserve"> </w:t>
        </w:r>
        <w:proofErr w:type="gramStart"/>
        <w:r w:rsidRPr="0077014F">
          <w:rPr>
            <w:rFonts w:ascii="Times New Roman" w:eastAsia="Times New Roman" w:hAnsi="Times New Roman" w:cs="Times New Roman"/>
            <w:sz w:val="24"/>
            <w:szCs w:val="24"/>
            <w:rPrChange w:id="380" w:author="Yoonsu Cho" w:date="2019-07-23T20:09:00Z">
              <w:rPr>
                <w:rFonts w:ascii="Times New Roman" w:eastAsia="Times New Roman"/>
                <w:sz w:val="24"/>
                <w:szCs w:val="24"/>
              </w:rPr>
            </w:rPrChange>
          </w:rPr>
          <w:t>has an effect on</w:t>
        </w:r>
        <w:proofErr w:type="gramEnd"/>
        <w:r w:rsidRPr="0077014F">
          <w:rPr>
            <w:rFonts w:ascii="Times New Roman" w:eastAsia="Times New Roman" w:hAnsi="Times New Roman" w:cs="Times New Roman"/>
            <w:sz w:val="24"/>
            <w:szCs w:val="24"/>
            <w:rPrChange w:id="381" w:author="Yoonsu Cho" w:date="2019-07-23T20:09:00Z">
              <w:rPr>
                <w:rFonts w:ascii="Times New Roman" w:eastAsia="Times New Roman"/>
                <w:sz w:val="24"/>
                <w:szCs w:val="24"/>
              </w:rPr>
            </w:rPrChange>
          </w:rPr>
          <w:t xml:space="preserve"> Y (</w:t>
        </w:r>
        <w:r w:rsidRPr="0077014F">
          <w:rPr>
            <w:rFonts w:ascii="Times New Roman" w:eastAsia="Times New Roman" w:hAnsi="Times New Roman" w:cs="Times New Roman"/>
            <w:sz w:val="24"/>
            <w:szCs w:val="24"/>
            <w:rPrChange w:id="382"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83" w:author="Yoonsu Cho" w:date="2019-07-23T20:09:00Z">
              <w:rPr>
                <w:rFonts w:ascii="Times New Roman" w:eastAsia="Times New Roman"/>
                <w:sz w:val="24"/>
                <w:szCs w:val="24"/>
              </w:rPr>
            </w:rPrChange>
          </w:rPr>
          <w:t>=0.3)</w:t>
        </w:r>
      </w:ins>
    </w:p>
    <w:p w14:paraId="715F4AAF" w14:textId="77777777" w:rsidR="002202DE" w:rsidRPr="0077014F" w:rsidRDefault="002202DE" w:rsidP="0077014F">
      <w:pPr>
        <w:pStyle w:val="ListParagraph"/>
        <w:widowControl w:val="0"/>
        <w:numPr>
          <w:ilvl w:val="0"/>
          <w:numId w:val="10"/>
        </w:numPr>
        <w:wordWrap w:val="0"/>
        <w:autoSpaceDE w:val="0"/>
        <w:autoSpaceDN w:val="0"/>
        <w:spacing w:after="160" w:line="480" w:lineRule="auto"/>
        <w:jc w:val="both"/>
        <w:rPr>
          <w:ins w:id="384" w:author="Yoonsu Cho" w:date="2019-07-23T19:59:00Z"/>
          <w:rFonts w:ascii="Times New Roman" w:eastAsia="Times New Roman" w:hAnsi="Times New Roman" w:cs="Times New Roman"/>
          <w:sz w:val="24"/>
          <w:szCs w:val="24"/>
          <w:rPrChange w:id="385" w:author="Yoonsu Cho" w:date="2019-07-23T20:09:00Z">
            <w:rPr>
              <w:ins w:id="386" w:author="Yoonsu Cho" w:date="2019-07-23T19:59:00Z"/>
              <w:rFonts w:ascii="Times New Roman" w:eastAsia="Times New Roman"/>
              <w:sz w:val="24"/>
              <w:szCs w:val="24"/>
            </w:rPr>
          </w:rPrChange>
        </w:rPr>
        <w:pPrChange w:id="387" w:author="Yoonsu Cho" w:date="2019-07-23T20:09:00Z">
          <w:pPr>
            <w:pStyle w:val="ListParagraph"/>
            <w:widowControl w:val="0"/>
            <w:numPr>
              <w:numId w:val="10"/>
            </w:numPr>
            <w:wordWrap w:val="0"/>
            <w:autoSpaceDE w:val="0"/>
            <w:autoSpaceDN w:val="0"/>
            <w:spacing w:after="160"/>
            <w:ind w:hanging="360"/>
            <w:jc w:val="both"/>
          </w:pPr>
        </w:pPrChange>
      </w:pPr>
      <w:ins w:id="388" w:author="Yoonsu Cho" w:date="2019-07-23T19:59:00Z">
        <w:r w:rsidRPr="0077014F">
          <w:rPr>
            <w:rFonts w:ascii="Times New Roman" w:eastAsia="Times New Roman" w:hAnsi="Times New Roman" w:cs="Times New Roman"/>
            <w:sz w:val="24"/>
            <w:szCs w:val="24"/>
            <w:rPrChange w:id="389" w:author="Yoonsu Cho" w:date="2019-07-23T20:09:00Z">
              <w:rPr>
                <w:rFonts w:ascii="Times New Roman" w:eastAsia="Times New Roman"/>
                <w:sz w:val="24"/>
                <w:szCs w:val="24"/>
              </w:rPr>
            </w:rPrChange>
          </w:rPr>
          <w:t>Both of X</w:t>
        </w:r>
        <w:r w:rsidRPr="0029261B">
          <w:rPr>
            <w:rFonts w:ascii="Times New Roman" w:eastAsia="Times New Roman" w:hAnsi="Times New Roman" w:cs="Times New Roman"/>
            <w:sz w:val="24"/>
            <w:szCs w:val="24"/>
            <w:vertAlign w:val="subscript"/>
            <w:rPrChange w:id="390"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391" w:author="Yoonsu Cho" w:date="2019-07-23T20:09:00Z">
              <w:rPr>
                <w:rFonts w:ascii="Times New Roman" w:eastAsia="Times New Roman"/>
                <w:sz w:val="24"/>
                <w:szCs w:val="24"/>
              </w:rPr>
            </w:rPrChange>
          </w:rPr>
          <w:t xml:space="preserve"> and X</w:t>
        </w:r>
        <w:r w:rsidRPr="0029261B">
          <w:rPr>
            <w:rFonts w:ascii="Times New Roman" w:eastAsia="Times New Roman" w:hAnsi="Times New Roman" w:cs="Times New Roman"/>
            <w:sz w:val="24"/>
            <w:szCs w:val="24"/>
            <w:vertAlign w:val="subscript"/>
            <w:rPrChange w:id="392"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93"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394"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95" w:author="Yoonsu Cho" w:date="2019-07-23T20:09:00Z">
              <w:rPr>
                <w:rFonts w:ascii="Times New Roman" w:eastAsia="Times New Roman"/>
                <w:sz w:val="24"/>
                <w:szCs w:val="24"/>
              </w:rPr>
            </w:rPrChange>
          </w:rPr>
          <w:t>=0.3)</w:t>
        </w:r>
      </w:ins>
    </w:p>
    <w:p w14:paraId="6FC11D33" w14:textId="77777777" w:rsidR="002202DE" w:rsidRPr="0077014F" w:rsidRDefault="002202DE" w:rsidP="0077014F">
      <w:pPr>
        <w:pStyle w:val="ListParagraph"/>
        <w:widowControl w:val="0"/>
        <w:numPr>
          <w:ilvl w:val="0"/>
          <w:numId w:val="10"/>
        </w:numPr>
        <w:wordWrap w:val="0"/>
        <w:autoSpaceDE w:val="0"/>
        <w:autoSpaceDN w:val="0"/>
        <w:spacing w:after="160" w:line="480" w:lineRule="auto"/>
        <w:jc w:val="both"/>
        <w:rPr>
          <w:ins w:id="396" w:author="Yoonsu Cho" w:date="2019-07-23T19:59:00Z"/>
          <w:rFonts w:ascii="Times New Roman" w:eastAsia="Times New Roman" w:hAnsi="Times New Roman" w:cs="Times New Roman"/>
          <w:sz w:val="24"/>
          <w:szCs w:val="24"/>
          <w:rPrChange w:id="397" w:author="Yoonsu Cho" w:date="2019-07-23T20:09:00Z">
            <w:rPr>
              <w:ins w:id="398" w:author="Yoonsu Cho" w:date="2019-07-23T19:59:00Z"/>
              <w:rFonts w:ascii="Times New Roman" w:eastAsia="Times New Roman"/>
              <w:sz w:val="24"/>
              <w:szCs w:val="24"/>
            </w:rPr>
          </w:rPrChange>
        </w:rPr>
        <w:pPrChange w:id="399" w:author="Yoonsu Cho" w:date="2019-07-23T20:09:00Z">
          <w:pPr>
            <w:pStyle w:val="ListParagraph"/>
            <w:widowControl w:val="0"/>
            <w:numPr>
              <w:numId w:val="10"/>
            </w:numPr>
            <w:wordWrap w:val="0"/>
            <w:autoSpaceDE w:val="0"/>
            <w:autoSpaceDN w:val="0"/>
            <w:spacing w:after="160"/>
            <w:ind w:hanging="360"/>
            <w:jc w:val="both"/>
          </w:pPr>
        </w:pPrChange>
      </w:pPr>
      <w:ins w:id="400" w:author="Yoonsu Cho" w:date="2019-07-23T19:59:00Z">
        <w:r w:rsidRPr="0077014F">
          <w:rPr>
            <w:rFonts w:ascii="Times New Roman" w:eastAsia="Times New Roman" w:hAnsi="Times New Roman" w:cs="Times New Roman"/>
            <w:sz w:val="24"/>
            <w:szCs w:val="24"/>
            <w:rPrChange w:id="401" w:author="Yoonsu Cho" w:date="2019-07-23T20:09:00Z">
              <w:rPr>
                <w:rFonts w:ascii="Times New Roman" w:eastAsia="Times New Roman"/>
                <w:sz w:val="24"/>
                <w:szCs w:val="24"/>
              </w:rPr>
            </w:rPrChange>
          </w:rPr>
          <w:t>Neither of X</w:t>
        </w:r>
        <w:r w:rsidRPr="00E80D2B">
          <w:rPr>
            <w:rFonts w:ascii="Times New Roman" w:eastAsia="Times New Roman" w:hAnsi="Times New Roman" w:cs="Times New Roman"/>
            <w:sz w:val="24"/>
            <w:szCs w:val="24"/>
            <w:vertAlign w:val="subscript"/>
            <w:rPrChange w:id="402"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403" w:author="Yoonsu Cho" w:date="2019-07-23T20:09:00Z">
              <w:rPr>
                <w:rFonts w:ascii="Times New Roman" w:eastAsia="Times New Roman"/>
                <w:sz w:val="24"/>
                <w:szCs w:val="24"/>
              </w:rPr>
            </w:rPrChange>
          </w:rPr>
          <w:t xml:space="preserve"> and X</w:t>
        </w:r>
        <w:r w:rsidRPr="00E80D2B">
          <w:rPr>
            <w:rFonts w:ascii="Times New Roman" w:eastAsia="Times New Roman" w:hAnsi="Times New Roman" w:cs="Times New Roman"/>
            <w:sz w:val="24"/>
            <w:szCs w:val="24"/>
            <w:vertAlign w:val="subscript"/>
            <w:rPrChange w:id="404" w:author="Yoonsu Cho" w:date="2019-07-24T15:39:00Z">
              <w:rPr>
                <w:rFonts w:ascii="Times New Roman" w:eastAsia="Times New Roman"/>
                <w:sz w:val="24"/>
                <w:szCs w:val="24"/>
              </w:rPr>
            </w:rPrChange>
          </w:rPr>
          <w:t>2</w:t>
        </w:r>
        <w:r w:rsidRPr="0077014F">
          <w:rPr>
            <w:rFonts w:ascii="Times New Roman" w:eastAsia="Times New Roman" w:hAnsi="Times New Roman" w:cs="Times New Roman"/>
            <w:sz w:val="24"/>
            <w:szCs w:val="24"/>
            <w:rPrChange w:id="405"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406"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407" w:author="Yoonsu Cho" w:date="2019-07-23T20:09:00Z">
              <w:rPr>
                <w:rFonts w:ascii="Times New Roman" w:eastAsia="Times New Roman"/>
                <w:sz w:val="24"/>
                <w:szCs w:val="24"/>
              </w:rPr>
            </w:rPrChange>
          </w:rPr>
          <w:t>=0.0)</w:t>
        </w:r>
      </w:ins>
    </w:p>
    <w:p w14:paraId="5E8A10A8" w14:textId="61B403F5" w:rsidR="002202DE" w:rsidRPr="0077014F" w:rsidRDefault="002202DE" w:rsidP="0077014F">
      <w:pPr>
        <w:spacing w:line="480" w:lineRule="auto"/>
        <w:jc w:val="both"/>
        <w:rPr>
          <w:ins w:id="408" w:author="Yoonsu Cho" w:date="2019-07-23T19:59:00Z"/>
          <w:rFonts w:ascii="Times New Roman" w:eastAsia="Times New Roman"/>
          <w:i/>
          <w:sz w:val="24"/>
          <w:szCs w:val="24"/>
        </w:rPr>
        <w:pPrChange w:id="409" w:author="Yoonsu Cho" w:date="2019-07-23T20:09:00Z">
          <w:pPr>
            <w:jc w:val="both"/>
          </w:pPr>
        </w:pPrChange>
      </w:pPr>
      <w:ins w:id="410" w:author="Yoonsu Cho" w:date="2019-07-23T19:59:00Z">
        <w:r w:rsidRPr="0077014F">
          <w:rPr>
            <w:rFonts w:ascii="Times New Roman" w:eastAsia="Times New Roman"/>
            <w:sz w:val="24"/>
            <w:szCs w:val="24"/>
          </w:rPr>
          <w:t xml:space="preserve">In each scenario, we performed the LASSO regression to evaluate if the LASSO selects the traits in a manner that is determined by which trait is causal, rather than which trait has more instruments. The simulation </w:t>
        </w:r>
      </w:ins>
      <w:ins w:id="411" w:author="Yoonsu Cho" w:date="2019-07-24T10:27:00Z">
        <w:r w:rsidR="00C57AA1">
          <w:rPr>
            <w:rFonts w:ascii="Times New Roman" w:eastAsia="Times New Roman"/>
            <w:sz w:val="24"/>
            <w:szCs w:val="24"/>
          </w:rPr>
          <w:t>used 10</w:t>
        </w:r>
        <w:r w:rsidR="003064A3">
          <w:rPr>
            <w:rFonts w:ascii="Times New Roman" w:eastAsia="Times New Roman"/>
            <w:sz w:val="24"/>
            <w:szCs w:val="24"/>
          </w:rPr>
          <w:t xml:space="preserve">,000 individuals and </w:t>
        </w:r>
      </w:ins>
      <w:ins w:id="412" w:author="Yoonsu Cho" w:date="2019-07-23T19:59:00Z">
        <w:r w:rsidRPr="0077014F">
          <w:rPr>
            <w:rFonts w:ascii="Times New Roman" w:eastAsia="Times New Roman"/>
            <w:sz w:val="24"/>
            <w:szCs w:val="24"/>
          </w:rPr>
          <w:t>was replicated 1</w:t>
        </w:r>
      </w:ins>
      <w:ins w:id="413" w:author="Yoonsu Cho" w:date="2019-07-24T15:39:00Z">
        <w:r w:rsidR="00E80D2B">
          <w:rPr>
            <w:rFonts w:ascii="Times New Roman" w:eastAsia="Times New Roman"/>
            <w:sz w:val="24"/>
            <w:szCs w:val="24"/>
          </w:rPr>
          <w:t>,</w:t>
        </w:r>
      </w:ins>
      <w:ins w:id="414" w:author="Yoonsu Cho" w:date="2019-07-23T19:59:00Z">
        <w:r w:rsidRPr="0077014F">
          <w:rPr>
            <w:rFonts w:ascii="Times New Roman" w:eastAsia="Times New Roman"/>
            <w:sz w:val="24"/>
            <w:szCs w:val="24"/>
          </w:rPr>
          <w:t xml:space="preserve">000 times </w:t>
        </w:r>
      </w:ins>
      <w:ins w:id="415" w:author="Yoonsu Cho" w:date="2019-07-24T10:27:00Z">
        <w:r w:rsidR="003064A3">
          <w:rPr>
            <w:rFonts w:ascii="Times New Roman" w:eastAsia="Times New Roman"/>
            <w:sz w:val="24"/>
            <w:szCs w:val="24"/>
          </w:rPr>
          <w:t>for</w:t>
        </w:r>
      </w:ins>
      <w:ins w:id="416" w:author="Yoonsu Cho" w:date="2019-07-23T19:59:00Z">
        <w:r w:rsidRPr="0077014F">
          <w:rPr>
            <w:rFonts w:ascii="Times New Roman" w:eastAsia="Times New Roman"/>
            <w:sz w:val="24"/>
            <w:szCs w:val="24"/>
          </w:rPr>
          <w:t xml:space="preserve"> each scenario. </w:t>
        </w:r>
      </w:ins>
      <w:ins w:id="417" w:author="Yoonsu Cho" w:date="2019-07-24T15:35:00Z">
        <w:r w:rsidR="00A40754">
          <w:rPr>
            <w:rFonts w:ascii="Times New Roman" w:eastAsia="Times New Roman"/>
            <w:sz w:val="24"/>
            <w:szCs w:val="24"/>
          </w:rPr>
          <w:t>T</w:t>
        </w:r>
      </w:ins>
      <w:ins w:id="418" w:author="Yoonsu Cho" w:date="2019-07-24T15:33:00Z">
        <w:r w:rsidR="00511AA8">
          <w:rPr>
            <w:rFonts w:ascii="Times New Roman" w:eastAsia="Times New Roman"/>
            <w:sz w:val="24"/>
            <w:szCs w:val="24"/>
          </w:rPr>
          <w:t>he probab</w:t>
        </w:r>
      </w:ins>
      <w:ins w:id="419" w:author="Yoonsu Cho" w:date="2019-07-24T15:34:00Z">
        <w:r w:rsidR="00E13EE2">
          <w:rPr>
            <w:rFonts w:ascii="Times New Roman" w:eastAsia="Times New Roman"/>
            <w:sz w:val="24"/>
            <w:szCs w:val="24"/>
          </w:rPr>
          <w:t xml:space="preserve">ility of </w:t>
        </w:r>
      </w:ins>
      <w:ins w:id="420" w:author="Yoonsu Cho" w:date="2019-07-24T15:36:00Z">
        <w:r w:rsidR="00A40754">
          <w:rPr>
            <w:rFonts w:ascii="Times New Roman" w:eastAsia="Times New Roman"/>
            <w:sz w:val="24"/>
            <w:szCs w:val="24"/>
          </w:rPr>
          <w:t>how often</w:t>
        </w:r>
      </w:ins>
      <w:ins w:id="421" w:author="Yoonsu Cho" w:date="2019-07-24T15:34:00Z">
        <w:r w:rsidR="00E13EE2">
          <w:rPr>
            <w:rFonts w:ascii="Times New Roman" w:eastAsia="Times New Roman"/>
            <w:sz w:val="24"/>
            <w:szCs w:val="24"/>
          </w:rPr>
          <w:t xml:space="preserve"> </w:t>
        </w:r>
      </w:ins>
      <w:ins w:id="422" w:author="Yoonsu Cho" w:date="2019-07-24T15:37:00Z">
        <w:r w:rsidR="00612662">
          <w:rPr>
            <w:rFonts w:ascii="Times New Roman" w:eastAsia="Times New Roman"/>
            <w:sz w:val="24"/>
            <w:szCs w:val="24"/>
          </w:rPr>
          <w:t xml:space="preserve">the </w:t>
        </w:r>
      </w:ins>
      <w:ins w:id="423" w:author="Yoonsu Cho" w:date="2019-07-24T15:34:00Z">
        <w:r w:rsidR="00E13EE2">
          <w:rPr>
            <w:rFonts w:ascii="Times New Roman" w:eastAsia="Times New Roman"/>
            <w:sz w:val="24"/>
            <w:szCs w:val="24"/>
          </w:rPr>
          <w:t>trait X</w:t>
        </w:r>
        <w:r w:rsidR="00E13EE2" w:rsidRPr="00E80D2B">
          <w:rPr>
            <w:rFonts w:ascii="Times New Roman" w:eastAsia="Times New Roman"/>
            <w:sz w:val="24"/>
            <w:szCs w:val="24"/>
            <w:vertAlign w:val="subscript"/>
            <w:rPrChange w:id="424" w:author="Yoonsu Cho" w:date="2019-07-24T15:39:00Z">
              <w:rPr>
                <w:rFonts w:ascii="Times New Roman" w:eastAsia="Times New Roman"/>
                <w:sz w:val="24"/>
                <w:szCs w:val="24"/>
              </w:rPr>
            </w:rPrChange>
          </w:rPr>
          <w:t>1</w:t>
        </w:r>
        <w:r w:rsidR="00E13EE2">
          <w:rPr>
            <w:rFonts w:ascii="Times New Roman" w:eastAsia="Times New Roman"/>
            <w:sz w:val="24"/>
            <w:szCs w:val="24"/>
          </w:rPr>
          <w:t xml:space="preserve"> and X</w:t>
        </w:r>
        <w:r w:rsidR="00E13EE2" w:rsidRPr="00E80D2B">
          <w:rPr>
            <w:rFonts w:ascii="Times New Roman" w:eastAsia="Times New Roman"/>
            <w:sz w:val="24"/>
            <w:szCs w:val="24"/>
            <w:vertAlign w:val="subscript"/>
            <w:rPrChange w:id="425" w:author="Yoonsu Cho" w:date="2019-07-24T15:39:00Z">
              <w:rPr>
                <w:rFonts w:ascii="Times New Roman" w:eastAsia="Times New Roman"/>
                <w:sz w:val="24"/>
                <w:szCs w:val="24"/>
              </w:rPr>
            </w:rPrChange>
          </w:rPr>
          <w:t>2</w:t>
        </w:r>
      </w:ins>
      <w:ins w:id="426" w:author="Yoonsu Cho" w:date="2019-07-24T15:37:00Z">
        <w:r w:rsidR="00612662">
          <w:rPr>
            <w:rFonts w:ascii="Times New Roman" w:eastAsia="Times New Roman"/>
            <w:sz w:val="24"/>
            <w:szCs w:val="24"/>
          </w:rPr>
          <w:t xml:space="preserve"> are</w:t>
        </w:r>
      </w:ins>
      <w:ins w:id="427" w:author="Yoonsu Cho" w:date="2019-07-24T15:34:00Z">
        <w:r w:rsidR="00E13EE2">
          <w:rPr>
            <w:rFonts w:ascii="Times New Roman" w:eastAsia="Times New Roman"/>
            <w:sz w:val="24"/>
            <w:szCs w:val="24"/>
          </w:rPr>
          <w:t xml:space="preserve"> selected</w:t>
        </w:r>
        <w:r w:rsidR="00523FA2">
          <w:rPr>
            <w:rFonts w:ascii="Times New Roman" w:eastAsia="Times New Roman"/>
            <w:sz w:val="24"/>
            <w:szCs w:val="24"/>
          </w:rPr>
          <w:t xml:space="preserve"> by LASSO </w:t>
        </w:r>
      </w:ins>
      <w:ins w:id="428" w:author="Yoonsu Cho" w:date="2019-07-24T15:35:00Z">
        <w:r w:rsidR="00523FA2">
          <w:rPr>
            <w:rFonts w:ascii="Times New Roman" w:eastAsia="Times New Roman"/>
            <w:sz w:val="24"/>
            <w:szCs w:val="24"/>
          </w:rPr>
          <w:t xml:space="preserve">were </w:t>
        </w:r>
      </w:ins>
      <w:ins w:id="429" w:author="Yoonsu Cho" w:date="2019-07-24T15:36:00Z">
        <w:r w:rsidR="00290A8A">
          <w:rPr>
            <w:rFonts w:ascii="Times New Roman" w:eastAsia="Times New Roman"/>
            <w:sz w:val="24"/>
            <w:szCs w:val="24"/>
          </w:rPr>
          <w:t>calculated</w:t>
        </w:r>
      </w:ins>
      <w:ins w:id="430" w:author="Yoonsu Cho" w:date="2019-07-24T15:35:00Z">
        <w:r w:rsidR="006F3BB8">
          <w:rPr>
            <w:rFonts w:ascii="Times New Roman" w:eastAsia="Times New Roman"/>
            <w:sz w:val="24"/>
            <w:szCs w:val="24"/>
          </w:rPr>
          <w:t>.</w:t>
        </w:r>
      </w:ins>
    </w:p>
    <w:p w14:paraId="55685796" w14:textId="77777777" w:rsidR="002202DE" w:rsidRPr="002202DE" w:rsidRDefault="002202DE" w:rsidP="002202DE">
      <w:pPr>
        <w:rPr>
          <w:ins w:id="431" w:author="Gibran Hemani" w:date="2019-07-10T23:06:00Z"/>
          <w:rPrChange w:id="432" w:author="Yoonsu Cho" w:date="2019-07-23T19:59:00Z">
            <w:rPr>
              <w:ins w:id="433" w:author="Gibran Hemani" w:date="2019-07-10T23:06:00Z"/>
              <w:rFonts w:ascii="Times New Roman" w:hAnsi="Times New Roman" w:cs="Times New Roman"/>
              <w:sz w:val="24"/>
              <w:szCs w:val="24"/>
            </w:rPr>
          </w:rPrChange>
        </w:rPr>
        <w:pPrChange w:id="434" w:author="Yoonsu Cho" w:date="2019-07-23T19:59:00Z">
          <w:pPr>
            <w:pStyle w:val="Heading3"/>
            <w:spacing w:line="480" w:lineRule="auto"/>
          </w:pPr>
        </w:pPrChange>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analyses</w:t>
      </w:r>
    </w:p>
    <w:p w14:paraId="5758218A"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26-29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7,8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88">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679B5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del w:id="435" w:author="Yoonsu Cho" w:date="2019-07-23T20:11:00Z">
        <w:r w:rsidDel="004009C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similar over reliability whilst performing very differently from each other between specific scenarios. Across 47 simulation scenarios, adjusting for detected outliers using the MR-TRYX framework had the highest average </w:t>
      </w:r>
      <w:commentRangeStart w:id="436"/>
      <w:r>
        <w:rPr>
          <w:rFonts w:ascii="Times New Roman" w:hAnsi="Times New Roman" w:cs="Times New Roman"/>
          <w:sz w:val="24"/>
          <w:szCs w:val="24"/>
        </w:rPr>
        <w:t>rank</w:t>
      </w:r>
      <w:commentRangeEnd w:id="436"/>
      <w:r w:rsidR="00D6670A">
        <w:rPr>
          <w:rStyle w:val="CommentReference"/>
        </w:rPr>
        <w:commentReference w:id="436"/>
      </w:r>
      <w:r>
        <w:rPr>
          <w:rFonts w:ascii="Times New Roman" w:hAnsi="Times New Roman" w:cs="Times New Roman"/>
          <w:sz w:val="24"/>
          <w:szCs w:val="24"/>
        </w:rPr>
        <w:t>, and simply performing IVW random effects was most often the best performing method, whereas removing detected outliers had the lowest average rank. We found that as the proportion of instruments exhibiting pleiotropic effects increased, all methods typically worsened in their performance though there were notable examples in which increasingly widespread pleiotropy doesn’t have an adverse effect. For example</w:t>
      </w:r>
      <w:ins w:id="437" w:author="Yoonsu Cho" w:date="2019-07-23T20:10:00Z">
        <w:r w:rsidR="005C0BE4">
          <w:rPr>
            <w:rFonts w:ascii="Times New Roman" w:hAnsi="Times New Roman" w:cs="Times New Roman"/>
            <w:sz w:val="24"/>
            <w:szCs w:val="24"/>
          </w:rPr>
          <w:t>,</w:t>
        </w:r>
      </w:ins>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41A57F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lastRenderedPageBreak/>
        <w:t>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w:t>
      </w:r>
      <w:commentRangeStart w:id="438"/>
      <w:r w:rsidRPr="006B2F79">
        <w:rPr>
          <w:rFonts w:ascii="Times New Roman" w:hAnsi="Times New Roman" w:cs="Times New Roman"/>
          <w:sz w:val="24"/>
          <w:szCs w:val="24"/>
        </w:rPr>
        <w:t xml:space="preserve">overly precise confidence intervals. </w:t>
      </w:r>
      <w:commentRangeEnd w:id="438"/>
      <w:r w:rsidR="007823A2">
        <w:rPr>
          <w:rStyle w:val="CommentReference"/>
        </w:rPr>
        <w:commentReference w:id="438"/>
      </w:r>
      <w:r w:rsidRPr="006B2F79">
        <w:rPr>
          <w:rFonts w:ascii="Times New Roman" w:hAnsi="Times New Roman" w:cs="Times New Roman"/>
          <w:sz w:val="24"/>
          <w:szCs w:val="24"/>
        </w:rPr>
        <w:t>Thus</w:t>
      </w:r>
      <w:ins w:id="439" w:author="Yoonsu Cho" w:date="2019-07-24T15:46:00Z">
        <w:r w:rsidR="00760A8F">
          <w:rPr>
            <w:rFonts w:ascii="Times New Roman" w:hAnsi="Times New Roman" w:cs="Times New Roman"/>
            <w:sz w:val="24"/>
            <w:szCs w:val="24"/>
          </w:rPr>
          <w:t>,</w:t>
        </w:r>
      </w:ins>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670A556A" w:rsidR="000C0344" w:rsidRDefault="000C0344" w:rsidP="000C0344">
      <w:pPr>
        <w:spacing w:line="480" w:lineRule="auto"/>
        <w:jc w:val="both"/>
        <w:rPr>
          <w:ins w:id="440" w:author="Yoonsu Cho" w:date="2019-07-23T20:14:00Z"/>
          <w:rFonts w:ascii="Times New Roman" w:hAnsi="Times New Roman" w:cs="Times New Roman"/>
          <w:sz w:val="24"/>
          <w:szCs w:val="24"/>
        </w:rPr>
      </w:pPr>
      <w:r w:rsidRPr="006B2F79">
        <w:rPr>
          <w:rFonts w:ascii="Times New Roman" w:hAnsi="Times New Roman" w:cs="Times New Roman"/>
          <w:sz w:val="24"/>
          <w:szCs w:val="24"/>
        </w:rPr>
        <w:t xml:space="preserve">Multivariable MR performs generally well except in the case when the candidate trait is a mediator of the </w:t>
      </w:r>
      <w:r w:rsidRPr="00601EDA">
        <w:rPr>
          <w:rFonts w:ascii="Times New Roman" w:hAnsi="Times New Roman" w:cs="Times New Roman"/>
          <w:i/>
          <w:iCs/>
          <w:sz w:val="24"/>
          <w:szCs w:val="24"/>
          <w:rPrChange w:id="441" w:author="Yoonsu Cho" w:date="2019-07-24T16:10:00Z">
            <w:rPr>
              <w:rFonts w:ascii="Times New Roman" w:hAnsi="Times New Roman" w:cs="Times New Roman"/>
              <w:sz w:val="24"/>
              <w:szCs w:val="24"/>
            </w:rPr>
          </w:rPrChange>
        </w:rPr>
        <w:t>x-y</w:t>
      </w:r>
      <w:r w:rsidRPr="006B2F79">
        <w:rPr>
          <w:rFonts w:ascii="Times New Roman" w:hAnsi="Times New Roman" w:cs="Times New Roman"/>
          <w:sz w:val="24"/>
          <w:szCs w:val="24"/>
        </w:rPr>
        <w:t xml:space="preserve"> 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of </w:t>
      </w:r>
      <w:r w:rsidRPr="000917F1">
        <w:rPr>
          <w:rFonts w:ascii="Times New Roman" w:hAnsi="Times New Roman" w:cs="Times New Roman"/>
          <w:i/>
          <w:iCs/>
          <w:sz w:val="24"/>
          <w:szCs w:val="24"/>
          <w:rPrChange w:id="442" w:author="Yoonsu Cho" w:date="2019-07-24T16:11:00Z">
            <w:rPr>
              <w:rFonts w:ascii="Times New Roman" w:hAnsi="Times New Roman" w:cs="Times New Roman"/>
              <w:sz w:val="24"/>
              <w:szCs w:val="24"/>
            </w:rPr>
          </w:rPrChange>
        </w:rPr>
        <w:t>x</w:t>
      </w:r>
      <w:r w:rsidRPr="006B2F79">
        <w:rPr>
          <w:rFonts w:ascii="Times New Roman" w:hAnsi="Times New Roman" w:cs="Times New Roman"/>
          <w:sz w:val="24"/>
          <w:szCs w:val="24"/>
        </w:rPr>
        <w:t xml:space="preserve">'s signal on </w:t>
      </w:r>
      <w:r w:rsidRPr="000917F1">
        <w:rPr>
          <w:rFonts w:ascii="Times New Roman" w:hAnsi="Times New Roman" w:cs="Times New Roman"/>
          <w:i/>
          <w:iCs/>
          <w:sz w:val="24"/>
          <w:szCs w:val="24"/>
          <w:rPrChange w:id="443" w:author="Yoonsu Cho" w:date="2019-07-24T16:11:00Z">
            <w:rPr>
              <w:rFonts w:ascii="Times New Roman" w:hAnsi="Times New Roman" w:cs="Times New Roman"/>
              <w:sz w:val="24"/>
              <w:szCs w:val="24"/>
            </w:rPr>
          </w:rPrChange>
        </w:rPr>
        <w:t>y</w:t>
      </w:r>
      <w:r w:rsidRPr="006B2F79">
        <w:rPr>
          <w:rFonts w:ascii="Times New Roman" w:hAnsi="Times New Roman" w:cs="Times New Roman"/>
          <w:sz w:val="24"/>
          <w:szCs w:val="24"/>
        </w:rPr>
        <w:t xml:space="preserve">. This result is indistinguishable from an alternative model in which </w:t>
      </w:r>
      <w:r w:rsidRPr="00AB3F24">
        <w:rPr>
          <w:rFonts w:ascii="Times New Roman" w:hAnsi="Times New Roman" w:cs="Times New Roman"/>
          <w:i/>
          <w:iCs/>
          <w:sz w:val="24"/>
          <w:szCs w:val="24"/>
          <w:rPrChange w:id="444" w:author="Yoonsu Cho" w:date="2019-07-24T16:11:00Z">
            <w:rPr>
              <w:rFonts w:ascii="Times New Roman" w:hAnsi="Times New Roman" w:cs="Times New Roman"/>
              <w:sz w:val="24"/>
              <w:szCs w:val="24"/>
            </w:rPr>
          </w:rPrChange>
        </w:rPr>
        <w:t>x</w:t>
      </w:r>
      <w:r w:rsidRPr="006B2F79">
        <w:rPr>
          <w:rFonts w:ascii="Times New Roman" w:hAnsi="Times New Roman" w:cs="Times New Roman"/>
          <w:sz w:val="24"/>
          <w:szCs w:val="24"/>
        </w:rPr>
        <w:t xml:space="preserve">'s effect being nullified due to its univariate effect being driven by </w:t>
      </w:r>
      <w:commentRangeStart w:id="445"/>
      <w:r w:rsidRPr="006B2F79">
        <w:rPr>
          <w:rFonts w:ascii="Times New Roman" w:hAnsi="Times New Roman" w:cs="Times New Roman"/>
          <w:sz w:val="24"/>
          <w:szCs w:val="24"/>
        </w:rPr>
        <w:t>pleiotropy</w:t>
      </w:r>
      <w:commentRangeEnd w:id="445"/>
      <w:r>
        <w:rPr>
          <w:rStyle w:val="CommentReference"/>
        </w:rPr>
        <w:commentReference w:id="445"/>
      </w:r>
      <w:ins w:id="446" w:author="Yoonsu Cho" w:date="2019-07-24T16:11:00Z">
        <w:r w:rsidR="00AB3F24">
          <w:rPr>
            <w:rFonts w:ascii="Times New Roman" w:hAnsi="Times New Roman" w:cs="Times New Roman"/>
            <w:sz w:val="24"/>
            <w:szCs w:val="24"/>
          </w:rPr>
          <w:t xml:space="preserve"> </w:t>
        </w:r>
      </w:ins>
      <w:bookmarkStart w:id="447" w:name="_GoBack"/>
      <w:bookmarkEnd w:id="447"/>
      <w:r w:rsidRPr="006B2F79">
        <w:rPr>
          <w:rFonts w:ascii="Times New Roman" w:hAnsi="Times New Roman" w:cs="Times New Roman"/>
          <w:sz w:val="24"/>
          <w:szCs w:val="24"/>
        </w:rPr>
        <w:t xml:space="preserve">. Adjusting for outliers escapes this problem to some extent because it only adjusts some proportion of the instruments for x that are most likely to be pleiotropic, allowing any true x-y association to persist due to the unadjusted variants. </w:t>
      </w:r>
    </w:p>
    <w:p w14:paraId="66F2DD40" w14:textId="4697ADF5" w:rsidR="00F55CE3" w:rsidRDefault="00F55CE3" w:rsidP="000C0344">
      <w:pPr>
        <w:spacing w:line="480" w:lineRule="auto"/>
        <w:jc w:val="both"/>
        <w:rPr>
          <w:ins w:id="448" w:author="Yoonsu Cho" w:date="2019-07-23T20:14:00Z"/>
          <w:rFonts w:ascii="Times New Roman" w:hAnsi="Times New Roman" w:cs="Times New Roman"/>
          <w:sz w:val="24"/>
          <w:szCs w:val="24"/>
        </w:rPr>
      </w:pPr>
    </w:p>
    <w:p w14:paraId="6D086FD9" w14:textId="4250D59E" w:rsidR="008C23D9" w:rsidRPr="00454D50" w:rsidRDefault="008C23D9" w:rsidP="00454D50">
      <w:pPr>
        <w:pStyle w:val="Heading3"/>
        <w:spacing w:line="480" w:lineRule="auto"/>
        <w:jc w:val="both"/>
        <w:rPr>
          <w:ins w:id="449" w:author="Yoonsu Cho" w:date="2019-07-23T20:22:00Z"/>
          <w:rFonts w:ascii="Times New Roman" w:hAnsi="Times New Roman" w:cs="Times New Roman"/>
          <w:b/>
          <w:bCs/>
          <w:sz w:val="24"/>
          <w:szCs w:val="24"/>
        </w:rPr>
      </w:pPr>
      <w:ins w:id="450" w:author="Yoonsu Cho" w:date="2019-07-23T20:21:00Z">
        <w:r w:rsidRPr="00454D50">
          <w:rPr>
            <w:rFonts w:ascii="Times New Roman" w:hAnsi="Times New Roman" w:cs="Times New Roman"/>
            <w:b/>
            <w:bCs/>
            <w:sz w:val="24"/>
            <w:szCs w:val="24"/>
          </w:rPr>
          <w:t>Simulations evaluating LASSO-based MVMR</w:t>
        </w:r>
      </w:ins>
    </w:p>
    <w:p w14:paraId="763AF9A7" w14:textId="023278F8" w:rsidR="002C1598" w:rsidRPr="00454D50" w:rsidRDefault="002C1598" w:rsidP="0009160F">
      <w:pPr>
        <w:spacing w:line="480" w:lineRule="auto"/>
        <w:jc w:val="both"/>
        <w:rPr>
          <w:ins w:id="451" w:author="Yoonsu Cho" w:date="2019-07-23T20:22:00Z"/>
          <w:rFonts w:ascii="Times New Roman" w:eastAsia="Times New Roman" w:hAnsi="Times New Roman" w:cs="Times New Roman"/>
          <w:sz w:val="24"/>
          <w:szCs w:val="24"/>
          <w:rPrChange w:id="452" w:author="Yoonsu Cho" w:date="2019-07-23T20:24:00Z">
            <w:rPr>
              <w:ins w:id="453" w:author="Yoonsu Cho" w:date="2019-07-23T20:22:00Z"/>
              <w:rFonts w:ascii="Times New Roman" w:eastAsia="Times New Roman"/>
              <w:sz w:val="24"/>
              <w:szCs w:val="24"/>
            </w:rPr>
          </w:rPrChange>
        </w:rPr>
        <w:pPrChange w:id="454" w:author="Yoonsu Cho" w:date="2019-07-24T14:08:00Z">
          <w:pPr>
            <w:jc w:val="both"/>
          </w:pPr>
        </w:pPrChange>
      </w:pPr>
      <w:ins w:id="455" w:author="Yoonsu Cho" w:date="2019-07-23T20:22:00Z">
        <w:r w:rsidRPr="00454D50">
          <w:rPr>
            <w:rFonts w:ascii="Times New Roman" w:eastAsia="Times New Roman" w:hAnsi="Times New Roman" w:cs="Times New Roman"/>
            <w:sz w:val="24"/>
            <w:szCs w:val="24"/>
            <w:rPrChange w:id="456" w:author="Yoonsu Cho" w:date="2019-07-23T20:24:00Z">
              <w:rPr>
                <w:rFonts w:ascii="Times New Roman" w:eastAsia="Times New Roman"/>
                <w:sz w:val="24"/>
                <w:szCs w:val="24"/>
              </w:rPr>
            </w:rPrChange>
          </w:rPr>
          <w:t>The results showed that the LASSO successfully removed redundant traits. Among 6 traits (1 original trait and 5 proxies)</w:t>
        </w:r>
      </w:ins>
      <w:ins w:id="457" w:author="Yoonsu Cho" w:date="2019-07-24T13:23:00Z">
        <w:r w:rsidR="007844F7">
          <w:rPr>
            <w:rFonts w:ascii="Times New Roman" w:eastAsia="Times New Roman" w:hAnsi="Times New Roman" w:cs="Times New Roman"/>
            <w:sz w:val="24"/>
            <w:szCs w:val="24"/>
          </w:rPr>
          <w:t xml:space="preserve"> for each exposure</w:t>
        </w:r>
      </w:ins>
      <w:ins w:id="458" w:author="Yoonsu Cho" w:date="2019-07-23T20:22:00Z">
        <w:r w:rsidRPr="00454D50">
          <w:rPr>
            <w:rFonts w:ascii="Times New Roman" w:eastAsia="Times New Roman" w:hAnsi="Times New Roman" w:cs="Times New Roman"/>
            <w:sz w:val="24"/>
            <w:szCs w:val="24"/>
            <w:rPrChange w:id="459" w:author="Yoonsu Cho" w:date="2019-07-23T20:24:00Z">
              <w:rPr>
                <w:rFonts w:ascii="Times New Roman" w:eastAsia="Times New Roman"/>
                <w:sz w:val="24"/>
                <w:szCs w:val="24"/>
              </w:rPr>
            </w:rPrChange>
          </w:rPr>
          <w:t xml:space="preserve">, LASSO selected two traits on average (Supplementary Figure S2). </w:t>
        </w:r>
      </w:ins>
      <w:ins w:id="460" w:author="Yoonsu Cho" w:date="2019-07-24T13:24:00Z">
        <w:r w:rsidR="00057414">
          <w:rPr>
            <w:rFonts w:ascii="Times New Roman" w:eastAsia="Times New Roman" w:hAnsi="Times New Roman" w:cs="Times New Roman"/>
            <w:sz w:val="24"/>
            <w:szCs w:val="24"/>
          </w:rPr>
          <w:t>W</w:t>
        </w:r>
      </w:ins>
      <w:ins w:id="461" w:author="Yoonsu Cho" w:date="2019-07-23T20:22:00Z">
        <w:r w:rsidRPr="00454D50">
          <w:rPr>
            <w:rFonts w:ascii="Times New Roman" w:eastAsia="Times New Roman" w:hAnsi="Times New Roman" w:cs="Times New Roman"/>
            <w:sz w:val="24"/>
            <w:szCs w:val="24"/>
            <w:rPrChange w:id="462" w:author="Yoonsu Cho" w:date="2019-07-23T20:24:00Z">
              <w:rPr>
                <w:rFonts w:ascii="Times New Roman" w:eastAsia="Times New Roman"/>
                <w:sz w:val="24"/>
                <w:szCs w:val="24"/>
              </w:rPr>
            </w:rPrChange>
          </w:rPr>
          <w:t xml:space="preserve">e found that the LASSO does not always select the original traits </w:t>
        </w:r>
        <w:r w:rsidRPr="00454D50">
          <w:rPr>
            <w:rFonts w:ascii="Times New Roman" w:eastAsia="Times New Roman" w:hAnsi="Times New Roman" w:cs="Times New Roman"/>
            <w:sz w:val="24"/>
            <w:szCs w:val="24"/>
            <w:rPrChange w:id="463" w:author="Yoonsu Cho" w:date="2019-07-23T20:24:00Z">
              <w:rPr>
                <w:rFonts w:ascii="Times New Roman" w:eastAsia="Times New Roman"/>
                <w:sz w:val="24"/>
                <w:szCs w:val="24"/>
              </w:rPr>
            </w:rPrChange>
          </w:rPr>
          <w:lastRenderedPageBreak/>
          <w:t>X</w:t>
        </w:r>
        <w:r w:rsidRPr="00057414">
          <w:rPr>
            <w:rFonts w:ascii="Times New Roman" w:eastAsia="Times New Roman" w:hAnsi="Times New Roman" w:cs="Times New Roman"/>
            <w:sz w:val="24"/>
            <w:szCs w:val="24"/>
            <w:vertAlign w:val="subscript"/>
            <w:rPrChange w:id="464" w:author="Yoonsu Cho" w:date="2019-07-24T13:24:00Z">
              <w:rPr>
                <w:rFonts w:ascii="Times New Roman" w:eastAsia="Times New Roman"/>
                <w:sz w:val="24"/>
                <w:szCs w:val="24"/>
              </w:rPr>
            </w:rPrChange>
          </w:rPr>
          <w:t>1</w:t>
        </w:r>
        <w:r w:rsidRPr="00454D50">
          <w:rPr>
            <w:rFonts w:ascii="Times New Roman" w:eastAsia="Times New Roman" w:hAnsi="Times New Roman" w:cs="Times New Roman"/>
            <w:sz w:val="24"/>
            <w:szCs w:val="24"/>
            <w:rPrChange w:id="465"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66" w:author="Yoonsu Cho" w:date="2019-07-24T13:24:00Z">
              <w:rPr>
                <w:rFonts w:ascii="Times New Roman" w:eastAsia="Times New Roman"/>
                <w:sz w:val="24"/>
                <w:szCs w:val="24"/>
              </w:rPr>
            </w:rPrChange>
          </w:rPr>
          <w:t>2</w:t>
        </w:r>
        <w:r w:rsidRPr="00454D50">
          <w:rPr>
            <w:rFonts w:ascii="Times New Roman" w:eastAsia="Times New Roman" w:hAnsi="Times New Roman" w:cs="Times New Roman"/>
            <w:sz w:val="24"/>
            <w:szCs w:val="24"/>
            <w:rPrChange w:id="467" w:author="Yoonsu Cho" w:date="2019-07-23T20:24:00Z">
              <w:rPr>
                <w:rFonts w:ascii="Times New Roman" w:eastAsia="Times New Roman"/>
                <w:sz w:val="24"/>
                <w:szCs w:val="24"/>
              </w:rPr>
            </w:rPrChange>
          </w:rPr>
          <w:t>. For example, sometimes LASSO selected proxies (e.g. X</w:t>
        </w:r>
        <w:r w:rsidRPr="00057414">
          <w:rPr>
            <w:rFonts w:ascii="Times New Roman" w:eastAsia="Times New Roman" w:hAnsi="Times New Roman" w:cs="Times New Roman"/>
            <w:sz w:val="24"/>
            <w:szCs w:val="24"/>
            <w:vertAlign w:val="subscript"/>
            <w:rPrChange w:id="468" w:author="Yoonsu Cho" w:date="2019-07-24T13:24:00Z">
              <w:rPr>
                <w:rFonts w:ascii="Times New Roman" w:eastAsia="Times New Roman"/>
                <w:sz w:val="24"/>
                <w:szCs w:val="24"/>
              </w:rPr>
            </w:rPrChange>
          </w:rPr>
          <w:t>1b</w:t>
        </w:r>
        <w:r w:rsidRPr="00454D50">
          <w:rPr>
            <w:rFonts w:ascii="Times New Roman" w:eastAsia="Times New Roman" w:hAnsi="Times New Roman" w:cs="Times New Roman"/>
            <w:sz w:val="24"/>
            <w:szCs w:val="24"/>
            <w:rPrChange w:id="469"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70" w:author="Yoonsu Cho" w:date="2019-07-24T13:24:00Z">
              <w:rPr>
                <w:rFonts w:ascii="Times New Roman" w:eastAsia="Times New Roman"/>
                <w:sz w:val="24"/>
                <w:szCs w:val="24"/>
              </w:rPr>
            </w:rPrChange>
          </w:rPr>
          <w:t>1c</w:t>
        </w:r>
        <w:r w:rsidRPr="00454D50">
          <w:rPr>
            <w:rFonts w:ascii="Times New Roman" w:eastAsia="Times New Roman" w:hAnsi="Times New Roman" w:cs="Times New Roman"/>
            <w:sz w:val="24"/>
            <w:szCs w:val="24"/>
            <w:rPrChange w:id="471" w:author="Yoonsu Cho" w:date="2019-07-23T20:24:00Z">
              <w:rPr>
                <w:rFonts w:ascii="Times New Roman" w:eastAsia="Times New Roman"/>
                <w:sz w:val="24"/>
                <w:szCs w:val="24"/>
              </w:rPr>
            </w:rPrChange>
          </w:rPr>
          <w:t>) but not the original trait (X</w:t>
        </w:r>
        <w:r w:rsidRPr="00057414">
          <w:rPr>
            <w:rFonts w:ascii="Times New Roman" w:eastAsia="Times New Roman" w:hAnsi="Times New Roman" w:cs="Times New Roman"/>
            <w:sz w:val="24"/>
            <w:szCs w:val="24"/>
            <w:vertAlign w:val="subscript"/>
            <w:rPrChange w:id="472"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73" w:author="Yoonsu Cho" w:date="2019-07-23T20:24:00Z">
              <w:rPr>
                <w:rFonts w:ascii="Times New Roman" w:eastAsia="Times New Roman"/>
                <w:sz w:val="24"/>
                <w:szCs w:val="24"/>
              </w:rPr>
            </w:rPrChange>
          </w:rPr>
          <w:t xml:space="preserve">). </w:t>
        </w:r>
        <w:r w:rsidR="00734F4E" w:rsidRPr="00734F4E">
          <w:rPr>
            <w:rFonts w:ascii="Times New Roman" w:eastAsia="Times New Roman" w:hAnsi="Times New Roman" w:cs="Times New Roman"/>
            <w:sz w:val="24"/>
            <w:szCs w:val="24"/>
          </w:rPr>
          <w:t>T</w:t>
        </w:r>
        <w:r w:rsidRPr="00454D50">
          <w:rPr>
            <w:rFonts w:ascii="Times New Roman" w:eastAsia="Times New Roman" w:hAnsi="Times New Roman" w:cs="Times New Roman"/>
            <w:sz w:val="24"/>
            <w:szCs w:val="24"/>
            <w:rPrChange w:id="474" w:author="Yoonsu Cho" w:date="2019-07-23T20:24:00Z">
              <w:rPr>
                <w:rFonts w:ascii="Times New Roman" w:eastAsia="Times New Roman"/>
                <w:sz w:val="24"/>
                <w:szCs w:val="24"/>
              </w:rPr>
            </w:rPrChange>
          </w:rPr>
          <w:t xml:space="preserve">he original trait is not always chosen by LASSO, </w:t>
        </w:r>
      </w:ins>
      <w:ins w:id="475" w:author="Yoonsu Cho" w:date="2019-07-24T13:25:00Z">
        <w:r w:rsidR="00734F4E">
          <w:rPr>
            <w:rFonts w:ascii="Times New Roman" w:eastAsia="Times New Roman" w:hAnsi="Times New Roman" w:cs="Times New Roman"/>
            <w:sz w:val="24"/>
            <w:szCs w:val="24"/>
          </w:rPr>
          <w:t xml:space="preserve">however, </w:t>
        </w:r>
      </w:ins>
      <w:ins w:id="476" w:author="Yoonsu Cho" w:date="2019-07-23T20:22:00Z">
        <w:r w:rsidRPr="00454D50">
          <w:rPr>
            <w:rFonts w:ascii="Times New Roman" w:eastAsia="Times New Roman" w:hAnsi="Times New Roman" w:cs="Times New Roman"/>
            <w:sz w:val="24"/>
            <w:szCs w:val="24"/>
            <w:rPrChange w:id="477" w:author="Yoonsu Cho" w:date="2019-07-23T20:24:00Z">
              <w:rPr>
                <w:rFonts w:ascii="Times New Roman" w:eastAsia="Times New Roman"/>
                <w:sz w:val="24"/>
                <w:szCs w:val="24"/>
              </w:rPr>
            </w:rPrChange>
          </w:rPr>
          <w:t>our adjustment method through LASSO-MVMR is still valid as LASSO captured X</w:t>
        </w:r>
        <w:r w:rsidRPr="00073DDA">
          <w:rPr>
            <w:rFonts w:ascii="Times New Roman" w:eastAsia="Times New Roman" w:hAnsi="Times New Roman" w:cs="Times New Roman"/>
            <w:sz w:val="24"/>
            <w:szCs w:val="24"/>
            <w:vertAlign w:val="subscript"/>
            <w:rPrChange w:id="478"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79" w:author="Yoonsu Cho" w:date="2019-07-23T20:24:00Z">
              <w:rPr>
                <w:rFonts w:ascii="Times New Roman" w:eastAsia="Times New Roman"/>
                <w:sz w:val="24"/>
                <w:szCs w:val="24"/>
              </w:rPr>
            </w:rPrChange>
          </w:rPr>
          <w:t xml:space="preserve"> through its proxies, X</w:t>
        </w:r>
        <w:r w:rsidRPr="00073DDA">
          <w:rPr>
            <w:rFonts w:ascii="Times New Roman" w:eastAsia="Times New Roman" w:hAnsi="Times New Roman" w:cs="Times New Roman"/>
            <w:sz w:val="24"/>
            <w:szCs w:val="24"/>
            <w:vertAlign w:val="subscript"/>
            <w:rPrChange w:id="480" w:author="Yoonsu Cho" w:date="2019-07-24T13:25:00Z">
              <w:rPr>
                <w:rFonts w:ascii="Times New Roman" w:eastAsia="Times New Roman"/>
                <w:sz w:val="24"/>
                <w:szCs w:val="24"/>
              </w:rPr>
            </w:rPrChange>
          </w:rPr>
          <w:t xml:space="preserve">1b </w:t>
        </w:r>
        <w:r w:rsidRPr="00454D50">
          <w:rPr>
            <w:rFonts w:ascii="Times New Roman" w:eastAsia="Times New Roman" w:hAnsi="Times New Roman" w:cs="Times New Roman"/>
            <w:sz w:val="24"/>
            <w:szCs w:val="24"/>
            <w:rPrChange w:id="481" w:author="Yoonsu Cho" w:date="2019-07-23T20:24:00Z">
              <w:rPr>
                <w:rFonts w:ascii="Times New Roman" w:eastAsia="Times New Roman"/>
                <w:sz w:val="24"/>
                <w:szCs w:val="24"/>
              </w:rPr>
            </w:rPrChange>
          </w:rPr>
          <w:t>and X</w:t>
        </w:r>
        <w:r w:rsidRPr="00073DDA">
          <w:rPr>
            <w:rFonts w:ascii="Times New Roman" w:eastAsia="Times New Roman" w:hAnsi="Times New Roman" w:cs="Times New Roman"/>
            <w:sz w:val="24"/>
            <w:szCs w:val="24"/>
            <w:vertAlign w:val="subscript"/>
            <w:rPrChange w:id="482"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83" w:author="Yoonsu Cho" w:date="2019-07-23T20:24:00Z">
              <w:rPr>
                <w:rFonts w:ascii="Times New Roman" w:eastAsia="Times New Roman"/>
                <w:sz w:val="24"/>
                <w:szCs w:val="24"/>
              </w:rPr>
            </w:rPrChange>
          </w:rPr>
          <w:t>. Suppose X</w:t>
        </w:r>
        <w:r w:rsidRPr="00073DDA">
          <w:rPr>
            <w:rFonts w:ascii="Times New Roman" w:eastAsia="Times New Roman" w:hAnsi="Times New Roman" w:cs="Times New Roman"/>
            <w:sz w:val="24"/>
            <w:szCs w:val="24"/>
            <w:vertAlign w:val="subscript"/>
            <w:rPrChange w:id="484"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85" w:author="Yoonsu Cho" w:date="2019-07-23T20:24:00Z">
              <w:rPr>
                <w:rFonts w:ascii="Times New Roman" w:eastAsia="Times New Roman"/>
                <w:sz w:val="24"/>
                <w:szCs w:val="24"/>
              </w:rPr>
            </w:rPrChange>
          </w:rPr>
          <w:t xml:space="preserve"> and X</w:t>
        </w:r>
        <w:r w:rsidRPr="00073DDA">
          <w:rPr>
            <w:rFonts w:ascii="Times New Roman" w:eastAsia="Times New Roman" w:hAnsi="Times New Roman" w:cs="Times New Roman"/>
            <w:sz w:val="24"/>
            <w:szCs w:val="24"/>
            <w:vertAlign w:val="subscript"/>
            <w:rPrChange w:id="486"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87" w:author="Yoonsu Cho" w:date="2019-07-23T20:24:00Z">
              <w:rPr>
                <w:rFonts w:ascii="Times New Roman" w:eastAsia="Times New Roman"/>
                <w:sz w:val="24"/>
                <w:szCs w:val="24"/>
              </w:rPr>
            </w:rPrChange>
          </w:rPr>
          <w:t xml:space="preserve"> influences the outcome Y with effect sizes of 0.164 and 0.036, respectively. Our adjustment method will correct for both X</w:t>
        </w:r>
        <w:r w:rsidRPr="005027D0">
          <w:rPr>
            <w:rFonts w:ascii="Times New Roman" w:eastAsia="Times New Roman" w:hAnsi="Times New Roman" w:cs="Times New Roman"/>
            <w:sz w:val="24"/>
            <w:szCs w:val="24"/>
            <w:vertAlign w:val="subscript"/>
            <w:rPrChange w:id="488"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89" w:author="Yoonsu Cho" w:date="2019-07-23T20:24:00Z">
              <w:rPr>
                <w:rFonts w:ascii="Times New Roman" w:eastAsia="Times New Roman"/>
                <w:sz w:val="24"/>
                <w:szCs w:val="24"/>
              </w:rPr>
            </w:rPrChange>
          </w:rPr>
          <w:t xml:space="preserve"> and X</w:t>
        </w:r>
        <w:r w:rsidRPr="005027D0">
          <w:rPr>
            <w:rFonts w:ascii="Times New Roman" w:eastAsia="Times New Roman" w:hAnsi="Times New Roman" w:cs="Times New Roman"/>
            <w:sz w:val="24"/>
            <w:szCs w:val="24"/>
            <w:vertAlign w:val="subscript"/>
            <w:rPrChange w:id="490"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91" w:author="Yoonsu Cho" w:date="2019-07-23T20:24:00Z">
              <w:rPr>
                <w:rFonts w:ascii="Times New Roman" w:eastAsia="Times New Roman"/>
                <w:sz w:val="24"/>
                <w:szCs w:val="24"/>
              </w:rPr>
            </w:rPrChange>
          </w:rPr>
          <w:t xml:space="preserve"> (0.164+0.036 = 0.200), which </w:t>
        </w:r>
      </w:ins>
      <w:ins w:id="492" w:author="Yoonsu Cho" w:date="2019-07-24T13:27:00Z">
        <w:r w:rsidR="005027D0">
          <w:rPr>
            <w:rFonts w:ascii="Times New Roman" w:eastAsia="Times New Roman" w:hAnsi="Times New Roman" w:cs="Times New Roman"/>
            <w:sz w:val="24"/>
            <w:szCs w:val="24"/>
          </w:rPr>
          <w:t>has</w:t>
        </w:r>
      </w:ins>
      <w:ins w:id="493" w:author="Yoonsu Cho" w:date="2019-07-23T20:22:00Z">
        <w:r w:rsidRPr="00454D50">
          <w:rPr>
            <w:rFonts w:ascii="Times New Roman" w:eastAsia="Times New Roman" w:hAnsi="Times New Roman" w:cs="Times New Roman"/>
            <w:sz w:val="24"/>
            <w:szCs w:val="24"/>
            <w:rPrChange w:id="494" w:author="Yoonsu Cho" w:date="2019-07-23T20:24:00Z">
              <w:rPr>
                <w:rFonts w:ascii="Times New Roman" w:eastAsia="Times New Roman"/>
                <w:sz w:val="24"/>
                <w:szCs w:val="24"/>
              </w:rPr>
            </w:rPrChange>
          </w:rPr>
          <w:t xml:space="preserve"> the same effect </w:t>
        </w:r>
      </w:ins>
      <w:ins w:id="495" w:author="Yoonsu Cho" w:date="2019-07-24T13:27:00Z">
        <w:r w:rsidR="00546DC2">
          <w:rPr>
            <w:rFonts w:ascii="Times New Roman" w:eastAsia="Times New Roman" w:hAnsi="Times New Roman" w:cs="Times New Roman"/>
            <w:sz w:val="24"/>
            <w:szCs w:val="24"/>
          </w:rPr>
          <w:t>magnitude</w:t>
        </w:r>
        <w:r w:rsidR="00546DC2">
          <w:rPr>
            <w:rFonts w:ascii="Times New Roman" w:eastAsia="Times New Roman" w:hAnsi="Times New Roman" w:cs="Times New Roman"/>
            <w:sz w:val="24"/>
            <w:szCs w:val="24"/>
          </w:rPr>
          <w:t xml:space="preserve"> </w:t>
        </w:r>
        <w:r w:rsidR="00983BCA">
          <w:rPr>
            <w:rFonts w:ascii="Times New Roman" w:eastAsia="Times New Roman" w:hAnsi="Times New Roman" w:cs="Times New Roman"/>
            <w:sz w:val="24"/>
            <w:szCs w:val="24"/>
          </w:rPr>
          <w:t>as the effect of</w:t>
        </w:r>
      </w:ins>
      <w:ins w:id="496" w:author="Yoonsu Cho" w:date="2019-07-23T20:22:00Z">
        <w:r w:rsidRPr="00454D50">
          <w:rPr>
            <w:rFonts w:ascii="Times New Roman" w:eastAsia="Times New Roman" w:hAnsi="Times New Roman" w:cs="Times New Roman"/>
            <w:sz w:val="24"/>
            <w:szCs w:val="24"/>
            <w:rPrChange w:id="497" w:author="Yoonsu Cho" w:date="2019-07-23T20:24:00Z">
              <w:rPr>
                <w:rFonts w:ascii="Times New Roman" w:eastAsia="Times New Roman"/>
                <w:sz w:val="24"/>
                <w:szCs w:val="24"/>
              </w:rPr>
            </w:rPrChange>
          </w:rPr>
          <w:t xml:space="preserve"> X</w:t>
        </w:r>
        <w:r w:rsidRPr="00546DC2">
          <w:rPr>
            <w:rFonts w:ascii="Times New Roman" w:eastAsia="Times New Roman" w:hAnsi="Times New Roman" w:cs="Times New Roman"/>
            <w:sz w:val="24"/>
            <w:szCs w:val="24"/>
            <w:vertAlign w:val="subscript"/>
            <w:rPrChange w:id="498" w:author="Yoonsu Cho" w:date="2019-07-24T13:28:00Z">
              <w:rPr>
                <w:rFonts w:ascii="Times New Roman" w:eastAsia="Times New Roman"/>
                <w:sz w:val="24"/>
                <w:szCs w:val="24"/>
              </w:rPr>
            </w:rPrChange>
          </w:rPr>
          <w:t>1</w:t>
        </w:r>
        <w:r w:rsidRPr="00454D50">
          <w:rPr>
            <w:rFonts w:ascii="Times New Roman" w:eastAsia="Times New Roman" w:hAnsi="Times New Roman" w:cs="Times New Roman"/>
            <w:sz w:val="24"/>
            <w:szCs w:val="24"/>
            <w:rPrChange w:id="499" w:author="Yoonsu Cho" w:date="2019-07-23T20:24:00Z">
              <w:rPr>
                <w:rFonts w:ascii="Times New Roman" w:eastAsia="Times New Roman"/>
                <w:sz w:val="24"/>
                <w:szCs w:val="24"/>
              </w:rPr>
            </w:rPrChange>
          </w:rPr>
          <w:t xml:space="preserve"> on Y.</w:t>
        </w:r>
      </w:ins>
      <w:ins w:id="500" w:author="Yoonsu Cho" w:date="2019-07-24T13:36:00Z">
        <w:r w:rsidR="00F23286">
          <w:rPr>
            <w:rFonts w:ascii="Times New Roman" w:eastAsia="Times New Roman" w:hAnsi="Times New Roman" w:cs="Times New Roman"/>
            <w:sz w:val="24"/>
            <w:szCs w:val="24"/>
          </w:rPr>
          <w:t xml:space="preserve"> </w:t>
        </w:r>
      </w:ins>
      <w:ins w:id="501" w:author="Yoonsu Cho" w:date="2019-07-23T20:22:00Z">
        <w:r w:rsidRPr="00454D50">
          <w:rPr>
            <w:rFonts w:ascii="Times New Roman" w:eastAsia="Times New Roman" w:hAnsi="Times New Roman" w:cs="Times New Roman"/>
            <w:sz w:val="24"/>
            <w:szCs w:val="24"/>
            <w:rPrChange w:id="502" w:author="Yoonsu Cho" w:date="2019-07-23T20:24:00Z">
              <w:rPr>
                <w:rFonts w:ascii="Times New Roman" w:eastAsia="Times New Roman"/>
                <w:sz w:val="24"/>
                <w:szCs w:val="24"/>
              </w:rPr>
            </w:rPrChange>
          </w:rPr>
          <w:t xml:space="preserve">We demonstrated whether the </w:t>
        </w:r>
      </w:ins>
      <w:ins w:id="503" w:author="Yoonsu Cho" w:date="2019-07-24T13:39:00Z">
        <w:r w:rsidR="00D9593A">
          <w:rPr>
            <w:rFonts w:ascii="Times New Roman" w:eastAsia="Times New Roman" w:hAnsi="Times New Roman" w:cs="Times New Roman"/>
            <w:sz w:val="24"/>
            <w:szCs w:val="24"/>
          </w:rPr>
          <w:t>total</w:t>
        </w:r>
      </w:ins>
      <w:ins w:id="504" w:author="Yoonsu Cho" w:date="2019-07-24T13:36:00Z">
        <w:r w:rsidR="004A5160">
          <w:rPr>
            <w:rFonts w:ascii="Times New Roman" w:eastAsia="Times New Roman" w:hAnsi="Times New Roman" w:cs="Times New Roman"/>
            <w:sz w:val="24"/>
            <w:szCs w:val="24"/>
          </w:rPr>
          <w:t xml:space="preserve"> effect of </w:t>
        </w:r>
      </w:ins>
      <w:ins w:id="505" w:author="Yoonsu Cho" w:date="2019-07-23T20:22:00Z">
        <w:r w:rsidRPr="00454D50">
          <w:rPr>
            <w:rFonts w:ascii="Times New Roman" w:eastAsia="Times New Roman" w:hAnsi="Times New Roman" w:cs="Times New Roman"/>
            <w:sz w:val="24"/>
            <w:szCs w:val="24"/>
            <w:rPrChange w:id="506" w:author="Yoonsu Cho" w:date="2019-07-23T20:24:00Z">
              <w:rPr>
                <w:rFonts w:ascii="Times New Roman" w:eastAsia="Times New Roman"/>
                <w:sz w:val="24"/>
                <w:szCs w:val="24"/>
              </w:rPr>
            </w:rPrChange>
          </w:rPr>
          <w:t>selected traits</w:t>
        </w:r>
      </w:ins>
      <w:ins w:id="507" w:author="Yoonsu Cho" w:date="2019-07-24T13:39:00Z">
        <w:r w:rsidR="00D9593A">
          <w:rPr>
            <w:rFonts w:ascii="Times New Roman" w:eastAsia="Times New Roman" w:hAnsi="Times New Roman" w:cs="Times New Roman"/>
            <w:sz w:val="24"/>
            <w:szCs w:val="24"/>
          </w:rPr>
          <w:t xml:space="preserve"> by LASSO</w:t>
        </w:r>
      </w:ins>
      <w:ins w:id="508" w:author="Yoonsu Cho" w:date="2019-07-23T20:22:00Z">
        <w:r w:rsidRPr="00454D50">
          <w:rPr>
            <w:rFonts w:ascii="Times New Roman" w:eastAsia="Times New Roman" w:hAnsi="Times New Roman" w:cs="Times New Roman"/>
            <w:sz w:val="24"/>
            <w:szCs w:val="24"/>
            <w:rPrChange w:id="509" w:author="Yoonsu Cho" w:date="2019-07-23T20:24:00Z">
              <w:rPr>
                <w:rFonts w:ascii="Times New Roman" w:eastAsia="Times New Roman"/>
                <w:sz w:val="24"/>
                <w:szCs w:val="24"/>
              </w:rPr>
            </w:rPrChange>
          </w:rPr>
          <w:t xml:space="preserve"> is </w:t>
        </w:r>
      </w:ins>
      <w:proofErr w:type="gramStart"/>
      <w:ins w:id="510" w:author="Yoonsu Cho" w:date="2019-07-24T13:36:00Z">
        <w:r w:rsidR="004A5160">
          <w:rPr>
            <w:rFonts w:ascii="Times New Roman" w:eastAsia="Times New Roman" w:hAnsi="Times New Roman" w:cs="Times New Roman"/>
            <w:sz w:val="24"/>
            <w:szCs w:val="24"/>
          </w:rPr>
          <w:t>similar to</w:t>
        </w:r>
      </w:ins>
      <w:proofErr w:type="gramEnd"/>
      <w:ins w:id="511" w:author="Yoonsu Cho" w:date="2019-07-23T20:22:00Z">
        <w:r w:rsidRPr="00454D50">
          <w:rPr>
            <w:rFonts w:ascii="Times New Roman" w:eastAsia="Times New Roman" w:hAnsi="Times New Roman" w:cs="Times New Roman"/>
            <w:sz w:val="24"/>
            <w:szCs w:val="24"/>
            <w:rPrChange w:id="512" w:author="Yoonsu Cho" w:date="2019-07-23T20:24:00Z">
              <w:rPr>
                <w:rFonts w:ascii="Times New Roman" w:eastAsia="Times New Roman"/>
                <w:sz w:val="24"/>
                <w:szCs w:val="24"/>
              </w:rPr>
            </w:rPrChange>
          </w:rPr>
          <w:t xml:space="preserve"> </w:t>
        </w:r>
      </w:ins>
      <w:ins w:id="513" w:author="Yoonsu Cho" w:date="2019-07-24T13:46:00Z">
        <w:r w:rsidR="00A6192B">
          <w:rPr>
            <w:rFonts w:ascii="Times New Roman" w:eastAsia="Times New Roman" w:hAnsi="Times New Roman" w:cs="Times New Roman"/>
            <w:sz w:val="24"/>
            <w:szCs w:val="24"/>
          </w:rPr>
          <w:t>causal</w:t>
        </w:r>
      </w:ins>
      <w:ins w:id="514" w:author="Yoonsu Cho" w:date="2019-07-23T20:22:00Z">
        <w:r w:rsidRPr="00454D50">
          <w:rPr>
            <w:rFonts w:ascii="Times New Roman" w:eastAsia="Times New Roman" w:hAnsi="Times New Roman" w:cs="Times New Roman"/>
            <w:sz w:val="24"/>
            <w:szCs w:val="24"/>
            <w:rPrChange w:id="515" w:author="Yoonsu Cho" w:date="2019-07-23T20:24:00Z">
              <w:rPr>
                <w:rFonts w:ascii="Times New Roman" w:eastAsia="Times New Roman"/>
                <w:sz w:val="24"/>
                <w:szCs w:val="24"/>
              </w:rPr>
            </w:rPrChange>
          </w:rPr>
          <w:t xml:space="preserve"> effect of </w:t>
        </w:r>
      </w:ins>
      <w:ins w:id="516" w:author="Yoonsu Cho" w:date="2019-07-24T13:37:00Z">
        <w:r w:rsidR="004A5160">
          <w:rPr>
            <w:rFonts w:ascii="Times New Roman" w:eastAsia="Times New Roman" w:hAnsi="Times New Roman" w:cs="Times New Roman"/>
            <w:sz w:val="24"/>
            <w:szCs w:val="24"/>
          </w:rPr>
          <w:t>original</w:t>
        </w:r>
      </w:ins>
      <w:ins w:id="517" w:author="Yoonsu Cho" w:date="2019-07-23T20:22:00Z">
        <w:r w:rsidRPr="00454D50">
          <w:rPr>
            <w:rFonts w:ascii="Times New Roman" w:eastAsia="Times New Roman" w:hAnsi="Times New Roman" w:cs="Times New Roman"/>
            <w:sz w:val="24"/>
            <w:szCs w:val="24"/>
            <w:rPrChange w:id="518" w:author="Yoonsu Cho" w:date="2019-07-23T20:24:00Z">
              <w:rPr>
                <w:rFonts w:ascii="Times New Roman" w:eastAsia="Times New Roman"/>
                <w:sz w:val="24"/>
                <w:szCs w:val="24"/>
              </w:rPr>
            </w:rPrChange>
          </w:rPr>
          <w:t xml:space="preserve"> trait on the outcome through the simulation. The supplementary table S3 presents that the sum of effect size of selected trait</w:t>
        </w:r>
      </w:ins>
      <w:ins w:id="519" w:author="Yoonsu Cho" w:date="2019-07-24T13:45:00Z">
        <w:r w:rsidR="00175EAC">
          <w:rPr>
            <w:rFonts w:ascii="Times New Roman" w:eastAsia="Times New Roman" w:hAnsi="Times New Roman" w:cs="Times New Roman"/>
            <w:sz w:val="24"/>
            <w:szCs w:val="24"/>
          </w:rPr>
          <w:t>s</w:t>
        </w:r>
      </w:ins>
      <w:ins w:id="520" w:author="Yoonsu Cho" w:date="2019-07-23T20:22:00Z">
        <w:r w:rsidRPr="00454D50">
          <w:rPr>
            <w:rFonts w:ascii="Times New Roman" w:eastAsia="Times New Roman" w:hAnsi="Times New Roman" w:cs="Times New Roman"/>
            <w:sz w:val="24"/>
            <w:szCs w:val="24"/>
            <w:rPrChange w:id="521" w:author="Yoonsu Cho" w:date="2019-07-23T20:24:00Z">
              <w:rPr>
                <w:rFonts w:ascii="Times New Roman" w:eastAsia="Times New Roman"/>
                <w:sz w:val="24"/>
                <w:szCs w:val="24"/>
              </w:rPr>
            </w:rPrChange>
          </w:rPr>
          <w:t xml:space="preserve"> for X</w:t>
        </w:r>
        <w:r w:rsidRPr="00FD5B0E">
          <w:rPr>
            <w:rFonts w:ascii="Times New Roman" w:eastAsia="Times New Roman" w:hAnsi="Times New Roman" w:cs="Times New Roman"/>
            <w:sz w:val="24"/>
            <w:szCs w:val="24"/>
            <w:vertAlign w:val="subscript"/>
            <w:rPrChange w:id="522"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23" w:author="Yoonsu Cho" w:date="2019-07-23T20:24:00Z">
              <w:rPr>
                <w:rFonts w:ascii="Times New Roman" w:eastAsia="Times New Roman"/>
                <w:sz w:val="24"/>
                <w:szCs w:val="24"/>
              </w:rPr>
            </w:rPrChange>
          </w:rPr>
          <w:t>s was 0.19</w:t>
        </w:r>
      </w:ins>
      <w:ins w:id="524" w:author="Yoonsu Cho" w:date="2019-07-24T13:45:00Z">
        <w:r w:rsidR="00B8314A">
          <w:rPr>
            <w:rFonts w:ascii="Times New Roman" w:eastAsia="Times New Roman" w:hAnsi="Times New Roman" w:cs="Times New Roman"/>
            <w:sz w:val="24"/>
            <w:szCs w:val="24"/>
          </w:rPr>
          <w:t>2</w:t>
        </w:r>
      </w:ins>
      <w:ins w:id="525" w:author="Yoonsu Cho" w:date="2019-07-23T20:22:00Z">
        <w:r w:rsidRPr="00454D50">
          <w:rPr>
            <w:rFonts w:ascii="Times New Roman" w:eastAsia="Times New Roman" w:hAnsi="Times New Roman" w:cs="Times New Roman"/>
            <w:sz w:val="24"/>
            <w:szCs w:val="24"/>
            <w:rPrChange w:id="526" w:author="Yoonsu Cho" w:date="2019-07-23T20:24:00Z">
              <w:rPr>
                <w:rFonts w:ascii="Times New Roman" w:eastAsia="Times New Roman"/>
                <w:sz w:val="24"/>
                <w:szCs w:val="24"/>
              </w:rPr>
            </w:rPrChange>
          </w:rPr>
          <w:t xml:space="preserve"> (95% confidence interval, CI: 0.1</w:t>
        </w:r>
      </w:ins>
      <w:ins w:id="527" w:author="Yoonsu Cho" w:date="2019-07-24T13:45:00Z">
        <w:r w:rsidR="00B8314A">
          <w:rPr>
            <w:rFonts w:ascii="Times New Roman" w:eastAsia="Times New Roman" w:hAnsi="Times New Roman" w:cs="Times New Roman"/>
            <w:sz w:val="24"/>
            <w:szCs w:val="24"/>
          </w:rPr>
          <w:t>84</w:t>
        </w:r>
      </w:ins>
      <w:ins w:id="528" w:author="Yoonsu Cho" w:date="2019-07-23T20:22:00Z">
        <w:r w:rsidRPr="00454D50">
          <w:rPr>
            <w:rFonts w:ascii="Times New Roman" w:eastAsia="Times New Roman" w:hAnsi="Times New Roman" w:cs="Times New Roman"/>
            <w:sz w:val="24"/>
            <w:szCs w:val="24"/>
            <w:rPrChange w:id="529" w:author="Yoonsu Cho" w:date="2019-07-23T20:24:00Z">
              <w:rPr>
                <w:rFonts w:ascii="Times New Roman" w:eastAsia="Times New Roman"/>
                <w:sz w:val="24"/>
                <w:szCs w:val="24"/>
              </w:rPr>
            </w:rPrChange>
          </w:rPr>
          <w:t>, 0.19</w:t>
        </w:r>
      </w:ins>
      <w:ins w:id="530" w:author="Yoonsu Cho" w:date="2019-07-24T13:45:00Z">
        <w:r w:rsidR="00B8314A">
          <w:rPr>
            <w:rFonts w:ascii="Times New Roman" w:eastAsia="Times New Roman" w:hAnsi="Times New Roman" w:cs="Times New Roman"/>
            <w:sz w:val="24"/>
            <w:szCs w:val="24"/>
          </w:rPr>
          <w:t>9</w:t>
        </w:r>
      </w:ins>
      <w:ins w:id="531" w:author="Yoonsu Cho" w:date="2019-07-23T20:22:00Z">
        <w:r w:rsidRPr="00454D50">
          <w:rPr>
            <w:rFonts w:ascii="Times New Roman" w:eastAsia="Times New Roman" w:hAnsi="Times New Roman" w:cs="Times New Roman"/>
            <w:sz w:val="24"/>
            <w:szCs w:val="24"/>
            <w:rPrChange w:id="532" w:author="Yoonsu Cho" w:date="2019-07-23T20:24:00Z">
              <w:rPr>
                <w:rFonts w:ascii="Times New Roman" w:eastAsia="Times New Roman"/>
                <w:sz w:val="24"/>
                <w:szCs w:val="24"/>
              </w:rPr>
            </w:rPrChange>
          </w:rPr>
          <w:t xml:space="preserve">), which is </w:t>
        </w:r>
      </w:ins>
      <w:proofErr w:type="gramStart"/>
      <w:ins w:id="533" w:author="Yoonsu Cho" w:date="2019-07-24T13:46:00Z">
        <w:r w:rsidR="00F04984">
          <w:rPr>
            <w:rFonts w:ascii="Times New Roman" w:eastAsia="Times New Roman" w:hAnsi="Times New Roman" w:cs="Times New Roman"/>
            <w:sz w:val="24"/>
            <w:szCs w:val="24"/>
          </w:rPr>
          <w:t>similar</w:t>
        </w:r>
      </w:ins>
      <w:ins w:id="534" w:author="Yoonsu Cho" w:date="2019-07-23T20:22:00Z">
        <w:r w:rsidRPr="00454D50">
          <w:rPr>
            <w:rFonts w:ascii="Times New Roman" w:eastAsia="Times New Roman" w:hAnsi="Times New Roman" w:cs="Times New Roman"/>
            <w:sz w:val="24"/>
            <w:szCs w:val="24"/>
            <w:rPrChange w:id="535" w:author="Yoonsu Cho" w:date="2019-07-23T20:24:00Z">
              <w:rPr>
                <w:rFonts w:ascii="Times New Roman" w:eastAsia="Times New Roman"/>
                <w:sz w:val="24"/>
                <w:szCs w:val="24"/>
              </w:rPr>
            </w:rPrChange>
          </w:rPr>
          <w:t xml:space="preserve"> </w:t>
        </w:r>
      </w:ins>
      <w:ins w:id="536" w:author="Yoonsu Cho" w:date="2019-07-24T13:46:00Z">
        <w:r w:rsidR="00F04984">
          <w:rPr>
            <w:rFonts w:ascii="Times New Roman" w:eastAsia="Times New Roman" w:hAnsi="Times New Roman" w:cs="Times New Roman"/>
            <w:sz w:val="24"/>
            <w:szCs w:val="24"/>
          </w:rPr>
          <w:t>to</w:t>
        </w:r>
        <w:proofErr w:type="gramEnd"/>
        <w:r w:rsidR="00F04984">
          <w:rPr>
            <w:rFonts w:ascii="Times New Roman" w:eastAsia="Times New Roman" w:hAnsi="Times New Roman" w:cs="Times New Roman"/>
            <w:sz w:val="24"/>
            <w:szCs w:val="24"/>
          </w:rPr>
          <w:t xml:space="preserve"> </w:t>
        </w:r>
      </w:ins>
      <w:ins w:id="537" w:author="Yoonsu Cho" w:date="2019-07-23T20:22:00Z">
        <w:r w:rsidRPr="00454D50">
          <w:rPr>
            <w:rFonts w:ascii="Times New Roman" w:eastAsia="Times New Roman" w:hAnsi="Times New Roman" w:cs="Times New Roman"/>
            <w:sz w:val="24"/>
            <w:szCs w:val="24"/>
            <w:rPrChange w:id="538" w:author="Yoonsu Cho" w:date="2019-07-23T20:24:00Z">
              <w:rPr>
                <w:rFonts w:ascii="Times New Roman" w:eastAsia="Times New Roman"/>
                <w:sz w:val="24"/>
                <w:szCs w:val="24"/>
              </w:rPr>
            </w:rPrChange>
          </w:rPr>
          <w:t xml:space="preserve">given effect size, 0.200. Whilst, the </w:t>
        </w:r>
      </w:ins>
      <w:ins w:id="539" w:author="Yoonsu Cho" w:date="2019-07-24T13:48:00Z">
        <w:r w:rsidR="00221B98">
          <w:rPr>
            <w:rFonts w:ascii="Times New Roman" w:eastAsia="Times New Roman" w:hAnsi="Times New Roman" w:cs="Times New Roman"/>
            <w:sz w:val="24"/>
            <w:szCs w:val="24"/>
          </w:rPr>
          <w:t xml:space="preserve">total </w:t>
        </w:r>
      </w:ins>
      <w:ins w:id="540" w:author="Yoonsu Cho" w:date="2019-07-23T20:22:00Z">
        <w:r w:rsidRPr="00454D50">
          <w:rPr>
            <w:rFonts w:ascii="Times New Roman" w:eastAsia="Times New Roman" w:hAnsi="Times New Roman" w:cs="Times New Roman"/>
            <w:sz w:val="24"/>
            <w:szCs w:val="24"/>
            <w:rPrChange w:id="541" w:author="Yoonsu Cho" w:date="2019-07-23T20:24:00Z">
              <w:rPr>
                <w:rFonts w:ascii="Times New Roman" w:eastAsia="Times New Roman"/>
                <w:sz w:val="24"/>
                <w:szCs w:val="24"/>
              </w:rPr>
            </w:rPrChange>
          </w:rPr>
          <w:t xml:space="preserve">effect of </w:t>
        </w:r>
      </w:ins>
      <w:ins w:id="542" w:author="Yoonsu Cho" w:date="2019-07-24T13:48:00Z">
        <w:r w:rsidR="00221B98">
          <w:rPr>
            <w:rFonts w:ascii="Times New Roman" w:eastAsia="Times New Roman" w:hAnsi="Times New Roman" w:cs="Times New Roman"/>
            <w:sz w:val="24"/>
            <w:szCs w:val="24"/>
          </w:rPr>
          <w:t>selected</w:t>
        </w:r>
      </w:ins>
      <w:ins w:id="543" w:author="Yoonsu Cho" w:date="2019-07-23T20:22:00Z">
        <w:r w:rsidRPr="00454D50">
          <w:rPr>
            <w:rFonts w:ascii="Times New Roman" w:eastAsia="Times New Roman" w:hAnsi="Times New Roman" w:cs="Times New Roman"/>
            <w:sz w:val="24"/>
            <w:szCs w:val="24"/>
            <w:rPrChange w:id="544" w:author="Yoonsu Cho" w:date="2019-07-23T20:24:00Z">
              <w:rPr>
                <w:rFonts w:ascii="Times New Roman" w:eastAsia="Times New Roman"/>
                <w:sz w:val="24"/>
                <w:szCs w:val="24"/>
              </w:rPr>
            </w:rPrChange>
          </w:rPr>
          <w:t xml:space="preserve"> X</w:t>
        </w:r>
        <w:r w:rsidRPr="00FD5B0E">
          <w:rPr>
            <w:rFonts w:ascii="Times New Roman" w:eastAsia="Times New Roman" w:hAnsi="Times New Roman" w:cs="Times New Roman"/>
            <w:sz w:val="24"/>
            <w:szCs w:val="24"/>
            <w:vertAlign w:val="subscript"/>
            <w:rPrChange w:id="545"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46" w:author="Yoonsu Cho" w:date="2019-07-23T20:24:00Z">
              <w:rPr>
                <w:rFonts w:ascii="Times New Roman" w:eastAsia="Times New Roman"/>
                <w:sz w:val="24"/>
                <w:szCs w:val="24"/>
              </w:rPr>
            </w:rPrChange>
          </w:rPr>
          <w:t>s on the outcome was 0.</w:t>
        </w:r>
      </w:ins>
      <w:ins w:id="547" w:author="Yoonsu Cho" w:date="2019-07-24T13:51:00Z">
        <w:r w:rsidR="00974022">
          <w:rPr>
            <w:rFonts w:ascii="Times New Roman" w:eastAsia="Times New Roman" w:hAnsi="Times New Roman" w:cs="Times New Roman"/>
            <w:sz w:val="24"/>
            <w:szCs w:val="24"/>
          </w:rPr>
          <w:t>397</w:t>
        </w:r>
      </w:ins>
      <w:ins w:id="548" w:author="Yoonsu Cho" w:date="2019-07-23T20:22:00Z">
        <w:r w:rsidRPr="00454D50">
          <w:rPr>
            <w:rFonts w:ascii="Times New Roman" w:eastAsia="Times New Roman" w:hAnsi="Times New Roman" w:cs="Times New Roman"/>
            <w:sz w:val="24"/>
            <w:szCs w:val="24"/>
            <w:rPrChange w:id="549" w:author="Yoonsu Cho" w:date="2019-07-23T20:24:00Z">
              <w:rPr>
                <w:rFonts w:ascii="Times New Roman" w:eastAsia="Times New Roman"/>
                <w:sz w:val="24"/>
                <w:szCs w:val="24"/>
              </w:rPr>
            </w:rPrChange>
          </w:rPr>
          <w:t xml:space="preserve"> (95% CI: 0</w:t>
        </w:r>
      </w:ins>
      <w:ins w:id="550" w:author="Yoonsu Cho" w:date="2019-07-24T13:48:00Z">
        <w:r w:rsidR="001443FB">
          <w:rPr>
            <w:rFonts w:ascii="Times New Roman" w:eastAsia="Times New Roman" w:hAnsi="Times New Roman" w:cs="Times New Roman"/>
            <w:sz w:val="24"/>
            <w:szCs w:val="24"/>
          </w:rPr>
          <w:t>.365</w:t>
        </w:r>
      </w:ins>
      <w:ins w:id="551" w:author="Yoonsu Cho" w:date="2019-07-23T20:22:00Z">
        <w:r w:rsidRPr="00454D50">
          <w:rPr>
            <w:rFonts w:ascii="Times New Roman" w:eastAsia="Times New Roman" w:hAnsi="Times New Roman" w:cs="Times New Roman"/>
            <w:sz w:val="24"/>
            <w:szCs w:val="24"/>
            <w:rPrChange w:id="552" w:author="Yoonsu Cho" w:date="2019-07-23T20:24:00Z">
              <w:rPr>
                <w:rFonts w:ascii="Times New Roman" w:eastAsia="Times New Roman"/>
                <w:sz w:val="24"/>
                <w:szCs w:val="24"/>
              </w:rPr>
            </w:rPrChange>
          </w:rPr>
          <w:t>, 0.4</w:t>
        </w:r>
      </w:ins>
      <w:ins w:id="553" w:author="Yoonsu Cho" w:date="2019-07-24T13:48:00Z">
        <w:r w:rsidR="004C49C7">
          <w:rPr>
            <w:rFonts w:ascii="Times New Roman" w:eastAsia="Times New Roman" w:hAnsi="Times New Roman" w:cs="Times New Roman"/>
            <w:sz w:val="24"/>
            <w:szCs w:val="24"/>
          </w:rPr>
          <w:t>29</w:t>
        </w:r>
      </w:ins>
      <w:ins w:id="554" w:author="Yoonsu Cho" w:date="2019-07-23T20:22:00Z">
        <w:r w:rsidRPr="00454D50">
          <w:rPr>
            <w:rFonts w:ascii="Times New Roman" w:eastAsia="Times New Roman" w:hAnsi="Times New Roman" w:cs="Times New Roman"/>
            <w:sz w:val="24"/>
            <w:szCs w:val="24"/>
            <w:rPrChange w:id="555" w:author="Yoonsu Cho" w:date="2019-07-23T20:24:00Z">
              <w:rPr>
                <w:rFonts w:ascii="Times New Roman" w:eastAsia="Times New Roman"/>
                <w:sz w:val="24"/>
                <w:szCs w:val="24"/>
              </w:rPr>
            </w:rPrChange>
          </w:rPr>
          <w:t xml:space="preserve">) in normal MVMR model. The </w:t>
        </w:r>
      </w:ins>
      <w:ins w:id="556" w:author="Yoonsu Cho" w:date="2019-07-24T13:49:00Z">
        <w:r w:rsidR="004C49C7">
          <w:rPr>
            <w:rFonts w:ascii="Times New Roman" w:eastAsia="Times New Roman" w:hAnsi="Times New Roman" w:cs="Times New Roman"/>
            <w:sz w:val="24"/>
            <w:szCs w:val="24"/>
          </w:rPr>
          <w:t>total effect</w:t>
        </w:r>
      </w:ins>
      <w:ins w:id="557" w:author="Yoonsu Cho" w:date="2019-07-23T20:22:00Z">
        <w:r w:rsidRPr="00454D50">
          <w:rPr>
            <w:rFonts w:ascii="Times New Roman" w:eastAsia="Times New Roman" w:hAnsi="Times New Roman" w:cs="Times New Roman"/>
            <w:sz w:val="24"/>
            <w:szCs w:val="24"/>
            <w:rPrChange w:id="558" w:author="Yoonsu Cho" w:date="2019-07-23T20:24:00Z">
              <w:rPr>
                <w:rFonts w:ascii="Times New Roman" w:eastAsia="Times New Roman"/>
                <w:sz w:val="24"/>
                <w:szCs w:val="24"/>
              </w:rPr>
            </w:rPrChange>
          </w:rPr>
          <w:t xml:space="preserve"> of selected traits for X</w:t>
        </w:r>
        <w:r w:rsidRPr="004C49C7">
          <w:rPr>
            <w:rFonts w:ascii="Times New Roman" w:eastAsia="Times New Roman" w:hAnsi="Times New Roman" w:cs="Times New Roman"/>
            <w:sz w:val="24"/>
            <w:szCs w:val="24"/>
            <w:vertAlign w:val="subscript"/>
            <w:rPrChange w:id="559" w:author="Yoonsu Cho" w:date="2019-07-24T13:49:00Z">
              <w:rPr>
                <w:rFonts w:ascii="Times New Roman" w:eastAsia="Times New Roman"/>
                <w:sz w:val="24"/>
                <w:szCs w:val="24"/>
              </w:rPr>
            </w:rPrChange>
          </w:rPr>
          <w:t>2</w:t>
        </w:r>
        <w:r w:rsidRPr="00454D50">
          <w:rPr>
            <w:rFonts w:ascii="Times New Roman" w:eastAsia="Times New Roman" w:hAnsi="Times New Roman" w:cs="Times New Roman"/>
            <w:sz w:val="24"/>
            <w:szCs w:val="24"/>
            <w:rPrChange w:id="560" w:author="Yoonsu Cho" w:date="2019-07-23T20:24:00Z">
              <w:rPr>
                <w:rFonts w:ascii="Times New Roman" w:eastAsia="Times New Roman"/>
                <w:sz w:val="24"/>
                <w:szCs w:val="24"/>
              </w:rPr>
            </w:rPrChange>
          </w:rPr>
          <w:t xml:space="preserve"> in LASSO-MVMR was 0.</w:t>
        </w:r>
      </w:ins>
      <w:ins w:id="561" w:author="Yoonsu Cho" w:date="2019-07-24T13:52:00Z">
        <w:r w:rsidR="00974022">
          <w:rPr>
            <w:rFonts w:ascii="Times New Roman" w:eastAsia="Times New Roman" w:hAnsi="Times New Roman" w:cs="Times New Roman"/>
            <w:sz w:val="24"/>
            <w:szCs w:val="24"/>
          </w:rPr>
          <w:t>185</w:t>
        </w:r>
      </w:ins>
      <w:ins w:id="562" w:author="Yoonsu Cho" w:date="2019-07-23T20:22:00Z">
        <w:r w:rsidRPr="00454D50">
          <w:rPr>
            <w:rFonts w:ascii="Times New Roman" w:eastAsia="Times New Roman" w:hAnsi="Times New Roman" w:cs="Times New Roman"/>
            <w:sz w:val="24"/>
            <w:szCs w:val="24"/>
            <w:rPrChange w:id="563" w:author="Yoonsu Cho" w:date="2019-07-23T20:24:00Z">
              <w:rPr>
                <w:rFonts w:ascii="Times New Roman" w:eastAsia="Times New Roman"/>
                <w:sz w:val="24"/>
                <w:szCs w:val="24"/>
              </w:rPr>
            </w:rPrChange>
          </w:rPr>
          <w:t xml:space="preserve"> (95% CI: 0.1</w:t>
        </w:r>
      </w:ins>
      <w:ins w:id="564" w:author="Yoonsu Cho" w:date="2019-07-24T13:52:00Z">
        <w:r w:rsidR="00974022">
          <w:rPr>
            <w:rFonts w:ascii="Times New Roman" w:eastAsia="Times New Roman" w:hAnsi="Times New Roman" w:cs="Times New Roman"/>
            <w:sz w:val="24"/>
            <w:szCs w:val="24"/>
          </w:rPr>
          <w:t>78</w:t>
        </w:r>
      </w:ins>
      <w:ins w:id="565" w:author="Yoonsu Cho" w:date="2019-07-23T20:22:00Z">
        <w:r w:rsidRPr="00454D50">
          <w:rPr>
            <w:rFonts w:ascii="Times New Roman" w:eastAsia="Times New Roman" w:hAnsi="Times New Roman" w:cs="Times New Roman"/>
            <w:sz w:val="24"/>
            <w:szCs w:val="24"/>
            <w:rPrChange w:id="566" w:author="Yoonsu Cho" w:date="2019-07-23T20:24:00Z">
              <w:rPr>
                <w:rFonts w:ascii="Times New Roman" w:eastAsia="Times New Roman"/>
                <w:sz w:val="24"/>
                <w:szCs w:val="24"/>
              </w:rPr>
            </w:rPrChange>
          </w:rPr>
          <w:t xml:space="preserve">, </w:t>
        </w:r>
      </w:ins>
      <w:ins w:id="567" w:author="Yoonsu Cho" w:date="2019-07-24T13:50:00Z">
        <w:r w:rsidR="005600C5">
          <w:rPr>
            <w:rFonts w:ascii="Times New Roman" w:eastAsia="Times New Roman" w:hAnsi="Times New Roman" w:cs="Times New Roman"/>
            <w:sz w:val="24"/>
            <w:szCs w:val="24"/>
          </w:rPr>
          <w:t>0.1</w:t>
        </w:r>
      </w:ins>
      <w:ins w:id="568" w:author="Yoonsu Cho" w:date="2019-07-24T13:52:00Z">
        <w:r w:rsidR="00974022">
          <w:rPr>
            <w:rFonts w:ascii="Times New Roman" w:eastAsia="Times New Roman" w:hAnsi="Times New Roman" w:cs="Times New Roman"/>
            <w:sz w:val="24"/>
            <w:szCs w:val="24"/>
          </w:rPr>
          <w:t>92</w:t>
        </w:r>
      </w:ins>
      <w:ins w:id="569" w:author="Yoonsu Cho" w:date="2019-07-23T20:22:00Z">
        <w:r w:rsidRPr="00454D50">
          <w:rPr>
            <w:rFonts w:ascii="Times New Roman" w:eastAsia="Times New Roman" w:hAnsi="Times New Roman" w:cs="Times New Roman"/>
            <w:sz w:val="24"/>
            <w:szCs w:val="24"/>
            <w:rPrChange w:id="570" w:author="Yoonsu Cho" w:date="2019-07-23T20:24:00Z">
              <w:rPr>
                <w:rFonts w:ascii="Times New Roman" w:eastAsia="Times New Roman"/>
                <w:sz w:val="24"/>
                <w:szCs w:val="24"/>
              </w:rPr>
            </w:rPrChange>
          </w:rPr>
          <w:t xml:space="preserve">), where the </w:t>
        </w:r>
      </w:ins>
      <w:ins w:id="571" w:author="Yoonsu Cho" w:date="2019-07-24T13:54:00Z">
        <w:r w:rsidR="00F21A08">
          <w:rPr>
            <w:rFonts w:ascii="Times New Roman" w:eastAsia="Times New Roman" w:hAnsi="Times New Roman" w:cs="Times New Roman"/>
            <w:sz w:val="24"/>
            <w:szCs w:val="24"/>
          </w:rPr>
          <w:t xml:space="preserve">total </w:t>
        </w:r>
      </w:ins>
      <w:ins w:id="572" w:author="Yoonsu Cho" w:date="2019-07-23T20:22:00Z">
        <w:r w:rsidRPr="00454D50">
          <w:rPr>
            <w:rFonts w:ascii="Times New Roman" w:eastAsia="Times New Roman" w:hAnsi="Times New Roman" w:cs="Times New Roman"/>
            <w:sz w:val="24"/>
            <w:szCs w:val="24"/>
            <w:rPrChange w:id="573" w:author="Yoonsu Cho" w:date="2019-07-23T20:24:00Z">
              <w:rPr>
                <w:rFonts w:ascii="Times New Roman" w:eastAsia="Times New Roman"/>
                <w:sz w:val="24"/>
                <w:szCs w:val="24"/>
              </w:rPr>
            </w:rPrChange>
          </w:rPr>
          <w:t>effect of the X</w:t>
        </w:r>
        <w:r w:rsidRPr="005600C5">
          <w:rPr>
            <w:rFonts w:ascii="Times New Roman" w:eastAsia="Times New Roman" w:hAnsi="Times New Roman" w:cs="Times New Roman"/>
            <w:sz w:val="24"/>
            <w:szCs w:val="24"/>
            <w:vertAlign w:val="subscript"/>
            <w:rPrChange w:id="574" w:author="Yoonsu Cho" w:date="2019-07-24T13:50:00Z">
              <w:rPr>
                <w:rFonts w:ascii="Times New Roman" w:eastAsia="Times New Roman"/>
                <w:sz w:val="24"/>
                <w:szCs w:val="24"/>
              </w:rPr>
            </w:rPrChange>
          </w:rPr>
          <w:t>2</w:t>
        </w:r>
        <w:r w:rsidRPr="00454D50">
          <w:rPr>
            <w:rFonts w:ascii="Times New Roman" w:eastAsia="Times New Roman" w:hAnsi="Times New Roman" w:cs="Times New Roman"/>
            <w:sz w:val="24"/>
            <w:szCs w:val="24"/>
            <w:rPrChange w:id="575" w:author="Yoonsu Cho" w:date="2019-07-23T20:24:00Z">
              <w:rPr>
                <w:rFonts w:ascii="Times New Roman" w:eastAsia="Times New Roman"/>
                <w:sz w:val="24"/>
                <w:szCs w:val="24"/>
              </w:rPr>
            </w:rPrChange>
          </w:rPr>
          <w:t xml:space="preserve">s was </w:t>
        </w:r>
      </w:ins>
      <w:ins w:id="576" w:author="Yoonsu Cho" w:date="2019-07-24T13:55:00Z">
        <w:r w:rsidR="00F16542">
          <w:rPr>
            <w:rFonts w:ascii="Times New Roman" w:eastAsia="Times New Roman" w:hAnsi="Times New Roman" w:cs="Times New Roman"/>
            <w:sz w:val="24"/>
            <w:szCs w:val="24"/>
          </w:rPr>
          <w:t>0.002</w:t>
        </w:r>
      </w:ins>
      <w:ins w:id="577" w:author="Yoonsu Cho" w:date="2019-07-23T20:22:00Z">
        <w:r w:rsidRPr="00454D50">
          <w:rPr>
            <w:rFonts w:ascii="Times New Roman" w:eastAsia="Times New Roman" w:hAnsi="Times New Roman" w:cs="Times New Roman"/>
            <w:sz w:val="24"/>
            <w:szCs w:val="24"/>
            <w:rPrChange w:id="578" w:author="Yoonsu Cho" w:date="2019-07-23T20:24:00Z">
              <w:rPr>
                <w:rFonts w:ascii="Times New Roman" w:eastAsia="Times New Roman"/>
                <w:sz w:val="24"/>
                <w:szCs w:val="24"/>
              </w:rPr>
            </w:rPrChange>
          </w:rPr>
          <w:t xml:space="preserve"> (95% CI: -</w:t>
        </w:r>
      </w:ins>
      <w:ins w:id="579" w:author="Yoonsu Cho" w:date="2019-07-24T13:55:00Z">
        <w:r w:rsidR="00F16542">
          <w:rPr>
            <w:rFonts w:ascii="Times New Roman" w:eastAsia="Times New Roman" w:hAnsi="Times New Roman" w:cs="Times New Roman"/>
            <w:sz w:val="24"/>
            <w:szCs w:val="24"/>
          </w:rPr>
          <w:t>0.029</w:t>
        </w:r>
      </w:ins>
      <w:ins w:id="580" w:author="Yoonsu Cho" w:date="2019-07-23T20:22:00Z">
        <w:r w:rsidRPr="00454D50">
          <w:rPr>
            <w:rFonts w:ascii="Times New Roman" w:eastAsia="Times New Roman" w:hAnsi="Times New Roman" w:cs="Times New Roman"/>
            <w:sz w:val="24"/>
            <w:szCs w:val="24"/>
            <w:rPrChange w:id="581" w:author="Yoonsu Cho" w:date="2019-07-23T20:24:00Z">
              <w:rPr>
                <w:rFonts w:ascii="Times New Roman" w:eastAsia="Times New Roman"/>
                <w:sz w:val="24"/>
                <w:szCs w:val="24"/>
              </w:rPr>
            </w:rPrChange>
          </w:rPr>
          <w:t>, 0.0</w:t>
        </w:r>
      </w:ins>
      <w:ins w:id="582" w:author="Yoonsu Cho" w:date="2019-07-24T13:55:00Z">
        <w:r w:rsidR="00832F60">
          <w:rPr>
            <w:rFonts w:ascii="Times New Roman" w:eastAsia="Times New Roman" w:hAnsi="Times New Roman" w:cs="Times New Roman"/>
            <w:sz w:val="24"/>
            <w:szCs w:val="24"/>
          </w:rPr>
          <w:t>33</w:t>
        </w:r>
      </w:ins>
      <w:ins w:id="583" w:author="Yoonsu Cho" w:date="2019-07-23T20:22:00Z">
        <w:r w:rsidRPr="00454D50">
          <w:rPr>
            <w:rFonts w:ascii="Times New Roman" w:eastAsia="Times New Roman" w:hAnsi="Times New Roman" w:cs="Times New Roman"/>
            <w:sz w:val="24"/>
            <w:szCs w:val="24"/>
            <w:rPrChange w:id="584" w:author="Yoonsu Cho" w:date="2019-07-23T20:24:00Z">
              <w:rPr>
                <w:rFonts w:ascii="Times New Roman" w:eastAsia="Times New Roman"/>
                <w:sz w:val="24"/>
                <w:szCs w:val="24"/>
              </w:rPr>
            </w:rPrChange>
          </w:rPr>
          <w:t xml:space="preserve">) in normal MVMR. This result was replicated in scenario 2, where horizontal pleiotropy exists. </w:t>
        </w:r>
      </w:ins>
      <w:ins w:id="585" w:author="Yoonsu Cho" w:date="2019-07-24T13:55:00Z">
        <w:r w:rsidR="00832F60">
          <w:rPr>
            <w:rFonts w:ascii="Times New Roman" w:eastAsia="Times New Roman" w:hAnsi="Times New Roman" w:cs="Times New Roman"/>
            <w:sz w:val="24"/>
            <w:szCs w:val="24"/>
          </w:rPr>
          <w:t xml:space="preserve">The </w:t>
        </w:r>
      </w:ins>
      <w:ins w:id="586" w:author="Yoonsu Cho" w:date="2019-07-24T13:56:00Z">
        <w:r w:rsidR="00832F60">
          <w:rPr>
            <w:rFonts w:ascii="Times New Roman" w:eastAsia="Times New Roman" w:hAnsi="Times New Roman" w:cs="Times New Roman"/>
            <w:sz w:val="24"/>
            <w:szCs w:val="24"/>
          </w:rPr>
          <w:t xml:space="preserve">total effect of selected trait </w:t>
        </w:r>
        <w:r w:rsidR="00D279BA">
          <w:rPr>
            <w:rFonts w:ascii="Times New Roman" w:eastAsia="Times New Roman" w:hAnsi="Times New Roman" w:cs="Times New Roman"/>
            <w:sz w:val="24"/>
            <w:szCs w:val="24"/>
          </w:rPr>
          <w:t xml:space="preserve">for X1 and X2 was almost the same as </w:t>
        </w:r>
        <w:r w:rsidR="00407035">
          <w:rPr>
            <w:rFonts w:ascii="Times New Roman" w:eastAsia="Times New Roman" w:hAnsi="Times New Roman" w:cs="Times New Roman"/>
            <w:sz w:val="24"/>
            <w:szCs w:val="24"/>
          </w:rPr>
          <w:t>the e</w:t>
        </w:r>
      </w:ins>
      <w:ins w:id="587" w:author="Yoonsu Cho" w:date="2019-07-24T13:57:00Z">
        <w:r w:rsidR="00407035">
          <w:rPr>
            <w:rFonts w:ascii="Times New Roman" w:eastAsia="Times New Roman" w:hAnsi="Times New Roman" w:cs="Times New Roman"/>
            <w:sz w:val="24"/>
            <w:szCs w:val="24"/>
          </w:rPr>
          <w:t xml:space="preserve">ffect of original trait on the outcome (Supplementary Table S3). </w:t>
        </w:r>
      </w:ins>
      <w:ins w:id="588" w:author="Yoonsu Cho" w:date="2019-07-23T20:22:00Z">
        <w:r w:rsidRPr="00454D50">
          <w:rPr>
            <w:rFonts w:ascii="Times New Roman" w:eastAsia="Times New Roman" w:hAnsi="Times New Roman" w:cs="Times New Roman"/>
            <w:sz w:val="24"/>
            <w:szCs w:val="24"/>
            <w:rPrChange w:id="589" w:author="Yoonsu Cho" w:date="2019-07-23T20:24:00Z">
              <w:rPr>
                <w:rFonts w:ascii="Times New Roman" w:eastAsia="Times New Roman"/>
                <w:sz w:val="24"/>
                <w:szCs w:val="24"/>
              </w:rPr>
            </w:rPrChange>
          </w:rPr>
          <w:t>This simulation confirms th</w:t>
        </w:r>
      </w:ins>
      <w:ins w:id="590" w:author="Yoonsu Cho" w:date="2019-07-24T13:58:00Z">
        <w:r w:rsidR="00951D9F">
          <w:rPr>
            <w:rFonts w:ascii="Times New Roman" w:eastAsia="Times New Roman" w:hAnsi="Times New Roman" w:cs="Times New Roman"/>
            <w:sz w:val="24"/>
            <w:szCs w:val="24"/>
          </w:rPr>
          <w:t>at</w:t>
        </w:r>
      </w:ins>
      <w:ins w:id="591" w:author="Yoonsu Cho" w:date="2019-07-24T14:05:00Z">
        <w:r w:rsidR="007E510E">
          <w:rPr>
            <w:rFonts w:ascii="Times New Roman" w:eastAsia="Times New Roman" w:hAnsi="Times New Roman" w:cs="Times New Roman"/>
            <w:sz w:val="24"/>
            <w:szCs w:val="24"/>
          </w:rPr>
          <w:t xml:space="preserve"> the </w:t>
        </w:r>
        <w:r w:rsidR="00FF55F5">
          <w:rPr>
            <w:rFonts w:ascii="Times New Roman" w:eastAsia="Times New Roman" w:hAnsi="Times New Roman" w:cs="Times New Roman"/>
            <w:sz w:val="24"/>
            <w:szCs w:val="24"/>
          </w:rPr>
          <w:t>shrinkage</w:t>
        </w:r>
        <w:r w:rsidR="007E510E">
          <w:rPr>
            <w:rFonts w:ascii="Times New Roman" w:eastAsia="Times New Roman" w:hAnsi="Times New Roman" w:cs="Times New Roman"/>
            <w:sz w:val="24"/>
            <w:szCs w:val="24"/>
          </w:rPr>
          <w:t xml:space="preserve"> step using LASSO </w:t>
        </w:r>
      </w:ins>
      <w:ins w:id="592" w:author="Yoonsu Cho" w:date="2019-07-24T14:07:00Z">
        <w:r w:rsidR="00E7128C">
          <w:rPr>
            <w:rFonts w:ascii="Times New Roman" w:eastAsia="Times New Roman" w:hAnsi="Times New Roman" w:cs="Times New Roman"/>
            <w:sz w:val="24"/>
            <w:szCs w:val="24"/>
          </w:rPr>
          <w:t xml:space="preserve">is valid even though there are some </w:t>
        </w:r>
        <w:r w:rsidR="00B00479">
          <w:rPr>
            <w:rFonts w:ascii="Times New Roman" w:eastAsia="Times New Roman" w:hAnsi="Times New Roman" w:cs="Times New Roman"/>
            <w:sz w:val="24"/>
            <w:szCs w:val="24"/>
          </w:rPr>
          <w:t xml:space="preserve">redundant </w:t>
        </w:r>
      </w:ins>
      <w:ins w:id="593" w:author="Yoonsu Cho" w:date="2019-07-24T14:08:00Z">
        <w:r w:rsidR="00B00479">
          <w:rPr>
            <w:rFonts w:ascii="Times New Roman" w:eastAsia="Times New Roman" w:hAnsi="Times New Roman" w:cs="Times New Roman"/>
            <w:sz w:val="24"/>
            <w:szCs w:val="24"/>
          </w:rPr>
          <w:t>traits</w:t>
        </w:r>
      </w:ins>
      <w:ins w:id="594" w:author="Yoonsu Cho" w:date="2019-07-24T14:05:00Z">
        <w:r w:rsidR="007E510E">
          <w:rPr>
            <w:rFonts w:ascii="Times New Roman" w:eastAsia="Times New Roman" w:hAnsi="Times New Roman" w:cs="Times New Roman"/>
            <w:sz w:val="24"/>
            <w:szCs w:val="24"/>
          </w:rPr>
          <w:t>.</w:t>
        </w:r>
      </w:ins>
      <w:ins w:id="595" w:author="Yoonsu Cho" w:date="2019-07-24T13:58:00Z">
        <w:r w:rsidR="00951D9F">
          <w:rPr>
            <w:rFonts w:ascii="Times New Roman" w:eastAsia="Times New Roman" w:hAnsi="Times New Roman" w:cs="Times New Roman"/>
            <w:sz w:val="24"/>
            <w:szCs w:val="24"/>
          </w:rPr>
          <w:t xml:space="preserve"> </w:t>
        </w:r>
      </w:ins>
      <w:ins w:id="596" w:author="Yoonsu Cho" w:date="2019-07-24T14:06:00Z">
        <w:r w:rsidR="00FF55F5">
          <w:rPr>
            <w:rFonts w:ascii="Times New Roman" w:eastAsia="Times New Roman" w:hAnsi="Times New Roman" w:cs="Times New Roman"/>
            <w:sz w:val="24"/>
            <w:szCs w:val="24"/>
          </w:rPr>
          <w:t>Also, the simulation results suggested that our</w:t>
        </w:r>
      </w:ins>
      <w:ins w:id="597" w:author="Yoonsu Cho" w:date="2019-07-23T20:22:00Z">
        <w:r w:rsidRPr="00454D50">
          <w:rPr>
            <w:rFonts w:ascii="Times New Roman" w:eastAsia="Times New Roman" w:hAnsi="Times New Roman" w:cs="Times New Roman"/>
            <w:sz w:val="24"/>
            <w:szCs w:val="24"/>
            <w:rPrChange w:id="598" w:author="Yoonsu Cho" w:date="2019-07-23T20:24:00Z">
              <w:rPr>
                <w:rFonts w:ascii="Times New Roman" w:eastAsia="Times New Roman"/>
                <w:sz w:val="24"/>
                <w:szCs w:val="24"/>
              </w:rPr>
            </w:rPrChange>
          </w:rPr>
          <w:t xml:space="preserve"> </w:t>
        </w:r>
      </w:ins>
      <w:ins w:id="599" w:author="Yoonsu Cho" w:date="2019-07-24T13:58:00Z">
        <w:r w:rsidR="00446B3E">
          <w:rPr>
            <w:rFonts w:ascii="Times New Roman" w:eastAsia="Times New Roman" w:hAnsi="Times New Roman" w:cs="Times New Roman"/>
            <w:sz w:val="24"/>
            <w:szCs w:val="24"/>
          </w:rPr>
          <w:t xml:space="preserve">adjustment method using </w:t>
        </w:r>
      </w:ins>
      <w:ins w:id="600" w:author="Yoonsu Cho" w:date="2019-07-23T20:22:00Z">
        <w:r w:rsidRPr="00454D50">
          <w:rPr>
            <w:rFonts w:ascii="Times New Roman" w:eastAsia="Times New Roman" w:hAnsi="Times New Roman" w:cs="Times New Roman"/>
            <w:sz w:val="24"/>
            <w:szCs w:val="24"/>
            <w:rPrChange w:id="601" w:author="Yoonsu Cho" w:date="2019-07-23T20:24:00Z">
              <w:rPr>
                <w:rFonts w:ascii="Times New Roman" w:eastAsia="Times New Roman"/>
                <w:sz w:val="24"/>
                <w:szCs w:val="24"/>
              </w:rPr>
            </w:rPrChange>
          </w:rPr>
          <w:t>LASSO</w:t>
        </w:r>
      </w:ins>
      <w:ins w:id="602" w:author="Yoonsu Cho" w:date="2019-07-24T14:08:00Z">
        <w:r w:rsidR="00C83267">
          <w:rPr>
            <w:rFonts w:ascii="Times New Roman" w:eastAsia="Times New Roman" w:hAnsi="Times New Roman" w:cs="Times New Roman"/>
            <w:sz w:val="24"/>
            <w:szCs w:val="24"/>
          </w:rPr>
          <w:t>-</w:t>
        </w:r>
      </w:ins>
      <w:ins w:id="603" w:author="Yoonsu Cho" w:date="2019-07-23T20:22:00Z">
        <w:r w:rsidRPr="00454D50">
          <w:rPr>
            <w:rFonts w:ascii="Times New Roman" w:eastAsia="Times New Roman" w:hAnsi="Times New Roman" w:cs="Times New Roman"/>
            <w:sz w:val="24"/>
            <w:szCs w:val="24"/>
            <w:rPrChange w:id="604" w:author="Yoonsu Cho" w:date="2019-07-23T20:24:00Z">
              <w:rPr>
                <w:rFonts w:ascii="Times New Roman" w:eastAsia="Times New Roman"/>
                <w:sz w:val="24"/>
                <w:szCs w:val="24"/>
              </w:rPr>
            </w:rPrChange>
          </w:rPr>
          <w:t xml:space="preserve">MVMR </w:t>
        </w:r>
      </w:ins>
      <w:ins w:id="605" w:author="Yoonsu Cho" w:date="2019-07-24T14:08:00Z">
        <w:r w:rsidR="00C83267">
          <w:rPr>
            <w:rFonts w:ascii="Times New Roman" w:eastAsia="Times New Roman" w:hAnsi="Times New Roman" w:cs="Times New Roman"/>
            <w:sz w:val="24"/>
            <w:szCs w:val="24"/>
          </w:rPr>
          <w:t xml:space="preserve">can </w:t>
        </w:r>
      </w:ins>
      <w:ins w:id="606" w:author="Yoonsu Cho" w:date="2019-07-23T20:22:00Z">
        <w:r w:rsidRPr="00454D50">
          <w:rPr>
            <w:rFonts w:ascii="Times New Roman" w:eastAsia="Times New Roman" w:hAnsi="Times New Roman" w:cs="Times New Roman"/>
            <w:sz w:val="24"/>
            <w:szCs w:val="24"/>
            <w:rPrChange w:id="607" w:author="Yoonsu Cho" w:date="2019-07-23T20:24:00Z">
              <w:rPr>
                <w:rFonts w:ascii="Times New Roman" w:eastAsia="Times New Roman"/>
                <w:sz w:val="24"/>
                <w:szCs w:val="24"/>
              </w:rPr>
            </w:rPrChange>
          </w:rPr>
          <w:t xml:space="preserve">correct for </w:t>
        </w:r>
      </w:ins>
      <w:ins w:id="608" w:author="Yoonsu Cho" w:date="2019-07-24T14:08:00Z">
        <w:r w:rsidR="00C83267">
          <w:rPr>
            <w:rFonts w:ascii="Times New Roman" w:eastAsia="Times New Roman" w:hAnsi="Times New Roman" w:cs="Times New Roman"/>
            <w:sz w:val="24"/>
            <w:szCs w:val="24"/>
          </w:rPr>
          <w:t xml:space="preserve">the </w:t>
        </w:r>
      </w:ins>
      <w:ins w:id="609" w:author="Yoonsu Cho" w:date="2019-07-23T20:22:00Z">
        <w:r w:rsidRPr="00454D50">
          <w:rPr>
            <w:rFonts w:ascii="Times New Roman" w:eastAsia="Times New Roman" w:hAnsi="Times New Roman" w:cs="Times New Roman"/>
            <w:sz w:val="24"/>
            <w:szCs w:val="24"/>
            <w:rPrChange w:id="610" w:author="Yoonsu Cho" w:date="2019-07-23T20:24:00Z">
              <w:rPr>
                <w:rFonts w:ascii="Times New Roman" w:eastAsia="Times New Roman"/>
                <w:sz w:val="24"/>
                <w:szCs w:val="24"/>
              </w:rPr>
            </w:rPrChange>
          </w:rPr>
          <w:t xml:space="preserve">effect of the </w:t>
        </w:r>
      </w:ins>
      <w:ins w:id="611" w:author="Yoonsu Cho" w:date="2019-07-24T13:58:00Z">
        <w:r w:rsidR="00200F24">
          <w:rPr>
            <w:rFonts w:ascii="Times New Roman" w:eastAsia="Times New Roman" w:hAnsi="Times New Roman" w:cs="Times New Roman"/>
            <w:sz w:val="24"/>
            <w:szCs w:val="24"/>
          </w:rPr>
          <w:t xml:space="preserve">pleiotropic pathways </w:t>
        </w:r>
      </w:ins>
      <w:ins w:id="612" w:author="Yoonsu Cho" w:date="2019-07-24T14:08:00Z">
        <w:r w:rsidR="0009160F">
          <w:rPr>
            <w:rFonts w:ascii="Times New Roman" w:eastAsia="Times New Roman" w:hAnsi="Times New Roman" w:cs="Times New Roman"/>
            <w:sz w:val="24"/>
            <w:szCs w:val="24"/>
          </w:rPr>
          <w:t>consid</w:t>
        </w:r>
      </w:ins>
      <w:ins w:id="613" w:author="Yoonsu Cho" w:date="2019-07-24T14:09:00Z">
        <w:r w:rsidR="0009160F">
          <w:rPr>
            <w:rFonts w:ascii="Times New Roman" w:eastAsia="Times New Roman" w:hAnsi="Times New Roman" w:cs="Times New Roman"/>
            <w:sz w:val="24"/>
            <w:szCs w:val="24"/>
          </w:rPr>
          <w:t>ering</w:t>
        </w:r>
      </w:ins>
      <w:ins w:id="614" w:author="Yoonsu Cho" w:date="2019-07-24T14:00:00Z">
        <w:r w:rsidR="00455C90">
          <w:rPr>
            <w:rFonts w:ascii="Times New Roman" w:eastAsia="Times New Roman" w:hAnsi="Times New Roman" w:cs="Times New Roman"/>
            <w:sz w:val="24"/>
            <w:szCs w:val="24"/>
          </w:rPr>
          <w:t xml:space="preserve"> the total effect of</w:t>
        </w:r>
      </w:ins>
      <w:ins w:id="615" w:author="Yoonsu Cho" w:date="2019-07-24T14:01:00Z">
        <w:r w:rsidR="001066D9">
          <w:rPr>
            <w:rFonts w:ascii="Times New Roman" w:eastAsia="Times New Roman" w:hAnsi="Times New Roman" w:cs="Times New Roman"/>
            <w:sz w:val="24"/>
            <w:szCs w:val="24"/>
          </w:rPr>
          <w:t xml:space="preserve"> pleiotropic </w:t>
        </w:r>
      </w:ins>
      <w:ins w:id="616" w:author="Yoonsu Cho" w:date="2019-07-24T14:00:00Z">
        <w:r w:rsidR="001066D9">
          <w:rPr>
            <w:rFonts w:ascii="Times New Roman" w:eastAsia="Times New Roman" w:hAnsi="Times New Roman" w:cs="Times New Roman"/>
            <w:sz w:val="24"/>
            <w:szCs w:val="24"/>
          </w:rPr>
          <w:t>traits</w:t>
        </w:r>
      </w:ins>
      <w:ins w:id="617" w:author="Yoonsu Cho" w:date="2019-07-24T14:01:00Z">
        <w:r w:rsidR="001066D9">
          <w:rPr>
            <w:rFonts w:ascii="Times New Roman" w:eastAsia="Times New Roman" w:hAnsi="Times New Roman" w:cs="Times New Roman"/>
            <w:sz w:val="24"/>
            <w:szCs w:val="24"/>
          </w:rPr>
          <w:t xml:space="preserve"> in the original exposure-outcome association</w:t>
        </w:r>
      </w:ins>
      <w:ins w:id="618" w:author="Yoonsu Cho" w:date="2019-07-23T20:22:00Z">
        <w:r w:rsidRPr="00454D50">
          <w:rPr>
            <w:rFonts w:ascii="Times New Roman" w:eastAsia="Times New Roman" w:hAnsi="Times New Roman" w:cs="Times New Roman"/>
            <w:sz w:val="24"/>
            <w:szCs w:val="24"/>
            <w:rPrChange w:id="619" w:author="Yoonsu Cho" w:date="2019-07-23T20:24:00Z">
              <w:rPr>
                <w:rFonts w:ascii="Times New Roman" w:eastAsia="Times New Roman"/>
                <w:sz w:val="24"/>
                <w:szCs w:val="24"/>
              </w:rPr>
            </w:rPrChange>
          </w:rPr>
          <w:t>. As MR-TRYX repeats this step 1</w:t>
        </w:r>
        <w:r w:rsidR="004E0063" w:rsidRPr="00454D50">
          <w:rPr>
            <w:rFonts w:ascii="Times New Roman" w:eastAsia="Times New Roman" w:hAnsi="Times New Roman" w:cs="Times New Roman"/>
            <w:sz w:val="24"/>
            <w:szCs w:val="24"/>
            <w:rPrChange w:id="620" w:author="Yoonsu Cho" w:date="2019-07-23T20:24:00Z">
              <w:rPr>
                <w:rFonts w:ascii="Times New Roman" w:eastAsia="Times New Roman"/>
                <w:sz w:val="24"/>
                <w:szCs w:val="24"/>
              </w:rPr>
            </w:rPrChange>
          </w:rPr>
          <w:t>,</w:t>
        </w:r>
        <w:r w:rsidRPr="00454D50">
          <w:rPr>
            <w:rFonts w:ascii="Times New Roman" w:eastAsia="Times New Roman" w:hAnsi="Times New Roman" w:cs="Times New Roman"/>
            <w:sz w:val="24"/>
            <w:szCs w:val="24"/>
            <w:rPrChange w:id="621" w:author="Yoonsu Cho" w:date="2019-07-23T20:24:00Z">
              <w:rPr>
                <w:rFonts w:ascii="Times New Roman" w:eastAsia="Times New Roman"/>
                <w:sz w:val="24"/>
                <w:szCs w:val="24"/>
              </w:rPr>
            </w:rPrChange>
          </w:rPr>
          <w:t>000 times, the LASSO MVMR in MR-TRYX would yield more precise estimates than MVMR on its own.</w:t>
        </w:r>
      </w:ins>
    </w:p>
    <w:p w14:paraId="1BFE22A0" w14:textId="58416B4F" w:rsidR="002E42C3" w:rsidRPr="00454D50" w:rsidRDefault="002E42C3" w:rsidP="00454D50">
      <w:pPr>
        <w:spacing w:line="480" w:lineRule="auto"/>
        <w:jc w:val="both"/>
        <w:rPr>
          <w:ins w:id="622" w:author="Yoonsu Cho" w:date="2019-07-23T20:22:00Z"/>
          <w:rFonts w:ascii="Times New Roman" w:eastAsia="Times New Roman" w:hAnsi="Times New Roman" w:cs="Times New Roman"/>
          <w:sz w:val="24"/>
          <w:szCs w:val="24"/>
          <w:rPrChange w:id="623" w:author="Yoonsu Cho" w:date="2019-07-23T20:24:00Z">
            <w:rPr>
              <w:ins w:id="624" w:author="Yoonsu Cho" w:date="2019-07-23T20:22:00Z"/>
              <w:rFonts w:ascii="Times New Roman" w:eastAsia="Times New Roman"/>
              <w:sz w:val="24"/>
              <w:szCs w:val="24"/>
            </w:rPr>
          </w:rPrChange>
        </w:rPr>
        <w:pPrChange w:id="625" w:author="Yoonsu Cho" w:date="2019-07-23T20:24:00Z">
          <w:pPr>
            <w:jc w:val="both"/>
          </w:pPr>
        </w:pPrChange>
      </w:pPr>
    </w:p>
    <w:p w14:paraId="3B7097C7" w14:textId="710ACC12" w:rsidR="00F55CE3" w:rsidDel="00501D7B" w:rsidRDefault="002E42C3" w:rsidP="000C0344">
      <w:pPr>
        <w:spacing w:line="480" w:lineRule="auto"/>
        <w:jc w:val="both"/>
        <w:rPr>
          <w:del w:id="626" w:author="Yoonsu Cho" w:date="2019-07-23T20:24:00Z"/>
          <w:rFonts w:ascii="Times New Roman" w:eastAsia="Times New Roman" w:hAnsi="Times New Roman" w:cs="Times New Roman"/>
          <w:sz w:val="24"/>
          <w:szCs w:val="24"/>
        </w:rPr>
      </w:pPr>
      <w:ins w:id="627" w:author="Yoonsu Cho" w:date="2019-07-23T20:23:00Z">
        <w:r w:rsidRPr="00454D50">
          <w:rPr>
            <w:rFonts w:ascii="Times New Roman" w:eastAsia="Times New Roman" w:hAnsi="Times New Roman" w:cs="Times New Roman"/>
            <w:sz w:val="24"/>
            <w:szCs w:val="24"/>
            <w:rPrChange w:id="628" w:author="Yoonsu Cho" w:date="2019-07-23T20:24:00Z">
              <w:rPr>
                <w:rFonts w:ascii="Times New Roman" w:eastAsia="Times New Roman"/>
                <w:sz w:val="24"/>
                <w:szCs w:val="24"/>
              </w:rPr>
            </w:rPrChange>
          </w:rPr>
          <w:t>Also</w:t>
        </w:r>
      </w:ins>
      <w:ins w:id="629" w:author="Yoonsu Cho" w:date="2019-07-23T20:24:00Z">
        <w:r w:rsidR="00454D50">
          <w:rPr>
            <w:rFonts w:ascii="Times New Roman" w:eastAsia="Times New Roman" w:hAnsi="Times New Roman" w:cs="Times New Roman"/>
            <w:sz w:val="24"/>
            <w:szCs w:val="24"/>
          </w:rPr>
          <w:t>,</w:t>
        </w:r>
      </w:ins>
      <w:ins w:id="630" w:author="Yoonsu Cho" w:date="2019-07-23T20:23:00Z">
        <w:r w:rsidRPr="00454D50">
          <w:rPr>
            <w:rFonts w:ascii="Times New Roman" w:eastAsia="Times New Roman" w:hAnsi="Times New Roman" w:cs="Times New Roman"/>
            <w:sz w:val="24"/>
            <w:szCs w:val="24"/>
            <w:rPrChange w:id="631" w:author="Yoonsu Cho" w:date="2019-07-23T20:24:00Z">
              <w:rPr>
                <w:rFonts w:ascii="Times New Roman" w:eastAsia="Times New Roman"/>
                <w:sz w:val="24"/>
                <w:szCs w:val="24"/>
              </w:rPr>
            </w:rPrChange>
          </w:rPr>
          <w:t xml:space="preserve"> </w:t>
        </w:r>
      </w:ins>
      <w:ins w:id="632" w:author="Yoonsu Cho" w:date="2019-07-24T14:09:00Z">
        <w:r w:rsidR="0009160F">
          <w:rPr>
            <w:rFonts w:ascii="Times New Roman" w:eastAsia="Times New Roman" w:hAnsi="Times New Roman" w:cs="Times New Roman"/>
            <w:sz w:val="24"/>
            <w:szCs w:val="24"/>
          </w:rPr>
          <w:t>we tested if t</w:t>
        </w:r>
      </w:ins>
      <w:ins w:id="633" w:author="Yoonsu Cho" w:date="2019-07-23T20:23:00Z">
        <w:r w:rsidR="00454D50" w:rsidRPr="00454D50">
          <w:rPr>
            <w:rFonts w:ascii="Times New Roman" w:eastAsia="Times New Roman" w:hAnsi="Times New Roman" w:cs="Times New Roman"/>
            <w:sz w:val="24"/>
            <w:szCs w:val="24"/>
            <w:rPrChange w:id="634" w:author="Yoonsu Cho" w:date="2019-07-23T20:24:00Z">
              <w:rPr>
                <w:rFonts w:ascii="Times New Roman" w:eastAsia="Times New Roman"/>
                <w:sz w:val="24"/>
                <w:szCs w:val="24"/>
              </w:rPr>
            </w:rPrChange>
          </w:rPr>
          <w:t xml:space="preserve">he </w:t>
        </w:r>
      </w:ins>
      <w:ins w:id="635" w:author="Yoonsu Cho" w:date="2019-07-24T14:09:00Z">
        <w:r w:rsidR="00B0074E">
          <w:rPr>
            <w:rFonts w:ascii="Times New Roman" w:eastAsia="Times New Roman" w:hAnsi="Times New Roman" w:cs="Times New Roman"/>
            <w:sz w:val="24"/>
            <w:szCs w:val="24"/>
          </w:rPr>
          <w:t xml:space="preserve">performance of </w:t>
        </w:r>
      </w:ins>
      <w:ins w:id="636" w:author="Yoonsu Cho" w:date="2019-07-23T20:23:00Z">
        <w:r w:rsidR="00454D50" w:rsidRPr="00454D50">
          <w:rPr>
            <w:rFonts w:ascii="Times New Roman" w:eastAsia="Times New Roman" w:hAnsi="Times New Roman" w:cs="Times New Roman"/>
            <w:sz w:val="24"/>
            <w:szCs w:val="24"/>
            <w:rPrChange w:id="637" w:author="Yoonsu Cho" w:date="2019-07-23T20:24:00Z">
              <w:rPr>
                <w:rFonts w:ascii="Times New Roman" w:eastAsia="Times New Roman"/>
                <w:sz w:val="24"/>
                <w:szCs w:val="24"/>
              </w:rPr>
            </w:rPrChange>
          </w:rPr>
          <w:t xml:space="preserve">LASSO step </w:t>
        </w:r>
      </w:ins>
      <w:ins w:id="638" w:author="Yoonsu Cho" w:date="2019-07-24T14:09:00Z">
        <w:r w:rsidR="00B0074E">
          <w:rPr>
            <w:rFonts w:ascii="Times New Roman" w:eastAsia="Times New Roman" w:hAnsi="Times New Roman" w:cs="Times New Roman"/>
            <w:sz w:val="24"/>
            <w:szCs w:val="24"/>
          </w:rPr>
          <w:t>is aff</w:t>
        </w:r>
      </w:ins>
      <w:ins w:id="639" w:author="Yoonsu Cho" w:date="2019-07-24T14:10:00Z">
        <w:r w:rsidR="00B0074E">
          <w:rPr>
            <w:rFonts w:ascii="Times New Roman" w:eastAsia="Times New Roman" w:hAnsi="Times New Roman" w:cs="Times New Roman"/>
            <w:sz w:val="24"/>
            <w:szCs w:val="24"/>
          </w:rPr>
          <w:t xml:space="preserve">ected by </w:t>
        </w:r>
      </w:ins>
      <w:ins w:id="640" w:author="Yoonsu Cho" w:date="2019-07-23T20:23:00Z">
        <w:r w:rsidR="00454D50" w:rsidRPr="00454D50">
          <w:rPr>
            <w:rFonts w:ascii="Times New Roman" w:eastAsia="Times New Roman" w:hAnsi="Times New Roman" w:cs="Times New Roman"/>
            <w:sz w:val="24"/>
            <w:szCs w:val="24"/>
            <w:rPrChange w:id="641" w:author="Yoonsu Cho" w:date="2019-07-23T20:24:00Z">
              <w:rPr>
                <w:rFonts w:ascii="Times New Roman" w:eastAsia="Times New Roman"/>
                <w:sz w:val="24"/>
                <w:szCs w:val="24"/>
              </w:rPr>
            </w:rPrChange>
          </w:rPr>
          <w:t>the number of instruments for the traits (Supplementary Table S4). The LASSO kept both X</w:t>
        </w:r>
        <w:r w:rsidR="00454D50" w:rsidRPr="009D521E">
          <w:rPr>
            <w:rFonts w:ascii="Times New Roman" w:eastAsia="Times New Roman" w:hAnsi="Times New Roman" w:cs="Times New Roman"/>
            <w:sz w:val="24"/>
            <w:szCs w:val="24"/>
            <w:vertAlign w:val="subscript"/>
            <w:rPrChange w:id="642" w:author="Yoonsu Cho" w:date="2019-07-24T15:31: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3" w:author="Yoonsu Cho" w:date="2019-07-23T20:24:00Z">
              <w:rPr>
                <w:rFonts w:ascii="Times New Roman" w:eastAsia="Times New Roman"/>
                <w:sz w:val="24"/>
                <w:szCs w:val="24"/>
              </w:rPr>
            </w:rPrChange>
          </w:rPr>
          <w:t xml:space="preserve"> and X</w:t>
        </w:r>
        <w:r w:rsidR="00454D50" w:rsidRPr="009D521E">
          <w:rPr>
            <w:rFonts w:ascii="Times New Roman" w:eastAsia="Times New Roman" w:hAnsi="Times New Roman" w:cs="Times New Roman"/>
            <w:sz w:val="24"/>
            <w:szCs w:val="24"/>
            <w:vertAlign w:val="subscript"/>
            <w:rPrChange w:id="644" w:author="Yoonsu Cho" w:date="2019-07-24T15:31: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5" w:author="Yoonsu Cho" w:date="2019-07-23T20:24:00Z">
              <w:rPr>
                <w:rFonts w:ascii="Times New Roman" w:eastAsia="Times New Roman"/>
                <w:sz w:val="24"/>
                <w:szCs w:val="24"/>
              </w:rPr>
            </w:rPrChange>
          </w:rPr>
          <w:t xml:space="preserve"> when both traits (Scenario 3) have effects on the outcome Y with a probability of 1.000 (1000 times per 1000 </w:t>
        </w:r>
        <w:r w:rsidR="00454D50" w:rsidRPr="00454D50">
          <w:rPr>
            <w:rFonts w:ascii="Times New Roman" w:eastAsia="Times New Roman" w:hAnsi="Times New Roman" w:cs="Times New Roman"/>
            <w:sz w:val="24"/>
            <w:szCs w:val="24"/>
            <w:rPrChange w:id="646" w:author="Yoonsu Cho" w:date="2019-07-23T20:24:00Z">
              <w:rPr>
                <w:rFonts w:ascii="Times New Roman" w:eastAsia="Times New Roman"/>
                <w:sz w:val="24"/>
                <w:szCs w:val="24"/>
              </w:rPr>
            </w:rPrChange>
          </w:rPr>
          <w:lastRenderedPageBreak/>
          <w:t>simulations). Whilst, the LASSO removed both traits with a probability of 0.693 when both of X1 and X2 have no effects on Y (Scenario 4). In this scenario, the trait X1 was removed with a probability of 0.775 where the trait X2 was removed with a probability of 0.783. In the scenario 1, LASSO kept the trait X1 with a 100% of probability. However, LASSO failed sometime to remove X2, which is instrumented by a smaller number of variants, with a probability of 0.473. In scenario 2, X2 wasn</w:t>
        </w:r>
        <w:r w:rsidR="00454D50" w:rsidRPr="00454D50">
          <w:rPr>
            <w:rFonts w:ascii="Times New Roman" w:eastAsia="Times New Roman" w:hAnsi="Times New Roman" w:cs="Times New Roman"/>
            <w:sz w:val="24"/>
            <w:szCs w:val="24"/>
            <w:rPrChange w:id="647" w:author="Yoonsu Cho" w:date="2019-07-23T20:24:00Z">
              <w:rPr>
                <w:rFonts w:ascii="Times New Roman" w:eastAsia="Times New Roman"/>
                <w:sz w:val="24"/>
                <w:szCs w:val="24"/>
              </w:rPr>
            </w:rPrChange>
          </w:rPr>
          <w:t>’</w:t>
        </w:r>
        <w:r w:rsidR="00454D50" w:rsidRPr="00454D50">
          <w:rPr>
            <w:rFonts w:ascii="Times New Roman" w:eastAsia="Times New Roman" w:hAnsi="Times New Roman" w:cs="Times New Roman"/>
            <w:sz w:val="24"/>
            <w:szCs w:val="24"/>
            <w:rPrChange w:id="648" w:author="Yoonsu Cho" w:date="2019-07-23T20:24:00Z">
              <w:rPr>
                <w:rFonts w:ascii="Times New Roman" w:eastAsia="Times New Roman"/>
                <w:sz w:val="24"/>
                <w:szCs w:val="24"/>
              </w:rPr>
            </w:rPrChange>
          </w:rPr>
          <w:t>t removed by LASSO step but X1 was remained with a probability of 0.467. Considering the similar probability of the trait being eliminated in each scenario, it can be suggested that the LASSO may not favour to the candidate traits with a larger number of instruments, but it removes a trait weakly associated with the outcome.</w:t>
        </w:r>
      </w:ins>
    </w:p>
    <w:p w14:paraId="5C9248BE" w14:textId="77777777" w:rsidR="00501D7B" w:rsidRPr="00501D7B" w:rsidRDefault="00501D7B" w:rsidP="000C0344">
      <w:pPr>
        <w:spacing w:line="480" w:lineRule="auto"/>
        <w:jc w:val="both"/>
        <w:rPr>
          <w:ins w:id="649" w:author="Yoonsu Cho" w:date="2019-07-23T20:24:00Z"/>
          <w:rFonts w:ascii="Times New Roman" w:eastAsia="Times New Roman" w:hAnsi="Times New Roman" w:cs="Times New Roman"/>
          <w:sz w:val="24"/>
          <w:szCs w:val="24"/>
          <w:rPrChange w:id="650" w:author="Yoonsu Cho" w:date="2019-07-23T20:24:00Z">
            <w:rPr>
              <w:ins w:id="651" w:author="Yoonsu Cho" w:date="2019-07-23T20:24:00Z"/>
              <w:rFonts w:ascii="Times New Roman" w:hAnsi="Times New Roman" w:cs="Times New Roman"/>
              <w:sz w:val="24"/>
              <w:szCs w:val="24"/>
            </w:rPr>
          </w:rPrChange>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652" w:name="_ku5vohevtub1" w:colFirst="0" w:colLast="0"/>
      <w:bookmarkStart w:id="653" w:name="_25reeqjl57kp" w:colFirst="0" w:colLast="0"/>
      <w:bookmarkEnd w:id="652"/>
      <w:bookmarkEnd w:id="653"/>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xml:space="preserve">), the estimates from MR Egger, weighted median and </w:t>
      </w:r>
      <w:r w:rsidRPr="00454C7F">
        <w:rPr>
          <w:rFonts w:ascii="Times New Roman" w:hAnsi="Times New Roman" w:cs="Times New Roman"/>
          <w:sz w:val="24"/>
          <w:szCs w:val="24"/>
        </w:rPr>
        <w:lastRenderedPageBreak/>
        <w:t>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w:t>
      </w:r>
      <w:r w:rsidRPr="00454C7F">
        <w:rPr>
          <w:rFonts w:ascii="Times New Roman" w:hAnsi="Times New Roman" w:cs="Times New Roman"/>
          <w:sz w:val="24"/>
          <w:szCs w:val="24"/>
        </w:rPr>
        <w:lastRenderedPageBreak/>
        <w:t>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(OR per 1 SD: 1.05; 95% CI: 1.01, 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29</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xml:space="preserve">). Six outlier instruments were detected, which associated </w:t>
      </w:r>
      <w:r w:rsidRPr="00454C7F">
        <w:rPr>
          <w:rFonts w:ascii="Times New Roman" w:hAnsi="Times New Roman" w:cs="Times New Roman"/>
          <w:sz w:val="24"/>
          <w:szCs w:val="24"/>
        </w:rPr>
        <w:lastRenderedPageBreak/>
        <w:t>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654" w:name="_kuxg9mn933qi" w:colFirst="0" w:colLast="0"/>
      <w:bookmarkStart w:id="655" w:name="_yqzqnblzidmg" w:colFirst="0" w:colLast="0"/>
      <w:bookmarkEnd w:id="654"/>
      <w:bookmarkEnd w:id="655"/>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77777777"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Pr>
          <w:rFonts w:ascii="Times New Roman" w:hAnsi="Times New Roman" w:cs="Times New Roman"/>
          <w:color w:val="000000" w:themeColor="text1"/>
          <w:sz w:val="24"/>
          <w:szCs w:val="24"/>
        </w:rPr>
        <w:instrText xml:space="preserve"> ADDIN EN.CITE </w:instrText>
      </w:r>
      <w:r>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Pr>
          <w:rFonts w:ascii="Times New Roman" w:hAnsi="Times New Roman" w:cs="Times New Roman"/>
          <w:color w:val="000000" w:themeColor="text1"/>
          <w:sz w:val="24"/>
          <w:szCs w:val="24"/>
        </w:rPr>
        <w:instrText xml:space="preserve"> ADDIN EN.CITE.DATA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32,33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w:t>
      </w:r>
      <w:r w:rsidRPr="00454C7F">
        <w:rPr>
          <w:rFonts w:ascii="Times New Roman" w:hAnsi="Times New Roman" w:cs="Times New Roman"/>
          <w:sz w:val="24"/>
          <w:szCs w:val="24"/>
        </w:rPr>
        <w:lastRenderedPageBreak/>
        <w:t>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656" w:name="_slx055nwzdle" w:colFirst="0" w:colLast="0"/>
      <w:bookmarkEnd w:id="656"/>
      <w:r w:rsidRPr="00454C7F">
        <w:rPr>
          <w:rFonts w:ascii="Times New Roman" w:hAnsi="Times New Roman" w:cs="Times New Roman"/>
          <w:b/>
          <w:sz w:val="24"/>
          <w:szCs w:val="24"/>
        </w:rPr>
        <w:t>Discussion</w:t>
      </w:r>
    </w:p>
    <w:p w14:paraId="03B7C44D"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7,8,14,15,36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w:t>
      </w:r>
      <w:r w:rsidRPr="00454C7F">
        <w:rPr>
          <w:rFonts w:ascii="Times New Roman" w:eastAsia="Calibri" w:hAnsi="Times New Roman" w:cs="Times New Roman"/>
          <w:sz w:val="24"/>
          <w:szCs w:val="24"/>
        </w:rPr>
        <w:lastRenderedPageBreak/>
        <w:t>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estimating the effects of the candidate traits on the outcome. Each of these components is a difficult problem, but they are all modular and build upon existing methods and resources, and the MR-TRYX framework will naturally improve as those methods and resources themselves improve. We will now discuss the consequences of underperformance of each of these components on the TRYX analysis.</w:t>
      </w:r>
    </w:p>
    <w:p w14:paraId="5FB7B1C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657"/>
      <w:r>
        <w:rPr>
          <w:rFonts w:ascii="Times New Roman" w:eastAsia="Calibri" w:hAnsi="Times New Roman" w:cs="Times New Roman"/>
          <w:sz w:val="24"/>
          <w:szCs w:val="24"/>
        </w:rPr>
        <w:t>multivariable MR</w:t>
      </w:r>
      <w:commentRangeEnd w:id="657"/>
      <w:r>
        <w:rPr>
          <w:rStyle w:val="CommentReference"/>
        </w:rPr>
        <w:commentReference w:id="657"/>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w:t>
      </w:r>
      <w:r>
        <w:rPr>
          <w:rFonts w:ascii="Times New Roman" w:eastAsia="Calibri" w:hAnsi="Times New Roman" w:cs="Times New Roman"/>
          <w:sz w:val="24"/>
          <w:szCs w:val="24"/>
        </w:rPr>
        <w:lastRenderedPageBreak/>
        <w:t xml:space="preserve">being truly causal in the latter case. This issue is discussed in detail in </w:t>
      </w:r>
      <w:commentRangeStart w:id="658"/>
      <w:r>
        <w:rPr>
          <w:rFonts w:ascii="Times New Roman" w:eastAsia="Calibri" w:hAnsi="Times New Roman" w:cs="Times New Roman"/>
          <w:sz w:val="24"/>
          <w:szCs w:val="24"/>
        </w:rPr>
        <w:t>Anderson et al 2018</w:t>
      </w:r>
      <w:commentRangeEnd w:id="658"/>
      <w:r>
        <w:rPr>
          <w:rStyle w:val="CommentReference"/>
        </w:rPr>
        <w:commentReference w:id="658"/>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12,17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9C735F">
        <w:rPr>
          <w:rFonts w:ascii="Times New Roman" w:eastAsia="Calibri" w:hAnsi="Times New Roman" w:cs="Times New Roman"/>
          <w:noProof/>
          <w:sz w:val="24"/>
          <w:szCs w:val="24"/>
          <w:vertAlign w:val="superscript"/>
        </w:rPr>
        <w:t>7,8,14,15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face="superscript"&gt;39&lt;/style&gt;&lt;/DisplayText&gt;&lt;record&gt;&lt;rec-number&gt;12&lt;/rec-number&gt;&lt;foreign-keys&gt;&lt;key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w:t>
      </w:r>
      <w:r w:rsidRPr="00454C7F">
        <w:rPr>
          <w:rFonts w:ascii="Times New Roman" w:eastAsia="Calibri" w:hAnsi="Times New Roman" w:cs="Times New Roman"/>
          <w:sz w:val="24"/>
          <w:szCs w:val="24"/>
        </w:rPr>
        <w:lastRenderedPageBreak/>
        <w:t xml:space="preserve">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face="superscript"&gt;40&lt;/style&gt;&lt;/DisplayText&gt;&lt;record&gt;&lt;rec-number&gt;69&lt;/rec-number&gt;&lt;foreign-keys&gt;&lt;key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This is a recursive problem – MR-TRYX adjusts the SNP-outcome </w:t>
      </w:r>
      <w:r w:rsidRPr="00454C7F">
        <w:rPr>
          <w:rFonts w:ascii="Times New Roman" w:eastAsia="Calibri" w:hAnsi="Times New Roman" w:cs="Times New Roman"/>
          <w:sz w:val="24"/>
          <w:szCs w:val="24"/>
        </w:rPr>
        <w:lastRenderedPageBreak/>
        <w:t>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p>
    <w:p w14:paraId="4DDAD6D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w:t>
      </w:r>
      <w:r w:rsidRPr="00454C7F">
        <w:rPr>
          <w:rFonts w:ascii="Times New Roman" w:eastAsia="Calibri" w:hAnsi="Times New Roman" w:cs="Times New Roman"/>
          <w:sz w:val="24"/>
          <w:szCs w:val="24"/>
        </w:rPr>
        <w:lastRenderedPageBreak/>
        <w:t xml:space="preserve">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2,42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face="superscript"&gt;43&lt;/style&gt;&lt;/DisplayText&gt;&lt;record&gt;&lt;rec-number&gt;90&lt;/rec-number&gt;&lt;foreign-keys&gt;&lt;key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F703AB0"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 xml:space="preserve">In support of the putative finding for self-reported ibuprofen use associating with CHD, we also found that pain experienced in the last month (headache) and self-reported migraine were associated with </w:t>
      </w:r>
      <w:r w:rsidRPr="00454C7F">
        <w:rPr>
          <w:rFonts w:ascii="Times New Roman" w:hAnsi="Times New Roman" w:cs="Times New Roman"/>
          <w:sz w:val="24"/>
          <w:szCs w:val="24"/>
        </w:rPr>
        <w:lastRenderedPageBreak/>
        <w:t>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entirely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48,49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Pr>
          <w:rFonts w:ascii="Times New Roman" w:eastAsia="Calibri" w:hAnsi="Times New Roman" w:cs="Times New Roman"/>
          <w:sz w:val="24"/>
          <w:szCs w:val="24"/>
        </w:rPr>
        <w:instrText xml:space="preserve"> ADDIN EN.CITE </w:instrText>
      </w:r>
      <w:r>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Pr>
          <w:rFonts w:ascii="Times New Roman" w:eastAsia="Calibri" w:hAnsi="Times New Roman" w:cs="Times New Roman"/>
          <w:sz w:val="24"/>
          <w:szCs w:val="24"/>
        </w:rPr>
        <w:instrText xml:space="preserve"> ADDIN EN.CITE.DATA </w:instrText>
      </w:r>
      <w:r>
        <w:rPr>
          <w:rFonts w:ascii="Times New Roman" w:eastAsia="Calibri" w:hAnsi="Times New Roman" w:cs="Times New Roman"/>
          <w:sz w:val="24"/>
          <w:szCs w:val="24"/>
        </w:rPr>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BE20E0">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w:t>
      </w:r>
      <w:r w:rsidRPr="00454C7F">
        <w:rPr>
          <w:rFonts w:ascii="Times New Roman" w:eastAsia="Calibri" w:hAnsi="Times New Roman" w:cs="Times New Roman"/>
          <w:sz w:val="24"/>
          <w:szCs w:val="24"/>
        </w:rPr>
        <w:lastRenderedPageBreak/>
        <w:t>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8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659" w:name="_ert10e813tkt" w:colFirst="0" w:colLast="0"/>
      <w:bookmarkEnd w:id="659"/>
      <w:r w:rsidRPr="009C735F">
        <w:rPr>
          <w:rFonts w:ascii="Times New Roman" w:eastAsia="Calibri" w:hAnsi="Times New Roman" w:cs="Times New Roman"/>
          <w:b/>
          <w:sz w:val="24"/>
          <w:szCs w:val="24"/>
        </w:rPr>
        <w:lastRenderedPageBreak/>
        <w:t>References</w:t>
      </w:r>
    </w:p>
    <w:p w14:paraId="7BDEFFCB" w14:textId="77777777" w:rsidR="000C0344" w:rsidRPr="002B4CA6" w:rsidRDefault="000C0344" w:rsidP="000C0344">
      <w:pPr>
        <w:spacing w:line="480" w:lineRule="auto"/>
        <w:ind w:left="567" w:hanging="567"/>
        <w:jc w:val="both"/>
        <w:rPr>
          <w:rFonts w:ascii="Times New Roman" w:eastAsia="Calibri" w:hAnsi="Times New Roman" w:cs="Times New Roman"/>
          <w:sz w:val="24"/>
          <w:szCs w:val="24"/>
        </w:rPr>
      </w:pPr>
    </w:p>
    <w:p w14:paraId="350810AD" w14:textId="77777777" w:rsidR="000C0344" w:rsidRPr="00A400F9" w:rsidRDefault="000C0344" w:rsidP="000C0344">
      <w:pPr>
        <w:pStyle w:val="EndNoteBibliography"/>
        <w:ind w:left="720" w:hanging="720"/>
      </w:pPr>
      <w:r w:rsidRPr="002B4CA6">
        <w:rPr>
          <w:rFonts w:ascii="Times New Roman" w:eastAsia="Calibri" w:hAnsi="Times New Roman" w:cs="Times New Roman"/>
          <w:sz w:val="24"/>
          <w:szCs w:val="24"/>
        </w:rPr>
        <w:fldChar w:fldCharType="begin"/>
      </w:r>
      <w:r w:rsidRPr="002B4CA6">
        <w:rPr>
          <w:rFonts w:ascii="Times New Roman" w:eastAsia="Calibri" w:hAnsi="Times New Roman" w:cs="Times New Roman"/>
          <w:sz w:val="24"/>
          <w:szCs w:val="24"/>
        </w:rPr>
        <w:instrText xml:space="preserve"> ADDIN EN.REFLIST </w:instrText>
      </w:r>
      <w:r w:rsidRPr="002B4CA6">
        <w:rPr>
          <w:rFonts w:ascii="Times New Roman" w:eastAsia="Calibri" w:hAnsi="Times New Roman" w:cs="Times New Roman"/>
          <w:sz w:val="24"/>
          <w:szCs w:val="24"/>
        </w:rPr>
        <w:fldChar w:fldCharType="separate"/>
      </w:r>
      <w:r w:rsidRPr="00A400F9">
        <w:t>1</w:t>
      </w:r>
      <w:r w:rsidRPr="00A400F9">
        <w:tab/>
        <w:t xml:space="preserve">Holmes, M. V., Ala-Korpela, M. &amp; Davey Smith, G. Mendelian randomization in cardiometabolic disease: challenges in evaluating causality. </w:t>
      </w:r>
      <w:r w:rsidRPr="00A400F9">
        <w:rPr>
          <w:i/>
        </w:rPr>
        <w:t>Nat Rev Cardiol</w:t>
      </w:r>
      <w:r w:rsidRPr="00A400F9">
        <w:t xml:space="preserve"> </w:t>
      </w:r>
      <w:r w:rsidRPr="00A400F9">
        <w:rPr>
          <w:b/>
        </w:rPr>
        <w:t>14</w:t>
      </w:r>
      <w:r w:rsidRPr="00A400F9">
        <w:t>, 577-590 (2017).</w:t>
      </w:r>
    </w:p>
    <w:p w14:paraId="11747A84" w14:textId="77777777" w:rsidR="000C0344" w:rsidRPr="00A400F9" w:rsidRDefault="000C0344" w:rsidP="000C0344">
      <w:pPr>
        <w:pStyle w:val="EndNoteBibliography"/>
        <w:ind w:left="720" w:hanging="720"/>
      </w:pPr>
      <w:r w:rsidRPr="00A400F9">
        <w:t>2</w:t>
      </w:r>
      <w:r w:rsidRPr="00A400F9">
        <w:tab/>
        <w:t xml:space="preserve">Davey Smith, G. &amp; Ebrahim, S. 'Mendelian randomization': can genetic epidemiology contribute to understanding environmental determinants of disease? </w:t>
      </w:r>
      <w:r w:rsidRPr="00A400F9">
        <w:rPr>
          <w:i/>
        </w:rPr>
        <w:t>International Journal of Epidemiology</w:t>
      </w:r>
      <w:r w:rsidRPr="00A400F9">
        <w:t xml:space="preserve"> </w:t>
      </w:r>
      <w:r w:rsidRPr="00A400F9">
        <w:rPr>
          <w:b/>
        </w:rPr>
        <w:t>32</w:t>
      </w:r>
      <w:r w:rsidRPr="00A400F9">
        <w:t>, 1-22 (2003).</w:t>
      </w:r>
    </w:p>
    <w:p w14:paraId="3C8CE03D" w14:textId="77777777" w:rsidR="000C0344" w:rsidRPr="00A400F9" w:rsidRDefault="000C0344" w:rsidP="000C0344">
      <w:pPr>
        <w:pStyle w:val="EndNoteBibliography"/>
        <w:ind w:left="720" w:hanging="720"/>
      </w:pPr>
      <w:r w:rsidRPr="00A400F9">
        <w:t>3</w:t>
      </w:r>
      <w:r w:rsidRPr="00A400F9">
        <w:tab/>
        <w:t xml:space="preserve">Davey Smith, G. &amp; Hemani, G. Mendelian randomization: genetic anchors for causal inference in epidemiological studies. </w:t>
      </w:r>
      <w:r w:rsidRPr="00A400F9">
        <w:rPr>
          <w:i/>
        </w:rPr>
        <w:t>Hum Mol Genet</w:t>
      </w:r>
      <w:r w:rsidRPr="00A400F9">
        <w:t xml:space="preserve"> </w:t>
      </w:r>
      <w:r w:rsidRPr="00A400F9">
        <w:rPr>
          <w:b/>
        </w:rPr>
        <w:t>23</w:t>
      </w:r>
      <w:r w:rsidRPr="00A400F9">
        <w:t>, R89-98 (2014).</w:t>
      </w:r>
    </w:p>
    <w:p w14:paraId="0383462D" w14:textId="77777777" w:rsidR="000C0344" w:rsidRPr="00A400F9" w:rsidRDefault="000C0344" w:rsidP="000C0344">
      <w:pPr>
        <w:pStyle w:val="EndNoteBibliography"/>
        <w:ind w:left="720" w:hanging="720"/>
      </w:pPr>
      <w:r w:rsidRPr="00A400F9">
        <w:t>4</w:t>
      </w:r>
      <w:r w:rsidRPr="00A400F9">
        <w:tab/>
        <w:t>Johnson, T. &amp; Uk, S. Efficient calculation for multi-SNP genetic risk scores. (2013).</w:t>
      </w:r>
    </w:p>
    <w:p w14:paraId="5E27E0CC" w14:textId="77777777" w:rsidR="000C0344" w:rsidRPr="00A400F9" w:rsidRDefault="000C0344" w:rsidP="000C0344">
      <w:pPr>
        <w:pStyle w:val="EndNoteBibliography"/>
        <w:ind w:left="720" w:hanging="720"/>
      </w:pPr>
      <w:r w:rsidRPr="00A400F9">
        <w:t>5</w:t>
      </w:r>
      <w:r w:rsidRPr="00A400F9">
        <w:tab/>
        <w:t xml:space="preserve">Pierce, B. L. &amp; Burgess, S. Efficient design for Mendelian randomization studies: subsample and 2-sample instrumental variable estimators. </w:t>
      </w:r>
      <w:r w:rsidRPr="00A400F9">
        <w:rPr>
          <w:i/>
        </w:rPr>
        <w:t>Am J Epidemiol</w:t>
      </w:r>
      <w:r w:rsidRPr="00A400F9">
        <w:t xml:space="preserve"> </w:t>
      </w:r>
      <w:r w:rsidRPr="00A400F9">
        <w:rPr>
          <w:b/>
        </w:rPr>
        <w:t>178</w:t>
      </w:r>
      <w:r w:rsidRPr="00A400F9">
        <w:t>, 1177-1184 (2013).</w:t>
      </w:r>
    </w:p>
    <w:p w14:paraId="3AE7D1A5" w14:textId="77777777" w:rsidR="000C0344" w:rsidRPr="00A400F9" w:rsidRDefault="000C0344" w:rsidP="000C0344">
      <w:pPr>
        <w:pStyle w:val="EndNoteBibliography"/>
        <w:ind w:left="720" w:hanging="720"/>
      </w:pPr>
      <w:r w:rsidRPr="00A400F9">
        <w:t>6</w:t>
      </w:r>
      <w:r w:rsidRPr="00A400F9">
        <w:tab/>
        <w:t xml:space="preserve">Bowden, J., Davey Smith, G. &amp; Burgess, S. Mendelian randomization with invalid instruments: effect estimation and bias detection through Egger regression. </w:t>
      </w:r>
      <w:r w:rsidRPr="00A400F9">
        <w:rPr>
          <w:i/>
        </w:rPr>
        <w:t>International Journal of Epidemiology</w:t>
      </w:r>
      <w:r w:rsidRPr="00A400F9">
        <w:t xml:space="preserve"> </w:t>
      </w:r>
      <w:r w:rsidRPr="00A400F9">
        <w:rPr>
          <w:b/>
        </w:rPr>
        <w:t>44</w:t>
      </w:r>
      <w:r w:rsidRPr="00A400F9">
        <w:t>, 512-525 (2015).</w:t>
      </w:r>
    </w:p>
    <w:p w14:paraId="6A62711E" w14:textId="77777777" w:rsidR="000C0344" w:rsidRPr="00A400F9" w:rsidRDefault="000C0344" w:rsidP="000C0344">
      <w:pPr>
        <w:pStyle w:val="EndNoteBibliography"/>
        <w:ind w:left="720" w:hanging="720"/>
      </w:pPr>
      <w:r w:rsidRPr="00A400F9">
        <w:t>7</w:t>
      </w:r>
      <w:r w:rsidRPr="00A400F9">
        <w:tab/>
        <w:t xml:space="preserve">Bowden, J., Davey Smith, G., Haycock, P. C. &amp; Burgess, S. Consistent Estimation in Mendelian Randomization with Some Invalid Instruments Using a Weighted Median Estimator. </w:t>
      </w:r>
      <w:r w:rsidRPr="00A400F9">
        <w:rPr>
          <w:i/>
        </w:rPr>
        <w:t>Genet Epidemiol</w:t>
      </w:r>
      <w:r w:rsidRPr="00A400F9">
        <w:t xml:space="preserve"> </w:t>
      </w:r>
      <w:r w:rsidRPr="00A400F9">
        <w:rPr>
          <w:b/>
        </w:rPr>
        <w:t>40</w:t>
      </w:r>
      <w:r w:rsidRPr="00A400F9">
        <w:t>, 304-314 (2016).</w:t>
      </w:r>
    </w:p>
    <w:p w14:paraId="5D9A855B" w14:textId="77777777" w:rsidR="000C0344" w:rsidRPr="00A400F9" w:rsidRDefault="000C0344" w:rsidP="000C0344">
      <w:pPr>
        <w:pStyle w:val="EndNoteBibliography"/>
        <w:ind w:left="720" w:hanging="720"/>
      </w:pPr>
      <w:r w:rsidRPr="00A400F9">
        <w:t>8</w:t>
      </w:r>
      <w:r w:rsidRPr="00A400F9">
        <w:tab/>
        <w:t xml:space="preserve">Hartwig, F. P., Davey Smith, G. &amp; Bowden, J. Robust inference in summary data Mendelian randomization via the zero modal pleiotropy assumption. </w:t>
      </w:r>
      <w:r w:rsidRPr="00A400F9">
        <w:rPr>
          <w:i/>
        </w:rPr>
        <w:t>Int J Epidemiol</w:t>
      </w:r>
      <w:r w:rsidRPr="00A400F9">
        <w:t xml:space="preserve"> </w:t>
      </w:r>
      <w:r w:rsidRPr="00A400F9">
        <w:rPr>
          <w:b/>
        </w:rPr>
        <w:t>46</w:t>
      </w:r>
      <w:r w:rsidRPr="00A400F9">
        <w:t>, 1985-1998 (2017).</w:t>
      </w:r>
    </w:p>
    <w:p w14:paraId="0BFADEC3" w14:textId="77777777" w:rsidR="000C0344" w:rsidRPr="00A400F9" w:rsidRDefault="000C0344" w:rsidP="000C0344">
      <w:pPr>
        <w:pStyle w:val="EndNoteBibliography"/>
        <w:ind w:left="720" w:hanging="720"/>
      </w:pPr>
      <w:r w:rsidRPr="00A400F9">
        <w:t>9</w:t>
      </w:r>
      <w:r w:rsidRPr="00A400F9">
        <w:tab/>
        <w:t xml:space="preserve">Hemani, G., Bowden, J. &amp; Davey Smith, G. Evaluating the potential role of pleiotropy in Mendelian randomization studies. </w:t>
      </w:r>
      <w:r w:rsidRPr="00A400F9">
        <w:rPr>
          <w:i/>
        </w:rPr>
        <w:t>Hum Mol Genet</w:t>
      </w:r>
      <w:r w:rsidRPr="00A400F9">
        <w:t xml:space="preserve"> (2018).</w:t>
      </w:r>
    </w:p>
    <w:p w14:paraId="32408521" w14:textId="77777777" w:rsidR="000C0344" w:rsidRPr="00A400F9" w:rsidRDefault="000C0344" w:rsidP="000C0344">
      <w:pPr>
        <w:pStyle w:val="EndNoteBibliography"/>
        <w:ind w:left="720" w:hanging="720"/>
      </w:pPr>
      <w:r w:rsidRPr="00A400F9">
        <w:t>10</w:t>
      </w:r>
      <w:r w:rsidRPr="00A400F9">
        <w:tab/>
        <w:t>Hemani, G.</w:t>
      </w:r>
      <w:r w:rsidRPr="00A400F9">
        <w:rPr>
          <w:i/>
        </w:rPr>
        <w:t xml:space="preserve"> et al.</w:t>
      </w:r>
      <w:r w:rsidRPr="00A400F9">
        <w:t xml:space="preserve"> The MR-Base platform supports systematic causal inference across the human phenome. </w:t>
      </w:r>
      <w:r w:rsidRPr="00A400F9">
        <w:rPr>
          <w:i/>
        </w:rPr>
        <w:t>eLife</w:t>
      </w:r>
      <w:r w:rsidRPr="00A400F9">
        <w:t xml:space="preserve"> </w:t>
      </w:r>
      <w:r w:rsidRPr="00A400F9">
        <w:rPr>
          <w:b/>
        </w:rPr>
        <w:t>7</w:t>
      </w:r>
      <w:r w:rsidRPr="00A400F9">
        <w:t>, e34408 (2018).</w:t>
      </w:r>
    </w:p>
    <w:p w14:paraId="704015DB" w14:textId="77777777" w:rsidR="000C0344" w:rsidRPr="00A400F9" w:rsidRDefault="000C0344" w:rsidP="000C0344">
      <w:pPr>
        <w:pStyle w:val="EndNoteBibliography"/>
        <w:ind w:left="720" w:hanging="720"/>
      </w:pPr>
      <w:r w:rsidRPr="00A400F9">
        <w:t>11</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65936EB6" w14:textId="77777777" w:rsidR="000C0344" w:rsidRPr="00A400F9" w:rsidRDefault="000C0344" w:rsidP="000C0344">
      <w:pPr>
        <w:pStyle w:val="EndNoteBibliography"/>
        <w:ind w:left="720" w:hanging="720"/>
      </w:pPr>
      <w:r w:rsidRPr="00A400F9">
        <w:t>12</w:t>
      </w:r>
      <w:r w:rsidRPr="00A400F9">
        <w:tab/>
        <w:t xml:space="preserve">Hemani, G., Tilling, K. &amp; Davey Smith, G. Orienting the causal relationship between imprecisely measured traits using GWAS summary data. </w:t>
      </w:r>
      <w:r w:rsidRPr="00A400F9">
        <w:rPr>
          <w:i/>
        </w:rPr>
        <w:t>Plos Genet</w:t>
      </w:r>
      <w:r w:rsidRPr="00A400F9">
        <w:t xml:space="preserve"> </w:t>
      </w:r>
      <w:r w:rsidRPr="00A400F9">
        <w:rPr>
          <w:b/>
        </w:rPr>
        <w:t>13</w:t>
      </w:r>
      <w:r w:rsidRPr="00A400F9">
        <w:t xml:space="preserve"> (2017).</w:t>
      </w:r>
    </w:p>
    <w:p w14:paraId="640B3B91" w14:textId="77777777" w:rsidR="000C0344" w:rsidRPr="00A400F9" w:rsidRDefault="000C0344" w:rsidP="000C0344">
      <w:pPr>
        <w:pStyle w:val="EndNoteBibliography"/>
        <w:ind w:left="720" w:hanging="720"/>
      </w:pPr>
      <w:r w:rsidRPr="00A400F9">
        <w:t>13</w:t>
      </w:r>
      <w:r w:rsidRPr="00A400F9">
        <w:tab/>
        <w:t>Bowden, J.</w:t>
      </w:r>
      <w:r w:rsidRPr="00A400F9">
        <w:rPr>
          <w:i/>
        </w:rPr>
        <w:t xml:space="preserve"> et al.</w:t>
      </w:r>
      <w:r w:rsidRPr="00A400F9">
        <w:t xml:space="preserve"> A framework for the investigation of pleiotropy in two-sample summary data Mendelian randomization. </w:t>
      </w:r>
      <w:r w:rsidRPr="00A400F9">
        <w:rPr>
          <w:i/>
        </w:rPr>
        <w:t>Stat Med</w:t>
      </w:r>
      <w:r w:rsidRPr="00A400F9">
        <w:t xml:space="preserve"> </w:t>
      </w:r>
      <w:r w:rsidRPr="00A400F9">
        <w:rPr>
          <w:b/>
        </w:rPr>
        <w:t>36</w:t>
      </w:r>
      <w:r w:rsidRPr="00A400F9">
        <w:t>, 1783-1802 (2017).</w:t>
      </w:r>
    </w:p>
    <w:p w14:paraId="1DF928C2" w14:textId="77777777" w:rsidR="000C0344" w:rsidRPr="00A400F9" w:rsidRDefault="000C0344" w:rsidP="000C0344">
      <w:pPr>
        <w:pStyle w:val="EndNoteBibliography"/>
        <w:ind w:left="720" w:hanging="720"/>
      </w:pPr>
      <w:r w:rsidRPr="00A400F9">
        <w:t>14</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(2018).</w:t>
      </w:r>
    </w:p>
    <w:p w14:paraId="7A9D5059" w14:textId="77777777" w:rsidR="000C0344" w:rsidRPr="00A400F9" w:rsidRDefault="000C0344" w:rsidP="000C0344">
      <w:pPr>
        <w:pStyle w:val="EndNoteBibliography"/>
        <w:ind w:left="720" w:hanging="720"/>
      </w:pPr>
      <w:r w:rsidRPr="00A400F9">
        <w:t>15</w:t>
      </w:r>
      <w:r w:rsidRPr="00A400F9">
        <w:tab/>
        <w:t xml:space="preserve">Verbanck, M., Chen, C. Y., Neale, B. &amp; Do, R. Detection of widespread horizontal pleiotropy in causal relationships inferred from Mendelian randomization between complex traits and diseases. </w:t>
      </w:r>
      <w:r w:rsidRPr="00A400F9">
        <w:rPr>
          <w:i/>
        </w:rPr>
        <w:t>Nat Genet</w:t>
      </w:r>
      <w:r w:rsidRPr="00A400F9">
        <w:t xml:space="preserve"> </w:t>
      </w:r>
      <w:r w:rsidRPr="00A400F9">
        <w:rPr>
          <w:b/>
        </w:rPr>
        <w:t>50</w:t>
      </w:r>
      <w:r w:rsidRPr="00A400F9">
        <w:t>, 693-698 (2018).</w:t>
      </w:r>
    </w:p>
    <w:p w14:paraId="0020572E" w14:textId="77777777" w:rsidR="000C0344" w:rsidRPr="00A400F9" w:rsidRDefault="000C0344" w:rsidP="000C0344">
      <w:pPr>
        <w:pStyle w:val="EndNoteBibliography"/>
        <w:ind w:left="720" w:hanging="720"/>
      </w:pPr>
      <w:r w:rsidRPr="00A400F9">
        <w:t>16</w:t>
      </w:r>
      <w:r w:rsidRPr="00A400F9">
        <w:tab/>
        <w:t xml:space="preserve">Bakker, M. &amp; Wicherts, J. M. Outlier removal, sum scores, and the inflation of the Type I error rate in independent samples t tests: the power of alternatives and recommendations. </w:t>
      </w:r>
      <w:r w:rsidRPr="00A400F9">
        <w:rPr>
          <w:i/>
        </w:rPr>
        <w:t>Psychol Methods</w:t>
      </w:r>
      <w:r w:rsidRPr="00A400F9">
        <w:t xml:space="preserve"> </w:t>
      </w:r>
      <w:r w:rsidRPr="00A400F9">
        <w:rPr>
          <w:b/>
        </w:rPr>
        <w:t>19</w:t>
      </w:r>
      <w:r w:rsidRPr="00A400F9">
        <w:t>, 409-427 (2014).</w:t>
      </w:r>
    </w:p>
    <w:p w14:paraId="73BD221A" w14:textId="77777777" w:rsidR="000C0344" w:rsidRPr="00A400F9" w:rsidRDefault="000C0344" w:rsidP="000C0344">
      <w:pPr>
        <w:pStyle w:val="EndNoteBibliography"/>
        <w:ind w:left="720" w:hanging="720"/>
      </w:pPr>
      <w:r w:rsidRPr="00A400F9">
        <w:t>17</w:t>
      </w:r>
      <w:r w:rsidRPr="00A400F9">
        <w:tab/>
        <w:t>Hemani, G.</w:t>
      </w:r>
      <w:r w:rsidRPr="00A400F9">
        <w:rPr>
          <w:i/>
        </w:rPr>
        <w:t xml:space="preserve"> et al.</w:t>
      </w:r>
      <w:r w:rsidRPr="00A400F9">
        <w:t xml:space="preserve"> Automating Mendelian randomization through machine learning to construct a putative causal map of the human phenome. </w:t>
      </w:r>
      <w:r w:rsidRPr="00A400F9">
        <w:rPr>
          <w:i/>
        </w:rPr>
        <w:t>bioRxiv</w:t>
      </w:r>
      <w:r w:rsidRPr="00A400F9">
        <w:t>, 173682 (2017).</w:t>
      </w:r>
    </w:p>
    <w:p w14:paraId="39D22799" w14:textId="77777777" w:rsidR="000C0344" w:rsidRPr="00A400F9" w:rsidRDefault="000C0344" w:rsidP="000C0344">
      <w:pPr>
        <w:pStyle w:val="EndNoteBibliography"/>
        <w:ind w:left="720" w:hanging="720"/>
      </w:pPr>
      <w:r w:rsidRPr="00A400F9">
        <w:t>18</w:t>
      </w:r>
      <w:r w:rsidRPr="00A400F9">
        <w:tab/>
        <w:t xml:space="preserve">Bateson, W. </w:t>
      </w:r>
      <w:r w:rsidRPr="00A400F9">
        <w:rPr>
          <w:i/>
        </w:rPr>
        <w:t>The methods and scope of genetics</w:t>
      </w:r>
      <w:r w:rsidRPr="00A400F9">
        <w:t>.  (Cambridge University Press, 2014).</w:t>
      </w:r>
    </w:p>
    <w:p w14:paraId="4E45ECE0" w14:textId="77777777" w:rsidR="000C0344" w:rsidRPr="00A400F9" w:rsidRDefault="000C0344" w:rsidP="000C0344">
      <w:pPr>
        <w:pStyle w:val="EndNoteBibliography"/>
        <w:ind w:left="720" w:hanging="720"/>
      </w:pPr>
      <w:r w:rsidRPr="00A400F9">
        <w:t>19</w:t>
      </w:r>
      <w:r w:rsidRPr="00A400F9">
        <w:tab/>
        <w:t xml:space="preserve">Burgess, S., Butterworth, A. &amp; Thompson, S. G. Mendelian randomization analysis with multiple genetic variants using summarized data. </w:t>
      </w:r>
      <w:r w:rsidRPr="00A400F9">
        <w:rPr>
          <w:i/>
        </w:rPr>
        <w:t>Genet Epidemiol</w:t>
      </w:r>
      <w:r w:rsidRPr="00A400F9">
        <w:t xml:space="preserve"> </w:t>
      </w:r>
      <w:r w:rsidRPr="00A400F9">
        <w:rPr>
          <w:b/>
        </w:rPr>
        <w:t>37</w:t>
      </w:r>
      <w:r w:rsidRPr="00A400F9">
        <w:t>, 658-665 (2013).</w:t>
      </w:r>
    </w:p>
    <w:p w14:paraId="6B9D3479" w14:textId="77777777" w:rsidR="000C0344" w:rsidRPr="00A400F9" w:rsidRDefault="000C0344" w:rsidP="000C0344">
      <w:pPr>
        <w:pStyle w:val="EndNoteBibliography"/>
        <w:ind w:left="720" w:hanging="720"/>
      </w:pPr>
      <w:r w:rsidRPr="00A400F9">
        <w:lastRenderedPageBreak/>
        <w:t>20</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w:t>
      </w:r>
      <w:r w:rsidRPr="00A400F9">
        <w:rPr>
          <w:b/>
        </w:rPr>
        <w:t>47</w:t>
      </w:r>
      <w:r w:rsidRPr="00A400F9">
        <w:t>, 1264-1278 (2018).</w:t>
      </w:r>
    </w:p>
    <w:p w14:paraId="08F303C4" w14:textId="77777777" w:rsidR="000C0344" w:rsidRPr="00A400F9" w:rsidRDefault="000C0344" w:rsidP="000C0344">
      <w:pPr>
        <w:pStyle w:val="EndNoteBibliography"/>
        <w:ind w:left="720" w:hanging="720"/>
      </w:pPr>
      <w:r w:rsidRPr="00A400F9">
        <w:t>21</w:t>
      </w:r>
      <w:r w:rsidRPr="00A400F9">
        <w:tab/>
        <w:t xml:space="preserve">Bowden, J., Hemani, G. &amp; Davey Smith, G. Detecting individual and global horizontal pleiotropy in Mendelian randomization: a job for the humble heterogeneity statistic? </w:t>
      </w:r>
      <w:r w:rsidRPr="00A400F9">
        <w:rPr>
          <w:i/>
        </w:rPr>
        <w:t>Am J Epidemiol</w:t>
      </w:r>
      <w:r w:rsidRPr="00A400F9">
        <w:t xml:space="preserve"> (2018).</w:t>
      </w:r>
    </w:p>
    <w:p w14:paraId="6DE428C7" w14:textId="77777777" w:rsidR="000C0344" w:rsidRPr="00A400F9" w:rsidRDefault="000C0344" w:rsidP="000C0344">
      <w:pPr>
        <w:pStyle w:val="EndNoteBibliography"/>
        <w:ind w:left="720" w:hanging="720"/>
      </w:pPr>
      <w:r w:rsidRPr="00A400F9">
        <w:t>22</w:t>
      </w:r>
      <w:r w:rsidRPr="00A400F9">
        <w:tab/>
        <w:t>Bowden, J.</w:t>
      </w:r>
      <w:r w:rsidRPr="00A400F9">
        <w:rPr>
          <w:i/>
        </w:rPr>
        <w:t xml:space="preserve"> et al.</w:t>
      </w:r>
      <w:r w:rsidRPr="00A400F9">
        <w:t xml:space="preserve"> Improving the accuracy of two-sample summary data Mendelian randomization: moving beyond the NOME assumption. </w:t>
      </w:r>
      <w:r w:rsidRPr="00A400F9">
        <w:rPr>
          <w:i/>
        </w:rPr>
        <w:t>bioRxiv</w:t>
      </w:r>
      <w:r w:rsidRPr="00A400F9">
        <w:t>, 159442 (2018).</w:t>
      </w:r>
    </w:p>
    <w:p w14:paraId="64FD4B6F" w14:textId="77777777" w:rsidR="000C0344" w:rsidRPr="00A400F9" w:rsidRDefault="000C0344" w:rsidP="000C0344">
      <w:pPr>
        <w:pStyle w:val="EndNoteBibliography"/>
        <w:ind w:left="720" w:hanging="720"/>
      </w:pPr>
      <w:r w:rsidRPr="00A400F9">
        <w:t>23</w:t>
      </w:r>
      <w:r w:rsidRPr="00A400F9">
        <w:tab/>
        <w:t xml:space="preserve">Sterne, J. A. &amp; Davey Smith, G. Sifting the evidence-what's wrong with significance tests? </w:t>
      </w:r>
      <w:r w:rsidRPr="00A400F9">
        <w:rPr>
          <w:i/>
        </w:rPr>
        <w:t>Phys Ther</w:t>
      </w:r>
      <w:r w:rsidRPr="00A400F9">
        <w:t xml:space="preserve"> </w:t>
      </w:r>
      <w:r w:rsidRPr="00A400F9">
        <w:rPr>
          <w:b/>
        </w:rPr>
        <w:t>81</w:t>
      </w:r>
      <w:r w:rsidRPr="00A400F9">
        <w:t>, 1464-1469 (2001).</w:t>
      </w:r>
    </w:p>
    <w:p w14:paraId="6443C5F3" w14:textId="77777777" w:rsidR="000C0344" w:rsidRPr="00A400F9" w:rsidRDefault="000C0344" w:rsidP="000C0344">
      <w:pPr>
        <w:pStyle w:val="EndNoteBibliography"/>
        <w:ind w:left="720" w:hanging="720"/>
      </w:pPr>
      <w:r w:rsidRPr="00A400F9">
        <w:t>24</w:t>
      </w:r>
      <w:r w:rsidRPr="00A400F9">
        <w:tab/>
        <w:t xml:space="preserve">Wasserstein, R. L. &amp; Lazar, N. A. The ASA's Statement on p-Values: Context, Process, and Purpose. </w:t>
      </w:r>
      <w:r w:rsidRPr="00A400F9">
        <w:rPr>
          <w:i/>
        </w:rPr>
        <w:t>Am Stat</w:t>
      </w:r>
      <w:r w:rsidRPr="00A400F9">
        <w:t xml:space="preserve"> </w:t>
      </w:r>
      <w:r w:rsidRPr="00A400F9">
        <w:rPr>
          <w:b/>
        </w:rPr>
        <w:t>70</w:t>
      </w:r>
      <w:r w:rsidRPr="00A400F9">
        <w:t>, 129-131 (2016).</w:t>
      </w:r>
    </w:p>
    <w:p w14:paraId="170DF94F" w14:textId="77777777" w:rsidR="000C0344" w:rsidRPr="00A400F9" w:rsidRDefault="000C0344" w:rsidP="000C0344">
      <w:pPr>
        <w:pStyle w:val="EndNoteBibliography"/>
        <w:ind w:left="720" w:hanging="720"/>
      </w:pPr>
      <w:r w:rsidRPr="00A400F9">
        <w:t>25</w:t>
      </w:r>
      <w:r w:rsidRPr="00A400F9">
        <w:tab/>
        <w:t xml:space="preserve">Sanderson, E., Davey Smith, G., Windmeijer, F. &amp; Bowden, J. An examination of multivariable Mendelian randomization in the single sample and two-sample summary data settings. </w:t>
      </w:r>
      <w:r w:rsidRPr="00A400F9">
        <w:rPr>
          <w:i/>
        </w:rPr>
        <w:t>bioRxiv</w:t>
      </w:r>
      <w:r w:rsidRPr="00A400F9">
        <w:t xml:space="preserve"> (2018).</w:t>
      </w:r>
    </w:p>
    <w:p w14:paraId="0E22131C" w14:textId="77777777" w:rsidR="000C0344" w:rsidRPr="00A400F9" w:rsidRDefault="000C0344" w:rsidP="000C0344">
      <w:pPr>
        <w:pStyle w:val="EndNoteBibliography"/>
        <w:ind w:left="720" w:hanging="720"/>
      </w:pPr>
      <w:r w:rsidRPr="00A400F9">
        <w:t>26</w:t>
      </w:r>
      <w:r w:rsidRPr="00A400F9">
        <w:tab/>
        <w:t xml:space="preserve">Bennett, D. A. &amp; Holmes, M. V. Mendelian randomisation in cardiovascular research: an introduction for clinicians. </w:t>
      </w:r>
      <w:r w:rsidRPr="00A400F9">
        <w:rPr>
          <w:i/>
        </w:rPr>
        <w:t>Heart</w:t>
      </w:r>
      <w:r w:rsidRPr="00A400F9">
        <w:t xml:space="preserve"> </w:t>
      </w:r>
      <w:r w:rsidRPr="00A400F9">
        <w:rPr>
          <w:b/>
        </w:rPr>
        <w:t>103</w:t>
      </w:r>
      <w:r w:rsidRPr="00A400F9">
        <w:t>, 1400-1407 (2017).</w:t>
      </w:r>
    </w:p>
    <w:p w14:paraId="4C43D09E" w14:textId="77777777" w:rsidR="000C0344" w:rsidRPr="00A400F9" w:rsidRDefault="000C0344" w:rsidP="000C0344">
      <w:pPr>
        <w:pStyle w:val="EndNoteBibliography"/>
        <w:ind w:left="720" w:hanging="720"/>
      </w:pPr>
      <w:r w:rsidRPr="00A400F9">
        <w:t>27</w:t>
      </w:r>
      <w:r w:rsidRPr="00A400F9">
        <w:tab/>
        <w:t>White, J.</w:t>
      </w:r>
      <w:r w:rsidRPr="00A400F9">
        <w:rPr>
          <w:i/>
        </w:rPr>
        <w:t xml:space="preserve"> et al.</w:t>
      </w:r>
      <w:r w:rsidRPr="00A400F9">
        <w:t xml:space="preserve"> Plasma urate concentration and risk of coronary heart disease: a Mendelian randomisation analysis. </w:t>
      </w:r>
      <w:r w:rsidRPr="00A400F9">
        <w:rPr>
          <w:i/>
        </w:rPr>
        <w:t>Lancet Diabetes Endocrinol</w:t>
      </w:r>
      <w:r w:rsidRPr="00A400F9">
        <w:t xml:space="preserve"> </w:t>
      </w:r>
      <w:r w:rsidRPr="00A400F9">
        <w:rPr>
          <w:b/>
        </w:rPr>
        <w:t>4</w:t>
      </w:r>
      <w:r w:rsidRPr="00A400F9">
        <w:t>, 327-336 (2016).</w:t>
      </w:r>
    </w:p>
    <w:p w14:paraId="60A7271F" w14:textId="77777777" w:rsidR="000C0344" w:rsidRPr="00A400F9" w:rsidRDefault="000C0344" w:rsidP="000C0344">
      <w:pPr>
        <w:pStyle w:val="EndNoteBibliography"/>
        <w:ind w:left="720" w:hanging="720"/>
      </w:pPr>
      <w:r w:rsidRPr="00A400F9">
        <w:t>28</w:t>
      </w:r>
      <w:r w:rsidRPr="00A400F9">
        <w:tab/>
        <w:t>Tyrrell, J.</w:t>
      </w:r>
      <w:r w:rsidRPr="00A400F9">
        <w:rPr>
          <w:i/>
        </w:rPr>
        <w:t xml:space="preserve"> et al.</w:t>
      </w:r>
      <w:r w:rsidRPr="00A400F9">
        <w:t xml:space="preserve"> Height, body mass index, and socioeconomic status: mendelian randomisation study in UK Biobank. </w:t>
      </w:r>
      <w:r w:rsidRPr="00A400F9">
        <w:rPr>
          <w:i/>
        </w:rPr>
        <w:t>BMJ</w:t>
      </w:r>
      <w:r w:rsidRPr="00A400F9">
        <w:t xml:space="preserve"> </w:t>
      </w:r>
      <w:r w:rsidRPr="00A400F9">
        <w:rPr>
          <w:b/>
        </w:rPr>
        <w:t>352</w:t>
      </w:r>
      <w:r w:rsidRPr="00A400F9">
        <w:t>, i582 (2016).</w:t>
      </w:r>
    </w:p>
    <w:p w14:paraId="0794B56B" w14:textId="77777777" w:rsidR="000C0344" w:rsidRPr="00A400F9" w:rsidRDefault="000C0344" w:rsidP="000C0344">
      <w:pPr>
        <w:pStyle w:val="EndNoteBibliography"/>
        <w:ind w:left="720" w:hanging="720"/>
      </w:pPr>
      <w:r w:rsidRPr="00A400F9">
        <w:t>29</w:t>
      </w:r>
      <w:r w:rsidRPr="00A400F9">
        <w:tab/>
        <w:t xml:space="preserve">Kaskie, R. E., Graziano, B. &amp; Ferrarelli, F. Schizophrenia and sleep disorders: links, risks, and management challenges. </w:t>
      </w:r>
      <w:r w:rsidRPr="00A400F9">
        <w:rPr>
          <w:i/>
        </w:rPr>
        <w:t>Nat Sci Sleep</w:t>
      </w:r>
      <w:r w:rsidRPr="00A400F9">
        <w:t xml:space="preserve"> </w:t>
      </w:r>
      <w:r w:rsidRPr="00A400F9">
        <w:rPr>
          <w:b/>
        </w:rPr>
        <w:t>9</w:t>
      </w:r>
      <w:r w:rsidRPr="00A400F9">
        <w:t>, 227-239 (2017).</w:t>
      </w:r>
    </w:p>
    <w:p w14:paraId="6F008596" w14:textId="77777777" w:rsidR="000C0344" w:rsidRPr="00A400F9" w:rsidRDefault="000C0344" w:rsidP="000C0344">
      <w:pPr>
        <w:pStyle w:val="EndNoteBibliography"/>
        <w:ind w:left="720" w:hanging="720"/>
      </w:pPr>
      <w:r w:rsidRPr="00A400F9">
        <w:t>30</w:t>
      </w:r>
      <w:r w:rsidRPr="00A400F9">
        <w:tab/>
        <w:t>Kleber, M. E.</w:t>
      </w:r>
      <w:r w:rsidRPr="00A400F9">
        <w:rPr>
          <w:i/>
        </w:rPr>
        <w:t xml:space="preserve"> et al.</w:t>
      </w:r>
      <w:r w:rsidRPr="00A400F9">
        <w:t xml:space="preserve"> Uric Acid and Cardiovascular Events: A Mendelian Randomization Study. </w:t>
      </w:r>
      <w:r w:rsidRPr="00A400F9">
        <w:rPr>
          <w:i/>
        </w:rPr>
        <w:t>J Am Soc Nephrol</w:t>
      </w:r>
      <w:r w:rsidRPr="00A400F9">
        <w:t xml:space="preserve"> </w:t>
      </w:r>
      <w:r w:rsidRPr="00A400F9">
        <w:rPr>
          <w:b/>
        </w:rPr>
        <w:t>26</w:t>
      </w:r>
      <w:r w:rsidRPr="00A400F9">
        <w:t>, 2831-2838 (2015).</w:t>
      </w:r>
    </w:p>
    <w:p w14:paraId="0211C2C8" w14:textId="77777777" w:rsidR="000C0344" w:rsidRPr="00A400F9" w:rsidRDefault="000C0344" w:rsidP="000C0344">
      <w:pPr>
        <w:pStyle w:val="EndNoteBibliography"/>
        <w:ind w:left="720" w:hanging="720"/>
      </w:pPr>
      <w:r w:rsidRPr="00A400F9">
        <w:t>31</w:t>
      </w:r>
      <w:r w:rsidRPr="00A400F9">
        <w:tab/>
        <w:t xml:space="preserve">Strom, D., Dudovitz, R., Guerrero, L. R. &amp; Wong, M. D. The Link between Education and Health: It Is Not What You Know, but Whom You Know. </w:t>
      </w:r>
      <w:r w:rsidRPr="00A400F9">
        <w:rPr>
          <w:i/>
        </w:rPr>
        <w:t>J Gen Intern Med</w:t>
      </w:r>
      <w:r w:rsidRPr="00A400F9">
        <w:t xml:space="preserve"> </w:t>
      </w:r>
      <w:r w:rsidRPr="00A400F9">
        <w:rPr>
          <w:b/>
        </w:rPr>
        <w:t>30</w:t>
      </w:r>
      <w:r w:rsidRPr="00A400F9">
        <w:t>, S277-S278 (2015).</w:t>
      </w:r>
    </w:p>
    <w:p w14:paraId="7E6A2CB9" w14:textId="77777777" w:rsidR="000C0344" w:rsidRPr="00A400F9" w:rsidRDefault="000C0344" w:rsidP="000C0344">
      <w:pPr>
        <w:pStyle w:val="EndNoteBibliography"/>
        <w:ind w:left="720" w:hanging="720"/>
      </w:pPr>
      <w:r w:rsidRPr="00A400F9">
        <w:t>32</w:t>
      </w:r>
      <w:r w:rsidRPr="00A400F9">
        <w:tab/>
        <w:t>Bockerman, P.</w:t>
      </w:r>
      <w:r w:rsidRPr="00A400F9">
        <w:rPr>
          <w:i/>
        </w:rPr>
        <w:t xml:space="preserve"> et al.</w:t>
      </w:r>
      <w:r w:rsidRPr="00A400F9">
        <w:t xml:space="preserve"> Does higher education protect against obesity? Evidence using Mendelian randomization. </w:t>
      </w:r>
      <w:r w:rsidRPr="00A400F9">
        <w:rPr>
          <w:i/>
        </w:rPr>
        <w:t>Prev Med</w:t>
      </w:r>
      <w:r w:rsidRPr="00A400F9">
        <w:t xml:space="preserve"> </w:t>
      </w:r>
      <w:r w:rsidRPr="00A400F9">
        <w:rPr>
          <w:b/>
        </w:rPr>
        <w:t>101</w:t>
      </w:r>
      <w:r w:rsidRPr="00A400F9">
        <w:t>, 195-198 (2017).</w:t>
      </w:r>
    </w:p>
    <w:p w14:paraId="4A42ACA5" w14:textId="77777777" w:rsidR="000C0344" w:rsidRPr="00A400F9" w:rsidRDefault="000C0344" w:rsidP="000C0344">
      <w:pPr>
        <w:pStyle w:val="EndNoteBibliography"/>
        <w:ind w:left="720" w:hanging="720"/>
      </w:pPr>
      <w:r w:rsidRPr="00A400F9">
        <w:t>33</w:t>
      </w:r>
      <w:r w:rsidRPr="00A400F9">
        <w:tab/>
        <w:t xml:space="preserve">Cohen, A. K., Rai, M., Rehkopf, D. H. &amp; Abrams, B. Educational attainment and obesity: a systematic review. </w:t>
      </w:r>
      <w:r w:rsidRPr="00A400F9">
        <w:rPr>
          <w:i/>
        </w:rPr>
        <w:t>Obes Rev</w:t>
      </w:r>
      <w:r w:rsidRPr="00A400F9">
        <w:t xml:space="preserve"> </w:t>
      </w:r>
      <w:r w:rsidRPr="00A400F9">
        <w:rPr>
          <w:b/>
        </w:rPr>
        <w:t>14</w:t>
      </w:r>
      <w:r w:rsidRPr="00A400F9">
        <w:t>, 989-1005 (2013).</w:t>
      </w:r>
    </w:p>
    <w:p w14:paraId="7AE61506" w14:textId="77777777" w:rsidR="000C0344" w:rsidRPr="00A400F9" w:rsidRDefault="000C0344" w:rsidP="000C0344">
      <w:pPr>
        <w:pStyle w:val="EndNoteBibliography"/>
        <w:ind w:left="720" w:hanging="720"/>
      </w:pPr>
      <w:r w:rsidRPr="00A400F9">
        <w:t>34</w:t>
      </w:r>
      <w:r w:rsidRPr="00A400F9">
        <w:tab/>
        <w:t>Okbay, A.</w:t>
      </w:r>
      <w:r w:rsidRPr="00A400F9">
        <w:rPr>
          <w:i/>
        </w:rPr>
        <w:t xml:space="preserve"> et al.</w:t>
      </w:r>
      <w:r w:rsidRPr="00A400F9">
        <w:t xml:space="preserve"> Genome-wide association study identifies 74 loci associated with educational attainment. </w:t>
      </w:r>
      <w:r w:rsidRPr="00A400F9">
        <w:rPr>
          <w:i/>
        </w:rPr>
        <w:t>Nature</w:t>
      </w:r>
      <w:r w:rsidRPr="00A400F9">
        <w:t xml:space="preserve"> </w:t>
      </w:r>
      <w:r w:rsidRPr="00A400F9">
        <w:rPr>
          <w:b/>
        </w:rPr>
        <w:t>533</w:t>
      </w:r>
      <w:r w:rsidRPr="00A400F9">
        <w:t>, 539-542 (2016).</w:t>
      </w:r>
    </w:p>
    <w:p w14:paraId="67C17446" w14:textId="77777777" w:rsidR="000C0344" w:rsidRPr="00A400F9" w:rsidRDefault="000C0344" w:rsidP="000C0344">
      <w:pPr>
        <w:pStyle w:val="EndNoteBibliography"/>
        <w:ind w:left="720" w:hanging="720"/>
      </w:pPr>
      <w:r w:rsidRPr="00A400F9">
        <w:t>35</w:t>
      </w:r>
      <w:r w:rsidRPr="00A400F9">
        <w:tab/>
        <w:t>Locke, A. E.</w:t>
      </w:r>
      <w:r w:rsidRPr="00A400F9">
        <w:rPr>
          <w:i/>
        </w:rPr>
        <w:t xml:space="preserve"> et al.</w:t>
      </w:r>
      <w:r w:rsidRPr="00A400F9">
        <w:t xml:space="preserve"> Genetic studies of body mass index yield new insights for obesity biology. </w:t>
      </w:r>
      <w:r w:rsidRPr="00A400F9">
        <w:rPr>
          <w:i/>
        </w:rPr>
        <w:t>Nature</w:t>
      </w:r>
      <w:r w:rsidRPr="00A400F9">
        <w:t xml:space="preserve"> </w:t>
      </w:r>
      <w:r w:rsidRPr="00A400F9">
        <w:rPr>
          <w:b/>
        </w:rPr>
        <w:t>518</w:t>
      </w:r>
      <w:r w:rsidRPr="00A400F9">
        <w:t>, 197-206 (2015).</w:t>
      </w:r>
    </w:p>
    <w:p w14:paraId="03968D41" w14:textId="77777777" w:rsidR="000C0344" w:rsidRPr="00A400F9" w:rsidRDefault="000C0344" w:rsidP="000C0344">
      <w:pPr>
        <w:pStyle w:val="EndNoteBibliography"/>
        <w:ind w:left="720" w:hanging="720"/>
      </w:pPr>
      <w:r w:rsidRPr="00A400F9">
        <w:t>36</w:t>
      </w:r>
      <w:r w:rsidRPr="00A400F9">
        <w:tab/>
        <w:t>Zhu, Z. H.</w:t>
      </w:r>
      <w:r w:rsidRPr="00A400F9">
        <w:rPr>
          <w:i/>
        </w:rPr>
        <w:t xml:space="preserve"> et al.</w:t>
      </w:r>
      <w:r w:rsidRPr="00A400F9">
        <w:t xml:space="preserve"> Causal associations between risk factors and common diseases inferred from GWAS summary data. </w:t>
      </w:r>
      <w:r w:rsidRPr="00A400F9">
        <w:rPr>
          <w:i/>
        </w:rPr>
        <w:t>Nat Commun</w:t>
      </w:r>
      <w:r w:rsidRPr="00A400F9">
        <w:t xml:space="preserve"> </w:t>
      </w:r>
      <w:r w:rsidRPr="00A400F9">
        <w:rPr>
          <w:b/>
        </w:rPr>
        <w:t>9</w:t>
      </w:r>
      <w:r w:rsidRPr="00A400F9">
        <w:t xml:space="preserve"> (2018).</w:t>
      </w:r>
    </w:p>
    <w:p w14:paraId="41B5B8B3" w14:textId="77777777" w:rsidR="000C0344" w:rsidRPr="00A400F9" w:rsidRDefault="000C0344" w:rsidP="000C0344">
      <w:pPr>
        <w:pStyle w:val="EndNoteBibliography"/>
        <w:ind w:left="720" w:hanging="720"/>
      </w:pPr>
      <w:r w:rsidRPr="00A400F9">
        <w:t>37</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737B8CCE" w14:textId="77777777" w:rsidR="000C0344" w:rsidRPr="00A400F9" w:rsidRDefault="000C0344" w:rsidP="000C0344">
      <w:pPr>
        <w:pStyle w:val="EndNoteBibliography"/>
        <w:ind w:left="720" w:hanging="720"/>
      </w:pPr>
      <w:r w:rsidRPr="00A400F9">
        <w:t>38</w:t>
      </w:r>
      <w:r w:rsidRPr="00A400F9">
        <w:tab/>
        <w:t xml:space="preserve">Hartwig, F. P., Borges, M. C., Horta, B. L., Bowden, J. &amp; Davey Smith, G. Inflammatory Biomarkers and Risk of Schizophrenia A 2-Sample Mendelian Randomization Study. </w:t>
      </w:r>
      <w:r w:rsidRPr="00A400F9">
        <w:rPr>
          <w:i/>
        </w:rPr>
        <w:t>Jama Psychiat</w:t>
      </w:r>
      <w:r w:rsidRPr="00A400F9">
        <w:t xml:space="preserve"> </w:t>
      </w:r>
      <w:r w:rsidRPr="00A400F9">
        <w:rPr>
          <w:b/>
        </w:rPr>
        <w:t>74</w:t>
      </w:r>
      <w:r w:rsidRPr="00A400F9">
        <w:t>, 1226-1233 (2017).</w:t>
      </w:r>
    </w:p>
    <w:p w14:paraId="65D5BC9C" w14:textId="77777777" w:rsidR="000C0344" w:rsidRPr="00A400F9" w:rsidRDefault="000C0344" w:rsidP="000C0344">
      <w:pPr>
        <w:pStyle w:val="EndNoteBibliography"/>
        <w:ind w:left="720" w:hanging="720"/>
      </w:pPr>
      <w:r w:rsidRPr="00A400F9">
        <w:t>39</w:t>
      </w:r>
      <w:r w:rsidRPr="00A400F9">
        <w:tab/>
        <w:t xml:space="preserve">Burgess, S., Thompson, S. G. &amp; CRP CHD Genetics Collaboration. Avoiding bias from weak instruments in Mendelian randomization studies. </w:t>
      </w:r>
      <w:r w:rsidRPr="00A400F9">
        <w:rPr>
          <w:i/>
        </w:rPr>
        <w:t>Int J Epidemiol</w:t>
      </w:r>
      <w:r w:rsidRPr="00A400F9">
        <w:t xml:space="preserve"> </w:t>
      </w:r>
      <w:r w:rsidRPr="00A400F9">
        <w:rPr>
          <w:b/>
        </w:rPr>
        <w:t>40</w:t>
      </w:r>
      <w:r w:rsidRPr="00A400F9">
        <w:t>, 755-764 (2011).</w:t>
      </w:r>
    </w:p>
    <w:p w14:paraId="53B19D97" w14:textId="77777777" w:rsidR="000C0344" w:rsidRPr="00A400F9" w:rsidRDefault="000C0344" w:rsidP="000C0344">
      <w:pPr>
        <w:pStyle w:val="EndNoteBibliography"/>
        <w:ind w:left="720" w:hanging="720"/>
      </w:pPr>
      <w:r w:rsidRPr="00A400F9">
        <w:t>40</w:t>
      </w:r>
      <w:r w:rsidRPr="00A400F9">
        <w:tab/>
        <w:t>Jiang, L.</w:t>
      </w:r>
      <w:r w:rsidRPr="00A400F9">
        <w:rPr>
          <w:i/>
        </w:rPr>
        <w:t xml:space="preserve"> et al.</w:t>
      </w:r>
      <w:r w:rsidRPr="00A400F9">
        <w:t xml:space="preserve"> Constrained Instruments and their Application to Mendelian Randomization with Pleiotropy. </w:t>
      </w:r>
      <w:r w:rsidRPr="00A400F9">
        <w:rPr>
          <w:i/>
        </w:rPr>
        <w:t>bioRxiv</w:t>
      </w:r>
      <w:r w:rsidRPr="00A400F9">
        <w:t>, 227454 (2017).</w:t>
      </w:r>
    </w:p>
    <w:p w14:paraId="5FF7796D" w14:textId="77777777" w:rsidR="000C0344" w:rsidRPr="00A400F9" w:rsidRDefault="000C0344" w:rsidP="000C0344">
      <w:pPr>
        <w:pStyle w:val="EndNoteBibliography"/>
        <w:ind w:left="720" w:hanging="720"/>
      </w:pPr>
      <w:r w:rsidRPr="00A400F9">
        <w:t>41</w:t>
      </w:r>
      <w:r w:rsidRPr="00A400F9">
        <w:tab/>
        <w:t>Visscher, P. M.</w:t>
      </w:r>
      <w:r w:rsidRPr="00A400F9">
        <w:rPr>
          <w:i/>
        </w:rPr>
        <w:t xml:space="preserve"> et al.</w:t>
      </w:r>
      <w:r w:rsidRPr="00A400F9">
        <w:t xml:space="preserve"> 10 Years of GWAS Discovery: Biology, Function, and Translation. </w:t>
      </w:r>
      <w:r w:rsidRPr="00A400F9">
        <w:rPr>
          <w:i/>
        </w:rPr>
        <w:t>Am J Hum Genet</w:t>
      </w:r>
      <w:r w:rsidRPr="00A400F9">
        <w:t xml:space="preserve"> </w:t>
      </w:r>
      <w:r w:rsidRPr="00A400F9">
        <w:rPr>
          <w:b/>
        </w:rPr>
        <w:t>101</w:t>
      </w:r>
      <w:r w:rsidRPr="00A400F9">
        <w:t>, 5-22 (2017).</w:t>
      </w:r>
    </w:p>
    <w:p w14:paraId="33FA470E" w14:textId="77777777" w:rsidR="000C0344" w:rsidRPr="00A400F9" w:rsidRDefault="000C0344" w:rsidP="000C0344">
      <w:pPr>
        <w:pStyle w:val="EndNoteBibliography"/>
        <w:ind w:left="720" w:hanging="720"/>
      </w:pPr>
      <w:r w:rsidRPr="00A400F9">
        <w:t>42</w:t>
      </w:r>
      <w:r w:rsidRPr="00A400F9">
        <w:tab/>
        <w:t xml:space="preserve">Davey Smith, G. &amp; Ebrahim, S. Mendelian randomization: prospects, potentials, and limitations. </w:t>
      </w:r>
      <w:r w:rsidRPr="00A400F9">
        <w:rPr>
          <w:i/>
        </w:rPr>
        <w:t>Int J Epidemiol</w:t>
      </w:r>
      <w:r w:rsidRPr="00A400F9">
        <w:t xml:space="preserve"> </w:t>
      </w:r>
      <w:r w:rsidRPr="00A400F9">
        <w:rPr>
          <w:b/>
        </w:rPr>
        <w:t>33</w:t>
      </w:r>
      <w:r w:rsidRPr="00A400F9">
        <w:t>, 30-42 (2004).</w:t>
      </w:r>
    </w:p>
    <w:p w14:paraId="2384B29D" w14:textId="77777777" w:rsidR="000C0344" w:rsidRPr="00A400F9" w:rsidRDefault="000C0344" w:rsidP="000C0344">
      <w:pPr>
        <w:pStyle w:val="EndNoteBibliography"/>
        <w:ind w:left="720" w:hanging="720"/>
      </w:pPr>
      <w:r w:rsidRPr="00A400F9">
        <w:t>43</w:t>
      </w:r>
      <w:r w:rsidRPr="00A400F9">
        <w:tab/>
        <w:t>Tan, Q.</w:t>
      </w:r>
      <w:r w:rsidRPr="00A400F9">
        <w:rPr>
          <w:i/>
        </w:rPr>
        <w:t xml:space="preserve"> et al.</w:t>
      </w:r>
      <w:r w:rsidRPr="00A400F9">
        <w:t xml:space="preserve"> Analyzing age-specific genetic effects on human extreme age survival in cohort-based longitudinal studies. </w:t>
      </w:r>
      <w:r w:rsidRPr="00A400F9">
        <w:rPr>
          <w:i/>
        </w:rPr>
        <w:t>Eur J Hum Genet</w:t>
      </w:r>
      <w:r w:rsidRPr="00A400F9">
        <w:t xml:space="preserve"> </w:t>
      </w:r>
      <w:r w:rsidRPr="00A400F9">
        <w:rPr>
          <w:b/>
        </w:rPr>
        <w:t>21</w:t>
      </w:r>
      <w:r w:rsidRPr="00A400F9">
        <w:t>, 451-454 (2013).</w:t>
      </w:r>
    </w:p>
    <w:p w14:paraId="34C4F24C" w14:textId="77777777" w:rsidR="000C0344" w:rsidRPr="00A400F9" w:rsidRDefault="000C0344" w:rsidP="000C0344">
      <w:pPr>
        <w:pStyle w:val="EndNoteBibliography"/>
        <w:ind w:left="720" w:hanging="720"/>
      </w:pPr>
      <w:r w:rsidRPr="00A400F9">
        <w:lastRenderedPageBreak/>
        <w:t>44</w:t>
      </w:r>
      <w:r w:rsidRPr="00A400F9">
        <w:tab/>
        <w:t xml:space="preserve">Vansteelandt, S., Bowden, J., Babanezhad, M. &amp; Goetghebeur, E. On Instrumental Variables Estimation of Causal Odds Ratios. </w:t>
      </w:r>
      <w:r w:rsidRPr="00A400F9">
        <w:rPr>
          <w:i/>
        </w:rPr>
        <w:t>Stat Sci</w:t>
      </w:r>
      <w:r w:rsidRPr="00A400F9">
        <w:t xml:space="preserve"> </w:t>
      </w:r>
      <w:r w:rsidRPr="00A400F9">
        <w:rPr>
          <w:b/>
        </w:rPr>
        <w:t>26</w:t>
      </w:r>
      <w:r w:rsidRPr="00A400F9">
        <w:t>, 403-422 (2011).</w:t>
      </w:r>
    </w:p>
    <w:p w14:paraId="02902F78" w14:textId="77777777" w:rsidR="000C0344" w:rsidRPr="00A400F9" w:rsidRDefault="000C0344" w:rsidP="000C0344">
      <w:pPr>
        <w:pStyle w:val="EndNoteBibliography"/>
        <w:ind w:left="720" w:hanging="720"/>
      </w:pPr>
      <w:r w:rsidRPr="00A400F9">
        <w:t>45</w:t>
      </w:r>
      <w:r w:rsidRPr="00A400F9">
        <w:tab/>
        <w:t>Winsvold, B. S.</w:t>
      </w:r>
      <w:r w:rsidRPr="00A400F9">
        <w:rPr>
          <w:i/>
        </w:rPr>
        <w:t xml:space="preserve"> et al.</w:t>
      </w:r>
      <w:r w:rsidRPr="00A400F9">
        <w:t xml:space="preserve"> Shared genetic risk between migraine and coronary artery disease: A genome-wide analysis of common variants. </w:t>
      </w:r>
      <w:r w:rsidRPr="00A400F9">
        <w:rPr>
          <w:i/>
        </w:rPr>
        <w:t>Plos One</w:t>
      </w:r>
      <w:r w:rsidRPr="00A400F9">
        <w:t xml:space="preserve"> </w:t>
      </w:r>
      <w:r w:rsidRPr="00A400F9">
        <w:rPr>
          <w:b/>
        </w:rPr>
        <w:t>12</w:t>
      </w:r>
      <w:r w:rsidRPr="00A400F9">
        <w:t xml:space="preserve"> (2017).</w:t>
      </w:r>
    </w:p>
    <w:p w14:paraId="7079CA9C" w14:textId="77777777" w:rsidR="000C0344" w:rsidRPr="00A400F9" w:rsidRDefault="000C0344" w:rsidP="000C0344">
      <w:pPr>
        <w:pStyle w:val="EndNoteBibliography"/>
        <w:ind w:left="720" w:hanging="720"/>
      </w:pPr>
      <w:r w:rsidRPr="00A400F9">
        <w:t>46</w:t>
      </w:r>
      <w:r w:rsidRPr="00A400F9">
        <w:tab/>
        <w:t>Rodondi, N.</w:t>
      </w:r>
      <w:r w:rsidRPr="00A400F9">
        <w:rPr>
          <w:i/>
        </w:rPr>
        <w:t xml:space="preserve"> et al.</w:t>
      </w:r>
      <w:r w:rsidRPr="00A400F9">
        <w:t xml:space="preserve"> Subclinical hypothyroidism and the risk of coronary heart disease and mortality. </w:t>
      </w:r>
      <w:r w:rsidRPr="00A400F9">
        <w:rPr>
          <w:i/>
        </w:rPr>
        <w:t>JAMA</w:t>
      </w:r>
      <w:r w:rsidRPr="00A400F9">
        <w:t xml:space="preserve"> </w:t>
      </w:r>
      <w:r w:rsidRPr="00A400F9">
        <w:rPr>
          <w:b/>
        </w:rPr>
        <w:t>304</w:t>
      </w:r>
      <w:r w:rsidRPr="00A400F9">
        <w:t>, 1365-1374 (2010).</w:t>
      </w:r>
    </w:p>
    <w:p w14:paraId="0B5EAF79" w14:textId="77777777" w:rsidR="000C0344" w:rsidRPr="00A400F9" w:rsidRDefault="000C0344" w:rsidP="000C0344">
      <w:pPr>
        <w:pStyle w:val="EndNoteBibliography"/>
        <w:ind w:left="720" w:hanging="720"/>
      </w:pPr>
      <w:r w:rsidRPr="00A400F9">
        <w:t>47</w:t>
      </w:r>
      <w:r w:rsidRPr="00A400F9">
        <w:tab/>
        <w:t>Fadeyev, V. V.</w:t>
      </w:r>
      <w:r w:rsidRPr="00A400F9">
        <w:rPr>
          <w:i/>
        </w:rPr>
        <w:t xml:space="preserve"> et al.</w:t>
      </w:r>
      <w:r w:rsidRPr="00A400F9">
        <w:t xml:space="preserve"> Levothyroxine replacement therapy in patients with subclinical hypothyroidism and coronary artery disease. </w:t>
      </w:r>
      <w:r w:rsidRPr="00A400F9">
        <w:rPr>
          <w:i/>
        </w:rPr>
        <w:t>Endocr Pract</w:t>
      </w:r>
      <w:r w:rsidRPr="00A400F9">
        <w:t xml:space="preserve"> </w:t>
      </w:r>
      <w:r w:rsidRPr="00A400F9">
        <w:rPr>
          <w:b/>
        </w:rPr>
        <w:t>12</w:t>
      </w:r>
      <w:r w:rsidRPr="00A400F9">
        <w:t>, 5-17 (2006).</w:t>
      </w:r>
    </w:p>
    <w:p w14:paraId="4A7E759F" w14:textId="77777777" w:rsidR="000C0344" w:rsidRPr="00A400F9" w:rsidRDefault="000C0344" w:rsidP="000C0344">
      <w:pPr>
        <w:pStyle w:val="EndNoteBibliography"/>
        <w:ind w:left="720" w:hanging="720"/>
      </w:pPr>
      <w:r w:rsidRPr="00A400F9">
        <w:t>48</w:t>
      </w:r>
      <w:r w:rsidRPr="00A400F9">
        <w:tab/>
        <w:t>Cho, Y.</w:t>
      </w:r>
      <w:r w:rsidRPr="00A400F9">
        <w:rPr>
          <w:i/>
        </w:rPr>
        <w:t xml:space="preserve"> et al.</w:t>
      </w:r>
      <w:r w:rsidRPr="00A400F9">
        <w:t xml:space="preserve"> Alcohol intake and cardiovascular risk factors: A Mendelian randomisation study. </w:t>
      </w:r>
      <w:r w:rsidRPr="00A400F9">
        <w:rPr>
          <w:i/>
        </w:rPr>
        <w:t>Sci Rep</w:t>
      </w:r>
      <w:r w:rsidRPr="00A400F9">
        <w:t xml:space="preserve"> </w:t>
      </w:r>
      <w:r w:rsidRPr="00A400F9">
        <w:rPr>
          <w:b/>
        </w:rPr>
        <w:t>5</w:t>
      </w:r>
      <w:r w:rsidRPr="00A400F9">
        <w:t>, 18422 (2015).</w:t>
      </w:r>
    </w:p>
    <w:p w14:paraId="7073253B" w14:textId="77777777" w:rsidR="000C0344" w:rsidRPr="00A400F9" w:rsidRDefault="000C0344" w:rsidP="000C0344">
      <w:pPr>
        <w:pStyle w:val="EndNoteBibliography"/>
        <w:ind w:left="720" w:hanging="720"/>
      </w:pPr>
      <w:r w:rsidRPr="00A400F9">
        <w:t>49</w:t>
      </w:r>
      <w:r w:rsidRPr="00A400F9">
        <w:tab/>
        <w:t xml:space="preserve">Williams, P. T. &amp; Thompson, P. D. The relationship of walking intensity to total and cause-specific mortality. Results from the National Walkers' Health Study. </w:t>
      </w:r>
      <w:r w:rsidRPr="00A400F9">
        <w:rPr>
          <w:i/>
        </w:rPr>
        <w:t>Plos One</w:t>
      </w:r>
      <w:r w:rsidRPr="00A400F9">
        <w:t xml:space="preserve"> </w:t>
      </w:r>
      <w:r w:rsidRPr="00A400F9">
        <w:rPr>
          <w:b/>
        </w:rPr>
        <w:t>8</w:t>
      </w:r>
      <w:r w:rsidRPr="00A400F9">
        <w:t>, e81098 (2013).</w:t>
      </w:r>
    </w:p>
    <w:p w14:paraId="0C684BC9" w14:textId="77777777" w:rsidR="000C0344" w:rsidRPr="00A400F9" w:rsidRDefault="000C0344" w:rsidP="000C0344">
      <w:pPr>
        <w:pStyle w:val="EndNoteBibliography"/>
        <w:ind w:left="720" w:hanging="720"/>
      </w:pPr>
      <w:r w:rsidRPr="00A400F9">
        <w:t>50</w:t>
      </w:r>
      <w:r w:rsidRPr="00A400F9">
        <w:tab/>
        <w:t>Sugawara, N.</w:t>
      </w:r>
      <w:r w:rsidRPr="00A400F9">
        <w:rPr>
          <w:i/>
        </w:rPr>
        <w:t xml:space="preserve"> et al.</w:t>
      </w:r>
      <w:r w:rsidRPr="00A400F9">
        <w:t xml:space="preserve"> Body composition in patients with schizophrenia: Comparison with healthy controls. </w:t>
      </w:r>
      <w:r w:rsidRPr="00A400F9">
        <w:rPr>
          <w:i/>
        </w:rPr>
        <w:t>Annals of general psychiatry</w:t>
      </w:r>
      <w:r w:rsidRPr="00A400F9">
        <w:t xml:space="preserve"> </w:t>
      </w:r>
      <w:r w:rsidRPr="00A400F9">
        <w:rPr>
          <w:b/>
        </w:rPr>
        <w:t>11</w:t>
      </w:r>
      <w:r w:rsidRPr="00A400F9">
        <w:t>, 11 (2012).</w:t>
      </w:r>
    </w:p>
    <w:p w14:paraId="18302188" w14:textId="77777777" w:rsidR="000C0344" w:rsidRPr="00A400F9" w:rsidRDefault="000C0344" w:rsidP="000C0344">
      <w:pPr>
        <w:pStyle w:val="EndNoteBibliography"/>
        <w:ind w:left="720" w:hanging="720"/>
      </w:pPr>
      <w:r w:rsidRPr="00A400F9">
        <w:t>51</w:t>
      </w:r>
      <w:r w:rsidRPr="00A400F9">
        <w:tab/>
        <w:t xml:space="preserve">Ludvigsson, J. F., Osby, U., Ekbom, A. &amp; Montgomery, S. M. Coeliac disease and risk of schizophrenia and other psychosis: a general population cohort study. </w:t>
      </w:r>
      <w:r w:rsidRPr="00A400F9">
        <w:rPr>
          <w:i/>
        </w:rPr>
        <w:t>Scand J Gastroenterol</w:t>
      </w:r>
      <w:r w:rsidRPr="00A400F9">
        <w:t xml:space="preserve"> </w:t>
      </w:r>
      <w:r w:rsidRPr="00A400F9">
        <w:rPr>
          <w:b/>
        </w:rPr>
        <w:t>42</w:t>
      </w:r>
      <w:r w:rsidRPr="00A400F9">
        <w:t>, 179-185 (2007).</w:t>
      </w:r>
    </w:p>
    <w:p w14:paraId="09832B23" w14:textId="77777777" w:rsidR="000C0344" w:rsidRPr="002B4CA6" w:rsidRDefault="000C0344" w:rsidP="000C0344">
      <w:pPr>
        <w:spacing w:line="480" w:lineRule="auto"/>
        <w:ind w:left="567" w:hanging="567"/>
        <w:jc w:val="both"/>
        <w:rPr>
          <w:rFonts w:ascii="Times New Roman" w:eastAsia="Calibri" w:hAnsi="Times New Roman" w:cs="Times New Roman"/>
          <w:sz w:val="24"/>
          <w:szCs w:val="24"/>
        </w:rPr>
        <w:sectPr w:rsidR="000C0344" w:rsidRPr="002B4CA6">
          <w:pgSz w:w="11909" w:h="16834"/>
          <w:pgMar w:top="1440" w:right="1440" w:bottom="1440" w:left="1440" w:header="0" w:footer="720" w:gutter="0"/>
          <w:pgNumType w:start="1"/>
          <w:cols w:space="720"/>
        </w:sectPr>
      </w:pPr>
      <w:r w:rsidRPr="002B4CA6">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660"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661" w:author="Gibran Hemani" w:date="2019-07-10T17:26:00Z">
        <w:r w:rsidR="002E0E47">
          <w:rPr>
            <w:rFonts w:ascii="Times New Roman" w:hAnsi="Times New Roman" w:cs="Times New Roman"/>
            <w:color w:val="000000"/>
            <w:sz w:val="24"/>
            <w:szCs w:val="24"/>
          </w:rPr>
          <w:t xml:space="preserve">LASSO-based multivariable MR is used to </w:t>
        </w:r>
      </w:ins>
      <w:ins w:id="662" w:author="Gibran Hemani" w:date="2019-07-10T17:27:00Z">
        <w:r w:rsidR="002E0E47">
          <w:rPr>
            <w:rFonts w:ascii="Times New Roman" w:hAnsi="Times New Roman" w:cs="Times New Roman"/>
            <w:color w:val="000000"/>
            <w:sz w:val="24"/>
            <w:szCs w:val="24"/>
          </w:rPr>
          <w:t>prune the candidate traits to avoid redundancy, and t</w:t>
        </w:r>
      </w:ins>
      <w:del w:id="663"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664" w:author="Gibran Hemani" w:date="2019-07-10T17:30:00Z">
        <w:r w:rsidRPr="00454C7F" w:rsidDel="00F15B1B">
          <w:rPr>
            <w:rFonts w:ascii="Times New Roman" w:hAnsi="Times New Roman" w:cs="Times New Roman"/>
            <w:color w:val="000000"/>
            <w:sz w:val="24"/>
            <w:szCs w:val="24"/>
          </w:rPr>
          <w:delText xml:space="preserve">inference </w:delText>
        </w:r>
      </w:del>
      <w:ins w:id="665"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666"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667"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668"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xml:space="preserve">. This allows us to identify new traits that putatively influence the </w:t>
      </w:r>
      <w:proofErr w:type="gramStart"/>
      <w:r w:rsidRPr="00454C7F">
        <w:rPr>
          <w:rFonts w:ascii="Times New Roman" w:hAnsi="Times New Roman" w:cs="Times New Roman"/>
          <w:color w:val="000000"/>
          <w:sz w:val="24"/>
          <w:szCs w:val="24"/>
        </w:rPr>
        <w:t>outcome</w:t>
      </w:r>
      <w:ins w:id="669" w:author="Gibran Hemani" w:date="2019-07-10T17:30:00Z">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w:t>
        </w:r>
      </w:ins>
      <w:ins w:id="670"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7D7F94BC"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671" w:author="Gibran Hemani" w:date="2019-07-10T23:00:00Z">
        <w:r w:rsidR="00254BD2">
          <w:rPr>
            <w:rFonts w:ascii="Times New Roman" w:hAnsi="Times New Roman" w:cs="Times New Roman"/>
            <w:bCs/>
            <w:color w:val="000000"/>
            <w:sz w:val="24"/>
            <w:szCs w:val="24"/>
          </w:rPr>
          <w:t xml:space="preserve"> </w:t>
        </w:r>
        <w:proofErr w:type="gramStart"/>
        <w:r w:rsidR="00254BD2">
          <w:rPr>
            <w:rFonts w:ascii="Times New Roman" w:hAnsi="Times New Roman" w:cs="Times New Roman"/>
            <w:bCs/>
            <w:color w:val="000000"/>
            <w:sz w:val="24"/>
            <w:szCs w:val="24"/>
          </w:rPr>
          <w:t>Typically</w:t>
        </w:r>
        <w:proofErr w:type="gramEnd"/>
        <w:r w:rsidR="00254BD2">
          <w:rPr>
            <w:rFonts w:ascii="Times New Roman" w:hAnsi="Times New Roman" w:cs="Times New Roman"/>
            <w:bCs/>
            <w:color w:val="000000"/>
            <w:sz w:val="24"/>
            <w:szCs w:val="24"/>
          </w:rPr>
          <w:t xml:space="preserve"> 30 instruments were simulated directly for x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w:t>
      </w:r>
      <w:r>
        <w:rPr>
          <w:rFonts w:ascii="Times New Roman" w:hAnsi="Times New Roman" w:cs="Times New Roman"/>
          <w:bCs/>
          <w:color w:val="000000"/>
          <w:sz w:val="24"/>
          <w:szCs w:val="24"/>
        </w:rPr>
        <w:lastRenderedPageBreak/>
        <w:t xml:space="preserve">simulations in which the causal effect of x on y is either null or not null. For all graphs, higher y axis values 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9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672"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672"/>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77777777"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Yoonsu Cho" w:date="2019-07-22T16:12:00Z" w:initials="YC">
    <w:p w14:paraId="5FC97A06" w14:textId="70AEA96A" w:rsidR="00BD275D" w:rsidRDefault="00BD275D">
      <w:pPr>
        <w:pStyle w:val="CommentText"/>
      </w:pPr>
      <w:r>
        <w:rPr>
          <w:rStyle w:val="CommentReference"/>
        </w:rPr>
        <w:annotationRef/>
      </w:r>
      <w:r w:rsidR="007A5F1D">
        <w:t xml:space="preserve">Can I have </w:t>
      </w:r>
      <w:r w:rsidR="002F5C90">
        <w:t xml:space="preserve">more </w:t>
      </w:r>
      <w:r w:rsidR="00C53A4E">
        <w:t xml:space="preserve">detailed explanation for </w:t>
      </w:r>
      <w:r w:rsidR="005B7274">
        <w:t>the term of “well-calibrated test statistics”?</w:t>
      </w:r>
    </w:p>
  </w:comment>
  <w:comment w:id="13" w:author="Yoonsu Cho" w:date="2019-07-22T16:54:00Z" w:initials="YC">
    <w:p w14:paraId="451E3DC0" w14:textId="7672F2B4" w:rsidR="00B12D6C" w:rsidRDefault="00B12D6C">
      <w:pPr>
        <w:pStyle w:val="CommentText"/>
      </w:pPr>
      <w:r>
        <w:rPr>
          <w:rStyle w:val="CommentReference"/>
        </w:rPr>
        <w:annotationRef/>
      </w:r>
      <w:r>
        <w:t>Is it correct?</w:t>
      </w:r>
    </w:p>
  </w:comment>
  <w:comment w:id="41" w:author="Yoonsu Cho" w:date="2019-07-22T18:19:00Z" w:initials="YC">
    <w:p w14:paraId="0301E510" w14:textId="77777777" w:rsidR="004E1BA7" w:rsidRDefault="004E1BA7">
      <w:pPr>
        <w:pStyle w:val="CommentText"/>
      </w:pPr>
      <w:r>
        <w:rPr>
          <w:rStyle w:val="CommentReference"/>
        </w:rPr>
        <w:annotationRef/>
      </w:r>
      <w:r w:rsidR="002D5D3D">
        <w:t xml:space="preserve">Is </w:t>
      </w:r>
      <w:proofErr w:type="spellStart"/>
      <w:r w:rsidR="00AA192C">
        <w:t>xy</w:t>
      </w:r>
      <w:proofErr w:type="spellEnd"/>
      <w:r w:rsidR="00AA192C">
        <w:t xml:space="preserve"> here the same as </w:t>
      </w:r>
      <w:proofErr w:type="spellStart"/>
      <w:r w:rsidR="0079477C">
        <w:t>xy</w:t>
      </w:r>
      <w:proofErr w:type="spellEnd"/>
      <w:r w:rsidR="002D5D3D">
        <w:t>̂</w:t>
      </w:r>
      <w:r w:rsidR="00AA192C">
        <w:t xml:space="preserve"> in the following equation: </w:t>
      </w:r>
    </w:p>
    <w:p w14:paraId="617578FF" w14:textId="77777777" w:rsidR="00AA192C" w:rsidRDefault="00AA192C">
      <w:pPr>
        <w:pStyle w:val="CommentText"/>
      </w:pPr>
      <w:r w:rsidRPr="00454C7F">
        <w:rPr>
          <w:rFonts w:ascii="Times New Roman" w:eastAsia="Calibri" w:hAnsi="Times New Roman" w:cs="Times New Roman"/>
          <w:noProof/>
          <w:sz w:val="24"/>
          <w:szCs w:val="24"/>
        </w:rPr>
        <w:drawing>
          <wp:inline distT="19050" distB="19050" distL="19050" distR="19050" wp14:anchorId="1A6FC823" wp14:editId="4D5DA8E0">
            <wp:extent cx="2247900" cy="4826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
                    <a:srcRect/>
                    <a:stretch>
                      <a:fillRect/>
                    </a:stretch>
                  </pic:blipFill>
                  <pic:spPr>
                    <a:xfrm>
                      <a:off x="0" y="0"/>
                      <a:ext cx="2247900" cy="482600"/>
                    </a:xfrm>
                    <a:prstGeom prst="rect">
                      <a:avLst/>
                    </a:prstGeom>
                    <a:ln/>
                  </pic:spPr>
                </pic:pic>
              </a:graphicData>
            </a:graphic>
          </wp:inline>
        </w:drawing>
      </w:r>
    </w:p>
    <w:p w14:paraId="4A56DE17" w14:textId="77777777" w:rsidR="00CC52C3" w:rsidRDefault="00CC52C3">
      <w:pPr>
        <w:pStyle w:val="CommentText"/>
      </w:pPr>
    </w:p>
    <w:p w14:paraId="02F7337C" w14:textId="77777777" w:rsidR="00CC52C3" w:rsidRDefault="00CC52C3">
      <w:pPr>
        <w:pStyle w:val="CommentText"/>
      </w:pPr>
    </w:p>
    <w:p w14:paraId="3AC9DDF0" w14:textId="1B1DB828" w:rsidR="00CC52C3" w:rsidRDefault="00CC52C3">
      <w:pPr>
        <w:pStyle w:val="CommentText"/>
      </w:pPr>
      <w:r>
        <w:t xml:space="preserve">Perhaps </w:t>
      </w:r>
      <w:r w:rsidR="00803060">
        <w:t>the hat</w:t>
      </w:r>
      <w:r>
        <w:t xml:space="preserve"> means </w:t>
      </w:r>
      <w:r w:rsidR="00803060">
        <w:t>“</w:t>
      </w:r>
      <w:r w:rsidR="00AA46C9">
        <w:t xml:space="preserve">estimated </w:t>
      </w:r>
      <w:r w:rsidR="00803060">
        <w:t>causal effect”</w:t>
      </w:r>
      <w:r w:rsidR="00CA4E4E">
        <w:t xml:space="preserve"> of the exposure on the outcome</w:t>
      </w:r>
      <w:r w:rsidR="00803060">
        <w:t>?</w:t>
      </w:r>
      <w:r w:rsidR="00EC1994">
        <w:t xml:space="preserve"> </w:t>
      </w:r>
    </w:p>
  </w:comment>
  <w:comment w:id="42" w:author="Yoonsu Cho" w:date="2019-07-22T18:32:00Z" w:initials="YC">
    <w:p w14:paraId="1ADE26F0" w14:textId="1B9D91BC" w:rsidR="00A225E6" w:rsidRPr="003E7161" w:rsidRDefault="00A225E6">
      <w:pPr>
        <w:pStyle w:val="CommentText"/>
      </w:pPr>
      <w:r>
        <w:rPr>
          <w:rStyle w:val="CommentReference"/>
        </w:rPr>
        <w:annotationRef/>
      </w:r>
      <w:r w:rsidR="003E7161">
        <w:t xml:space="preserve">Perhaps need </w:t>
      </w:r>
      <w:r w:rsidR="003E7161" w:rsidRPr="003E7161">
        <w:rPr>
          <w:b/>
          <w:bCs/>
          <w:i/>
          <w:iCs/>
        </w:rPr>
        <w:t>P</w:t>
      </w:r>
      <w:r w:rsidR="003E7161">
        <w:rPr>
          <w:i/>
          <w:iCs/>
        </w:rPr>
        <w:t xml:space="preserve"> </w:t>
      </w:r>
      <w:r w:rsidR="003E7161">
        <w:t>on the top of sigma?</w:t>
      </w:r>
    </w:p>
  </w:comment>
  <w:comment w:id="79" w:author="Yoonsu Cho" w:date="2019-07-23T14:44:00Z" w:initials="YC">
    <w:p w14:paraId="4E213FF6" w14:textId="3B08A8E7" w:rsidR="0094663C" w:rsidRDefault="00B53BF2">
      <w:pPr>
        <w:pStyle w:val="CommentText"/>
      </w:pPr>
      <w:r>
        <w:t xml:space="preserve">Is there any specific reason to choose </w:t>
      </w:r>
      <w:r w:rsidR="0094663C">
        <w:rPr>
          <w:rStyle w:val="CommentReference"/>
        </w:rPr>
        <w:annotationRef/>
      </w:r>
      <w:r>
        <w:t>60%?</w:t>
      </w:r>
    </w:p>
  </w:comment>
  <w:comment w:id="151" w:author="Gibran Hemani" w:date="2019-07-10T23:07:00Z" w:initials="GH">
    <w:p w14:paraId="23D88130" w14:textId="40A65356" w:rsidR="001C6A07" w:rsidRDefault="001C6A07">
      <w:pPr>
        <w:pStyle w:val="CommentText"/>
      </w:pPr>
      <w:r>
        <w:rPr>
          <w:rStyle w:val="CommentReference"/>
        </w:rPr>
        <w:annotationRef/>
      </w:r>
      <w:r>
        <w:t>Yoonsu to fill in</w:t>
      </w:r>
    </w:p>
  </w:comment>
  <w:comment w:id="152" w:author="Yoonsu Cho" w:date="2019-07-23T20:26:00Z" w:initials="YC">
    <w:p w14:paraId="0D244A72" w14:textId="43502BF1" w:rsidR="00705E0F" w:rsidRDefault="00705E0F">
      <w:pPr>
        <w:pStyle w:val="CommentText"/>
      </w:pPr>
      <w:r>
        <w:rPr>
          <w:rStyle w:val="CommentReference"/>
        </w:rPr>
        <w:annotationRef/>
      </w:r>
      <w:r w:rsidR="00614782">
        <w:t xml:space="preserve">What would you think of putting </w:t>
      </w:r>
      <w:r>
        <w:t xml:space="preserve">this simulation in </w:t>
      </w:r>
      <w:r w:rsidR="006A517A">
        <w:t xml:space="preserve">the </w:t>
      </w:r>
      <w:r>
        <w:t xml:space="preserve">supplementary </w:t>
      </w:r>
      <w:r w:rsidR="006A517A">
        <w:t>file?</w:t>
      </w:r>
    </w:p>
  </w:comment>
  <w:comment w:id="436" w:author="Yoonsu Cho" w:date="2019-07-23T20:12:00Z" w:initials="YC">
    <w:p w14:paraId="387C2431" w14:textId="3872921F" w:rsidR="00D6670A" w:rsidRDefault="00D6670A">
      <w:pPr>
        <w:pStyle w:val="CommentText"/>
      </w:pPr>
      <w:r>
        <w:rPr>
          <w:rStyle w:val="CommentReference"/>
        </w:rPr>
        <w:annotationRef/>
      </w:r>
      <w:r w:rsidR="00695793">
        <w:t>Should we explain how we rank</w:t>
      </w:r>
      <w:r w:rsidR="00162D42">
        <w:t>ed the methods?</w:t>
      </w:r>
    </w:p>
  </w:comment>
  <w:comment w:id="438" w:author="Yoonsu Cho" w:date="2019-07-24T16:08:00Z" w:initials="YC">
    <w:p w14:paraId="5AC1B220" w14:textId="276F453F" w:rsidR="007823A2" w:rsidRDefault="007823A2">
      <w:pPr>
        <w:pStyle w:val="CommentText"/>
      </w:pPr>
      <w:r>
        <w:rPr>
          <w:rStyle w:val="CommentReference"/>
        </w:rPr>
        <w:annotationRef/>
      </w:r>
      <w:r>
        <w:t xml:space="preserve">Can I have more detailed explanation why </w:t>
      </w:r>
      <w:r w:rsidR="00232B2B">
        <w:t xml:space="preserve">overly precise confidence intervals can increase FDR? </w:t>
      </w:r>
      <w:r w:rsidR="0049433E">
        <w:t>Is it because of SE?</w:t>
      </w:r>
    </w:p>
  </w:comment>
  <w:comment w:id="445" w:author="Gibran Hemani" w:date="2019-07-08T22:29:00Z" w:initials="GH">
    <w:p w14:paraId="0DFD9E0C" w14:textId="77777777" w:rsidR="00BB19B5" w:rsidRDefault="00BB19B5" w:rsidP="000C0344">
      <w:r>
        <w:rPr>
          <w:rStyle w:val="CommentReference"/>
        </w:rPr>
        <w:annotationRef/>
      </w:r>
      <w:hyperlink r:id="rId2" w:history="1">
        <w:r>
          <w:rPr>
            <w:rStyle w:val="Hyperlink"/>
          </w:rPr>
          <w:t>https://www.biorxiv.org/con</w:t>
        </w:r>
        <w:r>
          <w:rPr>
            <w:rStyle w:val="Hyperlink"/>
          </w:rPr>
          <w:t>t</w:t>
        </w:r>
        <w:r>
          <w:rPr>
            <w:rStyle w:val="Hyperlink"/>
          </w:rPr>
          <w:t>ent/10.1101/401042v2</w:t>
        </w:r>
      </w:hyperlink>
    </w:p>
  </w:comment>
  <w:comment w:id="657" w:author="Gibran Hemani" w:date="2019-04-03T00:56:00Z" w:initials="GH">
    <w:p w14:paraId="55A4E3BC" w14:textId="77777777" w:rsidR="00BB19B5" w:rsidRDefault="00BB19B5" w:rsidP="000C0344">
      <w:pPr>
        <w:pStyle w:val="CommentText"/>
      </w:pPr>
      <w:r>
        <w:rPr>
          <w:rStyle w:val="CommentReference"/>
        </w:rPr>
        <w:annotationRef/>
      </w:r>
      <w:r>
        <w:t>Refs</w:t>
      </w:r>
    </w:p>
  </w:comment>
  <w:comment w:id="658" w:author="Gibran Hemani" w:date="2019-04-02T20:43:00Z" w:initials="GH">
    <w:p w14:paraId="31C19809" w14:textId="77777777" w:rsidR="00BB19B5" w:rsidRDefault="00BB19B5" w:rsidP="000C0344">
      <w:pPr>
        <w:pStyle w:val="CommentText"/>
      </w:pPr>
      <w:r>
        <w:rPr>
          <w:rStyle w:val="CommentReference"/>
        </w:rPr>
        <w:annotationRef/>
      </w:r>
      <w:hyperlink r:id="rId3" w:history="1">
        <w:r w:rsidRPr="00843653">
          <w:rPr>
            <w:rStyle w:val="Hyperlink"/>
          </w:rPr>
          <w:t>https://www.biorxiv.org/content/10.1101/401042v2</w:t>
        </w:r>
      </w:hyperlink>
    </w:p>
    <w:p w14:paraId="6AF26AF5" w14:textId="77777777" w:rsidR="00BB19B5" w:rsidRDefault="00BB19B5"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A06" w15:done="0"/>
  <w15:commentEx w15:paraId="451E3DC0" w15:done="0"/>
  <w15:commentEx w15:paraId="3AC9DDF0" w15:done="0"/>
  <w15:commentEx w15:paraId="1ADE26F0" w15:done="0"/>
  <w15:commentEx w15:paraId="4E213FF6" w15:done="0"/>
  <w15:commentEx w15:paraId="23D88130" w15:done="0"/>
  <w15:commentEx w15:paraId="0D244A72" w15:done="0"/>
  <w15:commentEx w15:paraId="387C2431" w15:done="0"/>
  <w15:commentEx w15:paraId="5AC1B220" w15:done="0"/>
  <w15:commentEx w15:paraId="0DFD9E0C" w15:done="0"/>
  <w15:commentEx w15:paraId="55A4E3BC" w15:done="0"/>
  <w15:commentEx w15:paraId="6AF26A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A06" w16cid:durableId="20E05EF2"/>
  <w16cid:commentId w16cid:paraId="451E3DC0" w16cid:durableId="20E068CF"/>
  <w16cid:commentId w16cid:paraId="3AC9DDF0" w16cid:durableId="20E07CCF"/>
  <w16cid:commentId w16cid:paraId="1ADE26F0" w16cid:durableId="20E07FA1"/>
  <w16cid:commentId w16cid:paraId="4E213FF6" w16cid:durableId="20E19BBD"/>
  <w16cid:commentId w16cid:paraId="23D88130" w16cid:durableId="20D0EE35"/>
  <w16cid:commentId w16cid:paraId="0D244A72" w16cid:durableId="20E1EBF3"/>
  <w16cid:commentId w16cid:paraId="387C2431" w16cid:durableId="20E1E8BF"/>
  <w16cid:commentId w16cid:paraId="5AC1B220" w16cid:durableId="20E300EB"/>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1F0BB" w14:textId="77777777" w:rsidR="006C6231" w:rsidRDefault="006C6231">
      <w:pPr>
        <w:spacing w:line="240" w:lineRule="auto"/>
      </w:pPr>
      <w:r>
        <w:separator/>
      </w:r>
    </w:p>
  </w:endnote>
  <w:endnote w:type="continuationSeparator" w:id="0">
    <w:p w14:paraId="4FCE45A3" w14:textId="77777777" w:rsidR="006C6231" w:rsidRDefault="006C6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BB19B5" w:rsidRDefault="00BB19B5">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BB19B5" w:rsidRDefault="00BB1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D362C" w14:textId="77777777" w:rsidR="006C6231" w:rsidRDefault="006C6231">
      <w:pPr>
        <w:spacing w:line="240" w:lineRule="auto"/>
      </w:pPr>
      <w:r>
        <w:separator/>
      </w:r>
    </w:p>
  </w:footnote>
  <w:footnote w:type="continuationSeparator" w:id="0">
    <w:p w14:paraId="3E0FD8EC" w14:textId="77777777" w:rsidR="006C6231" w:rsidRDefault="006C62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344"/>
    <w:rsid w:val="00001536"/>
    <w:rsid w:val="00003693"/>
    <w:rsid w:val="000300E5"/>
    <w:rsid w:val="0003351C"/>
    <w:rsid w:val="00056EA5"/>
    <w:rsid w:val="00057414"/>
    <w:rsid w:val="00073DDA"/>
    <w:rsid w:val="00090EE7"/>
    <w:rsid w:val="0009160F"/>
    <w:rsid w:val="000917F1"/>
    <w:rsid w:val="00097E3D"/>
    <w:rsid w:val="000A5DE9"/>
    <w:rsid w:val="000C0344"/>
    <w:rsid w:val="000F6D22"/>
    <w:rsid w:val="001066D9"/>
    <w:rsid w:val="00133B14"/>
    <w:rsid w:val="00134D20"/>
    <w:rsid w:val="0013589B"/>
    <w:rsid w:val="001443FB"/>
    <w:rsid w:val="001518C3"/>
    <w:rsid w:val="00162D42"/>
    <w:rsid w:val="00172EA1"/>
    <w:rsid w:val="00175EAC"/>
    <w:rsid w:val="00196B3B"/>
    <w:rsid w:val="001B069D"/>
    <w:rsid w:val="001B1275"/>
    <w:rsid w:val="001C6A07"/>
    <w:rsid w:val="001D3247"/>
    <w:rsid w:val="001E02AE"/>
    <w:rsid w:val="001E118F"/>
    <w:rsid w:val="001E2637"/>
    <w:rsid w:val="002004C4"/>
    <w:rsid w:val="00200F24"/>
    <w:rsid w:val="002202DE"/>
    <w:rsid w:val="00221B98"/>
    <w:rsid w:val="00225889"/>
    <w:rsid w:val="00232B2B"/>
    <w:rsid w:val="00254BD2"/>
    <w:rsid w:val="00256A4E"/>
    <w:rsid w:val="00257C6F"/>
    <w:rsid w:val="00285ACE"/>
    <w:rsid w:val="00290A8A"/>
    <w:rsid w:val="0029261B"/>
    <w:rsid w:val="00295ABE"/>
    <w:rsid w:val="002A3F16"/>
    <w:rsid w:val="002A543D"/>
    <w:rsid w:val="002B6723"/>
    <w:rsid w:val="002C1598"/>
    <w:rsid w:val="002D3466"/>
    <w:rsid w:val="002D5D3D"/>
    <w:rsid w:val="002E0E47"/>
    <w:rsid w:val="002E42C3"/>
    <w:rsid w:val="002E5534"/>
    <w:rsid w:val="002F5C90"/>
    <w:rsid w:val="002F6E41"/>
    <w:rsid w:val="003064A3"/>
    <w:rsid w:val="003457EB"/>
    <w:rsid w:val="003549E7"/>
    <w:rsid w:val="003951DC"/>
    <w:rsid w:val="00396EC4"/>
    <w:rsid w:val="003C44C5"/>
    <w:rsid w:val="003C5270"/>
    <w:rsid w:val="003C5B5F"/>
    <w:rsid w:val="003D30D0"/>
    <w:rsid w:val="003E7161"/>
    <w:rsid w:val="004009CF"/>
    <w:rsid w:val="00407035"/>
    <w:rsid w:val="00413C61"/>
    <w:rsid w:val="00427B99"/>
    <w:rsid w:val="00446B3E"/>
    <w:rsid w:val="0045321E"/>
    <w:rsid w:val="00454D50"/>
    <w:rsid w:val="00455C90"/>
    <w:rsid w:val="00463E83"/>
    <w:rsid w:val="004767EF"/>
    <w:rsid w:val="0049433E"/>
    <w:rsid w:val="004A5160"/>
    <w:rsid w:val="004C37C8"/>
    <w:rsid w:val="004C46A8"/>
    <w:rsid w:val="004C49C7"/>
    <w:rsid w:val="004E0063"/>
    <w:rsid w:val="004E1BA7"/>
    <w:rsid w:val="00501D7B"/>
    <w:rsid w:val="005027D0"/>
    <w:rsid w:val="00511AA8"/>
    <w:rsid w:val="00513ACB"/>
    <w:rsid w:val="005212CE"/>
    <w:rsid w:val="00523FA2"/>
    <w:rsid w:val="00545CCB"/>
    <w:rsid w:val="00546DC2"/>
    <w:rsid w:val="005517AB"/>
    <w:rsid w:val="005600C5"/>
    <w:rsid w:val="00571DAA"/>
    <w:rsid w:val="00581853"/>
    <w:rsid w:val="005A4D08"/>
    <w:rsid w:val="005B7274"/>
    <w:rsid w:val="005C0A01"/>
    <w:rsid w:val="005C0BE4"/>
    <w:rsid w:val="005C212E"/>
    <w:rsid w:val="005C7D5F"/>
    <w:rsid w:val="005E7F84"/>
    <w:rsid w:val="00601EDA"/>
    <w:rsid w:val="00602850"/>
    <w:rsid w:val="00603FFA"/>
    <w:rsid w:val="00612662"/>
    <w:rsid w:val="00614782"/>
    <w:rsid w:val="00617ED2"/>
    <w:rsid w:val="0065066C"/>
    <w:rsid w:val="00667FEF"/>
    <w:rsid w:val="00695793"/>
    <w:rsid w:val="006A517A"/>
    <w:rsid w:val="006C0B33"/>
    <w:rsid w:val="006C6231"/>
    <w:rsid w:val="006C646D"/>
    <w:rsid w:val="006C7962"/>
    <w:rsid w:val="006D1D14"/>
    <w:rsid w:val="006E02F9"/>
    <w:rsid w:val="006E4119"/>
    <w:rsid w:val="006F3BB8"/>
    <w:rsid w:val="00705E0F"/>
    <w:rsid w:val="0071415A"/>
    <w:rsid w:val="00715286"/>
    <w:rsid w:val="0072585B"/>
    <w:rsid w:val="00734F4E"/>
    <w:rsid w:val="007364BA"/>
    <w:rsid w:val="00744049"/>
    <w:rsid w:val="007553D5"/>
    <w:rsid w:val="00755AB6"/>
    <w:rsid w:val="00760A8F"/>
    <w:rsid w:val="00766066"/>
    <w:rsid w:val="0077014F"/>
    <w:rsid w:val="007823A2"/>
    <w:rsid w:val="007844F7"/>
    <w:rsid w:val="0079477C"/>
    <w:rsid w:val="007A5F1D"/>
    <w:rsid w:val="007C416F"/>
    <w:rsid w:val="007D243A"/>
    <w:rsid w:val="007E0ADF"/>
    <w:rsid w:val="007E510E"/>
    <w:rsid w:val="007F7FAB"/>
    <w:rsid w:val="00803060"/>
    <w:rsid w:val="00804EFE"/>
    <w:rsid w:val="008238B2"/>
    <w:rsid w:val="00832F60"/>
    <w:rsid w:val="00854B3A"/>
    <w:rsid w:val="008664BF"/>
    <w:rsid w:val="00876394"/>
    <w:rsid w:val="00882C09"/>
    <w:rsid w:val="00890129"/>
    <w:rsid w:val="0089065E"/>
    <w:rsid w:val="008A2151"/>
    <w:rsid w:val="008C23D9"/>
    <w:rsid w:val="008C5AF1"/>
    <w:rsid w:val="008E15CD"/>
    <w:rsid w:val="00924A1D"/>
    <w:rsid w:val="00933055"/>
    <w:rsid w:val="00934B0A"/>
    <w:rsid w:val="00941350"/>
    <w:rsid w:val="00941B3A"/>
    <w:rsid w:val="0094663C"/>
    <w:rsid w:val="00951D9F"/>
    <w:rsid w:val="00974022"/>
    <w:rsid w:val="00976FFD"/>
    <w:rsid w:val="00983BCA"/>
    <w:rsid w:val="00994030"/>
    <w:rsid w:val="009A67AC"/>
    <w:rsid w:val="009D521E"/>
    <w:rsid w:val="009D65F6"/>
    <w:rsid w:val="009F0F62"/>
    <w:rsid w:val="009F4387"/>
    <w:rsid w:val="009F74C3"/>
    <w:rsid w:val="00A03B1C"/>
    <w:rsid w:val="00A127F4"/>
    <w:rsid w:val="00A225E6"/>
    <w:rsid w:val="00A22BAB"/>
    <w:rsid w:val="00A40754"/>
    <w:rsid w:val="00A6192B"/>
    <w:rsid w:val="00A6259F"/>
    <w:rsid w:val="00A854A6"/>
    <w:rsid w:val="00AA192C"/>
    <w:rsid w:val="00AA46C9"/>
    <w:rsid w:val="00AB21FF"/>
    <w:rsid w:val="00AB3F24"/>
    <w:rsid w:val="00AB438A"/>
    <w:rsid w:val="00AC14A7"/>
    <w:rsid w:val="00B00479"/>
    <w:rsid w:val="00B0074E"/>
    <w:rsid w:val="00B11E28"/>
    <w:rsid w:val="00B12A5F"/>
    <w:rsid w:val="00B12D6C"/>
    <w:rsid w:val="00B155E1"/>
    <w:rsid w:val="00B2174B"/>
    <w:rsid w:val="00B301F6"/>
    <w:rsid w:val="00B53BF2"/>
    <w:rsid w:val="00B6607C"/>
    <w:rsid w:val="00B8314A"/>
    <w:rsid w:val="00B9076B"/>
    <w:rsid w:val="00BA4BBD"/>
    <w:rsid w:val="00BB122B"/>
    <w:rsid w:val="00BB19B5"/>
    <w:rsid w:val="00BC1222"/>
    <w:rsid w:val="00BD275D"/>
    <w:rsid w:val="00BF3880"/>
    <w:rsid w:val="00C53A4E"/>
    <w:rsid w:val="00C57AA1"/>
    <w:rsid w:val="00C70BE2"/>
    <w:rsid w:val="00C805BA"/>
    <w:rsid w:val="00C83267"/>
    <w:rsid w:val="00C9672A"/>
    <w:rsid w:val="00CA04A7"/>
    <w:rsid w:val="00CA4E4E"/>
    <w:rsid w:val="00CB37B3"/>
    <w:rsid w:val="00CB5F10"/>
    <w:rsid w:val="00CC52C3"/>
    <w:rsid w:val="00CE06D3"/>
    <w:rsid w:val="00CF5506"/>
    <w:rsid w:val="00D21245"/>
    <w:rsid w:val="00D279BA"/>
    <w:rsid w:val="00D6670A"/>
    <w:rsid w:val="00D66FE0"/>
    <w:rsid w:val="00D9593A"/>
    <w:rsid w:val="00D95C6A"/>
    <w:rsid w:val="00DA000A"/>
    <w:rsid w:val="00DA0118"/>
    <w:rsid w:val="00DC27C6"/>
    <w:rsid w:val="00DD34F8"/>
    <w:rsid w:val="00E13EE2"/>
    <w:rsid w:val="00E17AF6"/>
    <w:rsid w:val="00E2478A"/>
    <w:rsid w:val="00E265A4"/>
    <w:rsid w:val="00E353B5"/>
    <w:rsid w:val="00E3543C"/>
    <w:rsid w:val="00E4752E"/>
    <w:rsid w:val="00E47991"/>
    <w:rsid w:val="00E7128C"/>
    <w:rsid w:val="00E806F8"/>
    <w:rsid w:val="00E80D2B"/>
    <w:rsid w:val="00E90B61"/>
    <w:rsid w:val="00E97F17"/>
    <w:rsid w:val="00EC1994"/>
    <w:rsid w:val="00EC7AF0"/>
    <w:rsid w:val="00ED0E73"/>
    <w:rsid w:val="00EF4EA5"/>
    <w:rsid w:val="00F04984"/>
    <w:rsid w:val="00F15B1B"/>
    <w:rsid w:val="00F16542"/>
    <w:rsid w:val="00F21A08"/>
    <w:rsid w:val="00F23286"/>
    <w:rsid w:val="00F428A3"/>
    <w:rsid w:val="00F42AA4"/>
    <w:rsid w:val="00F4544D"/>
    <w:rsid w:val="00F55CE3"/>
    <w:rsid w:val="00F76A97"/>
    <w:rsid w:val="00FA441D"/>
    <w:rsid w:val="00FD5B0E"/>
    <w:rsid w:val="00FE5E1E"/>
    <w:rsid w:val="00FE68DF"/>
    <w:rsid w:val="00FE74EF"/>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iorxiv.org/content/10.1101/401042v2" TargetMode="External"/><Relationship Id="rId2" Type="http://schemas.openxmlformats.org/officeDocument/2006/relationships/hyperlink" Target="https://www.biorxiv.org/content/10.1101/401042v2" TargetMode="External"/><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76" Type="http://schemas.openxmlformats.org/officeDocument/2006/relationships/image" Target="media/image19.png"/><Relationship Id="rId84" Type="http://schemas.openxmlformats.org/officeDocument/2006/relationships/hyperlink" Target="about:blank" TargetMode="External"/><Relationship Id="rId89" Type="http://schemas.openxmlformats.org/officeDocument/2006/relationships/hyperlink" Target="http://www.mrbase.org" TargetMode="External"/><Relationship Id="rId7" Type="http://schemas.openxmlformats.org/officeDocument/2006/relationships/hyperlink" Target="mailto:g.hemani@bristol.ac.uk" TargetMode="External"/><Relationship Id="rId71" Type="http://schemas.openxmlformats.org/officeDocument/2006/relationships/image" Target="media/image18.png"/><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about:blank" TargetMode="External"/><Relationship Id="rId11" Type="http://schemas.openxmlformats.org/officeDocument/2006/relationships/hyperlink" Target="https://github.com/WSpiller/RadialMR"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74" Type="http://schemas.openxmlformats.org/officeDocument/2006/relationships/image" Target="media/image15.png"/><Relationship Id="rId79" Type="http://schemas.openxmlformats.org/officeDocument/2006/relationships/image" Target="media/image21.png"/><Relationship Id="rId87" Type="http://schemas.openxmlformats.org/officeDocument/2006/relationships/hyperlink" Target="https://github.com/explodecomputer/tryx-analysis" TargetMode="External"/><Relationship Id="rId5" Type="http://schemas.openxmlformats.org/officeDocument/2006/relationships/footnotes" Target="footnotes.xml"/><Relationship Id="rId61" Type="http://schemas.openxmlformats.org/officeDocument/2006/relationships/hyperlink" Target="about:blank" TargetMode="External"/><Relationship Id="rId82" Type="http://schemas.openxmlformats.org/officeDocument/2006/relationships/hyperlink" Target="about:blank" TargetMode="External"/><Relationship Id="rId90" Type="http://schemas.openxmlformats.org/officeDocument/2006/relationships/image" Target="media/image23.png"/><Relationship Id="rId95" Type="http://schemas.microsoft.com/office/2011/relationships/people" Target="people.xml"/><Relationship Id="rId19" Type="http://schemas.openxmlformats.org/officeDocument/2006/relationships/hyperlink" Target="about:blank" TargetMode="Externa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about:blank" TargetMode="Externa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hyperlink" Target="about:blank" TargetMode="External"/><Relationship Id="rId56" Type="http://schemas.openxmlformats.org/officeDocument/2006/relationships/image" Target="media/image14.png"/><Relationship Id="rId64" Type="http://schemas.openxmlformats.org/officeDocument/2006/relationships/hyperlink" Target="about:blank" TargetMode="External"/><Relationship Id="rId69" Type="http://schemas.openxmlformats.org/officeDocument/2006/relationships/hyperlink" Target="about:blank" TargetMode="External"/><Relationship Id="rId77"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hyperlink" Target="about:blank" TargetMode="External"/><Relationship Id="rId93"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about:blan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about:blank" TargetMode="External"/><Relationship Id="rId46" Type="http://schemas.openxmlformats.org/officeDocument/2006/relationships/image" Target="media/image12.png"/><Relationship Id="rId59" Type="http://schemas.openxmlformats.org/officeDocument/2006/relationships/hyperlink" Target="about:blank" TargetMode="External"/><Relationship Id="rId67" Type="http://schemas.openxmlformats.org/officeDocument/2006/relationships/hyperlink" Target="about:blank" TargetMode="External"/><Relationship Id="rId20" Type="http://schemas.openxmlformats.org/officeDocument/2006/relationships/image" Target="media/image3.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75" Type="http://schemas.openxmlformats.org/officeDocument/2006/relationships/hyperlink" Target="about:blank" TargetMode="External"/><Relationship Id="rId83" Type="http://schemas.openxmlformats.org/officeDocument/2006/relationships/hyperlink" Target="about:blank" TargetMode="External"/><Relationship Id="rId88" Type="http://schemas.openxmlformats.org/officeDocument/2006/relationships/hyperlink" Target="https://github.com/MRCIEU/TwoSampleMR" TargetMode="External"/><Relationship Id="rId91" Type="http://schemas.openxmlformats.org/officeDocument/2006/relationships/image" Target="media/image24.e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16.png"/><Relationship Id="rId65" Type="http://schemas.openxmlformats.org/officeDocument/2006/relationships/image" Target="media/image17.png"/><Relationship Id="rId73" Type="http://schemas.openxmlformats.org/officeDocument/2006/relationships/hyperlink" Target="about:blank" TargetMode="External"/><Relationship Id="rId78" Type="http://schemas.openxmlformats.org/officeDocument/2006/relationships/hyperlink" Target="about:blank" TargetMode="External"/><Relationship Id="rId81" Type="http://schemas.openxmlformats.org/officeDocument/2006/relationships/hyperlink" Target="about:blank" TargetMode="External"/><Relationship Id="rId86" Type="http://schemas.openxmlformats.org/officeDocument/2006/relationships/image" Target="media/image2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perpile.com/c/uS8h0p/xV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2389</TotalTime>
  <Pages>43</Pages>
  <Words>16711</Words>
  <Characters>95257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Yoonsu Cho</cp:lastModifiedBy>
  <cp:revision>243</cp:revision>
  <dcterms:created xsi:type="dcterms:W3CDTF">2019-07-09T06:44:00Z</dcterms:created>
  <dcterms:modified xsi:type="dcterms:W3CDTF">2019-07-24T15:12:00Z</dcterms:modified>
</cp:coreProperties>
</file>