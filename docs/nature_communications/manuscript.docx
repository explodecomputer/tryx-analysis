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378147" w14:textId="0DFACE90" w:rsidR="000C0344" w:rsidRPr="00454C7F" w:rsidRDefault="000C0344" w:rsidP="000C0344">
      <w:pPr>
        <w:pStyle w:val="Title"/>
        <w:spacing w:before="240" w:after="0" w:line="480" w:lineRule="auto"/>
        <w:jc w:val="center"/>
        <w:rPr>
          <w:rFonts w:ascii="Times New Roman" w:hAnsi="Times New Roman" w:cs="Times New Roman"/>
          <w:b/>
          <w:sz w:val="24"/>
          <w:szCs w:val="24"/>
        </w:rPr>
      </w:pPr>
      <w:bookmarkStart w:id="0" w:name="_Hlk16167492"/>
      <w:bookmarkEnd w:id="0"/>
      <w:r w:rsidRPr="00454C7F">
        <w:rPr>
          <w:rFonts w:ascii="Times New Roman" w:hAnsi="Times New Roman" w:cs="Times New Roman"/>
          <w:b/>
          <w:sz w:val="24"/>
          <w:szCs w:val="24"/>
        </w:rPr>
        <w:t xml:space="preserve">MR-TRYX: </w:t>
      </w:r>
      <w:ins w:id="1" w:author="Gibran Hemani" w:date="2019-08-30T10:20:00Z">
        <w:r w:rsidR="00AC6F64">
          <w:rPr>
            <w:rFonts w:ascii="Times New Roman" w:hAnsi="Times New Roman" w:cs="Times New Roman"/>
            <w:b/>
            <w:sz w:val="24"/>
            <w:szCs w:val="24"/>
          </w:rPr>
          <w:t xml:space="preserve">A Mendelian randomization framework </w:t>
        </w:r>
      </w:ins>
      <w:ins w:id="2" w:author="Gibran Hemani" w:date="2019-08-30T10:21:00Z">
        <w:r w:rsidR="00AC6F64">
          <w:rPr>
            <w:rFonts w:ascii="Times New Roman" w:hAnsi="Times New Roman" w:cs="Times New Roman"/>
            <w:b/>
            <w:sz w:val="24"/>
            <w:szCs w:val="24"/>
          </w:rPr>
          <w:t>that exploits</w:t>
        </w:r>
      </w:ins>
      <w:del w:id="3" w:author="Gibran Hemani" w:date="2019-08-30T10:20:00Z">
        <w:r w:rsidRPr="00454C7F" w:rsidDel="00AC6F64">
          <w:rPr>
            <w:rFonts w:ascii="Times New Roman" w:hAnsi="Times New Roman" w:cs="Times New Roman"/>
            <w:b/>
            <w:sz w:val="24"/>
            <w:szCs w:val="24"/>
          </w:rPr>
          <w:delText>E</w:delText>
        </w:r>
      </w:del>
      <w:del w:id="4" w:author="Gibran Hemani" w:date="2019-08-30T10:21:00Z">
        <w:r w:rsidRPr="00454C7F" w:rsidDel="00AC6F64">
          <w:rPr>
            <w:rFonts w:ascii="Times New Roman" w:hAnsi="Times New Roman" w:cs="Times New Roman"/>
            <w:b/>
            <w:sz w:val="24"/>
            <w:szCs w:val="24"/>
          </w:rPr>
          <w:delText>xploiting</w:delText>
        </w:r>
      </w:del>
      <w:r w:rsidRPr="00454C7F">
        <w:rPr>
          <w:rFonts w:ascii="Times New Roman" w:hAnsi="Times New Roman" w:cs="Times New Roman"/>
          <w:b/>
          <w:sz w:val="24"/>
          <w:szCs w:val="24"/>
        </w:rPr>
        <w:t xml:space="preserve"> horizontal pleiotropy to infer novel causal pathways</w:t>
      </w:r>
      <w:ins w:id="5" w:author="George Davey Smith" w:date="2019-08-24T17:30:00Z">
        <w:del w:id="6" w:author="Gibran Hemani" w:date="2019-08-30T10:20:00Z">
          <w:r w:rsidR="008C42A9" w:rsidDel="00AC6F64">
            <w:rPr>
              <w:rFonts w:ascii="Times New Roman" w:hAnsi="Times New Roman" w:cs="Times New Roman"/>
              <w:b/>
              <w:sz w:val="24"/>
              <w:szCs w:val="24"/>
            </w:rPr>
            <w:delText xml:space="preserve"> </w:delText>
          </w:r>
        </w:del>
        <w:del w:id="7" w:author="Gibran Hemani" w:date="2019-08-30T10:16:00Z">
          <w:r w:rsidR="008C42A9" w:rsidDel="00AC6F64">
            <w:rPr>
              <w:rFonts w:ascii="Times New Roman" w:hAnsi="Times New Roman" w:cs="Times New Roman"/>
              <w:b/>
              <w:sz w:val="24"/>
              <w:szCs w:val="24"/>
            </w:rPr>
            <w:delText xml:space="preserve">through multivariable Mendelian </w:delText>
          </w:r>
          <w:commentRangeStart w:id="8"/>
          <w:r w:rsidR="008C42A9" w:rsidDel="00AC6F64">
            <w:rPr>
              <w:rFonts w:ascii="Times New Roman" w:hAnsi="Times New Roman" w:cs="Times New Roman"/>
              <w:b/>
              <w:sz w:val="24"/>
              <w:szCs w:val="24"/>
            </w:rPr>
            <w:delText>randomization</w:delText>
          </w:r>
        </w:del>
      </w:ins>
      <w:commentRangeEnd w:id="8"/>
      <w:del w:id="9" w:author="Gibran Hemani" w:date="2019-08-30T10:16:00Z">
        <w:r w:rsidR="00DA7E51" w:rsidDel="00AC6F64">
          <w:rPr>
            <w:rStyle w:val="CommentReference"/>
          </w:rPr>
          <w:commentReference w:id="8"/>
        </w:r>
      </w:del>
      <w:ins w:id="10" w:author="George Davey Smith" w:date="2019-08-24T17:30:00Z">
        <w:del w:id="11" w:author="Gibran Hemani" w:date="2019-08-30T10:16:00Z">
          <w:r w:rsidR="008C42A9" w:rsidDel="00AC6F64">
            <w:rPr>
              <w:rFonts w:ascii="Times New Roman" w:hAnsi="Times New Roman" w:cs="Times New Roman"/>
              <w:b/>
              <w:sz w:val="24"/>
              <w:szCs w:val="24"/>
            </w:rPr>
            <w:delText xml:space="preserve"> </w:delText>
          </w:r>
        </w:del>
      </w:ins>
    </w:p>
    <w:p w14:paraId="0D67491A" w14:textId="77777777" w:rsidR="000C0344" w:rsidRPr="00454C7F" w:rsidRDefault="000C0344" w:rsidP="000C0344">
      <w:pPr>
        <w:spacing w:after="160" w:line="480" w:lineRule="auto"/>
        <w:rPr>
          <w:rFonts w:ascii="Times New Roman" w:eastAsia="Calibri" w:hAnsi="Times New Roman" w:cs="Times New Roman"/>
          <w:sz w:val="24"/>
          <w:szCs w:val="24"/>
        </w:rPr>
      </w:pPr>
    </w:p>
    <w:p w14:paraId="4E6C28C9" w14:textId="37D00B48" w:rsidR="000C0344" w:rsidRPr="00454C7F" w:rsidRDefault="000C0344" w:rsidP="000C0344">
      <w:pPr>
        <w:spacing w:after="160" w:line="480" w:lineRule="auto"/>
        <w:jc w:val="center"/>
        <w:rPr>
          <w:rFonts w:ascii="Times New Roman" w:eastAsia="Calibri" w:hAnsi="Times New Roman" w:cs="Times New Roman"/>
          <w:sz w:val="24"/>
          <w:szCs w:val="24"/>
        </w:rPr>
      </w:pPr>
      <w:proofErr w:type="spellStart"/>
      <w:r w:rsidRPr="00454C7F">
        <w:rPr>
          <w:rFonts w:ascii="Times New Roman" w:eastAsia="Calibri" w:hAnsi="Times New Roman" w:cs="Times New Roman"/>
          <w:sz w:val="24"/>
          <w:szCs w:val="24"/>
        </w:rPr>
        <w:t>Yoonsu</w:t>
      </w:r>
      <w:proofErr w:type="spellEnd"/>
      <w:r w:rsidRPr="00454C7F">
        <w:rPr>
          <w:rFonts w:ascii="Times New Roman" w:eastAsia="Calibri" w:hAnsi="Times New Roman" w:cs="Times New Roman"/>
          <w:sz w:val="24"/>
          <w:szCs w:val="24"/>
        </w:rPr>
        <w:t xml:space="preserve"> Cho</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Philip C Haycock</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w:t>
      </w:r>
      <w:r w:rsidR="00AA3DE6">
        <w:rPr>
          <w:rFonts w:ascii="Times New Roman" w:eastAsia="Calibri" w:hAnsi="Times New Roman" w:cs="Times New Roman"/>
          <w:sz w:val="24"/>
          <w:szCs w:val="24"/>
        </w:rPr>
        <w:t xml:space="preserve"> Eleanor Sanderson</w:t>
      </w:r>
      <w:r w:rsidR="00AA3DE6" w:rsidRPr="00454C7F">
        <w:rPr>
          <w:rFonts w:ascii="Times New Roman" w:eastAsia="Calibri" w:hAnsi="Times New Roman" w:cs="Times New Roman"/>
          <w:sz w:val="24"/>
          <w:szCs w:val="24"/>
          <w:vertAlign w:val="superscript"/>
        </w:rPr>
        <w:t>1</w:t>
      </w:r>
      <w:r w:rsidR="00AA3DE6">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Tom R Gaunt</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xml:space="preserve">, </w:t>
      </w:r>
      <w:proofErr w:type="spellStart"/>
      <w:r w:rsidRPr="00454C7F">
        <w:rPr>
          <w:rFonts w:ascii="Times New Roman" w:eastAsia="Calibri" w:hAnsi="Times New Roman" w:cs="Times New Roman"/>
          <w:sz w:val="24"/>
          <w:szCs w:val="24"/>
        </w:rPr>
        <w:t>Jie</w:t>
      </w:r>
      <w:proofErr w:type="spellEnd"/>
      <w:r w:rsidRPr="00454C7F">
        <w:rPr>
          <w:rFonts w:ascii="Times New Roman" w:eastAsia="Calibri" w:hAnsi="Times New Roman" w:cs="Times New Roman"/>
          <w:sz w:val="24"/>
          <w:szCs w:val="24"/>
        </w:rPr>
        <w:t xml:space="preserve"> Zheng</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Andrew P Morris</w:t>
      </w:r>
      <w:r w:rsidRPr="00454C7F">
        <w:rPr>
          <w:rFonts w:ascii="Times New Roman" w:eastAsia="Calibri" w:hAnsi="Times New Roman" w:cs="Times New Roman"/>
          <w:sz w:val="24"/>
          <w:szCs w:val="24"/>
          <w:vertAlign w:val="superscript"/>
        </w:rPr>
        <w:t>2</w:t>
      </w:r>
      <w:r w:rsidRPr="00454C7F">
        <w:rPr>
          <w:rFonts w:ascii="Times New Roman" w:eastAsia="Calibri" w:hAnsi="Times New Roman" w:cs="Times New Roman"/>
          <w:sz w:val="24"/>
          <w:szCs w:val="24"/>
        </w:rPr>
        <w:t>, George Davey Smith</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Gibran Hemani</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xml:space="preserve"> </w:t>
      </w:r>
    </w:p>
    <w:p w14:paraId="266585A8" w14:textId="77777777" w:rsidR="000C0344" w:rsidRPr="00454C7F" w:rsidRDefault="000C0344" w:rsidP="000C0344">
      <w:pPr>
        <w:spacing w:after="160" w:line="480" w:lineRule="auto"/>
        <w:rPr>
          <w:rFonts w:ascii="Times New Roman" w:eastAsia="Calibri" w:hAnsi="Times New Roman" w:cs="Times New Roman"/>
          <w:sz w:val="24"/>
          <w:szCs w:val="24"/>
        </w:rPr>
      </w:pPr>
    </w:p>
    <w:p w14:paraId="1FC54152" w14:textId="1398D79D" w:rsidR="000C0344" w:rsidRPr="00454C7F" w:rsidRDefault="000C0344" w:rsidP="000C0344">
      <w:pPr>
        <w:spacing w:after="160" w:line="480" w:lineRule="auto"/>
        <w:rPr>
          <w:rFonts w:ascii="Times New Roman" w:eastAsia="Calibri" w:hAnsi="Times New Roman" w:cs="Times New Roman"/>
          <w:sz w:val="24"/>
          <w:szCs w:val="24"/>
        </w:rPr>
      </w:pPr>
      <w:r w:rsidRPr="00454C7F">
        <w:rPr>
          <w:rFonts w:ascii="Times New Roman" w:eastAsia="Calibri" w:hAnsi="Times New Roman" w:cs="Times New Roman"/>
          <w:sz w:val="24"/>
          <w:szCs w:val="24"/>
          <w:vertAlign w:val="superscript"/>
        </w:rPr>
        <w:t xml:space="preserve">1 </w:t>
      </w:r>
      <w:r w:rsidRPr="00454C7F">
        <w:rPr>
          <w:rFonts w:ascii="Times New Roman" w:eastAsia="Calibri" w:hAnsi="Times New Roman" w:cs="Times New Roman"/>
          <w:sz w:val="24"/>
          <w:szCs w:val="24"/>
        </w:rPr>
        <w:t>MRC Integrative Epidemiology Unit, Population Health Sciences, Bristo</w:t>
      </w:r>
      <w:r w:rsidR="0009730A">
        <w:rPr>
          <w:rFonts w:ascii="Times New Roman" w:eastAsia="Calibri" w:hAnsi="Times New Roman" w:cs="Times New Roman"/>
          <w:sz w:val="24"/>
          <w:szCs w:val="24"/>
        </w:rPr>
        <w:t>l</w:t>
      </w:r>
      <w:r w:rsidRPr="00454C7F">
        <w:rPr>
          <w:rFonts w:ascii="Times New Roman" w:eastAsia="Calibri" w:hAnsi="Times New Roman" w:cs="Times New Roman"/>
          <w:sz w:val="24"/>
          <w:szCs w:val="24"/>
        </w:rPr>
        <w:t xml:space="preserve"> Medical School, University of Bristol, Bristol, UK</w:t>
      </w:r>
      <w:r w:rsidRPr="00454C7F">
        <w:rPr>
          <w:rFonts w:ascii="Times New Roman" w:eastAsia="Calibri" w:hAnsi="Times New Roman" w:cs="Times New Roman"/>
          <w:sz w:val="24"/>
          <w:szCs w:val="24"/>
        </w:rPr>
        <w:br/>
      </w:r>
      <w:r w:rsidRPr="00454C7F">
        <w:rPr>
          <w:rFonts w:ascii="Times New Roman" w:eastAsia="Calibri" w:hAnsi="Times New Roman" w:cs="Times New Roman"/>
          <w:sz w:val="24"/>
          <w:szCs w:val="24"/>
          <w:vertAlign w:val="superscript"/>
        </w:rPr>
        <w:t xml:space="preserve">2 </w:t>
      </w:r>
      <w:r w:rsidRPr="00454C7F">
        <w:rPr>
          <w:rFonts w:ascii="Times New Roman" w:eastAsia="Calibri" w:hAnsi="Times New Roman" w:cs="Times New Roman"/>
          <w:sz w:val="24"/>
          <w:szCs w:val="24"/>
        </w:rPr>
        <w:t>Department of Biostatistics, University of Liverpool, Liverpool, UK.</w:t>
      </w:r>
    </w:p>
    <w:p w14:paraId="6D679E9C" w14:textId="77777777" w:rsidR="000C0344" w:rsidRDefault="000C0344" w:rsidP="000C0344">
      <w:pPr>
        <w:spacing w:after="160" w:line="480" w:lineRule="auto"/>
        <w:rPr>
          <w:rFonts w:ascii="Times New Roman" w:eastAsia="Calibri" w:hAnsi="Times New Roman" w:cs="Times New Roman"/>
          <w:sz w:val="24"/>
          <w:szCs w:val="24"/>
        </w:rPr>
      </w:pPr>
    </w:p>
    <w:p w14:paraId="3B3CACE0" w14:textId="77777777" w:rsidR="000C0344" w:rsidRDefault="000C0344" w:rsidP="000C0344">
      <w:pPr>
        <w:spacing w:after="160" w:line="480" w:lineRule="auto"/>
        <w:rPr>
          <w:rFonts w:ascii="Times New Roman" w:eastAsia="Calibri" w:hAnsi="Times New Roman" w:cs="Times New Roman"/>
          <w:sz w:val="24"/>
          <w:szCs w:val="24"/>
        </w:rPr>
      </w:pPr>
    </w:p>
    <w:p w14:paraId="21C0DDED" w14:textId="77777777" w:rsidR="000C0344" w:rsidRDefault="000C0344" w:rsidP="000C0344">
      <w:pPr>
        <w:spacing w:after="160" w:line="480" w:lineRule="auto"/>
        <w:rPr>
          <w:rFonts w:ascii="Times New Roman" w:eastAsia="Calibri" w:hAnsi="Times New Roman" w:cs="Times New Roman"/>
          <w:sz w:val="24"/>
          <w:szCs w:val="24"/>
        </w:rPr>
      </w:pPr>
      <w:r>
        <w:rPr>
          <w:rFonts w:ascii="Times New Roman" w:hAnsi="Times New Roman" w:cs="Times New Roman"/>
          <w:sz w:val="24"/>
          <w:szCs w:val="24"/>
        </w:rPr>
        <w:t>*Correspondence and request for reprints:</w:t>
      </w:r>
      <w:r w:rsidRPr="000932C5">
        <w:rPr>
          <w:rFonts w:ascii="Times New Roman" w:eastAsia="Calibri" w:hAnsi="Times New Roman" w:cs="Times New Roman"/>
          <w:sz w:val="24"/>
          <w:szCs w:val="24"/>
        </w:rPr>
        <w:t xml:space="preserve"> </w:t>
      </w:r>
      <w:r w:rsidRPr="00B32B24">
        <w:rPr>
          <w:rFonts w:ascii="Times New Roman" w:eastAsia="Calibri" w:hAnsi="Times New Roman" w:cs="Times New Roman"/>
          <w:b/>
          <w:sz w:val="24"/>
          <w:szCs w:val="24"/>
        </w:rPr>
        <w:t>Gibran Hemani</w:t>
      </w:r>
      <w:r>
        <w:rPr>
          <w:rFonts w:ascii="Times New Roman" w:eastAsia="Calibri" w:hAnsi="Times New Roman" w:cs="Times New Roman"/>
          <w:sz w:val="24"/>
          <w:szCs w:val="24"/>
        </w:rPr>
        <w:t xml:space="preserve">, </w:t>
      </w:r>
      <w:r w:rsidRPr="00216EEC">
        <w:rPr>
          <w:rFonts w:ascii="Times New Roman" w:eastAsia="Calibri" w:hAnsi="Times New Roman" w:cs="Times New Roman"/>
          <w:sz w:val="24"/>
          <w:szCs w:val="24"/>
        </w:rPr>
        <w:t>MRC Integrative Epidemiology Unit</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Bristol Medical School, </w:t>
      </w:r>
      <w:r w:rsidRPr="00216EEC">
        <w:rPr>
          <w:rFonts w:ascii="Times New Roman" w:eastAsia="Calibri" w:hAnsi="Times New Roman" w:cs="Times New Roman"/>
          <w:sz w:val="24"/>
          <w:szCs w:val="24"/>
        </w:rPr>
        <w:t>University of Bristol</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Oakfield House</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Bristol</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BS8 2BN</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UK</w:t>
      </w:r>
      <w:r>
        <w:rPr>
          <w:rFonts w:ascii="Times New Roman" w:eastAsia="Calibri" w:hAnsi="Times New Roman" w:cs="Times New Roman"/>
          <w:sz w:val="24"/>
          <w:szCs w:val="24"/>
        </w:rPr>
        <w:t xml:space="preserve">. E-mail: </w:t>
      </w:r>
      <w:hyperlink r:id="rId13" w:history="1">
        <w:r w:rsidRPr="000279BE">
          <w:rPr>
            <w:rStyle w:val="Hyperlink"/>
            <w:rFonts w:ascii="Times New Roman" w:eastAsia="Calibri" w:hAnsi="Times New Roman" w:cs="Times New Roman"/>
            <w:sz w:val="24"/>
            <w:szCs w:val="24"/>
          </w:rPr>
          <w:t>g.h</w:t>
        </w:r>
        <w:r w:rsidRPr="00337B4D">
          <w:rPr>
            <w:rStyle w:val="Hyperlink"/>
            <w:rFonts w:ascii="Times New Roman" w:eastAsia="Calibri" w:hAnsi="Times New Roman" w:cs="Times New Roman"/>
            <w:sz w:val="24"/>
            <w:szCs w:val="24"/>
          </w:rPr>
          <w:t>e</w:t>
        </w:r>
        <w:r w:rsidRPr="008E5B6A">
          <w:rPr>
            <w:rStyle w:val="Hyperlink"/>
            <w:rFonts w:ascii="Times New Roman" w:eastAsia="Calibri" w:hAnsi="Times New Roman" w:cs="Times New Roman"/>
            <w:sz w:val="24"/>
            <w:szCs w:val="24"/>
          </w:rPr>
          <w:t>mani@bristol.ac.uk</w:t>
        </w:r>
      </w:hyperlink>
      <w:r>
        <w:rPr>
          <w:rFonts w:ascii="Times New Roman" w:eastAsia="Calibri" w:hAnsi="Times New Roman" w:cs="Times New Roman"/>
          <w:sz w:val="24"/>
          <w:szCs w:val="24"/>
        </w:rPr>
        <w:t>.</w:t>
      </w:r>
    </w:p>
    <w:p w14:paraId="7F0E8AAF" w14:textId="77777777" w:rsidR="000C0344" w:rsidRPr="00454C7F" w:rsidRDefault="000C0344" w:rsidP="000C0344">
      <w:pPr>
        <w:spacing w:after="160" w:line="480" w:lineRule="auto"/>
        <w:rPr>
          <w:rFonts w:ascii="Times New Roman" w:eastAsia="Calibri" w:hAnsi="Times New Roman" w:cs="Times New Roman"/>
          <w:sz w:val="24"/>
          <w:szCs w:val="24"/>
        </w:rPr>
      </w:pPr>
    </w:p>
    <w:p w14:paraId="6BEB679D" w14:textId="77777777" w:rsidR="000C0344" w:rsidRDefault="000C0344" w:rsidP="000C0344">
      <w:pPr>
        <w:pStyle w:val="Heading2"/>
        <w:spacing w:line="480" w:lineRule="auto"/>
        <w:rPr>
          <w:rFonts w:ascii="Times New Roman" w:hAnsi="Times New Roman" w:cs="Times New Roman"/>
          <w:sz w:val="24"/>
          <w:szCs w:val="24"/>
        </w:rPr>
      </w:pPr>
    </w:p>
    <w:p w14:paraId="40F2DE9B" w14:textId="77777777" w:rsidR="000C0344" w:rsidRDefault="000C0344" w:rsidP="000C0344"/>
    <w:p w14:paraId="4052C1CA" w14:textId="77777777" w:rsidR="000C0344" w:rsidRDefault="000C0344" w:rsidP="000C0344"/>
    <w:p w14:paraId="41E14849" w14:textId="77777777" w:rsidR="000C0344" w:rsidRDefault="000C0344" w:rsidP="000C0344"/>
    <w:p w14:paraId="7A9EF38E" w14:textId="77777777" w:rsidR="000C0344" w:rsidRDefault="000C0344" w:rsidP="000C0344"/>
    <w:p w14:paraId="3EF28306" w14:textId="77777777" w:rsidR="000C0344" w:rsidRDefault="000C0344" w:rsidP="000C0344"/>
    <w:p w14:paraId="78996181" w14:textId="77777777" w:rsidR="000C0344" w:rsidRDefault="000C0344" w:rsidP="000C0344"/>
    <w:p w14:paraId="2F3E9A62" w14:textId="77777777" w:rsidR="000C0344" w:rsidRPr="000932C5" w:rsidRDefault="000C0344" w:rsidP="000C0344">
      <w:pPr>
        <w:sectPr w:rsidR="000C0344" w:rsidRPr="000932C5">
          <w:headerReference w:type="even" r:id="rId14"/>
          <w:headerReference w:type="default" r:id="rId15"/>
          <w:footerReference w:type="even" r:id="rId16"/>
          <w:footerReference w:type="default" r:id="rId17"/>
          <w:headerReference w:type="first" r:id="rId18"/>
          <w:footerReference w:type="first" r:id="rId19"/>
          <w:pgSz w:w="11909" w:h="16834"/>
          <w:pgMar w:top="1440" w:right="1440" w:bottom="1440" w:left="1440" w:header="0" w:footer="720" w:gutter="0"/>
          <w:pgNumType w:start="1"/>
          <w:cols w:space="720"/>
        </w:sectPr>
      </w:pPr>
    </w:p>
    <w:p w14:paraId="0FB579A5" w14:textId="77777777" w:rsidR="000C0344" w:rsidRPr="00454C7F" w:rsidRDefault="000C0344" w:rsidP="000C0344">
      <w:pPr>
        <w:pStyle w:val="Heading2"/>
        <w:spacing w:line="480" w:lineRule="auto"/>
        <w:rPr>
          <w:rFonts w:ascii="Times New Roman" w:hAnsi="Times New Roman" w:cs="Times New Roman"/>
          <w:b/>
          <w:sz w:val="24"/>
          <w:szCs w:val="24"/>
        </w:rPr>
      </w:pPr>
      <w:bookmarkStart w:id="12" w:name="_Hlk528744332"/>
      <w:r w:rsidRPr="00454C7F">
        <w:rPr>
          <w:rFonts w:ascii="Times New Roman" w:hAnsi="Times New Roman" w:cs="Times New Roman"/>
          <w:b/>
          <w:sz w:val="24"/>
          <w:szCs w:val="24"/>
        </w:rPr>
        <w:lastRenderedPageBreak/>
        <w:t>Abstract</w:t>
      </w:r>
    </w:p>
    <w:p w14:paraId="400872D4" w14:textId="5646DD2B" w:rsidR="000C0344" w:rsidRDefault="000C0344" w:rsidP="000C0344">
      <w:pPr>
        <w:spacing w:after="160" w:line="480" w:lineRule="auto"/>
        <w:jc w:val="both"/>
        <w:rPr>
          <w:rFonts w:ascii="Times New Roman" w:eastAsia="Calibri" w:hAnsi="Times New Roman" w:cs="Times New Roman"/>
          <w:sz w:val="24"/>
          <w:szCs w:val="24"/>
        </w:rPr>
      </w:pPr>
      <w:bookmarkStart w:id="13" w:name="_vus3u936sk0e" w:colFirst="0" w:colLast="0"/>
      <w:bookmarkEnd w:id="13"/>
      <w:r w:rsidRPr="00E720D0">
        <w:rPr>
          <w:rFonts w:ascii="Times New Roman" w:eastAsia="Calibri" w:hAnsi="Times New Roman" w:cs="Times New Roman"/>
          <w:sz w:val="24"/>
          <w:szCs w:val="24"/>
        </w:rPr>
        <w:t xml:space="preserve">In Mendelian randomization (MR) analysis, variants that </w:t>
      </w:r>
      <w:ins w:id="14" w:author="Gibran Hemani" w:date="2019-08-30T10:23:00Z">
        <w:r w:rsidR="00AC6F64">
          <w:rPr>
            <w:rFonts w:ascii="Times New Roman" w:eastAsia="Calibri" w:hAnsi="Times New Roman" w:cs="Times New Roman"/>
            <w:sz w:val="24"/>
            <w:szCs w:val="24"/>
          </w:rPr>
          <w:t xml:space="preserve">influence </w:t>
        </w:r>
      </w:ins>
      <w:ins w:id="15" w:author="Gibran Hemani" w:date="2019-08-30T10:24:00Z">
        <w:r w:rsidR="00AC6F64">
          <w:rPr>
            <w:rFonts w:ascii="Times New Roman" w:eastAsia="Calibri" w:hAnsi="Times New Roman" w:cs="Times New Roman"/>
            <w:sz w:val="24"/>
            <w:szCs w:val="24"/>
          </w:rPr>
          <w:t>the outcome</w:t>
        </w:r>
      </w:ins>
      <w:ins w:id="16" w:author="Gibran Hemani" w:date="2019-08-30T10:23:00Z">
        <w:r w:rsidR="00AC6F64">
          <w:rPr>
            <w:rFonts w:ascii="Times New Roman" w:eastAsia="Calibri" w:hAnsi="Times New Roman" w:cs="Times New Roman"/>
            <w:sz w:val="24"/>
            <w:szCs w:val="24"/>
          </w:rPr>
          <w:t xml:space="preserve"> </w:t>
        </w:r>
      </w:ins>
      <w:ins w:id="17" w:author="Gibran Hemani" w:date="2019-08-30T10:25:00Z">
        <w:r w:rsidR="00AC6F64">
          <w:rPr>
            <w:rFonts w:ascii="Times New Roman" w:eastAsia="Calibri" w:hAnsi="Times New Roman" w:cs="Times New Roman"/>
            <w:sz w:val="24"/>
            <w:szCs w:val="24"/>
          </w:rPr>
          <w:t xml:space="preserve">independent of </w:t>
        </w:r>
      </w:ins>
      <w:ins w:id="18" w:author="Gibran Hemani" w:date="2019-08-30T10:23:00Z">
        <w:r w:rsidR="00AC6F64">
          <w:rPr>
            <w:rFonts w:ascii="Times New Roman" w:eastAsia="Calibri" w:hAnsi="Times New Roman" w:cs="Times New Roman"/>
            <w:sz w:val="24"/>
            <w:szCs w:val="24"/>
          </w:rPr>
          <w:t>the hypothesised causal variable (</w:t>
        </w:r>
      </w:ins>
      <w:ins w:id="19" w:author="Gibran Hemani" w:date="2019-08-30T10:24:00Z">
        <w:r w:rsidR="00AC6F64">
          <w:rPr>
            <w:rFonts w:ascii="Times New Roman" w:eastAsia="Calibri" w:hAnsi="Times New Roman" w:cs="Times New Roman"/>
            <w:sz w:val="24"/>
            <w:szCs w:val="24"/>
          </w:rPr>
          <w:t xml:space="preserve">i.e. </w:t>
        </w:r>
      </w:ins>
      <w:r w:rsidRPr="00E720D0">
        <w:rPr>
          <w:rFonts w:ascii="Times New Roman" w:eastAsia="Calibri" w:hAnsi="Times New Roman" w:cs="Times New Roman"/>
          <w:sz w:val="24"/>
          <w:szCs w:val="24"/>
        </w:rPr>
        <w:t>exert</w:t>
      </w:r>
      <w:ins w:id="20" w:author="Gibran Hemani" w:date="2019-08-30T10:23:00Z">
        <w:r w:rsidR="00AC6F64">
          <w:rPr>
            <w:rFonts w:ascii="Times New Roman" w:eastAsia="Calibri" w:hAnsi="Times New Roman" w:cs="Times New Roman"/>
            <w:sz w:val="24"/>
            <w:szCs w:val="24"/>
          </w:rPr>
          <w:t>ing</w:t>
        </w:r>
      </w:ins>
      <w:r w:rsidRPr="00E720D0">
        <w:rPr>
          <w:rFonts w:ascii="Times New Roman" w:eastAsia="Calibri" w:hAnsi="Times New Roman" w:cs="Times New Roman"/>
          <w:sz w:val="24"/>
          <w:szCs w:val="24"/>
        </w:rPr>
        <w:t xml:space="preserve"> horizontal pleiotropy</w:t>
      </w:r>
      <w:ins w:id="21" w:author="Gibran Hemani" w:date="2019-08-30T10:24:00Z">
        <w:r w:rsidR="00AC6F64">
          <w:rPr>
            <w:rFonts w:ascii="Times New Roman" w:eastAsia="Calibri" w:hAnsi="Times New Roman" w:cs="Times New Roman"/>
            <w:sz w:val="24"/>
            <w:szCs w:val="24"/>
          </w:rPr>
          <w:t>)</w:t>
        </w:r>
      </w:ins>
      <w:r w:rsidRPr="00E720D0">
        <w:rPr>
          <w:rFonts w:ascii="Times New Roman" w:eastAsia="Calibri" w:hAnsi="Times New Roman" w:cs="Times New Roman"/>
          <w:sz w:val="24"/>
          <w:szCs w:val="24"/>
        </w:rPr>
        <w:t xml:space="preserve"> are typically treated as a nuisance. However, they could be valuable in identifying novel pathways to the traits under investigation.  Here, we developed the MR-TRYX framework, following the advice of William Bateson to “</w:t>
      </w:r>
      <w:proofErr w:type="spellStart"/>
      <w:r w:rsidRPr="00E720D0">
        <w:rPr>
          <w:rFonts w:ascii="Times New Roman" w:eastAsia="Calibri" w:hAnsi="Times New Roman" w:cs="Times New Roman"/>
          <w:sz w:val="24"/>
          <w:szCs w:val="24"/>
        </w:rPr>
        <w:t>TReasure</w:t>
      </w:r>
      <w:proofErr w:type="spellEnd"/>
      <w:r w:rsidRPr="00E720D0">
        <w:rPr>
          <w:rFonts w:ascii="Times New Roman" w:eastAsia="Calibri" w:hAnsi="Times New Roman" w:cs="Times New Roman"/>
          <w:sz w:val="24"/>
          <w:szCs w:val="24"/>
        </w:rPr>
        <w:t xml:space="preserve"> Your </w:t>
      </w:r>
      <w:proofErr w:type="spellStart"/>
      <w:r w:rsidRPr="00E720D0">
        <w:rPr>
          <w:rFonts w:ascii="Times New Roman" w:eastAsia="Calibri" w:hAnsi="Times New Roman" w:cs="Times New Roman"/>
          <w:sz w:val="24"/>
          <w:szCs w:val="24"/>
        </w:rPr>
        <w:t>eXceptions</w:t>
      </w:r>
      <w:proofErr w:type="spellEnd"/>
      <w:r w:rsidRPr="00E720D0">
        <w:rPr>
          <w:rFonts w:ascii="Times New Roman" w:eastAsia="Calibri" w:hAnsi="Times New Roman" w:cs="Times New Roman"/>
          <w:sz w:val="24"/>
          <w:szCs w:val="24"/>
        </w:rPr>
        <w:t xml:space="preserve">”.  We begin by detecting outliers in a single exposure-outcome MR analysis, hypothesising they are due to horizontal pleiotropy. We search across thousands of complete GWAS summary datasets in the MR-Base database to systematically identify other (“candidate”) traits that associate with the outliers. We developed a </w:t>
      </w:r>
      <w:r w:rsidR="00170AD3">
        <w:rPr>
          <w:rFonts w:ascii="Times New Roman" w:eastAsia="Calibri" w:hAnsi="Times New Roman" w:cs="Times New Roman"/>
          <w:sz w:val="24"/>
          <w:szCs w:val="24"/>
        </w:rPr>
        <w:t xml:space="preserve">multi-trait pleiotropy </w:t>
      </w:r>
      <w:r w:rsidRPr="00E720D0">
        <w:rPr>
          <w:rFonts w:ascii="Times New Roman" w:eastAsia="Calibri" w:hAnsi="Times New Roman" w:cs="Times New Roman"/>
          <w:sz w:val="24"/>
          <w:szCs w:val="24"/>
        </w:rPr>
        <w:t xml:space="preserve">model </w:t>
      </w:r>
      <w:r w:rsidR="00170AD3">
        <w:rPr>
          <w:rFonts w:ascii="Times New Roman" w:eastAsia="Calibri" w:hAnsi="Times New Roman" w:cs="Times New Roman"/>
          <w:sz w:val="24"/>
          <w:szCs w:val="24"/>
        </w:rPr>
        <w:t xml:space="preserve">of </w:t>
      </w:r>
      <w:r w:rsidRPr="00E720D0">
        <w:rPr>
          <w:rFonts w:ascii="Times New Roman" w:eastAsia="Calibri" w:hAnsi="Times New Roman" w:cs="Times New Roman"/>
          <w:sz w:val="24"/>
          <w:szCs w:val="24"/>
        </w:rPr>
        <w:t>the heterogeneity in the exposure-outcome analysis due to pathways through candidate traits. Through detailed investigation of several causal relationships, many pleiotropic pathways were uncovered with already established causal effects, validating the approach, but also novel putative causal pathways. Adjustment for pleiotropic pathways reduced the heterogeneity across the analyses.</w:t>
      </w:r>
    </w:p>
    <w:p w14:paraId="1F29F839" w14:textId="77777777" w:rsidR="000C0344" w:rsidRPr="00E720D0" w:rsidRDefault="000C0344" w:rsidP="000C0344">
      <w:pPr>
        <w:spacing w:after="160" w:line="480" w:lineRule="auto"/>
        <w:jc w:val="both"/>
        <w:rPr>
          <w:rFonts w:ascii="Times New Roman" w:eastAsia="Calibri" w:hAnsi="Times New Roman" w:cs="Times New Roman"/>
          <w:sz w:val="24"/>
          <w:szCs w:val="24"/>
        </w:rPr>
        <w:sectPr w:rsidR="000C0344" w:rsidRPr="00E720D0">
          <w:pgSz w:w="11909" w:h="16834"/>
          <w:pgMar w:top="1440" w:right="1440" w:bottom="1440" w:left="1440" w:header="0" w:footer="720" w:gutter="0"/>
          <w:pgNumType w:start="1"/>
          <w:cols w:space="720"/>
        </w:sectPr>
      </w:pPr>
    </w:p>
    <w:bookmarkEnd w:id="12"/>
    <w:p w14:paraId="282467F1" w14:textId="7B88B4DA"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 xml:space="preserve">Mendelian randomization (MR) is now widely used to infer the causal influence of one trait (the exposure) on another (the outcome) </w:t>
      </w:r>
      <w:r w:rsidRPr="00454C7F">
        <w:rPr>
          <w:rFonts w:ascii="Times New Roman" w:eastAsia="Calibri" w:hAnsi="Times New Roman" w:cs="Times New Roman"/>
          <w:sz w:val="24"/>
          <w:szCs w:val="24"/>
        </w:rPr>
        <w:fldChar w:fldCharType="begin">
          <w:fldData xml:space="preserve">PEVuZE5vdGU+PENpdGU+PEF1dGhvcj5Ib2xtZXM8L0F1dGhvcj48WWVhcj4yMDE3PC9ZZWFyPjxS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PEVuZE5vdGU+PENpdGU+PEF1dGhvcj5Ib2xtZXM8L0F1dGhvcj48WWVhcj4yMDE3PC9ZZWFyPjxS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1, 2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commentRangeStart w:id="22"/>
      <w:r w:rsidRPr="00454C7F">
        <w:rPr>
          <w:rFonts w:ascii="Times New Roman" w:eastAsia="Calibri" w:hAnsi="Times New Roman" w:cs="Times New Roman"/>
          <w:sz w:val="24"/>
          <w:szCs w:val="24"/>
        </w:rPr>
        <w:t xml:space="preserve">It </w:t>
      </w:r>
      <w:del w:id="23" w:author="Yoonsu Cho" w:date="2019-08-19T12:14:00Z">
        <w:r w:rsidRPr="00454C7F" w:rsidDel="006664B8">
          <w:rPr>
            <w:rFonts w:ascii="Times New Roman" w:eastAsia="Calibri" w:hAnsi="Times New Roman" w:cs="Times New Roman"/>
            <w:sz w:val="24"/>
            <w:szCs w:val="24"/>
          </w:rPr>
          <w:delText xml:space="preserve">is </w:delText>
        </w:r>
      </w:del>
      <w:r w:rsidRPr="00454C7F">
        <w:rPr>
          <w:rFonts w:ascii="Times New Roman" w:eastAsia="Calibri" w:hAnsi="Times New Roman" w:cs="Times New Roman"/>
          <w:sz w:val="24"/>
          <w:szCs w:val="24"/>
        </w:rPr>
        <w:t xml:space="preserve">generally </w:t>
      </w:r>
      <w:ins w:id="24" w:author="Yoonsu Cho" w:date="2019-08-19T12:14:00Z">
        <w:r w:rsidR="006664B8">
          <w:rPr>
            <w:rFonts w:ascii="Times New Roman" w:eastAsia="Calibri" w:hAnsi="Times New Roman" w:cs="Times New Roman"/>
            <w:sz w:val="24"/>
            <w:szCs w:val="24"/>
          </w:rPr>
          <w:t>uses</w:t>
        </w:r>
        <w:del w:id="25" w:author="Gibran Hemani" w:date="2019-08-28T10:38:00Z">
          <w:r w:rsidR="006664B8" w:rsidDel="000F52A3">
            <w:rPr>
              <w:rFonts w:ascii="Times New Roman" w:eastAsia="Calibri" w:hAnsi="Times New Roman" w:cs="Times New Roman"/>
              <w:sz w:val="24"/>
              <w:szCs w:val="24"/>
            </w:rPr>
            <w:delText xml:space="preserve"> </w:delText>
          </w:r>
        </w:del>
      </w:ins>
      <w:del w:id="26" w:author="Yoonsu Cho" w:date="2019-08-19T12:14:00Z">
        <w:r w:rsidRPr="00454C7F" w:rsidDel="006664B8">
          <w:rPr>
            <w:rFonts w:ascii="Times New Roman" w:eastAsia="Calibri" w:hAnsi="Times New Roman" w:cs="Times New Roman"/>
            <w:sz w:val="24"/>
            <w:szCs w:val="24"/>
          </w:rPr>
          <w:delText>performed</w:delText>
        </w:r>
      </w:del>
      <w:del w:id="27" w:author="Yoonsu Cho" w:date="2019-08-19T12:13:00Z">
        <w:r w:rsidRPr="00454C7F" w:rsidDel="006664B8">
          <w:rPr>
            <w:rFonts w:ascii="Times New Roman" w:eastAsia="Calibri" w:hAnsi="Times New Roman" w:cs="Times New Roman"/>
            <w:sz w:val="24"/>
            <w:szCs w:val="24"/>
          </w:rPr>
          <w:delText xml:space="preserve"> by obtaining</w:delText>
        </w:r>
      </w:del>
      <w:r w:rsidRPr="00454C7F">
        <w:rPr>
          <w:rFonts w:ascii="Times New Roman" w:eastAsia="Calibri" w:hAnsi="Times New Roman" w:cs="Times New Roman"/>
          <w:sz w:val="24"/>
          <w:szCs w:val="24"/>
        </w:rPr>
        <w:t xml:space="preserve"> genetic instruments for an exposure</w:t>
      </w:r>
      <w:ins w:id="28" w:author="Yoonsu Cho" w:date="2019-08-19T12:13:00Z">
        <w:r w:rsidR="006664B8">
          <w:rPr>
            <w:rFonts w:ascii="Times New Roman" w:eastAsia="Calibri" w:hAnsi="Times New Roman" w:cs="Times New Roman"/>
            <w:sz w:val="24"/>
            <w:szCs w:val="24"/>
          </w:rPr>
          <w:t>, obtained from</w:t>
        </w:r>
      </w:ins>
      <w:del w:id="29" w:author="Yoonsu Cho" w:date="2019-08-19T12:13:00Z">
        <w:r w:rsidRPr="00454C7F" w:rsidDel="006664B8">
          <w:rPr>
            <w:rFonts w:ascii="Times New Roman" w:eastAsia="Calibri" w:hAnsi="Times New Roman" w:cs="Times New Roman"/>
            <w:sz w:val="24"/>
            <w:szCs w:val="24"/>
          </w:rPr>
          <w:delText xml:space="preserve"> through</w:delText>
        </w:r>
      </w:del>
      <w:r w:rsidRPr="00454C7F">
        <w:rPr>
          <w:rFonts w:ascii="Times New Roman" w:eastAsia="Calibri" w:hAnsi="Times New Roman" w:cs="Times New Roman"/>
          <w:sz w:val="24"/>
          <w:szCs w:val="24"/>
        </w:rPr>
        <w:t xml:space="preserve"> genome-wide association studies (GWAS). If the instruments are valid, in that they are unconfounded and influence the outcome only through the exposure (vertical pleiotropy), then they will each provide an independent, unbiased estimate of the causal effect of the exposure on the outcome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&lt;EndNote&gt;&lt;Cite&gt;&lt;Author&gt;Davey Smith&lt;/Author&gt;&lt;Year&gt;2014&lt;/Year&gt;&lt;RecNum&gt;19&lt;/RecNum&gt;&lt;DisplayText&gt;&lt;style face="superscript"&gt;3&lt;/style&gt;&lt;/DisplayText&gt;&lt;record&gt;&lt;rec-number&gt;19&lt;/rec-number&gt;&lt;foreign-keys&gt;&lt;key app="EN" db-id="x0teevaf5a05akervd25v50wfwp9z5x2vwxd" timestamp="1531928328"&gt;19&lt;/key&gt;&lt;/foreign-keys&gt;&lt;ref-type name="Journal Article"&gt;17&lt;/ref-type&gt;&lt;contributors&gt;&lt;authors&gt;&lt;author&gt;Davey Smith, G.&lt;/author&gt;&lt;author&gt;Hemani, G.&lt;/author&gt;&lt;/authors&gt;&lt;/contributors&gt;&lt;auth-address&gt;MRC Integrative Epidemiology Unit (IEU) at the University of Bristol, School of Social and Community Medicine, Bristol, UK Julia.Mackay@bristol.ac.uk.&amp;#xD;MRC Integrative Epidemiology Unit (IEU) at the University of Bristol, School of Social and Community Medicine, Bristol, UK.&lt;/auth-address&gt;&lt;titles&gt;&lt;title&gt;Mendelian randomization: genetic anchors for causal inference in epidemiological studies&lt;/title&gt;&lt;secondary-title&gt;Hum Mol Genet&lt;/secondary-title&gt;&lt;/titles&gt;&lt;periodical&gt;&lt;full-title&gt;Hum Mol Genet&lt;/full-title&gt;&lt;/periodical&gt;&lt;pages&gt;R89-98&lt;/pages&gt;&lt;volume&gt;23&lt;/volume&gt;&lt;number&gt;R1&lt;/number&gt;&lt;edition&gt;2014/07/30&lt;/edition&gt;&lt;keywords&gt;&lt;keyword&gt;Causality&lt;/keyword&gt;&lt;keyword&gt;Epidemiologic Studies&lt;/keyword&gt;&lt;keyword&gt;Genetic Variation&lt;/keyword&gt;&lt;keyword&gt;Humans&lt;/keyword&gt;&lt;keyword&gt;Mendelian Randomization Analysis/*methods&lt;/keyword&gt;&lt;keyword&gt;Randomized Controlled Trials as Topic&lt;/keyword&gt;&lt;/keywords&gt;&lt;dates&gt;&lt;year&gt;2014&lt;/year&gt;&lt;pub-dates&gt;&lt;date&gt;Sep 15&lt;/date&gt;&lt;/pub-dates&gt;&lt;/dates&gt;&lt;isbn&gt;1460-2083 (Electronic)&amp;#xD;0964-6906 (Linking)&lt;/isbn&gt;&lt;accession-num&gt;25064373&lt;/accession-num&gt;&lt;urls&gt;&lt;related-urls&gt;&lt;url&gt;https://www.ncbi.nlm.nih.gov/pubmed/25064373&lt;/url&gt;&lt;/related-urls&gt;&lt;/urls&gt;&lt;custom2&gt;PMC4170722&lt;/custom2&gt;&lt;electronic-resource-num&gt;10.1093/hmg/ddu328&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3</w:t>
      </w:r>
      <w:r w:rsidRPr="00454C7F">
        <w:rPr>
          <w:rFonts w:ascii="Times New Roman" w:eastAsia="Calibri" w:hAnsi="Times New Roman" w:cs="Times New Roman"/>
          <w:sz w:val="24"/>
          <w:szCs w:val="24"/>
        </w:rPr>
        <w:fldChar w:fldCharType="end"/>
      </w:r>
      <w:hyperlink r:id="rId20"/>
      <w:r w:rsidRPr="00454C7F">
        <w:rPr>
          <w:rFonts w:ascii="Times New Roman" w:eastAsia="Calibri" w:hAnsi="Times New Roman" w:cs="Times New Roman"/>
          <w:sz w:val="24"/>
          <w:szCs w:val="24"/>
        </w:rPr>
        <w:t xml:space="preserve">. </w:t>
      </w:r>
      <w:commentRangeEnd w:id="22"/>
      <w:r w:rsidR="00C771A0">
        <w:rPr>
          <w:rStyle w:val="CommentReference"/>
        </w:rPr>
        <w:commentReference w:id="22"/>
      </w:r>
      <w:r w:rsidRPr="00454C7F">
        <w:rPr>
          <w:rFonts w:ascii="Times New Roman" w:eastAsia="Calibri" w:hAnsi="Times New Roman" w:cs="Times New Roman"/>
          <w:sz w:val="24"/>
          <w:szCs w:val="24"/>
        </w:rPr>
        <w:t xml:space="preserve">Meta-analysing these estimates can provide a more precise estimate of the </w:t>
      </w:r>
      <w:del w:id="30" w:author="George Davey Smith" w:date="2019-08-24T17:31:00Z">
        <w:r w:rsidRPr="00454C7F" w:rsidDel="0081774C">
          <w:rPr>
            <w:rFonts w:ascii="Times New Roman" w:eastAsia="Calibri" w:hAnsi="Times New Roman" w:cs="Times New Roman"/>
            <w:sz w:val="24"/>
            <w:szCs w:val="24"/>
          </w:rPr>
          <w:delText xml:space="preserve">causal relationship between </w:delText>
        </w:r>
      </w:del>
      <w:ins w:id="31" w:author="George Davey Smith" w:date="2019-08-24T17:31:00Z">
        <w:r w:rsidR="0081774C">
          <w:rPr>
            <w:rFonts w:ascii="Times New Roman" w:eastAsia="Calibri" w:hAnsi="Times New Roman" w:cs="Times New Roman"/>
            <w:sz w:val="24"/>
            <w:szCs w:val="24"/>
          </w:rPr>
          <w:t xml:space="preserve">effect of </w:t>
        </w:r>
      </w:ins>
      <w:r w:rsidRPr="00454C7F">
        <w:rPr>
          <w:rFonts w:ascii="Times New Roman" w:eastAsia="Calibri" w:hAnsi="Times New Roman" w:cs="Times New Roman"/>
          <w:sz w:val="24"/>
          <w:szCs w:val="24"/>
        </w:rPr>
        <w:t xml:space="preserve">the exposure </w:t>
      </w:r>
      <w:del w:id="32" w:author="George Davey Smith" w:date="2019-08-24T17:31:00Z">
        <w:r w:rsidRPr="00454C7F" w:rsidDel="004E2654">
          <w:rPr>
            <w:rFonts w:ascii="Times New Roman" w:eastAsia="Calibri" w:hAnsi="Times New Roman" w:cs="Times New Roman"/>
            <w:sz w:val="24"/>
            <w:szCs w:val="24"/>
          </w:rPr>
          <w:delText xml:space="preserve">and </w:delText>
        </w:r>
      </w:del>
      <w:ins w:id="33" w:author="George Davey Smith" w:date="2019-08-24T17:31:00Z">
        <w:r w:rsidR="004E2654">
          <w:rPr>
            <w:rFonts w:ascii="Times New Roman" w:eastAsia="Calibri" w:hAnsi="Times New Roman" w:cs="Times New Roman"/>
            <w:sz w:val="24"/>
            <w:szCs w:val="24"/>
          </w:rPr>
          <w:t xml:space="preserve">on </w:t>
        </w:r>
      </w:ins>
      <w:r w:rsidRPr="00454C7F">
        <w:rPr>
          <w:rFonts w:ascii="Times New Roman" w:eastAsia="Calibri" w:hAnsi="Times New Roman" w:cs="Times New Roman"/>
          <w:sz w:val="24"/>
          <w:szCs w:val="24"/>
        </w:rPr>
        <w:t xml:space="preserve">the outcome </w:t>
      </w:r>
      <w:r w:rsidRPr="00454C7F">
        <w:rPr>
          <w:rFonts w:ascii="Times New Roman" w:eastAsia="Calibri" w:hAnsi="Times New Roman" w:cs="Times New Roman"/>
          <w:sz w:val="24"/>
          <w:szCs w:val="24"/>
        </w:rPr>
        <w:fldChar w:fldCharType="begin">
          <w:fldData xml:space="preserve">PEVuZE5vdGU+PENpdGU+PEF1dGhvcj5Kb2huc29uPC9BdXRob3I+PFllYXI+MjAxMzwvWWVhcj48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PEVuZE5vdGU+PENpdGU+PEF1dGhvcj5Kb2huc29uPC9BdXRob3I+PFllYXI+MjAxMzwvWWVhcj48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4, 5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If, however, some of the instruments are invalid</w:t>
      </w:r>
      <w:ins w:id="34" w:author="Eleanor Sanderson" w:date="2019-08-13T19:43:00Z">
        <w:r w:rsidR="00835C36">
          <w:rPr>
            <w:rFonts w:ascii="Times New Roman" w:eastAsia="Calibri" w:hAnsi="Times New Roman" w:cs="Times New Roman"/>
            <w:sz w:val="24"/>
            <w:szCs w:val="24"/>
          </w:rPr>
          <w:t xml:space="preserve"> </w:t>
        </w:r>
      </w:ins>
      <w:r w:rsidRPr="00454C7F">
        <w:rPr>
          <w:rFonts w:ascii="Times New Roman" w:eastAsia="Calibri" w:hAnsi="Times New Roman" w:cs="Times New Roman"/>
          <w:sz w:val="24"/>
          <w:szCs w:val="24"/>
        </w:rPr>
        <w:t xml:space="preserve">, particularly because they additionally influence the outcome through pathways that bypass the exposure (horizontal pleiotropy)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&lt;EndNote&gt;&lt;Cite&gt;&lt;Author&gt;Davey Smith&lt;/Author&gt;&lt;Year&gt;2014&lt;/Year&gt;&lt;RecNum&gt;19&lt;/RecNum&gt;&lt;DisplayText&gt;&lt;style face="superscript"&gt;3&lt;/style&gt;&lt;/DisplayText&gt;&lt;record&gt;&lt;rec-number&gt;19&lt;/rec-number&gt;&lt;foreign-keys&gt;&lt;key app="EN" db-id="x0teevaf5a05akervd25v50wfwp9z5x2vwxd" timestamp="1531928328"&gt;19&lt;/key&gt;&lt;/foreign-keys&gt;&lt;ref-type name="Journal Article"&gt;17&lt;/ref-type&gt;&lt;contributors&gt;&lt;authors&gt;&lt;author&gt;Davey Smith, G.&lt;/author&gt;&lt;author&gt;Hemani, G.&lt;/author&gt;&lt;/authors&gt;&lt;/contributors&gt;&lt;auth-address&gt;MRC Integrative Epidemiology Unit (IEU) at the University of Bristol, School of Social and Community Medicine, Bristol, UK Julia.Mackay@bristol.ac.uk.&amp;#xD;MRC Integrative Epidemiology Unit (IEU) at the University of Bristol, School of Social and Community Medicine, Bristol, UK.&lt;/auth-address&gt;&lt;titles&gt;&lt;title&gt;Mendelian randomization: genetic anchors for causal inference in epidemiological studies&lt;/title&gt;&lt;secondary-title&gt;Hum Mol Genet&lt;/secondary-title&gt;&lt;/titles&gt;&lt;periodical&gt;&lt;full-title&gt;Hum Mol Genet&lt;/full-title&gt;&lt;/periodical&gt;&lt;pages&gt;R89-98&lt;/pages&gt;&lt;volume&gt;23&lt;/volume&gt;&lt;number&gt;R1&lt;/number&gt;&lt;edition&gt;2014/07/30&lt;/edition&gt;&lt;keywords&gt;&lt;keyword&gt;Causality&lt;/keyword&gt;&lt;keyword&gt;Epidemiologic Studies&lt;/keyword&gt;&lt;keyword&gt;Genetic Variation&lt;/keyword&gt;&lt;keyword&gt;Humans&lt;/keyword&gt;&lt;keyword&gt;Mendelian Randomization Analysis/*methods&lt;/keyword&gt;&lt;keyword&gt;Randomized Controlled Trials as Topic&lt;/keyword&gt;&lt;/keywords&gt;&lt;dates&gt;&lt;year&gt;2014&lt;/year&gt;&lt;pub-dates&gt;&lt;date&gt;Sep 15&lt;/date&gt;&lt;/pub-dates&gt;&lt;/dates&gt;&lt;isbn&gt;1460-2083 (Electronic)&amp;#xD;0964-6906 (Linking)&lt;/isbn&gt;&lt;accession-num&gt;25064373&lt;/accession-num&gt;&lt;urls&gt;&lt;related-urls&gt;&lt;url&gt;https://www.ncbi.nlm.nih.gov/pubmed/25064373&lt;/url&gt;&lt;/related-urls&gt;&lt;/urls&gt;&lt;custom2&gt;PMC4170722&lt;/custom2&gt;&lt;electronic-resource-num&gt;10.1093/hmg/ddu328&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then the </w:t>
      </w:r>
      <w:commentRangeStart w:id="35"/>
      <w:del w:id="36" w:author="George Davey Smith" w:date="2019-08-24T17:32:00Z">
        <w:r w:rsidRPr="00454C7F" w:rsidDel="004E2654">
          <w:rPr>
            <w:rFonts w:ascii="Times New Roman" w:eastAsia="Calibri" w:hAnsi="Times New Roman" w:cs="Times New Roman"/>
            <w:sz w:val="24"/>
            <w:szCs w:val="24"/>
          </w:rPr>
          <w:delText>causal</w:delText>
        </w:r>
      </w:del>
      <w:commentRangeEnd w:id="35"/>
      <w:r w:rsidR="006C78A7">
        <w:rPr>
          <w:rStyle w:val="CommentReference"/>
        </w:rPr>
        <w:commentReference w:id="35"/>
      </w:r>
      <w:del w:id="37" w:author="George Davey Smith" w:date="2019-08-24T17:32:00Z">
        <w:r w:rsidRPr="00454C7F" w:rsidDel="004E2654">
          <w:rPr>
            <w:rFonts w:ascii="Times New Roman" w:eastAsia="Calibri" w:hAnsi="Times New Roman" w:cs="Times New Roman"/>
            <w:sz w:val="24"/>
            <w:szCs w:val="24"/>
          </w:rPr>
          <w:delText xml:space="preserve"> </w:delText>
        </w:r>
      </w:del>
      <w:r w:rsidRPr="00454C7F">
        <w:rPr>
          <w:rFonts w:ascii="Times New Roman" w:eastAsia="Calibri" w:hAnsi="Times New Roman" w:cs="Times New Roman"/>
          <w:sz w:val="24"/>
          <w:szCs w:val="24"/>
        </w:rPr>
        <w:t xml:space="preserve">effect estimate is liable to be biased. To date, MR method development has viewed horizontal pleiotropy as a nuisance that needs to be factored out of the analysis </w: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LCA3LCA4LCA5PC9zdHlsZT48L0Rpc3BsYXlUZXh0PjxyZWNvcmQ+PHJlYy1udW1iZXI+MjQ8L3Jl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LCA3LCA4LCA5PC9zdHlsZT48L0Rpc3BsYXlUZXh0PjxyZWNvcmQ+PHJlYy1udW1iZXI+MjQ8L3Jl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6, 7, 8, 9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Departing from this viewpoint, here we exploit horizontal pleiotropy as an opportunity to identify new traits that putatively influence the outcome. We </w:t>
      </w:r>
      <w:r>
        <w:rPr>
          <w:rFonts w:ascii="Times New Roman" w:eastAsia="Calibri" w:hAnsi="Times New Roman" w:cs="Times New Roman"/>
          <w:sz w:val="24"/>
          <w:szCs w:val="24"/>
        </w:rPr>
        <w:t xml:space="preserve">also explore how this </w:t>
      </w:r>
      <w:r w:rsidRPr="00454C7F">
        <w:rPr>
          <w:rFonts w:ascii="Times New Roman" w:eastAsia="Calibri" w:hAnsi="Times New Roman" w:cs="Times New Roman"/>
          <w:sz w:val="24"/>
          <w:szCs w:val="24"/>
        </w:rPr>
        <w:t xml:space="preserve">knowledge </w:t>
      </w:r>
      <w:r>
        <w:rPr>
          <w:rFonts w:ascii="Times New Roman" w:eastAsia="Calibri" w:hAnsi="Times New Roman" w:cs="Times New Roman"/>
          <w:sz w:val="24"/>
          <w:szCs w:val="24"/>
        </w:rPr>
        <w:t xml:space="preserve">can </w:t>
      </w:r>
      <w:r w:rsidRPr="00454C7F">
        <w:rPr>
          <w:rFonts w:ascii="Times New Roman" w:eastAsia="Calibri" w:hAnsi="Times New Roman" w:cs="Times New Roman"/>
          <w:sz w:val="24"/>
          <w:szCs w:val="24"/>
        </w:rPr>
        <w:t>improve the original exposure-outcome estimates.</w:t>
      </w:r>
    </w:p>
    <w:p w14:paraId="17B45C19" w14:textId="43BA7D6B"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 crucial feature of MR is that it can be performed using only GWAS summary data, where the </w:t>
      </w:r>
      <w:del w:id="38" w:author="George Davey Smith" w:date="2019-08-24T17:33:00Z">
        <w:r w:rsidRPr="00454C7F" w:rsidDel="00737F88">
          <w:rPr>
            <w:rFonts w:ascii="Times New Roman" w:eastAsia="Calibri" w:hAnsi="Times New Roman" w:cs="Times New Roman"/>
            <w:sz w:val="24"/>
            <w:szCs w:val="24"/>
          </w:rPr>
          <w:delText xml:space="preserve">causal </w:delText>
        </w:r>
      </w:del>
      <w:r w:rsidRPr="00454C7F">
        <w:rPr>
          <w:rFonts w:ascii="Times New Roman" w:eastAsia="Calibri" w:hAnsi="Times New Roman" w:cs="Times New Roman"/>
          <w:sz w:val="24"/>
          <w:szCs w:val="24"/>
        </w:rPr>
        <w:t xml:space="preserve">effect estimate can be obtained solely from the association results of the instrumental single nucleotide polymorphisms (SNPs) on the exposure and on the outcome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&lt;EndNote&gt;&lt;Cite&gt;&lt;Author&gt;Pierce&lt;/Author&gt;&lt;Year&gt;2013&lt;/Year&gt;&lt;RecNum&gt;21&lt;/RecNum&gt;&lt;DisplayText&gt;&lt;style face="superscript"&gt;5&lt;/style&gt;&lt;/DisplayText&gt;&lt;record&gt;&lt;rec-number&gt;21&lt;/rec-number&gt;&lt;foreign-keys&gt;&lt;key app="EN" db-id="x0teevaf5a05akervd25v50wfwp9z5x2vwxd" timestamp="1531928725"&gt;21&lt;/key&gt;&lt;/foreign-keys&gt;&lt;ref-type name="Journal Article"&gt;17&lt;/ref-type&gt;&lt;contributors&gt;&lt;authors&gt;&lt;author&gt;Pierce, B. L.&lt;/author&gt;&lt;author&gt;Burgess, S.&lt;/author&gt;&lt;/authors&gt;&lt;/contributors&gt;&lt;titles&gt;&lt;title&gt;Efficient design for Mendelian randomization studies: subsample and 2-sample instrumental variable estimators&lt;/title&gt;&lt;secondary-title&gt;Am J Epidemiol&lt;/secondary-title&gt;&lt;/titles&gt;&lt;periodical&gt;&lt;full-title&gt;Am J Epidemiol&lt;/full-title&gt;&lt;/periodical&gt;&lt;pages&gt;1177-84&lt;/pages&gt;&lt;volume&gt;178&lt;/volume&gt;&lt;number&gt;7&lt;/number&gt;&lt;edition&gt;2013/07/19&lt;/edition&gt;&lt;keywords&gt;&lt;keyword&gt;Computer Simulation&lt;/keyword&gt;&lt;keyword&gt;Humans&lt;/keyword&gt;&lt;keyword&gt;Mendelian Randomization Analysis/*methods&lt;/keyword&gt;&lt;keyword&gt;Sample Size&lt;/keyword&gt;&lt;keyword&gt;Mendelian randomization&lt;/keyword&gt;&lt;keyword&gt;epidemiologic methods&lt;/keyword&gt;&lt;keyword&gt;instrumental variable&lt;/keyword&gt;&lt;/keywords&gt;&lt;dates&gt;&lt;year&gt;2013&lt;/year&gt;&lt;pub-dates&gt;&lt;date&gt;Oct 1&lt;/date&gt;&lt;/pub-dates&gt;&lt;/dates&gt;&lt;isbn&gt;1476-6256 (Electronic)&amp;#xD;0002-9262 (Linking)&lt;/isbn&gt;&lt;accession-num&gt;23863760&lt;/accession-num&gt;&lt;urls&gt;&lt;related-urls&gt;&lt;url&gt;https://www.ncbi.nlm.nih.gov/pubmed/23863760&lt;/url&gt;&lt;/related-urls&gt;&lt;/urls&gt;&lt;custom2&gt;PMC3783091&lt;/custom2&gt;&lt;electronic-resource-num&gt;10.1093/aje/kwt084&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This means that causal inference between two traits can be made even if they have never been measured together in the same sample of individuals. Complete GWAS summary results have now been collected from thousands of complex trait and common diseases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meaning that one can search the database for candidate traits that might be influenced by</w:t>
      </w:r>
      <w:r>
        <w:rPr>
          <w:rFonts w:ascii="Times New Roman" w:eastAsia="Calibri" w:hAnsi="Times New Roman" w:cs="Times New Roman"/>
          <w:sz w:val="24"/>
          <w:szCs w:val="24"/>
        </w:rPr>
        <w:t xml:space="preserve"> SNPs exhibiting possible pleiotropic effects (outliers)</w:t>
      </w:r>
      <w:r w:rsidRPr="00454C7F">
        <w:rPr>
          <w:rFonts w:ascii="Times New Roman" w:eastAsia="Calibri" w:hAnsi="Times New Roman" w:cs="Times New Roman"/>
          <w:sz w:val="24"/>
          <w:szCs w:val="24"/>
        </w:rPr>
        <w:t>. In turn, the causal influence of each of those candidate traits on the outcome can be estimated using MR by identifying their instruments (</w:t>
      </w:r>
      <w:r>
        <w:rPr>
          <w:rFonts w:ascii="Times New Roman" w:eastAsia="Calibri" w:hAnsi="Times New Roman" w:cs="Times New Roman"/>
          <w:sz w:val="24"/>
          <w:szCs w:val="24"/>
        </w:rPr>
        <w:t>which are independent of the original outlier</w:t>
      </w:r>
      <w:r w:rsidRPr="00454C7F">
        <w:rPr>
          <w:rFonts w:ascii="Times New Roman" w:eastAsia="Calibri" w:hAnsi="Times New Roman" w:cs="Times New Roman"/>
          <w:sz w:val="24"/>
          <w:szCs w:val="24"/>
        </w:rPr>
        <w:t xml:space="preserve">). Should any of these candidate traits putatively </w:t>
      </w:r>
      <w:del w:id="39" w:author="George Davey Smith" w:date="2019-08-24T17:33:00Z">
        <w:r w:rsidRPr="00454C7F" w:rsidDel="00737F88">
          <w:rPr>
            <w:rFonts w:ascii="Times New Roman" w:eastAsia="Calibri" w:hAnsi="Times New Roman" w:cs="Times New Roman"/>
            <w:sz w:val="24"/>
            <w:szCs w:val="24"/>
          </w:rPr>
          <w:delText xml:space="preserve">associate </w:delText>
        </w:r>
      </w:del>
      <w:ins w:id="40" w:author="George Davey Smith" w:date="2019-08-24T17:33:00Z">
        <w:r w:rsidR="00737F88">
          <w:rPr>
            <w:rFonts w:ascii="Times New Roman" w:eastAsia="Calibri" w:hAnsi="Times New Roman" w:cs="Times New Roman"/>
            <w:sz w:val="24"/>
            <w:szCs w:val="24"/>
          </w:rPr>
          <w:t xml:space="preserve">influence </w:t>
        </w:r>
      </w:ins>
      <w:del w:id="41" w:author="George Davey Smith" w:date="2019-08-24T17:33:00Z">
        <w:r w:rsidRPr="00454C7F" w:rsidDel="00737F88">
          <w:rPr>
            <w:rFonts w:ascii="Times New Roman" w:eastAsia="Calibri" w:hAnsi="Times New Roman" w:cs="Times New Roman"/>
            <w:sz w:val="24"/>
            <w:szCs w:val="24"/>
          </w:rPr>
          <w:delText xml:space="preserve">with </w:delText>
        </w:r>
      </w:del>
      <w:r w:rsidRPr="00454C7F">
        <w:rPr>
          <w:rFonts w:ascii="Times New Roman" w:eastAsia="Calibri" w:hAnsi="Times New Roman" w:cs="Times New Roman"/>
          <w:sz w:val="24"/>
          <w:szCs w:val="24"/>
        </w:rPr>
        <w:t xml:space="preserve">the outcome then this goes some way towards explaining the horizontal pleiotropic effect that was exhibited by the outlier SNP in the initial exposure-outcome </w:t>
      </w:r>
      <w:del w:id="42" w:author="George Davey Smith" w:date="2019-08-24T17:34:00Z">
        <w:r w:rsidRPr="00454C7F" w:rsidDel="0061131A">
          <w:rPr>
            <w:rFonts w:ascii="Times New Roman" w:eastAsia="Calibri" w:hAnsi="Times New Roman" w:cs="Times New Roman"/>
            <w:sz w:val="24"/>
            <w:szCs w:val="24"/>
          </w:rPr>
          <w:delText>hypothesis</w:delText>
        </w:r>
      </w:del>
      <w:ins w:id="43" w:author="George Davey Smith" w:date="2019-08-24T17:34:00Z">
        <w:r w:rsidR="0061131A">
          <w:rPr>
            <w:rFonts w:ascii="Times New Roman" w:eastAsia="Calibri" w:hAnsi="Times New Roman" w:cs="Times New Roman"/>
            <w:sz w:val="24"/>
            <w:szCs w:val="24"/>
          </w:rPr>
          <w:t>analyses</w:t>
        </w:r>
      </w:ins>
      <w:r w:rsidRPr="00454C7F">
        <w:rPr>
          <w:rFonts w:ascii="Times New Roman" w:eastAsia="Calibri" w:hAnsi="Times New Roman" w:cs="Times New Roman"/>
          <w:sz w:val="24"/>
          <w:szCs w:val="24"/>
        </w:rPr>
        <w:t>.</w:t>
      </w:r>
    </w:p>
    <w:p w14:paraId="7D3DF2DC" w14:textId="0B3CF62B" w:rsidR="000C0344" w:rsidRDefault="000C0344" w:rsidP="000C0344">
      <w:pPr>
        <w:spacing w:after="160" w:line="480" w:lineRule="auto"/>
        <w:jc w:val="both"/>
        <w:rPr>
          <w:ins w:id="44" w:author="Gibran Hemani" w:date="2019-08-30T11:43:00Z"/>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 xml:space="preserve">Several methods exist for identifying outliers in MR, each likely to be sensitive to different patterns of horizontal pleiotropy. Cook’s distance can be used to measure the influence of a particular SNP on the combined estimate from all SNPs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&lt;EndNote&gt;&lt;Cite&gt;&lt;Author&gt;Corbin&lt;/Author&gt;&lt;Year&gt;2016&lt;/Year&gt;&lt;RecNum&gt;27&lt;/RecNum&gt;&lt;DisplayText&gt;&lt;style face="superscript"&gt;11&lt;/style&gt;&lt;/DisplayText&gt;&lt;record&gt;&lt;rec-number&gt;27&lt;/rec-number&gt;&lt;foreign-keys&gt;&lt;key app="EN" db-id="x0teevaf5a05akervd25v50wfwp9z5x2vwxd" timestamp="1531929642"&gt;27&lt;/key&gt;&lt;/foreign-keys&gt;&lt;ref-type name="Journal Article"&gt;17&lt;/ref-type&gt;&lt;contributors&gt;&lt;authors&gt;&lt;author&gt;Corbin, L. J.&lt;/author&gt;&lt;author&gt;Richmond, R. C.&lt;/author&gt;&lt;author&gt;Wade, K. H.&lt;/author&gt;&lt;author&gt;Burgess, S.&lt;/author&gt;&lt;author&gt;Bowden, J.&lt;/author&gt;&lt;author&gt;Davey Smith, G.&lt;/author&gt;&lt;author&gt;Timpson, N. J.&lt;/author&gt;&lt;/authors&gt;&lt;/contributors&gt;&lt;auth-address&gt;Univ Bristol, MRC Integrat Epidemiol Unit, Bristol, Avon, England&amp;#xD;Univ Cambridge, Dept Publ Hlth &amp;amp; Primary Care, Cambridge, England&amp;#xD;Cambridge Inst Publ Hlth, MRC Biostat Unit, Cambridge, England&lt;/auth-address&gt;&lt;titles&gt;&lt;title&gt;BMI as a Modifiable Risk Factor for Type 2 Diabetes: Refining and Understanding Causal Estimates Using Mendelian Randomization&lt;/title&gt;&lt;secondary-title&gt;Diabetes&lt;/secondary-title&gt;&lt;alt-title&gt;Diabetes&amp;#xD;Diabetes&lt;/alt-title&gt;&lt;/titles&gt;&lt;periodical&gt;&lt;full-title&gt;Diabetes&lt;/full-title&gt;&lt;abbr-1&gt;Diabetes&lt;/abbr-1&gt;&lt;/periodical&gt;&lt;pages&gt;3002-3007&lt;/pages&gt;&lt;volume&gt;65&lt;/volume&gt;&lt;number&gt;10&lt;/number&gt;&lt;keywords&gt;&lt;keyword&gt;body-mass index&lt;/keyword&gt;&lt;keyword&gt;instruments&lt;/keyword&gt;&lt;keyword&gt;association&lt;/keyword&gt;&lt;keyword&gt;regression&lt;/keyword&gt;&lt;keyword&gt;inference&lt;/keyword&gt;&lt;keyword&gt;insights&lt;/keyword&gt;&lt;keyword&gt;traits&lt;/keyword&gt;&lt;/keywords&gt;&lt;dates&gt;&lt;year&gt;2016&lt;/year&gt;&lt;pub-dates&gt;&lt;date&gt;Oct&lt;/date&gt;&lt;/pub-dates&gt;&lt;/dates&gt;&lt;isbn&gt;0012-1797&lt;/isbn&gt;&lt;accession-num&gt;WOS:000388372900020&lt;/accession-num&gt;&lt;urls&gt;&lt;related-urls&gt;&lt;url&gt;&lt;style face="underline" font="default" size="100%"&gt;&amp;lt;Go to ISI&amp;gt;://WOS:000388372900020&lt;/style&gt;&lt;/url&gt;&lt;/related-urls&gt;&lt;/urls&gt;&lt;language&gt;English&lt;/language&gt;&lt;/record&gt;&lt;/Cite&gt;&lt;/EndNote&gt;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11</w:t>
      </w:r>
      <w:r w:rsidRPr="00454C7F">
        <w:rPr>
          <w:rFonts w:ascii="Times New Roman" w:eastAsia="Calibri" w:hAnsi="Times New Roman" w:cs="Times New Roman"/>
          <w:sz w:val="24"/>
          <w:szCs w:val="24"/>
        </w:rPr>
        <w:fldChar w:fldCharType="end"/>
      </w:r>
      <w:hyperlink r:id="rId21"/>
      <w:r w:rsidRPr="00454C7F">
        <w:rPr>
          <w:rFonts w:ascii="Times New Roman" w:eastAsia="Calibri" w:hAnsi="Times New Roman" w:cs="Times New Roman"/>
          <w:sz w:val="24"/>
          <w:szCs w:val="24"/>
        </w:rPr>
        <w:t xml:space="preserve">, identifying SNPs with large influences as outliers. </w:t>
      </w:r>
      <w:proofErr w:type="spellStart"/>
      <w:r w:rsidRPr="00454C7F">
        <w:rPr>
          <w:rFonts w:ascii="Times New Roman" w:eastAsia="Calibri" w:hAnsi="Times New Roman" w:cs="Times New Roman"/>
          <w:sz w:val="24"/>
          <w:szCs w:val="24"/>
        </w:rPr>
        <w:t>Steiger</w:t>
      </w:r>
      <w:proofErr w:type="spellEnd"/>
      <w:r w:rsidRPr="00454C7F">
        <w:rPr>
          <w:rFonts w:ascii="Times New Roman" w:eastAsia="Calibri" w:hAnsi="Times New Roman" w:cs="Times New Roman"/>
          <w:sz w:val="24"/>
          <w:szCs w:val="24"/>
        </w:rPr>
        <w:t xml:space="preserve"> filtering removes those SNPs that do not explain </w:t>
      </w:r>
      <w:commentRangeStart w:id="45"/>
      <w:commentRangeStart w:id="46"/>
      <w:r w:rsidRPr="00454C7F">
        <w:rPr>
          <w:rFonts w:ascii="Times New Roman" w:eastAsia="Calibri" w:hAnsi="Times New Roman" w:cs="Times New Roman"/>
          <w:sz w:val="24"/>
          <w:szCs w:val="24"/>
        </w:rPr>
        <w:t xml:space="preserve">substantially more </w:t>
      </w:r>
      <w:commentRangeEnd w:id="45"/>
      <w:r w:rsidR="000B6A8A">
        <w:rPr>
          <w:rStyle w:val="CommentReference"/>
        </w:rPr>
        <w:commentReference w:id="45"/>
      </w:r>
      <w:commentRangeEnd w:id="46"/>
      <w:r w:rsidR="00B6789C">
        <w:rPr>
          <w:rStyle w:val="CommentReference"/>
        </w:rPr>
        <w:commentReference w:id="46"/>
      </w:r>
      <w:r w:rsidRPr="00454C7F">
        <w:rPr>
          <w:rFonts w:ascii="Times New Roman" w:eastAsia="Calibri" w:hAnsi="Times New Roman" w:cs="Times New Roman"/>
          <w:sz w:val="24"/>
          <w:szCs w:val="24"/>
        </w:rPr>
        <w:t xml:space="preserve">of the variance in the exposure trait than in the outcome, attempting to guard against using SNPs as instruments that are likely to be associated with the outcome through a pathway other than the exposure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&lt;EndNote&gt;&lt;Cite&gt;&lt;Author&gt;Hemani&lt;/Author&gt;&lt;Year&gt;2017&lt;/Year&gt;&lt;RecNum&gt;28&lt;/RecNum&gt;&lt;DisplayText&gt;&lt;style face="superscript"&gt;12&lt;/style&gt;&lt;/DisplayText&gt;&lt;record&gt;&lt;rec-number&gt;28&lt;/rec-number&gt;&lt;foreign-keys&gt;&lt;key app="EN" db-id="x0teevaf5a05akervd25v50wfwp9z5x2vwxd" timestamp="1531932762"&gt;28&lt;/key&gt;&lt;/foreign-keys&gt;&lt;ref-type name="Journal Article"&gt;17&lt;/ref-type&gt;&lt;contributors&gt;&lt;authors&gt;&lt;author&gt;Hemani, G.&lt;/author&gt;&lt;author&gt;Tilling, K.&lt;/author&gt;&lt;author&gt;Davey Smith, G.&lt;/author&gt;&lt;/authors&gt;&lt;/contributors&gt;&lt;auth-address&gt;Univ Bristol, Sch Social &amp;amp; Community Med, MRC Integrat Epidemiol Unit IEU, Bristol, Avon, England&lt;/auth-address&gt;&lt;titles&gt;&lt;title&gt;Orienting the causal relationship between imprecisely measured traits using GWAS summary data&lt;/title&gt;&lt;secondary-title&gt;Plos Genetics&lt;/secondary-title&gt;&lt;alt-title&gt;Plos Genet&lt;/alt-title&gt;&lt;/titles&gt;&lt;periodical&gt;&lt;full-title&gt;Plos Genetics&lt;/full-title&gt;&lt;abbr-1&gt;Plos Genet&lt;/abbr-1&gt;&lt;/periodical&gt;&lt;alt-periodical&gt;&lt;full-title&gt;Plos Genetics&lt;/full-title&gt;&lt;abbr-1&gt;Plos Genet&lt;/abbr-1&gt;&lt;/alt-periodical&gt;&lt;volume&gt;13&lt;/volume&gt;&lt;number&gt;11&lt;/number&gt;&lt;keywords&gt;&lt;keyword&gt;mendelian randomization&lt;/keyword&gt;&lt;keyword&gt;measurement error&lt;/keyword&gt;&lt;keyword&gt;DNA methylation&lt;/keyword&gt;&lt;keyword&gt;wide association&lt;/keyword&gt;&lt;keyword&gt;gene-expression&lt;/keyword&gt;&lt;keyword&gt;bias&lt;/keyword&gt;&lt;keyword&gt;disease&lt;/keyword&gt;&lt;keyword&gt;risk&lt;/keyword&gt;&lt;keyword&gt;mediation&lt;/keyword&gt;&lt;keyword&gt;obesity&lt;/keyword&gt;&lt;/keywords&gt;&lt;dates&gt;&lt;year&gt;2017&lt;/year&gt;&lt;pub-dates&gt;&lt;date&gt;Nov&lt;/date&gt;&lt;/pub-dates&gt;&lt;/dates&gt;&lt;isbn&gt;1553-7404&lt;/isbn&gt;&lt;accession-num&gt;WOS:000416836900015&lt;/accession-num&gt;&lt;urls&gt;&lt;related-urls&gt;&lt;url&gt;&lt;style face="underline" font="default" size="100%"&gt;&amp;lt;Go to ISI&amp;gt;://WOS:000416836900015&lt;/style&gt;&lt;/url&gt;&lt;/related-urls&gt;&lt;/urls&gt;&lt;electronic-resource-num&gt;ARTN e1007081&amp;#xD;10.1371/journal.pgen.1007081&lt;/electronic-resource-num&gt;&lt;language&gt;English&lt;/language&gt;&lt;/record&gt;&lt;/Cite&gt;&lt;/EndNote&gt;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Finally, meta-analysis tools can be used to evaluate if a particular SNP contributes disproportionately to the heterogeneity between the estimates obtained from the set of instruments, and this has been adapted recently to detect outliers in MR analysis </w:t>
      </w:r>
      <w:r w:rsidRPr="00454C7F">
        <w:rPr>
          <w:rFonts w:ascii="Times New Roman" w:eastAsia="Calibri" w:hAnsi="Times New Roman" w:cs="Times New Roman"/>
          <w:sz w:val="24"/>
          <w:szCs w:val="24"/>
        </w:rPr>
        <w:fldChar w:fldCharType="begin">
          <w:fldData xml:space="preserve">PEVuZE5vdGU+PENpdGU+PEF1dGhvcj5Cb3dkZW48L0F1dGhvcj48WWVhcj4yMDE3PC9ZZWFyPjxS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PEVuZE5vdGU+PENpdGU+PEF1dGhvcj5Cb3dkZW48L0F1dGhvcj48WWVhcj4yMDE3PC9ZZWFyPjxS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13, 14, 15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 potential limitation of heterogeneity-based outlier removal is that this practice </w:t>
      </w:r>
      <w:r>
        <w:rPr>
          <w:rFonts w:ascii="Times New Roman" w:eastAsia="Calibri" w:hAnsi="Times New Roman" w:cs="Times New Roman"/>
          <w:sz w:val="24"/>
          <w:szCs w:val="24"/>
        </w:rPr>
        <w:t xml:space="preserve">could constitute </w:t>
      </w:r>
      <w:r w:rsidRPr="00454C7F">
        <w:rPr>
          <w:rFonts w:ascii="Times New Roman" w:eastAsia="Calibri" w:hAnsi="Times New Roman" w:cs="Times New Roman"/>
          <w:sz w:val="24"/>
          <w:szCs w:val="24"/>
        </w:rPr>
        <w:t xml:space="preserve">a form of cherry picking </w:t>
      </w:r>
      <w:r w:rsidRPr="00454C7F">
        <w:rPr>
          <w:rFonts w:ascii="Times New Roman" w:eastAsia="Calibri" w:hAnsi="Times New Roman" w:cs="Times New Roman"/>
          <w:sz w:val="24"/>
          <w:szCs w:val="24"/>
        </w:rPr>
        <w:fldChar w:fldCharType="begin">
          <w:fldData xml:space="preserve">PEVuZE5vdGU+PENpdGU+PEF1dGhvcj5CYWtrZXI8L0F1dGhvcj48WWVhcj4yMDE0PC9ZZWFyPjxS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PEVuZE5vdGU+PENpdGU+PEF1dGhvcj5CYWtrZXI8L0F1dGhvcj48WWVhcj4yMDE0PC9ZZWFyPjxS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9, 16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While outlier removal can certainly improve power by reducing noise in estimation, it could also potentially induce higher type 1 error rates, which we go on to explore through simulations.</w:t>
      </w:r>
    </w:p>
    <w:p w14:paraId="3CBC827F" w14:textId="6F9D384C" w:rsidR="00F032E7" w:rsidRPr="00454C7F" w:rsidDel="00F032E7" w:rsidRDefault="00F032E7" w:rsidP="000C0344">
      <w:pPr>
        <w:spacing w:after="160" w:line="480" w:lineRule="auto"/>
        <w:jc w:val="both"/>
        <w:rPr>
          <w:del w:id="47" w:author="Gibran Hemani" w:date="2019-08-30T11:45:00Z"/>
          <w:rFonts w:ascii="Times New Roman" w:eastAsia="Calibri" w:hAnsi="Times New Roman" w:cs="Times New Roman"/>
          <w:sz w:val="24"/>
          <w:szCs w:val="24"/>
        </w:rPr>
      </w:pPr>
    </w:p>
    <w:p w14:paraId="4C9AE293" w14:textId="673903B1"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Recent large-scale MR scans have indicated that horizontal pleiotropy is widespread based on systematic analysis of heterogeneity </w:t>
      </w:r>
      <w:r w:rsidRPr="00454C7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NSwgMTc8L3N0eWxlPjwvRGlzcGxheVRleHQ+PHJlY29yZD48cmVjLW51bWJlcj4zNDwvcmVjLW51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QXV0aG9yPlZlcmJhbmNrPC9BdXRob3I+PFllYXI+MjAxODwvWWVhcj48UmVjTnVtPjMxPC9SZWNO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NSwgMTc8L3N0eWxlPjwvRGlzcGxheVRleHQ+PHJlY29yZD48cmVjLW51bWJlcj4zNDwvcmVjLW51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QXV0aG9yPlZlcmJhbmNrPC9BdXRob3I+PFllYXI+MjAxODwvWWVhcj48UmVjTnVtPjMxPC9SZWNO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15, 17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This suggests that many SNPs used as instruments are likely to associate with other traits, which in turn might associate with the original outcome of interest – hence giving rise to heterogeneity. As such we have an opportunity to identify novel pathways through exploiting outliers. Equipped with automated MR analysis software</w:t>
      </w:r>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Pr>
          <w:rFonts w:ascii="Times New Roman" w:eastAsia="Calibri" w:hAnsi="Times New Roman" w:cs="Times New Roman"/>
          <w:sz w:val="24"/>
          <w:szCs w:val="24"/>
        </w:rPr>
        <w:fldChar w:fldCharType="separate"/>
      </w:r>
      <w:r w:rsidRPr="00194AE5">
        <w:rPr>
          <w:rFonts w:ascii="Times New Roman" w:eastAsia="Calibri" w:hAnsi="Times New Roman" w:cs="Times New Roman"/>
          <w:noProof/>
          <w:sz w:val="24"/>
          <w:szCs w:val="24"/>
          <w:vertAlign w:val="superscript"/>
        </w:rPr>
        <w:t>10</w:t>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outlier detection methods and a database of complete GWAS summary datasets, we developed MR-TRYX (from the phrase coined by William Bateson, “Treasure your exceptions</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&lt;EndNote&gt;&lt;Cite&gt;&lt;Author&gt;Bateson&lt;/Author&gt;&lt;Year&gt;2014&lt;/Year&gt;&lt;RecNum&gt;73&lt;/RecNum&gt;&lt;DisplayText&gt;&lt;style face="superscript"&gt;18&lt;/style&gt;&lt;/DisplayText&gt;&lt;record&gt;&lt;rec-number&gt;73&lt;/rec-number&gt;&lt;foreign-keys&gt;&lt;key app="EN" db-id="x0teevaf5a05akervd25v50wfwp9z5x2vwxd" timestamp="1540984242"&gt;73&lt;/key&gt;&lt;/foreign-keys&gt;&lt;ref-type name="Book"&gt;6&lt;/ref-type&gt;&lt;contributors&gt;&lt;authors&gt;&lt;author&gt;Bateson, William&lt;/author&gt;&lt;/authors&gt;&lt;/contributors&gt;&lt;titles&gt;&lt;title&gt;The methods and scope of genetics&lt;/title&gt;&lt;/titles&gt;&lt;dates&gt;&lt;year&gt;2014&lt;/year&gt;&lt;/dates&gt;&lt;publisher&gt;Cambridge University Press&lt;/publisher&gt;&lt;isbn&gt;1107652588&lt;/isbn&gt;&lt;urls&gt;&lt;/urls&gt;&lt;/record&gt;&lt;/Cite&gt;&lt;/EndNote&gt;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 framework for identifying novel putative causal factors when performing a simple exposure-outcome analysis. </w:t>
      </w:r>
      <w:bookmarkStart w:id="48" w:name="_GoBack"/>
      <w:bookmarkEnd w:id="48"/>
      <w:r w:rsidRPr="00454C7F">
        <w:rPr>
          <w:rFonts w:ascii="Times New Roman" w:eastAsia="Calibri" w:hAnsi="Times New Roman" w:cs="Times New Roman"/>
          <w:sz w:val="24"/>
          <w:szCs w:val="24"/>
        </w:rPr>
        <w:t xml:space="preserve">In this paper we present simulations to show how knowledge of horizontal </w:t>
      </w:r>
      <w:ins w:id="49" w:author="George Davey Smith" w:date="2019-08-24T17:38:00Z">
        <w:r w:rsidR="0006175D">
          <w:rPr>
            <w:rFonts w:ascii="Times New Roman" w:eastAsia="Calibri" w:hAnsi="Times New Roman" w:cs="Times New Roman"/>
            <w:sz w:val="24"/>
            <w:szCs w:val="24"/>
          </w:rPr>
          <w:t xml:space="preserve">pleiotropic </w:t>
        </w:r>
      </w:ins>
      <w:r w:rsidRPr="00454C7F">
        <w:rPr>
          <w:rFonts w:ascii="Times New Roman" w:eastAsia="Calibri" w:hAnsi="Times New Roman" w:cs="Times New Roman"/>
          <w:sz w:val="24"/>
          <w:szCs w:val="24"/>
        </w:rPr>
        <w:t xml:space="preserve">pathways can be used to discover novel putative causal factors for an outcome of interest, and to also improve the power and reliability of the original exposure-outcome </w:t>
      </w:r>
      <w:r w:rsidRPr="00454C7F">
        <w:rPr>
          <w:rFonts w:ascii="Times New Roman" w:eastAsia="Calibri" w:hAnsi="Times New Roman" w:cs="Times New Roman"/>
          <w:sz w:val="24"/>
          <w:szCs w:val="24"/>
        </w:rPr>
        <w:lastRenderedPageBreak/>
        <w:t>association analysis. We apply MR-TRYX to several exemplar analyses to demonstrate its potential utility.</w:t>
      </w:r>
    </w:p>
    <w:p w14:paraId="6CF2F698" w14:textId="77777777" w:rsidR="000C0344" w:rsidRPr="00454C7F" w:rsidRDefault="000C0344" w:rsidP="000C0344">
      <w:pPr>
        <w:spacing w:after="160" w:line="480" w:lineRule="auto"/>
        <w:rPr>
          <w:rFonts w:ascii="Times New Roman" w:eastAsia="Calibri" w:hAnsi="Times New Roman" w:cs="Times New Roman"/>
          <w:sz w:val="24"/>
          <w:szCs w:val="24"/>
        </w:rPr>
      </w:pPr>
    </w:p>
    <w:p w14:paraId="3FEB1337" w14:textId="77777777" w:rsidR="000C0344" w:rsidRPr="00454C7F" w:rsidRDefault="000C0344" w:rsidP="000C0344">
      <w:pPr>
        <w:pStyle w:val="Heading2"/>
        <w:spacing w:line="480" w:lineRule="auto"/>
        <w:rPr>
          <w:rFonts w:ascii="Times New Roman" w:hAnsi="Times New Roman" w:cs="Times New Roman"/>
          <w:b/>
          <w:sz w:val="24"/>
          <w:szCs w:val="24"/>
        </w:rPr>
      </w:pPr>
      <w:r w:rsidRPr="00454C7F">
        <w:rPr>
          <w:rFonts w:ascii="Times New Roman" w:hAnsi="Times New Roman" w:cs="Times New Roman"/>
          <w:b/>
          <w:sz w:val="24"/>
          <w:szCs w:val="24"/>
        </w:rPr>
        <w:t>Methods</w:t>
      </w:r>
    </w:p>
    <w:p w14:paraId="384CF155" w14:textId="77777777" w:rsidR="000C0344" w:rsidRPr="00454C7F" w:rsidRDefault="000C0344" w:rsidP="000C0344">
      <w:pPr>
        <w:pStyle w:val="Heading3"/>
        <w:spacing w:line="480" w:lineRule="auto"/>
        <w:rPr>
          <w:rFonts w:ascii="Times New Roman" w:hAnsi="Times New Roman" w:cs="Times New Roman"/>
          <w:sz w:val="24"/>
          <w:szCs w:val="24"/>
        </w:rPr>
      </w:pPr>
      <w:bookmarkStart w:id="50" w:name="_u3idfk3dd9zu" w:colFirst="0" w:colLast="0"/>
      <w:bookmarkEnd w:id="50"/>
      <w:r w:rsidRPr="00454C7F">
        <w:rPr>
          <w:rFonts w:ascii="Times New Roman" w:hAnsi="Times New Roman" w:cs="Times New Roman"/>
          <w:sz w:val="24"/>
          <w:szCs w:val="24"/>
        </w:rPr>
        <w:t>Overview of MR-TRYX</w:t>
      </w:r>
    </w:p>
    <w:p w14:paraId="7AD3273C" w14:textId="3733C2BC" w:rsidR="000C0344" w:rsidRPr="00454C7F" w:rsidRDefault="000C0344" w:rsidP="000C0344">
      <w:pPr>
        <w:spacing w:after="160" w:line="480" w:lineRule="auto"/>
        <w:jc w:val="both"/>
        <w:rPr>
          <w:rFonts w:ascii="Times New Roman" w:eastAsia="Calibri" w:hAnsi="Times New Roman" w:cs="Times New Roman"/>
          <w:color w:val="1F3863"/>
          <w:sz w:val="24"/>
          <w:szCs w:val="24"/>
        </w:rPr>
      </w:pPr>
      <w:r w:rsidRPr="00454C7F">
        <w:rPr>
          <w:rFonts w:ascii="Times New Roman" w:eastAsia="Calibri" w:hAnsi="Times New Roman" w:cs="Times New Roman"/>
          <w:sz w:val="24"/>
          <w:szCs w:val="24"/>
        </w:rPr>
        <w:t xml:space="preserve">Figure 1 shows an overview of the approach. MR-TRYX is applied to an exposure-outcome analysis </w:t>
      </w:r>
      <w:r>
        <w:rPr>
          <w:rFonts w:ascii="Times New Roman" w:eastAsia="Calibri" w:hAnsi="Times New Roman" w:cs="Times New Roman"/>
          <w:sz w:val="24"/>
          <w:szCs w:val="24"/>
        </w:rPr>
        <w:t xml:space="preserve">in </w:t>
      </w:r>
      <w:ins w:id="51" w:author="George Davey Smith" w:date="2019-08-24T17:38:00Z">
        <w:r w:rsidR="00AB39F4">
          <w:rPr>
            <w:rFonts w:ascii="Times New Roman" w:eastAsia="Calibri" w:hAnsi="Times New Roman" w:cs="Times New Roman"/>
            <w:sz w:val="24"/>
            <w:szCs w:val="24"/>
          </w:rPr>
          <w:t xml:space="preserve">a </w:t>
        </w:r>
      </w:ins>
      <w:r>
        <w:rPr>
          <w:rFonts w:ascii="Times New Roman" w:eastAsia="Calibri" w:hAnsi="Times New Roman" w:cs="Times New Roman"/>
          <w:sz w:val="24"/>
          <w:szCs w:val="24"/>
        </w:rPr>
        <w:t xml:space="preserve">two sample MR </w:t>
      </w:r>
      <w:del w:id="52" w:author="George Davey Smith" w:date="2019-08-24T17:38:00Z">
        <w:r w:rsidDel="00AB39F4">
          <w:rPr>
            <w:rFonts w:ascii="Times New Roman" w:eastAsia="Calibri" w:hAnsi="Times New Roman" w:cs="Times New Roman"/>
            <w:sz w:val="24"/>
            <w:szCs w:val="24"/>
          </w:rPr>
          <w:delText xml:space="preserve">approach </w:delText>
        </w:r>
      </w:del>
      <w:ins w:id="53" w:author="George Davey Smith" w:date="2019-08-24T17:38:00Z">
        <w:r w:rsidR="00AB39F4">
          <w:rPr>
            <w:rFonts w:ascii="Times New Roman" w:eastAsia="Calibri" w:hAnsi="Times New Roman" w:cs="Times New Roman"/>
            <w:sz w:val="24"/>
            <w:szCs w:val="24"/>
          </w:rPr>
          <w:t xml:space="preserve">framework </w:t>
        </w:r>
      </w:ins>
      <w:r w:rsidRPr="00454C7F">
        <w:rPr>
          <w:rFonts w:ascii="Times New Roman" w:eastAsia="Calibri" w:hAnsi="Times New Roman" w:cs="Times New Roman"/>
          <w:sz w:val="24"/>
          <w:szCs w:val="24"/>
        </w:rPr>
        <w:t>and it has two objectives. The first is to use outliers in the original exposure-outcome analysis to identify novel putative factors that influence the outcome independently of the exposure. The second is to re-estimate the original exposure-outcome association by adjusting outlier SNPs for the horizontal pleiotropic pathways that might arise through the novel putative associations.</w:t>
      </w:r>
      <w:r>
        <w:rPr>
          <w:rFonts w:ascii="Times New Roman" w:eastAsia="Calibri" w:hAnsi="Times New Roman" w:cs="Times New Roman"/>
          <w:sz w:val="24"/>
          <w:szCs w:val="24"/>
        </w:rPr>
        <w:t xml:space="preserve"> This outlier-adjustment method should be treated as a new approach to be used in conjunction with other methods that already exist in the MR sensitivity analysis toolkit. We provide extensive discussion on the context, advantages and potential pitfalls that come with trying to use a data-driven approach to adjust for horizontal pleiotropy at the end of the paper.</w:t>
      </w:r>
    </w:p>
    <w:p w14:paraId="11953571"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Outlier detection</w:t>
      </w:r>
    </w:p>
    <w:p w14:paraId="242FE148" w14:textId="57C879F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Several outlier detection methods now exist that are based on the contribution of each SNP to overall heterogeneity in an inverse-variance weighted (IVW) meta-analysis </w:t>
      </w:r>
      <w:r w:rsidRPr="00454C7F">
        <w:rPr>
          <w:rFonts w:ascii="Times New Roman" w:eastAsia="Calibri" w:hAnsi="Times New Roman" w:cs="Times New Roman"/>
          <w:sz w:val="24"/>
          <w:szCs w:val="24"/>
        </w:rPr>
        <w:fldChar w:fldCharType="begin">
          <w:fldData xml:space="preserve">PEVuZE5vdGU+PENpdGU+PEF1dGhvcj5CdXJnZXNzPC9BdXRob3I+PFllYXI+MjAxMzwvWWVhcj48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</w:fldData>
        </w:fldChar>
      </w:r>
      <w:r w:rsidRPr="00454C7F">
        <w:rPr>
          <w:rFonts w:ascii="Times New Roman" w:eastAsia="Calibri" w:hAnsi="Times New Roman" w:cs="Times New Roman"/>
          <w:sz w:val="24"/>
          <w:szCs w:val="24"/>
        </w:rPr>
        <w:instrText xml:space="preserve"> ADDIN EN.CITE </w:instrText>
      </w:r>
      <w:r w:rsidRPr="00454C7F">
        <w:rPr>
          <w:rFonts w:ascii="Times New Roman" w:eastAsia="Calibri" w:hAnsi="Times New Roman" w:cs="Times New Roman"/>
          <w:sz w:val="24"/>
          <w:szCs w:val="24"/>
        </w:rPr>
        <w:fldChar w:fldCharType="begin">
          <w:fldData xml:space="preserve">PEVuZE5vdGU+PENpdGU+PEF1dGhvcj5CdXJnZXNzPC9BdXRob3I+PFllYXI+MjAxMzwvWWVhcj48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</w:fldData>
        </w:fldChar>
      </w:r>
      <w:r w:rsidRPr="00454C7F">
        <w:rPr>
          <w:rFonts w:ascii="Times New Roman" w:eastAsia="Calibri" w:hAnsi="Times New Roman" w:cs="Times New Roman"/>
          <w:sz w:val="24"/>
          <w:szCs w:val="24"/>
        </w:rPr>
        <w:instrText xml:space="preserve"> ADDIN EN.CITE.DATA </w:instrText>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007553D5">
        <w:rPr>
          <w:rFonts w:ascii="Times New Roman" w:eastAsia="Calibri" w:hAnsi="Times New Roman" w:cs="Times New Roman"/>
          <w:sz w:val="24"/>
          <w:szCs w:val="24"/>
        </w:rPr>
        <w:t>In order to estimate heterogeneity accurately</w:t>
      </w:r>
      <w:r w:rsidR="009F0F62">
        <w:rPr>
          <w:rFonts w:ascii="Times New Roman" w:eastAsia="Calibri" w:hAnsi="Times New Roman" w:cs="Times New Roman"/>
          <w:sz w:val="24"/>
          <w:szCs w:val="24"/>
        </w:rPr>
        <w:t>,</w:t>
      </w:r>
      <w:r w:rsidR="007553D5">
        <w:rPr>
          <w:rFonts w:ascii="Times New Roman" w:eastAsia="Calibri" w:hAnsi="Times New Roman" w:cs="Times New Roman"/>
          <w:sz w:val="24"/>
          <w:szCs w:val="24"/>
        </w:rPr>
        <w:t xml:space="preserve"> it is important to appropriately weight the contribution of each SNP to the overall estimate. </w:t>
      </w:r>
      <w:r w:rsidRPr="00454C7F">
        <w:rPr>
          <w:rFonts w:ascii="Times New Roman" w:eastAsia="Calibri" w:hAnsi="Times New Roman" w:cs="Times New Roman"/>
          <w:sz w:val="24"/>
          <w:szCs w:val="24"/>
        </w:rPr>
        <w:t xml:space="preserve">We used the approach implemented in the </w:t>
      </w:r>
      <w:proofErr w:type="spellStart"/>
      <w:r w:rsidRPr="00454C7F">
        <w:rPr>
          <w:rFonts w:ascii="Times New Roman" w:eastAsia="Calibri" w:hAnsi="Times New Roman" w:cs="Times New Roman"/>
          <w:sz w:val="24"/>
          <w:szCs w:val="24"/>
        </w:rPr>
        <w:t>RadialMR</w:t>
      </w:r>
      <w:proofErr w:type="spellEnd"/>
      <w:r w:rsidRPr="00454C7F">
        <w:rPr>
          <w:rFonts w:ascii="Times New Roman" w:eastAsia="Calibri" w:hAnsi="Times New Roman" w:cs="Times New Roman"/>
          <w:sz w:val="24"/>
          <w:szCs w:val="24"/>
        </w:rPr>
        <w:t xml:space="preserve"> R package (</w:t>
      </w:r>
      <w:hyperlink r:id="rId22" w:history="1">
        <w:r w:rsidRPr="00454C7F">
          <w:rPr>
            <w:rStyle w:val="Hyperlink"/>
            <w:rFonts w:ascii="Times New Roman" w:eastAsia="Calibri" w:hAnsi="Times New Roman" w:cs="Times New Roman"/>
            <w:sz w:val="24"/>
            <w:szCs w:val="24"/>
          </w:rPr>
          <w:t>https://github.com/WSpiller/RadialMR</w:t>
        </w:r>
      </w:hyperlink>
      <w:r w:rsidRPr="00454C7F">
        <w:rPr>
          <w:rFonts w:ascii="Times New Roman" w:eastAsia="Calibri" w:hAnsi="Times New Roman" w:cs="Times New Roman"/>
          <w:sz w:val="24"/>
          <w:szCs w:val="24"/>
        </w:rPr>
        <w:t xml:space="preserve">) to detect outliers. Full details are provided elsewhere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&lt;EndNote&gt;&lt;Cite&gt;&lt;Author&gt;Bowden&lt;/Author&gt;&lt;Year&gt;2018&lt;/Year&gt;&lt;RecNum&gt;68&lt;/RecNum&gt;&lt;DisplayText&gt;&lt;style face="superscript"&gt;20&lt;/style&gt;&lt;/DisplayText&gt;&lt;record&gt;&lt;rec-number&gt;68&lt;/rec-number&gt;&lt;foreign-keys&gt;&lt;key app="EN" db-id="x0teevaf5a05akervd25v50wfwp9z5x2vwxd" timestamp="1539191008"&gt;68&lt;/key&gt;&lt;/foreign-keys&gt;&lt;ref-type name="Journal Article"&gt;17&lt;/ref-type&gt;&lt;contributors&gt;&lt;authors&gt;&lt;author&gt;Bowden, J.&lt;/author&gt;&lt;author&gt;Spiller, W.&lt;/author&gt;&lt;author&gt;Del Greco, M. F.&lt;/author&gt;&lt;author&gt;Sheehan, N.&lt;/author&gt;&lt;author&gt;Thompson, J.&lt;/author&gt;&lt;author&gt;Minelli, C.&lt;/author&gt;&lt;author&gt;Davey Smith, G.&lt;/author&gt;&lt;/authors&gt;&lt;/contributors&gt;&lt;auth-address&gt;MRC Integrative Epidemiology Unit, Population Health Sciences, University of Bristol, Bristol, UK.&amp;#xD;Institute for Biomedicine, Eurac Research, Bolzano, Italy.&amp;#xD;Department of Health Sciences, University of Leicester, Leicester, UK.&amp;#xD;Population Health and Occupational Disease, NHLI, Imperial College, London, UK.&lt;/auth-address&gt;&lt;titles&gt;&lt;title&gt;Improving the visualization, interpretation and analysis of two-sample summary data Mendelian randomization via the Radial plot and Radial regression&lt;/title&gt;&lt;secondary-title&gt;Int J Epidemiol&lt;/secondary-title&gt;&lt;/titles&gt;&lt;periodical&gt;&lt;full-title&gt;Int J Epidemiol&lt;/full-title&gt;&lt;/periodical&gt;&lt;pages&gt;1264-1278&lt;/pages&gt;&lt;volume&gt;47&lt;/volume&gt;&lt;number&gt;4&lt;/number&gt;&lt;edition&gt;2018/07/03&lt;/edition&gt;&lt;dates&gt;&lt;year&gt;2018&lt;/year&gt;&lt;pub-dates&gt;&lt;date&gt;Aug 1&lt;/date&gt;&lt;/pub-dates&gt;&lt;/dates&gt;&lt;isbn&gt;1464-3685 (Electronic)&amp;#xD;0300-5771 (Linking)&lt;/isbn&gt;&lt;accession-num&gt;29961852&lt;/accession-num&gt;&lt;urls&gt;&lt;related-urls&gt;&lt;url&gt;https://www.ncbi.nlm.nih.gov/pubmed/29961852&lt;/url&gt;&lt;/related-urls&gt;&lt;/urls&gt;&lt;custom2&gt;PMC6124632&lt;/custom2&gt;&lt;electronic-resource-num&gt;10.1093/ije/dyy101&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20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but briefly, we used the so-called ‘modified 2</w:t>
      </w:r>
      <w:r w:rsidRPr="00454C7F">
        <w:rPr>
          <w:rFonts w:ascii="Times New Roman" w:eastAsia="Calibri" w:hAnsi="Times New Roman" w:cs="Times New Roman"/>
          <w:sz w:val="24"/>
          <w:szCs w:val="24"/>
          <w:vertAlign w:val="superscript"/>
        </w:rPr>
        <w:t>nd</w:t>
      </w:r>
      <w:r w:rsidRPr="00454C7F">
        <w:rPr>
          <w:rFonts w:ascii="Times New Roman" w:eastAsia="Calibri" w:hAnsi="Times New Roman" w:cs="Times New Roman"/>
          <w:sz w:val="24"/>
          <w:szCs w:val="24"/>
        </w:rPr>
        <w:t xml:space="preserve"> order weighting’ approach to estimate total Cochran’s Q statistic as a measure of heterogeneity, as well as the individual </w:t>
      </w:r>
      <w:r w:rsidRPr="00454C7F">
        <w:rPr>
          <w:rFonts w:ascii="Times New Roman" w:eastAsia="Calibri" w:hAnsi="Times New Roman" w:cs="Times New Roman"/>
          <w:sz w:val="24"/>
          <w:szCs w:val="24"/>
        </w:rPr>
        <w:lastRenderedPageBreak/>
        <w:t xml:space="preserve">contributions of each SNP, </w:t>
      </w:r>
      <w:r w:rsidRPr="00454C7F">
        <w:rPr>
          <w:rFonts w:ascii="Times New Roman" w:eastAsia="Calibri" w:hAnsi="Times New Roman" w:cs="Times New Roman"/>
          <w:i/>
          <w:sz w:val="24"/>
          <w:szCs w:val="24"/>
        </w:rPr>
        <w:t>q</w:t>
      </w:r>
      <w:r w:rsidRPr="00454C7F">
        <w:rPr>
          <w:rFonts w:ascii="Times New Roman" w:eastAsia="Calibri" w:hAnsi="Times New Roman" w:cs="Times New Roman"/>
          <w:i/>
          <w:sz w:val="24"/>
          <w:szCs w:val="24"/>
          <w:vertAlign w:val="subscript"/>
        </w:rPr>
        <w:t xml:space="preserve">i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&lt;EndNote&gt;&lt;Cite&gt;&lt;Author&gt;Bowden&lt;/Author&gt;&lt;Year&gt;2018&lt;/Year&gt;&lt;RecNum&gt;68&lt;/RecNum&gt;&lt;DisplayText&gt;&lt;style face="superscript"&gt;20&lt;/style&gt;&lt;/DisplayText&gt;&lt;record&gt;&lt;rec-number&gt;68&lt;/rec-number&gt;&lt;foreign-keys&gt;&lt;key app="EN" db-id="x0teevaf5a05akervd25v50wfwp9z5x2vwxd" timestamp="1539191008"&gt;68&lt;/key&gt;&lt;/foreign-keys&gt;&lt;ref-type name="Journal Article"&gt;17&lt;/ref-type&gt;&lt;contributors&gt;&lt;authors&gt;&lt;author&gt;Bowden, J.&lt;/author&gt;&lt;author&gt;Spiller, W.&lt;/author&gt;&lt;author&gt;Del Greco, M. F.&lt;/author&gt;&lt;author&gt;Sheehan, N.&lt;/author&gt;&lt;author&gt;Thompson, J.&lt;/author&gt;&lt;author&gt;Minelli, C.&lt;/author&gt;&lt;author&gt;Davey Smith, G.&lt;/author&gt;&lt;/authors&gt;&lt;/contributors&gt;&lt;auth-address&gt;MRC Integrative Epidemiology Unit, Population Health Sciences, University of Bristol, Bristol, UK.&amp;#xD;Institute for Biomedicine, Eurac Research, Bolzano, Italy.&amp;#xD;Department of Health Sciences, University of Leicester, Leicester, UK.&amp;#xD;Population Health and Occupational Disease, NHLI, Imperial College, London, UK.&lt;/auth-address&gt;&lt;titles&gt;&lt;title&gt;Improving the visualization, interpretation and analysis of two-sample summary data Mendelian randomization via the Radial plot and Radial regression&lt;/title&gt;&lt;secondary-title&gt;Int J Epidemiol&lt;/secondary-title&gt;&lt;/titles&gt;&lt;periodical&gt;&lt;full-title&gt;Int J Epidemiol&lt;/full-title&gt;&lt;/periodical&gt;&lt;pages&gt;1264-1278&lt;/pages&gt;&lt;volume&gt;47&lt;/volume&gt;&lt;number&gt;4&lt;/number&gt;&lt;edition&gt;2018/07/03&lt;/edition&gt;&lt;dates&gt;&lt;year&gt;2018&lt;/year&gt;&lt;pub-dates&gt;&lt;date&gt;Aug 1&lt;/date&gt;&lt;/pub-dates&gt;&lt;/dates&gt;&lt;isbn&gt;1464-3685 (Electronic)&amp;#xD;0300-5771 (Linking)&lt;/isbn&gt;&lt;accession-num&gt;29961852&lt;/accession-num&gt;&lt;urls&gt;&lt;related-urls&gt;&lt;url&gt;https://www.ncbi.nlm.nih.gov/pubmed/29961852&lt;/url&gt;&lt;/related-urls&gt;&lt;/urls&gt;&lt;custom2&gt;PMC6124632&lt;/custom2&gt;&lt;electronic-resource-num&gt;10.1093/ije/dyy101&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20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This has been shown to be comparable to the simulation-based approach in MR-PRESSO</w:t>
      </w:r>
      <w:r w:rsidR="007553D5">
        <w:rPr>
          <w:rFonts w:ascii="Times New Roman" w:eastAsia="Calibri" w:hAnsi="Times New Roman" w:cs="Times New Roman"/>
          <w:sz w:val="24"/>
          <w:szCs w:val="24"/>
        </w:rPr>
        <w:t>, providing a well-calibrated test statistic for outlier status whilst being computationally more efficient</w:t>
      </w:r>
      <w:r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PjE1LCAyMTwvc3R5bGU+PC9EaXNwbGF5VGV4dD48cmVjb3JkPjxyZWMtbnVtYmVyPjMxPC9yZWMt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PjE1LCAyMTwvc3R5bGU+PC9EaXNwbGF5VGV4dD48cmVjb3JkPjxyZWMtbnVtYmVyPjMxPC9yZWMt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15, 21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probability of a SNP being an outlier is calculated based on </w:t>
      </w:r>
      <w:r w:rsidRPr="00454C7F">
        <w:rPr>
          <w:rFonts w:ascii="Times New Roman" w:eastAsia="Calibri" w:hAnsi="Times New Roman" w:cs="Times New Roman"/>
          <w:i/>
          <w:sz w:val="24"/>
          <w:szCs w:val="24"/>
        </w:rPr>
        <w:t>q</w:t>
      </w:r>
      <w:r w:rsidRPr="00454C7F">
        <w:rPr>
          <w:rFonts w:ascii="Times New Roman" w:eastAsia="Calibri" w:hAnsi="Times New Roman" w:cs="Times New Roman"/>
          <w:i/>
          <w:sz w:val="24"/>
          <w:szCs w:val="24"/>
          <w:vertAlign w:val="subscript"/>
        </w:rPr>
        <w:t>i</w:t>
      </w:r>
      <w:r w:rsidRPr="00454C7F">
        <w:rPr>
          <w:rFonts w:ascii="Times New Roman" w:eastAsia="Calibri" w:hAnsi="Times New Roman" w:cs="Times New Roman"/>
          <w:sz w:val="24"/>
          <w:szCs w:val="24"/>
        </w:rPr>
        <w:t xml:space="preserve"> being chi-square distributed with 1 degree of freedom. For demonstration purposes we adopted a </w:t>
      </w:r>
      <w:commentRangeStart w:id="54"/>
      <w:commentRangeStart w:id="55"/>
      <w:commentRangeStart w:id="56"/>
      <w:r w:rsidRPr="00454C7F">
        <w:rPr>
          <w:rFonts w:ascii="Times New Roman" w:eastAsia="Calibri" w:hAnsi="Times New Roman" w:cs="Times New Roman"/>
          <w:sz w:val="24"/>
          <w:szCs w:val="24"/>
        </w:rPr>
        <w:t>conservative</w:t>
      </w:r>
      <w:commentRangeEnd w:id="54"/>
      <w:r w:rsidR="009E3ADB">
        <w:rPr>
          <w:rStyle w:val="CommentReference"/>
        </w:rPr>
        <w:commentReference w:id="54"/>
      </w:r>
      <w:commentRangeEnd w:id="55"/>
      <w:r w:rsidR="00404E22">
        <w:rPr>
          <w:rStyle w:val="CommentReference"/>
        </w:rPr>
        <w:commentReference w:id="55"/>
      </w:r>
      <w:commentRangeEnd w:id="56"/>
      <w:r w:rsidR="003607D2">
        <w:rPr>
          <w:rStyle w:val="CommentReference"/>
        </w:rPr>
        <w:commentReference w:id="56"/>
      </w:r>
      <w:r w:rsidRPr="00454C7F">
        <w:rPr>
          <w:rFonts w:ascii="Times New Roman" w:eastAsia="Calibri" w:hAnsi="Times New Roman" w:cs="Times New Roman"/>
          <w:sz w:val="24"/>
          <w:szCs w:val="24"/>
        </w:rPr>
        <w:t xml:space="preserve"> p-value threshold for identifying outliers, dividing 0.05 by the number of SNPs as a correction for multiple testing. We are not, however, suggesting that this arbitrary threshold will </w:t>
      </w:r>
      <w:r w:rsidR="007553D5">
        <w:rPr>
          <w:rFonts w:ascii="Times New Roman" w:eastAsia="Calibri" w:hAnsi="Times New Roman" w:cs="Times New Roman"/>
          <w:sz w:val="24"/>
          <w:szCs w:val="24"/>
        </w:rPr>
        <w:t xml:space="preserve">necessarily </w:t>
      </w:r>
      <w:r w:rsidRPr="00454C7F">
        <w:rPr>
          <w:rFonts w:ascii="Times New Roman" w:eastAsia="Calibri" w:hAnsi="Times New Roman" w:cs="Times New Roman"/>
          <w:sz w:val="24"/>
          <w:szCs w:val="24"/>
        </w:rPr>
        <w:t xml:space="preserve">be optimal for identifying outliers, and users can apply other approaches or thresholds through the MR-TRYX software. </w:t>
      </w:r>
    </w:p>
    <w:p w14:paraId="5BE24798"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Candidate trait detection</w:t>
      </w:r>
    </w:p>
    <w:p w14:paraId="12E17427" w14:textId="1E6EA85B"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Traits associated with the detected outliers could causally influence the outcome. MR-TRYX searches the MR-Base database to identify the traits that have associations with the detected outliers. By default, we limit the search to traits for which the GWAS results registered at MR-Base have more than 500,000 SNPs and sample sizes exceeding 5,000. Traits that have an association with outlier SNPs at genome-wide p-value threshold (p &lt; 5 x 10</w:t>
      </w:r>
      <w:r w:rsidRPr="00454C7F">
        <w:rPr>
          <w:rFonts w:ascii="Times New Roman" w:eastAsia="Calibri" w:hAnsi="Times New Roman" w:cs="Times New Roman"/>
          <w:sz w:val="24"/>
          <w:szCs w:val="24"/>
          <w:vertAlign w:val="superscript"/>
        </w:rPr>
        <w:t>-8</w:t>
      </w:r>
      <w:r w:rsidRPr="00454C7F">
        <w:rPr>
          <w:rFonts w:ascii="Times New Roman" w:eastAsia="Calibri" w:hAnsi="Times New Roman" w:cs="Times New Roman"/>
          <w:sz w:val="24"/>
          <w:szCs w:val="24"/>
        </w:rPr>
        <w:t xml:space="preserve">; in keeping with traditional GWAS thresholds used for instrument selection) are regarded as potential risk factors for the outcome and defined as “candidate traits”. Each candidate trait is tested for its influence on the original exposure </w:t>
      </w:r>
      <w:ins w:id="57" w:author="George Davey Smith" w:date="2019-08-24T17:40:00Z">
        <w:r w:rsidR="00001B4E">
          <w:rPr>
            <w:rFonts w:ascii="Times New Roman" w:eastAsia="Calibri" w:hAnsi="Times New Roman" w:cs="Times New Roman"/>
            <w:sz w:val="24"/>
            <w:szCs w:val="24"/>
          </w:rPr>
          <w:t>(</w:t>
        </w:r>
        <w:r w:rsidR="001358B9">
          <w:rPr>
            <w:rFonts w:ascii="Times New Roman" w:eastAsia="Calibri" w:hAnsi="Times New Roman" w:cs="Times New Roman"/>
            <w:sz w:val="24"/>
            <w:szCs w:val="24"/>
          </w:rPr>
          <w:t xml:space="preserve">X) </w:t>
        </w:r>
      </w:ins>
      <w:r w:rsidRPr="00454C7F">
        <w:rPr>
          <w:rFonts w:ascii="Times New Roman" w:eastAsia="Calibri" w:hAnsi="Times New Roman" w:cs="Times New Roman"/>
          <w:sz w:val="24"/>
          <w:szCs w:val="24"/>
        </w:rPr>
        <w:t xml:space="preserve">and outcome </w:t>
      </w:r>
      <w:ins w:id="58" w:author="George Davey Smith" w:date="2019-08-24T17:40:00Z">
        <w:r w:rsidR="001358B9">
          <w:rPr>
            <w:rFonts w:ascii="Times New Roman" w:eastAsia="Calibri" w:hAnsi="Times New Roman" w:cs="Times New Roman"/>
            <w:sz w:val="24"/>
            <w:szCs w:val="24"/>
          </w:rPr>
          <w:t xml:space="preserve">(Y) </w:t>
        </w:r>
      </w:ins>
      <w:commentRangeStart w:id="59"/>
      <w:commentRangeStart w:id="60"/>
      <w:r w:rsidRPr="00454C7F">
        <w:rPr>
          <w:rFonts w:ascii="Times New Roman" w:eastAsia="Calibri" w:hAnsi="Times New Roman" w:cs="Times New Roman"/>
          <w:sz w:val="24"/>
          <w:szCs w:val="24"/>
        </w:rPr>
        <w:t>traits</w:t>
      </w:r>
      <w:commentRangeEnd w:id="59"/>
      <w:r w:rsidR="001358B9">
        <w:rPr>
          <w:rStyle w:val="CommentReference"/>
        </w:rPr>
        <w:commentReference w:id="59"/>
      </w:r>
      <w:commentRangeEnd w:id="60"/>
      <w:r w:rsidR="00247FFD">
        <w:rPr>
          <w:rStyle w:val="CommentReference"/>
        </w:rPr>
        <w:commentReference w:id="60"/>
      </w:r>
      <w:r w:rsidRPr="00454C7F">
        <w:rPr>
          <w:rFonts w:ascii="Times New Roman" w:eastAsia="Calibri" w:hAnsi="Times New Roman" w:cs="Times New Roman"/>
          <w:sz w:val="24"/>
          <w:szCs w:val="24"/>
        </w:rPr>
        <w:t xml:space="preserve"> (Figure 1) using the IVW random effects model. We take forward putative associations based on </w:t>
      </w:r>
      <w:r w:rsidR="00F76A97">
        <w:rPr>
          <w:rFonts w:ascii="Times New Roman" w:eastAsia="Calibri" w:hAnsi="Times New Roman" w:cs="Times New Roman"/>
          <w:sz w:val="24"/>
          <w:szCs w:val="24"/>
        </w:rPr>
        <w:t>false discovery rate (</w:t>
      </w:r>
      <w:r w:rsidRPr="00454C7F">
        <w:rPr>
          <w:rFonts w:ascii="Times New Roman" w:eastAsia="Calibri" w:hAnsi="Times New Roman" w:cs="Times New Roman"/>
          <w:sz w:val="24"/>
          <w:szCs w:val="24"/>
        </w:rPr>
        <w:t>FDR</w:t>
      </w:r>
      <w:r w:rsidR="00F76A97">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&lt; 0.05</w:t>
      </w:r>
      <w:r w:rsidR="00667FEF">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w:t>
      </w:r>
      <w:r w:rsidR="002F6E41">
        <w:rPr>
          <w:rFonts w:ascii="Times New Roman" w:eastAsia="Calibri" w:hAnsi="Times New Roman" w:cs="Times New Roman"/>
          <w:sz w:val="24"/>
          <w:szCs w:val="24"/>
        </w:rPr>
        <w:t>where</w:t>
      </w:r>
      <w:r w:rsidR="00667FEF">
        <w:rPr>
          <w:rFonts w:ascii="Times New Roman" w:eastAsia="Calibri" w:hAnsi="Times New Roman" w:cs="Times New Roman"/>
          <w:sz w:val="24"/>
          <w:szCs w:val="24"/>
        </w:rPr>
        <w:t xml:space="preserve"> the null hypothesis is true, </w:t>
      </w:r>
      <w:r w:rsidRPr="00454C7F">
        <w:rPr>
          <w:rFonts w:ascii="Times New Roman" w:eastAsia="Calibri" w:hAnsi="Times New Roman" w:cs="Times New Roman"/>
          <w:sz w:val="24"/>
          <w:szCs w:val="24"/>
        </w:rPr>
        <w:t xml:space="preserve">but we note that the use of arbitrary thresholds is problematic </w:t>
      </w:r>
      <w:r w:rsidRPr="00454C7F">
        <w:rPr>
          <w:rFonts w:ascii="Times New Roman" w:eastAsia="Calibri" w:hAnsi="Times New Roman" w:cs="Times New Roman"/>
          <w:sz w:val="24"/>
          <w:szCs w:val="24"/>
        </w:rPr>
        <w:fldChar w:fldCharType="begin">
          <w:fldData xml:space="preserve">PEVuZE5vdGU+PENpdGU+PEF1dGhvcj5TdGVybmU8L0F1dGhvcj48WWVhcj4yMDAxPC9ZZWFyPjxS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PEVuZE5vdGU+PENpdGU+PEF1dGhvcj5TdGVybmU8L0F1dGhvcj48WWVhcj4yMDAxPC9ZZWFyPjxS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22, 23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and we use them here to make high dimensional investigations more manageable.</w:t>
      </w:r>
    </w:p>
    <w:p w14:paraId="6E31BF27" w14:textId="68606260" w:rsidR="000C0344" w:rsidRPr="00454C7F" w:rsidRDefault="000C0344" w:rsidP="000C0344">
      <w:pPr>
        <w:pStyle w:val="Heading3"/>
        <w:spacing w:line="480" w:lineRule="auto"/>
        <w:jc w:val="both"/>
        <w:rPr>
          <w:rFonts w:ascii="Times New Roman" w:hAnsi="Times New Roman" w:cs="Times New Roman"/>
          <w:sz w:val="24"/>
          <w:szCs w:val="24"/>
        </w:rPr>
      </w:pPr>
      <w:bookmarkStart w:id="61" w:name="_satu5fuqr406" w:colFirst="0" w:colLast="0"/>
      <w:bookmarkEnd w:id="61"/>
      <w:r w:rsidRPr="00454C7F">
        <w:rPr>
          <w:rFonts w:ascii="Times New Roman" w:hAnsi="Times New Roman" w:cs="Times New Roman"/>
          <w:sz w:val="24"/>
          <w:szCs w:val="24"/>
        </w:rPr>
        <w:lastRenderedPageBreak/>
        <w:t xml:space="preserve">Assessing causal estimates of the </w:t>
      </w:r>
      <w:del w:id="62" w:author="George Davey Smith" w:date="2019-08-24T17:43:00Z">
        <w:r w:rsidRPr="00454C7F" w:rsidDel="00F46CCF">
          <w:rPr>
            <w:rFonts w:ascii="Times New Roman" w:hAnsi="Times New Roman" w:cs="Times New Roman"/>
            <w:sz w:val="24"/>
            <w:szCs w:val="24"/>
          </w:rPr>
          <w:delText xml:space="preserve">association of </w:delText>
        </w:r>
      </w:del>
      <w:r w:rsidRPr="00454C7F">
        <w:rPr>
          <w:rFonts w:ascii="Times New Roman" w:hAnsi="Times New Roman" w:cs="Times New Roman"/>
          <w:sz w:val="24"/>
          <w:szCs w:val="24"/>
        </w:rPr>
        <w:t>candidate trait</w:t>
      </w:r>
      <w:r w:rsidR="00E97F17">
        <w:rPr>
          <w:rFonts w:ascii="Times New Roman" w:hAnsi="Times New Roman" w:cs="Times New Roman"/>
          <w:sz w:val="24"/>
          <w:szCs w:val="24"/>
        </w:rPr>
        <w:t>s</w:t>
      </w:r>
      <w:r w:rsidRPr="00454C7F">
        <w:rPr>
          <w:rFonts w:ascii="Times New Roman" w:hAnsi="Times New Roman" w:cs="Times New Roman"/>
          <w:sz w:val="24"/>
          <w:szCs w:val="24"/>
        </w:rPr>
        <w:t xml:space="preserve"> </w:t>
      </w:r>
      <w:del w:id="63" w:author="George Davey Smith" w:date="2019-08-24T17:43:00Z">
        <w:r w:rsidRPr="00454C7F" w:rsidDel="00F46CCF">
          <w:rPr>
            <w:rFonts w:ascii="Times New Roman" w:hAnsi="Times New Roman" w:cs="Times New Roman"/>
            <w:sz w:val="24"/>
            <w:szCs w:val="24"/>
          </w:rPr>
          <w:delText xml:space="preserve">with </w:delText>
        </w:r>
      </w:del>
      <w:ins w:id="64" w:author="George Davey Smith" w:date="2019-08-24T17:43:00Z">
        <w:r w:rsidR="00F46CCF">
          <w:rPr>
            <w:rFonts w:ascii="Times New Roman" w:hAnsi="Times New Roman" w:cs="Times New Roman"/>
            <w:sz w:val="24"/>
            <w:szCs w:val="24"/>
          </w:rPr>
          <w:t xml:space="preserve">onto </w:t>
        </w:r>
      </w:ins>
      <w:r w:rsidRPr="00454C7F">
        <w:rPr>
          <w:rFonts w:ascii="Times New Roman" w:hAnsi="Times New Roman" w:cs="Times New Roman"/>
          <w:sz w:val="24"/>
          <w:szCs w:val="24"/>
        </w:rPr>
        <w:t>the outcome</w:t>
      </w:r>
    </w:p>
    <w:p w14:paraId="29437B2D" w14:textId="77927476" w:rsidR="00BB19B5" w:rsidRDefault="00E97F17" w:rsidP="000C0344">
      <w:pPr>
        <w:spacing w:after="16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Once candidate traits are detected, we can identify instruments specifically for the candidate traits and model how the exposure and candidate traits together associate with the outcome.  </w:t>
      </w:r>
      <w:r w:rsidR="003C44C5">
        <w:rPr>
          <w:rFonts w:ascii="Times New Roman" w:eastAsia="Calibri" w:hAnsi="Times New Roman" w:cs="Times New Roman"/>
          <w:sz w:val="24"/>
          <w:szCs w:val="24"/>
        </w:rPr>
        <w:t>T</w:t>
      </w:r>
      <w:r w:rsidR="00BB19B5">
        <w:rPr>
          <w:rFonts w:ascii="Times New Roman" w:eastAsia="Calibri" w:hAnsi="Times New Roman" w:cs="Times New Roman"/>
          <w:sz w:val="24"/>
          <w:szCs w:val="24"/>
        </w:rPr>
        <w:t>his involves the following process</w:t>
      </w:r>
      <w:r w:rsidR="001E02AE">
        <w:rPr>
          <w:rFonts w:ascii="Times New Roman" w:eastAsia="Calibri" w:hAnsi="Times New Roman" w:cs="Times New Roman"/>
          <w:sz w:val="24"/>
          <w:szCs w:val="24"/>
        </w:rPr>
        <w:t>, which we go on to describe in full detail below</w:t>
      </w:r>
      <w:r w:rsidR="00BB19B5">
        <w:rPr>
          <w:rFonts w:ascii="Times New Roman" w:eastAsia="Calibri" w:hAnsi="Times New Roman" w:cs="Times New Roman"/>
          <w:sz w:val="24"/>
          <w:szCs w:val="24"/>
        </w:rPr>
        <w:t>:</w:t>
      </w:r>
    </w:p>
    <w:p w14:paraId="7BB90CEB" w14:textId="500D660E" w:rsidR="00BB19B5" w:rsidRDefault="00BB19B5" w:rsidP="00BB19B5">
      <w:pPr>
        <w:pStyle w:val="ListParagraph"/>
        <w:numPr>
          <w:ilvl w:val="0"/>
          <w:numId w:val="8"/>
        </w:numPr>
        <w:spacing w:after="16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Identify instruments for the </w:t>
      </w:r>
      <w:r w:rsidR="00003693">
        <w:rPr>
          <w:rFonts w:ascii="Times New Roman" w:eastAsia="Calibri" w:hAnsi="Times New Roman" w:cs="Times New Roman"/>
          <w:sz w:val="24"/>
          <w:szCs w:val="24"/>
        </w:rPr>
        <w:t>candidate traits</w:t>
      </w:r>
    </w:p>
    <w:p w14:paraId="2D111109" w14:textId="5F14D594" w:rsidR="00003693" w:rsidRDefault="00B12A5F" w:rsidP="00BB19B5">
      <w:pPr>
        <w:pStyle w:val="ListParagraph"/>
        <w:numPr>
          <w:ilvl w:val="0"/>
          <w:numId w:val="8"/>
        </w:numPr>
        <w:spacing w:after="16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Estimate the influence of the candidate traits on y conditioning on x</w:t>
      </w:r>
      <w:r w:rsidR="001E02AE">
        <w:rPr>
          <w:rFonts w:ascii="Times New Roman" w:eastAsia="Calibri" w:hAnsi="Times New Roman" w:cs="Times New Roman"/>
          <w:sz w:val="24"/>
          <w:szCs w:val="24"/>
        </w:rPr>
        <w:t xml:space="preserve"> using multivariable MR</w:t>
      </w:r>
    </w:p>
    <w:p w14:paraId="057F23D9" w14:textId="35273844" w:rsidR="000C0344" w:rsidRPr="009C231C" w:rsidRDefault="000C0344" w:rsidP="00BB19B5">
      <w:pPr>
        <w:spacing w:after="160" w:line="480" w:lineRule="auto"/>
        <w:jc w:val="both"/>
        <w:rPr>
          <w:rFonts w:ascii="Times New Roman" w:eastAsia="Calibri" w:hAnsi="Times New Roman" w:cs="Times New Roman"/>
          <w:sz w:val="24"/>
          <w:szCs w:val="24"/>
        </w:rPr>
      </w:pPr>
      <w:r w:rsidRPr="00513ACB">
        <w:rPr>
          <w:rFonts w:ascii="Times New Roman" w:eastAsia="Calibri" w:hAnsi="Times New Roman" w:cs="Times New Roman"/>
          <w:sz w:val="24"/>
          <w:szCs w:val="24"/>
        </w:rPr>
        <w:t>Suppose we have</w:t>
      </w:r>
      <w:r w:rsidR="009C231C">
        <w:rPr>
          <w:rFonts w:ascii="Times New Roman" w:eastAsia="Calibri" w:hAnsi="Times New Roman" w:cs="Times New Roman"/>
          <w:sz w:val="24"/>
          <w:szCs w:val="24"/>
        </w:rPr>
        <w:t xml:space="preserv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g</m:t>
            </m:r>
          </m:e>
          <m:sub>
            <m:r>
              <w:rPr>
                <w:rFonts w:ascii="Cambria Math" w:eastAsia="Calibri" w:hAnsi="Cambria Math" w:cs="Times New Roman"/>
                <w:sz w:val="24"/>
                <w:szCs w:val="24"/>
              </w:rPr>
              <m:t>0</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g</m:t>
            </m:r>
          </m:e>
          <m:sub>
            <m:r>
              <w:rPr>
                <w:rFonts w:ascii="Cambria Math" w:eastAsia="Calibri" w:hAnsi="Cambria Math" w:cs="Times New Roman"/>
                <w:sz w:val="24"/>
                <w:szCs w:val="24"/>
              </w:rPr>
              <m:t>x1</m:t>
            </m:r>
          </m:sub>
        </m:sSub>
        <m:r>
          <w:rPr>
            <w:rFonts w:ascii="Cambria Math" w:eastAsia="Calibri" w:hAnsi="Cambria Math" w:cs="Times New Roman"/>
            <w:sz w:val="24"/>
            <w:szCs w:val="24"/>
          </w:rPr>
          <m:t xml:space="preserve">, …,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g</m:t>
            </m:r>
          </m:e>
          <m:sub>
            <m:r>
              <w:rPr>
                <w:rFonts w:ascii="Cambria Math" w:eastAsia="Calibri" w:hAnsi="Cambria Math" w:cs="Times New Roman"/>
                <w:sz w:val="24"/>
                <w:szCs w:val="24"/>
              </w:rPr>
              <m:t>xE</m:t>
            </m:r>
          </m:sub>
        </m:sSub>
      </m:oMath>
      <w:r w:rsidRPr="00513ACB">
        <w:rPr>
          <w:rFonts w:ascii="Times New Roman" w:eastAsia="Calibri" w:hAnsi="Times New Roman" w:cs="Times New Roman"/>
          <w:sz w:val="24"/>
          <w:szCs w:val="24"/>
        </w:rPr>
        <w:t xml:space="preserve"> instruments for the exposure </w:t>
      </w:r>
      <m:oMath>
        <m:r>
          <w:rPr>
            <w:rFonts w:ascii="Cambria Math" w:eastAsia="Calibri" w:hAnsi="Cambria Math" w:cs="Times New Roman"/>
            <w:sz w:val="24"/>
            <w:szCs w:val="24"/>
          </w:rPr>
          <m:t>x</m:t>
        </m:r>
      </m:oMath>
      <w:hyperlink r:id="rId23"/>
      <w:r w:rsidRPr="00513ACB">
        <w:rPr>
          <w:rFonts w:ascii="Times New Roman" w:eastAsia="Calibri" w:hAnsi="Times New Roman" w:cs="Times New Roman"/>
          <w:sz w:val="24"/>
          <w:szCs w:val="24"/>
        </w:rPr>
        <w:t xml:space="preserve"> where </w:t>
      </w:r>
      <w:hyperlink r:id="rId24"/>
      <m:oMath>
        <m:r>
          <w:rPr>
            <w:rFonts w:ascii="Cambria Math" w:eastAsia="Calibri" w:hAnsi="Cambria Math" w:cs="Times New Roman"/>
            <w:sz w:val="24"/>
            <w:szCs w:val="24"/>
          </w:rPr>
          <m:t>g_0</m:t>
        </m:r>
      </m:oMath>
      <w:r w:rsidRPr="00513ACB">
        <w:rPr>
          <w:rFonts w:ascii="Times New Roman" w:eastAsia="Calibri" w:hAnsi="Times New Roman" w:cs="Times New Roman"/>
          <w:sz w:val="24"/>
          <w:szCs w:val="24"/>
        </w:rPr>
        <w:t xml:space="preserve"> is an outlier in the x-y MR analysis due to an association with candidate trait </w:t>
      </w:r>
      <w:hyperlink r:id="rId25"/>
      <w:r w:rsidR="00287B52" w:rsidRPr="00513ACB">
        <w:rPr>
          <w:rFonts w:ascii="Times New Roman" w:eastAsia="Calibri" w:hAnsi="Times New Roman" w:cs="Times New Roman"/>
          <w:sz w:val="24"/>
          <w:szCs w:val="24"/>
        </w:rPr>
        <w:t xml:space="preserve"> </w:t>
      </w:r>
      <m:oMath>
        <m:r>
          <w:rPr>
            <w:rFonts w:ascii="Cambria Math" w:eastAsia="Calibri" w:hAnsi="Cambria Math" w:cs="Times New Roman"/>
            <w:sz w:val="24"/>
            <w:szCs w:val="24"/>
          </w:rPr>
          <m:t>P</m:t>
        </m:r>
      </m:oMath>
      <w:r w:rsidRPr="00513ACB">
        <w:rPr>
          <w:rFonts w:ascii="Times New Roman" w:eastAsia="Calibri" w:hAnsi="Times New Roman" w:cs="Times New Roman"/>
          <w:noProof/>
          <w:sz w:val="24"/>
          <w:szCs w:val="24"/>
          <w:lang w:eastAsia="en-GB"/>
        </w:rPr>
        <w:t xml:space="preserve">, where </w:t>
      </w:r>
      <m:oMath>
        <m:r>
          <w:rPr>
            <w:rFonts w:ascii="Cambria Math" w:eastAsia="Calibri" w:hAnsi="Cambria Math" w:cs="Times New Roman"/>
            <w:noProof/>
            <w:sz w:val="24"/>
            <w:szCs w:val="24"/>
            <w:lang w:eastAsia="en-GB"/>
          </w:rPr>
          <m:t>E</m:t>
        </m:r>
      </m:oMath>
      <w:r w:rsidRPr="00513ACB">
        <w:rPr>
          <w:rFonts w:ascii="Times New Roman" w:eastAsia="Calibri" w:hAnsi="Times New Roman" w:cs="Times New Roman"/>
          <w:noProof/>
          <w:sz w:val="24"/>
          <w:szCs w:val="24"/>
          <w:lang w:eastAsia="en-GB"/>
        </w:rPr>
        <w:t xml:space="preserve"> indicates the number of genetic variants for the exposure</w:t>
      </w:r>
      <w:r w:rsidRPr="00513ACB">
        <w:rPr>
          <w:rFonts w:ascii="Times New Roman" w:eastAsia="Calibri" w:hAnsi="Times New Roman" w:cs="Times New Roman"/>
          <w:sz w:val="24"/>
          <w:szCs w:val="24"/>
        </w:rPr>
        <w:t xml:space="preserve">. Also, </w:t>
      </w:r>
      <m:oMath>
        <m:r>
          <w:rPr>
            <w:rFonts w:ascii="Cambria Math" w:eastAsia="Calibri" w:hAnsi="Cambria Math" w:cs="Times New Roman"/>
            <w:sz w:val="24"/>
            <w:szCs w:val="24"/>
          </w:rPr>
          <m:t>P</m:t>
        </m:r>
      </m:oMath>
      <w:hyperlink r:id="rId26"/>
      <w:r w:rsidRPr="00513ACB">
        <w:rPr>
          <w:rFonts w:ascii="Times New Roman" w:eastAsia="Calibri" w:hAnsi="Times New Roman" w:cs="Times New Roman"/>
          <w:sz w:val="24"/>
          <w:szCs w:val="24"/>
        </w:rPr>
        <w:t xml:space="preserve"> has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g</m:t>
            </m:r>
          </m:e>
          <m:sub>
            <m:r>
              <w:rPr>
                <w:rFonts w:ascii="Cambria Math" w:eastAsia="Calibri" w:hAnsi="Cambria Math" w:cs="Times New Roman"/>
                <w:sz w:val="24"/>
                <w:szCs w:val="24"/>
              </w:rPr>
              <m:t>0</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g</m:t>
            </m:r>
          </m:e>
          <m:sub>
            <m:r>
              <w:rPr>
                <w:rFonts w:ascii="Cambria Math" w:eastAsia="Calibri" w:hAnsi="Cambria Math" w:cs="Times New Roman"/>
                <w:sz w:val="24"/>
                <w:szCs w:val="24"/>
              </w:rPr>
              <m:t>P1</m:t>
            </m:r>
          </m:sub>
        </m:sSub>
        <m:r>
          <w:rPr>
            <w:rFonts w:ascii="Cambria Math" w:eastAsia="Calibri" w:hAnsi="Cambria Math" w:cs="Times New Roman"/>
            <w:sz w:val="24"/>
            <w:szCs w:val="24"/>
          </w:rPr>
          <m:t xml:space="preserve">, …,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g</m:t>
            </m:r>
          </m:e>
          <m:sub>
            <m:r>
              <w:rPr>
                <w:rFonts w:ascii="Cambria Math" w:eastAsia="Calibri" w:hAnsi="Cambria Math" w:cs="Times New Roman"/>
                <w:sz w:val="24"/>
                <w:szCs w:val="24"/>
              </w:rPr>
              <m:t>PM</m:t>
            </m:r>
          </m:sub>
        </m:sSub>
      </m:oMath>
      <w:hyperlink r:id="rId27"/>
      <w:r w:rsidRPr="00513ACB">
        <w:rPr>
          <w:rFonts w:ascii="Times New Roman" w:eastAsia="Calibri" w:hAnsi="Times New Roman" w:cs="Times New Roman"/>
          <w:sz w:val="24"/>
          <w:szCs w:val="24"/>
        </w:rPr>
        <w:t xml:space="preserve"> genetic instruments, where </w:t>
      </w:r>
      <w:r w:rsidRPr="00513ACB">
        <w:rPr>
          <w:rFonts w:ascii="Times New Roman" w:eastAsia="Calibri" w:hAnsi="Times New Roman" w:cs="Times New Roman"/>
          <w:i/>
          <w:sz w:val="24"/>
          <w:szCs w:val="24"/>
        </w:rPr>
        <w:t xml:space="preserve">M </w:t>
      </w:r>
      <w:r w:rsidRPr="00513ACB">
        <w:rPr>
          <w:rFonts w:ascii="Times New Roman" w:eastAsia="Calibri" w:hAnsi="Times New Roman" w:cs="Times New Roman"/>
          <w:sz w:val="24"/>
          <w:szCs w:val="24"/>
        </w:rPr>
        <w:t xml:space="preserve">is the number of genetic variants for </w:t>
      </w:r>
      <w:r w:rsidR="00287B52" w:rsidRPr="00513ACB">
        <w:rPr>
          <w:rFonts w:ascii="Times New Roman" w:eastAsia="Calibri" w:hAnsi="Times New Roman" w:cs="Times New Roman"/>
          <w:sz w:val="24"/>
          <w:szCs w:val="24"/>
        </w:rPr>
        <w:t xml:space="preserve"> </w:t>
      </w:r>
      <m:oMath>
        <m:r>
          <w:rPr>
            <w:rFonts w:ascii="Cambria Math" w:eastAsia="Calibri" w:hAnsi="Cambria Math" w:cs="Times New Roman"/>
            <w:sz w:val="24"/>
            <w:szCs w:val="24"/>
          </w:rPr>
          <m:t>P</m:t>
        </m:r>
      </m:oMath>
      <w:r w:rsidRPr="00513ACB">
        <w:rPr>
          <w:rFonts w:ascii="Times New Roman" w:eastAsia="Calibri" w:hAnsi="Times New Roman" w:cs="Times New Roman"/>
          <w:sz w:val="24"/>
          <w:szCs w:val="24"/>
        </w:rPr>
        <w:t xml:space="preserve">. To obtain the estimate of </w:t>
      </w:r>
      <m:oMath>
        <m:r>
          <w:rPr>
            <w:rFonts w:ascii="Cambria Math" w:eastAsia="Calibri" w:hAnsi="Cambria Math" w:cs="Times New Roman"/>
            <w:sz w:val="24"/>
            <w:szCs w:val="24"/>
          </w:rPr>
          <m:t>(py)</m:t>
        </m:r>
      </m:oMath>
      <w:hyperlink r:id="rId28"/>
      <w:r w:rsidRPr="00513ACB">
        <w:rPr>
          <w:rFonts w:ascii="Times New Roman" w:eastAsia="Calibri" w:hAnsi="Times New Roman" w:cs="Times New Roman"/>
          <w:sz w:val="24"/>
          <w:szCs w:val="24"/>
        </w:rPr>
        <w:t xml:space="preserve"> uncontaminated by shared genetic effects between </w:t>
      </w:r>
      <w:hyperlink r:id="rId29"/>
      <w:r w:rsidR="00287B52" w:rsidRPr="00513ACB">
        <w:rPr>
          <w:rFonts w:ascii="Times New Roman" w:eastAsia="Calibri" w:hAnsi="Times New Roman" w:cs="Times New Roman"/>
          <w:sz w:val="24"/>
          <w:szCs w:val="24"/>
        </w:rPr>
        <w:t xml:space="preserve"> </w:t>
      </w:r>
      <m:oMath>
        <m:r>
          <w:rPr>
            <w:rFonts w:ascii="Cambria Math" w:eastAsia="Calibri" w:hAnsi="Cambria Math" w:cs="Times New Roman"/>
            <w:sz w:val="24"/>
            <w:szCs w:val="24"/>
          </w:rPr>
          <m:t>P</m:t>
        </m:r>
      </m:oMath>
      <w:r w:rsidRPr="00513ACB">
        <w:rPr>
          <w:rFonts w:ascii="Times New Roman" w:eastAsia="Calibri" w:hAnsi="Times New Roman" w:cs="Times New Roman"/>
          <w:sz w:val="24"/>
          <w:szCs w:val="24"/>
        </w:rPr>
        <w:t xml:space="preserve"> and </w:t>
      </w:r>
      <m:oMath>
        <m:r>
          <w:rPr>
            <w:rFonts w:ascii="Cambria Math" w:eastAsia="Calibri" w:hAnsi="Cambria Math" w:cs="Times New Roman"/>
            <w:sz w:val="24"/>
            <w:szCs w:val="24"/>
          </w:rPr>
          <m:t>x</m:t>
        </m:r>
      </m:oMath>
      <w:hyperlink r:id="rId30"/>
      <w:r w:rsidRPr="00A03B1C">
        <w:rPr>
          <w:rFonts w:ascii="Times New Roman" w:eastAsia="Calibri" w:hAnsi="Times New Roman" w:cs="Times New Roman"/>
          <w:noProof/>
          <w:sz w:val="24"/>
          <w:szCs w:val="24"/>
          <w:lang w:eastAsia="en-GB"/>
        </w:rPr>
        <w:t xml:space="preserve"> </w:t>
      </w:r>
      <w:r w:rsidRPr="00A03B1C">
        <w:rPr>
          <w:rFonts w:ascii="Times New Roman" w:eastAsia="Calibri" w:hAnsi="Times New Roman" w:cs="Times New Roman"/>
          <w:sz w:val="24"/>
          <w:szCs w:val="24"/>
        </w:rPr>
        <w:t xml:space="preserve">(Figure 1A), we perform multivariable MR analysis </w:t>
      </w:r>
      <w:r w:rsidRPr="00A03B1C">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&lt;EndNote&gt;&lt;Cite&gt;&lt;Author&gt;Sanderson&lt;/Author&gt;&lt;Year&gt;2018&lt;/Year&gt;&lt;RecNum&gt;93&lt;/RecNum&gt;&lt;DisplayText&gt;&lt;style face="superscript"&gt;24&lt;/style&gt;&lt;/DisplayText&gt;&lt;record&gt;&lt;rec-number&gt;93&lt;/rec-number&gt;&lt;foreign-keys&gt;&lt;key app="EN" db-id="x0teevaf5a05akervd25v50wfwp9z5x2vwxd" timestamp="1566233392"&gt;93&lt;/key&gt;&lt;/foreign-keys&gt;&lt;ref-type name="Journal Article"&gt;17&lt;/ref-type&gt;&lt;contributors&gt;&lt;authors&gt;&lt;author&gt;Sanderson, E.&lt;/author&gt;&lt;author&gt;Davey Smith, G.&lt;/author&gt;&lt;author&gt;Windmeijer, F.&lt;/author&gt;&lt;author&gt;Bowden, J.&lt;/author&gt;&lt;/authors&gt;&lt;/contributors&gt;&lt;auth-address&gt;MRC Integrative Epidemiology Unit, University of Bristol, Bristol, UK.&amp;#xD;Population Health Sciences, University of Bristol, Bristol, UK.&amp;#xD;Department of Economics, University of Bristol, Bristol, UK.&lt;/auth-address&gt;&lt;titles&gt;&lt;title&gt;An examination of multivariable Mendelian randomization in the single-sample and two-sample summary data settings&lt;/title&gt;&lt;secondary-title&gt;Int J Epidemiol&lt;/secondary-title&gt;&lt;/titles&gt;&lt;periodical&gt;&lt;full-title&gt;Int J Epidemiol&lt;/full-title&gt;&lt;/periodical&gt;&lt;edition&gt;2018/12/12&lt;/edition&gt;&lt;dates&gt;&lt;year&gt;2018&lt;/year&gt;&lt;pub-dates&gt;&lt;date&gt;Dec 10&lt;/date&gt;&lt;/pub-dates&gt;&lt;/dates&gt;&lt;isbn&gt;1464-3685 (Electronic)&amp;#xD;0300-5771 (Linking)&lt;/isbn&gt;&lt;accession-num&gt;30535378&lt;/accession-num&gt;&lt;urls&gt;&lt;related-urls&gt;&lt;url&gt;https://www.ncbi.nlm.nih.gov/pubmed/30535378&lt;/url&gt;&lt;/related-urls&gt;&lt;/urls&gt;&lt;electronic-resource-num&gt;10.1093/ije/dyy262&lt;/electronic-resource-num&gt;&lt;/record&gt;&lt;/Cite&gt;&lt;/EndNote&gt;</w:instrText>
      </w:r>
      <w:r w:rsidRPr="00A03B1C">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24</w:t>
      </w:r>
      <w:r w:rsidRPr="00A03B1C">
        <w:rPr>
          <w:rFonts w:ascii="Times New Roman" w:eastAsia="Calibri" w:hAnsi="Times New Roman" w:cs="Times New Roman"/>
          <w:sz w:val="24"/>
          <w:szCs w:val="24"/>
        </w:rPr>
        <w:fldChar w:fldCharType="end"/>
      </w:r>
      <w:r w:rsidRPr="00A03B1C">
        <w:rPr>
          <w:rFonts w:ascii="Times New Roman" w:eastAsia="Calibri" w:hAnsi="Times New Roman" w:cs="Times New Roman"/>
          <w:sz w:val="24"/>
          <w:szCs w:val="24"/>
        </w:rPr>
        <w:t xml:space="preserve">. We </w:t>
      </w:r>
      <w:r w:rsidR="00E97F17" w:rsidRPr="00A03B1C">
        <w:rPr>
          <w:rFonts w:ascii="Times New Roman" w:eastAsia="Calibri" w:hAnsi="Times New Roman" w:cs="Times New Roman"/>
          <w:sz w:val="24"/>
          <w:szCs w:val="24"/>
        </w:rPr>
        <w:t>generate a</w:t>
      </w:r>
      <w:r w:rsidRPr="00A03B1C">
        <w:rPr>
          <w:rFonts w:ascii="Times New Roman" w:eastAsia="Calibri" w:hAnsi="Times New Roman" w:cs="Times New Roman"/>
          <w:sz w:val="24"/>
          <w:szCs w:val="24"/>
        </w:rPr>
        <w:t xml:space="preserve"> </w:t>
      </w:r>
      <w:r w:rsidR="00E97F17" w:rsidRPr="00A03B1C">
        <w:rPr>
          <w:rFonts w:ascii="Times New Roman" w:eastAsia="Calibri" w:hAnsi="Times New Roman" w:cs="Times New Roman"/>
          <w:sz w:val="24"/>
          <w:szCs w:val="24"/>
        </w:rPr>
        <w:t xml:space="preserve">combined </w:t>
      </w:r>
      <w:r w:rsidRPr="00A03B1C">
        <w:rPr>
          <w:rFonts w:ascii="Times New Roman" w:eastAsia="Calibri" w:hAnsi="Times New Roman" w:cs="Times New Roman"/>
          <w:sz w:val="24"/>
          <w:szCs w:val="24"/>
        </w:rPr>
        <w:t xml:space="preserve">list of </w:t>
      </w:r>
      <w:r w:rsidR="00E97F17" w:rsidRPr="00A03B1C">
        <w:rPr>
          <w:rFonts w:ascii="Times New Roman" w:eastAsia="Calibri" w:hAnsi="Times New Roman" w:cs="Times New Roman"/>
          <w:sz w:val="24"/>
          <w:szCs w:val="24"/>
        </w:rPr>
        <w:t xml:space="preserve">instruments </w:t>
      </w:r>
      <w:r w:rsidRPr="00A03B1C">
        <w:rPr>
          <w:rFonts w:ascii="Times New Roman" w:eastAsia="Calibri" w:hAnsi="Times New Roman" w:cs="Times New Roman"/>
          <w:sz w:val="24"/>
          <w:szCs w:val="24"/>
        </w:rPr>
        <w:t xml:space="preserve">for both </w:t>
      </w:r>
      <w:hyperlink r:id="rId31"/>
      <w:r w:rsidR="00287B52" w:rsidRPr="00513ACB">
        <w:rPr>
          <w:rFonts w:ascii="Times New Roman" w:eastAsia="Calibri" w:hAnsi="Times New Roman" w:cs="Times New Roman"/>
          <w:sz w:val="24"/>
          <w:szCs w:val="24"/>
        </w:rPr>
        <w:t xml:space="preserve"> </w:t>
      </w:r>
      <m:oMath>
        <m:r>
          <w:rPr>
            <w:rFonts w:ascii="Cambria Math" w:eastAsia="Calibri" w:hAnsi="Cambria Math" w:cs="Times New Roman"/>
            <w:sz w:val="24"/>
            <w:szCs w:val="24"/>
          </w:rPr>
          <m:t>x</m:t>
        </m:r>
      </m:oMath>
      <w:r w:rsidRPr="00854B3A">
        <w:rPr>
          <w:rFonts w:ascii="Times New Roman" w:eastAsia="Calibri" w:hAnsi="Times New Roman" w:cs="Times New Roman"/>
          <w:sz w:val="24"/>
          <w:szCs w:val="24"/>
        </w:rPr>
        <w:t xml:space="preserve"> and </w:t>
      </w:r>
      <w:hyperlink r:id="rId32"/>
      <w:r w:rsidR="00287B52" w:rsidRPr="00513ACB">
        <w:rPr>
          <w:rFonts w:ascii="Times New Roman" w:eastAsia="Calibri" w:hAnsi="Times New Roman" w:cs="Times New Roman"/>
          <w:sz w:val="24"/>
          <w:szCs w:val="24"/>
        </w:rPr>
        <w:t xml:space="preserve"> </w:t>
      </w:r>
      <m:oMath>
        <m:r>
          <w:rPr>
            <w:rFonts w:ascii="Cambria Math" w:eastAsia="Calibri" w:hAnsi="Cambria Math" w:cs="Times New Roman"/>
            <w:sz w:val="24"/>
            <w:szCs w:val="24"/>
          </w:rPr>
          <m:t>P</m:t>
        </m:r>
      </m:oMath>
      <w:r w:rsidR="00E97F17" w:rsidRPr="00854B3A">
        <w:rPr>
          <w:rFonts w:ascii="Times New Roman" w:eastAsia="Calibri" w:hAnsi="Times New Roman" w:cs="Times New Roman"/>
          <w:noProof/>
          <w:sz w:val="24"/>
          <w:szCs w:val="24"/>
        </w:rPr>
        <w:t xml:space="preserve"> and clump them to obtain a set of independent SNPs</w:t>
      </w:r>
      <w:r w:rsidR="00E97F17" w:rsidRPr="00854B3A">
        <w:rPr>
          <w:rFonts w:ascii="Times New Roman" w:eastAsia="Calibri" w:hAnsi="Times New Roman" w:cs="Times New Roman"/>
          <w:sz w:val="24"/>
          <w:szCs w:val="24"/>
        </w:rPr>
        <w:t xml:space="preserve">. </w:t>
      </w:r>
      <w:commentRangeStart w:id="65"/>
      <w:commentRangeStart w:id="66"/>
      <w:r w:rsidR="00E97F17" w:rsidRPr="00854B3A">
        <w:rPr>
          <w:rFonts w:ascii="Times New Roman" w:eastAsia="Calibri" w:hAnsi="Times New Roman" w:cs="Times New Roman"/>
          <w:sz w:val="24"/>
          <w:szCs w:val="24"/>
        </w:rPr>
        <w:t>The original outlier is removed from amongst these SNPs.</w:t>
      </w:r>
      <w:commentRangeEnd w:id="65"/>
      <w:r w:rsidR="00B85E0C">
        <w:rPr>
          <w:rStyle w:val="CommentReference"/>
        </w:rPr>
        <w:commentReference w:id="65"/>
      </w:r>
      <w:commentRangeEnd w:id="66"/>
      <w:r w:rsidR="0075514C">
        <w:rPr>
          <w:rStyle w:val="CommentReference"/>
        </w:rPr>
        <w:commentReference w:id="66"/>
      </w:r>
      <w:r w:rsidRPr="00854B3A">
        <w:rPr>
          <w:rFonts w:ascii="Times New Roman" w:eastAsia="Calibri" w:hAnsi="Times New Roman" w:cs="Times New Roman"/>
          <w:sz w:val="24"/>
          <w:szCs w:val="24"/>
        </w:rPr>
        <w:t xml:space="preserve"> </w:t>
      </w:r>
      <w:r w:rsidR="00E97F17" w:rsidRPr="00854B3A">
        <w:rPr>
          <w:rFonts w:ascii="Times New Roman" w:eastAsia="Calibri" w:hAnsi="Times New Roman" w:cs="Times New Roman"/>
          <w:sz w:val="24"/>
          <w:szCs w:val="24"/>
        </w:rPr>
        <w:t xml:space="preserve">We then </w:t>
      </w:r>
      <w:r w:rsidRPr="00854B3A">
        <w:rPr>
          <w:rFonts w:ascii="Times New Roman" w:eastAsia="Calibri" w:hAnsi="Times New Roman" w:cs="Times New Roman"/>
          <w:sz w:val="24"/>
          <w:szCs w:val="24"/>
        </w:rPr>
        <w:t>obtain the genetic effects of each of these SNPs on the exposure</w:t>
      </w:r>
      <w:r w:rsidR="00287B52">
        <w:rPr>
          <w:rFonts w:ascii="Times New Roman" w:eastAsia="Calibri" w:hAnsi="Times New Roman" w:cs="Times New Roman"/>
          <w:sz w:val="24"/>
          <w:szCs w:val="24"/>
        </w:rPr>
        <w:t xml:space="preserve"> </w:t>
      </w:r>
      <m:oMath>
        <m:r>
          <w:rPr>
            <w:rFonts w:ascii="Cambria Math" w:eastAsia="Calibri" w:hAnsi="Cambria Math" w:cs="Times New Roman"/>
            <w:sz w:val="24"/>
            <w:szCs w:val="24"/>
          </w:rPr>
          <m:t>(xy)</m:t>
        </m:r>
      </m:oMath>
      <w:hyperlink r:id="rId33"/>
      <w:r w:rsidRPr="00854B3A">
        <w:rPr>
          <w:rFonts w:ascii="Times New Roman" w:eastAsia="Calibri" w:hAnsi="Times New Roman" w:cs="Times New Roman"/>
          <w:sz w:val="24"/>
          <w:szCs w:val="24"/>
        </w:rPr>
        <w:t>, candidate trait</w:t>
      </w:r>
      <w:r w:rsidR="00287B52">
        <w:rPr>
          <w:rFonts w:ascii="Times New Roman" w:eastAsia="Calibri" w:hAnsi="Times New Roman" w:cs="Times New Roman"/>
          <w:sz w:val="24"/>
          <w:szCs w:val="24"/>
        </w:rPr>
        <w:t xml:space="preserve"> </w:t>
      </w:r>
      <m:oMath>
        <m:r>
          <w:rPr>
            <w:rFonts w:ascii="Cambria Math" w:eastAsia="Calibri" w:hAnsi="Cambria Math" w:cs="Times New Roman"/>
            <w:sz w:val="24"/>
            <w:szCs w:val="24"/>
          </w:rPr>
          <m:t>(gp)</m:t>
        </m:r>
      </m:oMath>
      <w:r w:rsidRPr="00854B3A">
        <w:rPr>
          <w:rFonts w:ascii="Times New Roman" w:eastAsia="Calibri" w:hAnsi="Times New Roman" w:cs="Times New Roman"/>
          <w:sz w:val="24"/>
          <w:szCs w:val="24"/>
        </w:rPr>
        <w:t xml:space="preserve">, and outcome </w:t>
      </w:r>
      <m:oMath>
        <m:r>
          <w:rPr>
            <w:rFonts w:ascii="Cambria Math" w:eastAsia="Calibri" w:hAnsi="Cambria Math" w:cs="Times New Roman"/>
            <w:sz w:val="24"/>
            <w:szCs w:val="24"/>
          </w:rPr>
          <m:t>(gy)</m:t>
        </m:r>
      </m:oMath>
      <w:hyperlink r:id="rId34"/>
      <w:r w:rsidRPr="00854B3A">
        <w:rPr>
          <w:rFonts w:ascii="Times New Roman" w:eastAsia="Calibri" w:hAnsi="Times New Roman" w:cs="Times New Roman"/>
          <w:sz w:val="24"/>
          <w:szCs w:val="24"/>
        </w:rPr>
        <w:t xml:space="preserve">. Finally, we estimate the causal influence of </w:t>
      </w:r>
      <w:hyperlink r:id="rId35"/>
      <w:r w:rsidR="00287B52" w:rsidRPr="00513ACB">
        <w:rPr>
          <w:rFonts w:ascii="Times New Roman" w:eastAsia="Calibri" w:hAnsi="Times New Roman" w:cs="Times New Roman"/>
          <w:sz w:val="24"/>
          <w:szCs w:val="24"/>
        </w:rPr>
        <w:t xml:space="preserve"> </w:t>
      </w:r>
      <m:oMath>
        <m:r>
          <w:rPr>
            <w:rFonts w:ascii="Cambria Math" w:eastAsia="Calibri" w:hAnsi="Cambria Math" w:cs="Times New Roman"/>
            <w:sz w:val="24"/>
            <w:szCs w:val="24"/>
          </w:rPr>
          <m:t>P</m:t>
        </m:r>
      </m:oMath>
      <w:r w:rsidRPr="00854B3A">
        <w:rPr>
          <w:rFonts w:ascii="Times New Roman" w:eastAsia="Calibri" w:hAnsi="Times New Roman" w:cs="Times New Roman"/>
          <w:sz w:val="24"/>
          <w:szCs w:val="24"/>
        </w:rPr>
        <w:t xml:space="preserve"> on </w:t>
      </w:r>
      <m:oMath>
        <m:r>
          <w:rPr>
            <w:rFonts w:ascii="Cambria Math" w:eastAsia="Calibri" w:hAnsi="Cambria Math" w:cs="Times New Roman"/>
            <w:sz w:val="24"/>
            <w:szCs w:val="24"/>
          </w:rPr>
          <m:t>y</m:t>
        </m:r>
      </m:oMath>
      <w:hyperlink r:id="rId36"/>
      <w:r w:rsidRPr="00854B3A">
        <w:rPr>
          <w:rFonts w:ascii="Times New Roman" w:eastAsia="Calibri" w:hAnsi="Times New Roman" w:cs="Times New Roman"/>
          <w:sz w:val="24"/>
          <w:szCs w:val="24"/>
        </w:rPr>
        <w:t xml:space="preserve"> conditioning on </w:t>
      </w:r>
      <w:hyperlink r:id="rId37"/>
      <m:oMath>
        <m:r>
          <w:rPr>
            <w:rFonts w:ascii="Cambria Math" w:eastAsia="Calibri" w:hAnsi="Cambria Math" w:cs="Times New Roman"/>
            <w:sz w:val="24"/>
            <w:szCs w:val="24"/>
          </w:rPr>
          <m:t xml:space="preserve"> x</m:t>
        </m:r>
      </m:oMath>
      <w:r w:rsidRPr="00854B3A">
        <w:rPr>
          <w:rFonts w:ascii="Times New Roman" w:eastAsia="Calibri" w:hAnsi="Times New Roman" w:cs="Times New Roman"/>
          <w:sz w:val="24"/>
          <w:szCs w:val="24"/>
        </w:rPr>
        <w:t xml:space="preserve"> by regressing</w:t>
      </w:r>
      <w:r w:rsidR="009C231C">
        <w:rPr>
          <w:rFonts w:ascii="Times New Roman" w:eastAsia="Calibri" w:hAnsi="Times New Roman" w:cs="Times New Roman"/>
          <w:sz w:val="24"/>
          <w:szCs w:val="24"/>
        </w:rPr>
        <w:t xml:space="preserve"> </w:t>
      </w:r>
      <m:oMath>
        <m:r>
          <w:rPr>
            <w:rFonts w:ascii="Cambria Math" w:eastAsia="Calibri" w:hAnsi="Cambria Math" w:cs="Times New Roman"/>
            <w:sz w:val="24"/>
            <w:szCs w:val="24"/>
          </w:rPr>
          <m:t>(gy)~(gx)+(gp)</m:t>
        </m:r>
      </m:oMath>
      <w:r w:rsidRPr="00854B3A">
        <w:rPr>
          <w:rFonts w:ascii="Times New Roman" w:eastAsia="Calibri" w:hAnsi="Times New Roman" w:cs="Times New Roman"/>
          <w:sz w:val="24"/>
          <w:szCs w:val="24"/>
        </w:rPr>
        <w:t xml:space="preserve"> </w:t>
      </w:r>
      <w:hyperlink r:id="rId38"/>
      <w:r w:rsidRPr="00854B3A">
        <w:rPr>
          <w:rFonts w:ascii="Times New Roman" w:eastAsia="Calibri" w:hAnsi="Times New Roman" w:cs="Times New Roman"/>
          <w:sz w:val="24"/>
          <w:szCs w:val="24"/>
        </w:rPr>
        <w:t xml:space="preserve"> weighted by the inverse of the variance of the </w:t>
      </w:r>
      <m:oMath>
        <m:r>
          <w:rPr>
            <w:rFonts w:ascii="Cambria Math" w:eastAsia="Calibri" w:hAnsi="Cambria Math" w:cs="Times New Roman"/>
            <w:sz w:val="24"/>
            <w:szCs w:val="24"/>
          </w:rPr>
          <m:t>(gy)</m:t>
        </m:r>
      </m:oMath>
      <w:hyperlink r:id="rId39"/>
      <w:r w:rsidRPr="00854B3A">
        <w:rPr>
          <w:rFonts w:ascii="Times New Roman" w:eastAsia="Calibri" w:hAnsi="Times New Roman" w:cs="Times New Roman"/>
          <w:sz w:val="24"/>
          <w:szCs w:val="24"/>
        </w:rPr>
        <w:t xml:space="preserve"> estimates. The whole process is automated within the TwoSampleMR R package which connects to the MR-Base database.</w:t>
      </w:r>
    </w:p>
    <w:p w14:paraId="798EE5DD" w14:textId="71F90CDE"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the case of an outlier SNP associating with many candidate traits we first apply a </w:t>
      </w:r>
      <w:r w:rsidR="00B12A5F">
        <w:rPr>
          <w:rFonts w:ascii="Times New Roman" w:eastAsia="Calibri" w:hAnsi="Times New Roman" w:cs="Times New Roman"/>
          <w:sz w:val="24"/>
          <w:szCs w:val="24"/>
        </w:rPr>
        <w:t xml:space="preserve">modified form of multivariable MR, involving </w:t>
      </w:r>
      <w:r w:rsidRPr="00454C7F">
        <w:rPr>
          <w:rFonts w:ascii="Times New Roman" w:eastAsia="Calibri" w:hAnsi="Times New Roman" w:cs="Times New Roman"/>
          <w:sz w:val="24"/>
          <w:szCs w:val="24"/>
        </w:rPr>
        <w:t xml:space="preserve">LASSO regression of </w:t>
      </w:r>
      <m:oMath>
        <m:r>
          <w:rPr>
            <w:rFonts w:ascii="Cambria Math" w:eastAsia="Calibri" w:hAnsi="Cambria Math" w:cs="Times New Roman"/>
            <w:sz w:val="24"/>
            <w:szCs w:val="24"/>
          </w:rPr>
          <m:t>(gy)  ~ (gx)+(gp_i )+…+(gp_P)</m:t>
        </m:r>
      </m:oMath>
      <w:r w:rsidR="00287B52">
        <w:t xml:space="preserve"> </w:t>
      </w:r>
      <w:hyperlink r:id="rId40"/>
      <w:r w:rsidRPr="00454C7F">
        <w:rPr>
          <w:rFonts w:ascii="Times New Roman" w:eastAsia="Calibri" w:hAnsi="Times New Roman" w:cs="Times New Roman"/>
          <w:sz w:val="24"/>
          <w:szCs w:val="24"/>
        </w:rPr>
        <w:t xml:space="preserve"> and use cross validation to obtain the shrinkage parameter that minimises the mean squared error. We retain only the candidate traits that are putatively associated with the outcome and have non-zero effects after shrinkage. Then we apply remaining traits in a </w:t>
      </w:r>
      <w:r w:rsidRPr="00454C7F">
        <w:rPr>
          <w:rFonts w:ascii="Times New Roman" w:eastAsia="Calibri" w:hAnsi="Times New Roman" w:cs="Times New Roman"/>
          <w:sz w:val="24"/>
          <w:szCs w:val="24"/>
        </w:rPr>
        <w:lastRenderedPageBreak/>
        <w:t xml:space="preserve">multivariable model with </w:t>
      </w:r>
      <m:oMath>
        <m:r>
          <w:rPr>
            <w:rFonts w:ascii="Cambria Math" w:eastAsia="Calibri" w:hAnsi="Cambria Math" w:cs="Times New Roman"/>
            <w:sz w:val="24"/>
            <w:szCs w:val="24"/>
          </w:rPr>
          <m:t>x</m:t>
        </m:r>
      </m:oMath>
      <w:r w:rsidRPr="00454C7F">
        <w:rPr>
          <w:rFonts w:ascii="Times New Roman" w:eastAsia="Calibri" w:hAnsi="Times New Roman" w:cs="Times New Roman"/>
          <w:sz w:val="24"/>
          <w:szCs w:val="24"/>
        </w:rPr>
        <w:t xml:space="preserve"> against the outcome, as described above </w:t>
      </w:r>
      <w:r w:rsidRPr="00454C7F">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25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 perform the LASSO step because many traits in the MR-Base database have considerable overlap and redundancy, and the statistical power of multivariable analysis depends on the heterogeneity between the genetic effects on the exposure variables </w:t>
      </w:r>
      <w:r w:rsidRPr="00454C7F">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25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Using LASSO therefore automates the removal of redundant traits. </w:t>
      </w:r>
      <w:del w:id="67" w:author="Gibran Hemani" w:date="2019-08-28T22:33:00Z">
        <w:r w:rsidRPr="00454C7F" w:rsidDel="00EA6A87">
          <w:rPr>
            <w:rFonts w:ascii="Times New Roman" w:eastAsia="Calibri" w:hAnsi="Times New Roman" w:cs="Times New Roman"/>
            <w:sz w:val="24"/>
            <w:szCs w:val="24"/>
          </w:rPr>
          <w:delText>With the remaining traits w</w:delText>
        </w:r>
      </w:del>
      <w:ins w:id="68" w:author="Gibran Hemani" w:date="2019-08-28T22:33:00Z">
        <w:r w:rsidR="00EA6A87">
          <w:rPr>
            <w:rFonts w:ascii="Times New Roman" w:eastAsia="Calibri" w:hAnsi="Times New Roman" w:cs="Times New Roman"/>
            <w:sz w:val="24"/>
            <w:szCs w:val="24"/>
          </w:rPr>
          <w:t>W</w:t>
        </w:r>
      </w:ins>
      <w:r w:rsidRPr="00454C7F">
        <w:rPr>
          <w:rFonts w:ascii="Times New Roman" w:eastAsia="Calibri" w:hAnsi="Times New Roman" w:cs="Times New Roman"/>
          <w:sz w:val="24"/>
          <w:szCs w:val="24"/>
        </w:rPr>
        <w:t xml:space="preserve">e then obtain estimates of </w:t>
      </w:r>
      <m:oMath>
        <m:r>
          <w:rPr>
            <w:rFonts w:ascii="Cambria Math" w:eastAsia="Calibri" w:hAnsi="Cambria Math" w:cs="Times New Roman"/>
            <w:sz w:val="24"/>
            <w:szCs w:val="24"/>
          </w:rPr>
          <m:t>(py)</m:t>
        </m:r>
      </m:oMath>
      <w:r w:rsidRPr="00454C7F">
        <w:rPr>
          <w:rFonts w:ascii="Times New Roman" w:eastAsia="Calibri" w:hAnsi="Times New Roman" w:cs="Times New Roman"/>
          <w:noProof/>
          <w:sz w:val="24"/>
          <w:szCs w:val="24"/>
        </w:rPr>
        <w:t xml:space="preserve"> that are conditionally independent of </w:t>
      </w:r>
      <m:oMath>
        <m:r>
          <w:rPr>
            <w:rFonts w:ascii="Cambria Math" w:eastAsia="Calibri" w:hAnsi="Cambria Math" w:cs="Times New Roman"/>
            <w:sz w:val="24"/>
            <w:szCs w:val="24"/>
          </w:rPr>
          <m:t>x</m:t>
        </m:r>
      </m:oMath>
      <w:r w:rsidRPr="00454C7F">
        <w:rPr>
          <w:rFonts w:ascii="Times New Roman" w:eastAsia="Calibri" w:hAnsi="Times New Roman" w:cs="Times New Roman"/>
          <w:noProof/>
          <w:sz w:val="24"/>
          <w:szCs w:val="24"/>
        </w:rPr>
        <w:t xml:space="preserve"> </w:t>
      </w:r>
      <w:commentRangeStart w:id="69"/>
      <w:commentRangeStart w:id="70"/>
      <w:r w:rsidRPr="00454C7F">
        <w:rPr>
          <w:rFonts w:ascii="Times New Roman" w:eastAsia="Calibri" w:hAnsi="Times New Roman" w:cs="Times New Roman"/>
          <w:noProof/>
          <w:sz w:val="24"/>
          <w:szCs w:val="24"/>
        </w:rPr>
        <w:t xml:space="preserve">and </w:t>
      </w:r>
      <w:del w:id="71" w:author="Gibran Hemani" w:date="2019-08-28T22:32:00Z">
        <w:r w:rsidRPr="00454C7F" w:rsidDel="00EA6A87">
          <w:rPr>
            <w:rFonts w:ascii="Times New Roman" w:eastAsia="Calibri" w:hAnsi="Times New Roman" w:cs="Times New Roman"/>
            <w:noProof/>
            <w:sz w:val="24"/>
            <w:szCs w:val="24"/>
          </w:rPr>
          <w:delText xml:space="preserve">amongst all </w:delText>
        </w:r>
      </w:del>
      <w:ins w:id="72" w:author="Gibran Hemani" w:date="2019-08-28T22:32:00Z">
        <w:r w:rsidR="00EA6A87">
          <w:rPr>
            <w:rFonts w:ascii="Times New Roman" w:eastAsia="Calibri" w:hAnsi="Times New Roman" w:cs="Times New Roman"/>
            <w:noProof/>
            <w:sz w:val="24"/>
            <w:szCs w:val="24"/>
          </w:rPr>
          <w:t>jointly estimated using all</w:t>
        </w:r>
      </w:ins>
      <w:ins w:id="73" w:author="Gibran Hemani" w:date="2019-08-28T22:33:00Z">
        <w:r w:rsidR="00EA6A87">
          <w:rPr>
            <w:rFonts w:ascii="Times New Roman" w:eastAsia="Calibri" w:hAnsi="Times New Roman" w:cs="Times New Roman"/>
            <w:noProof/>
            <w:sz w:val="24"/>
            <w:szCs w:val="24"/>
          </w:rPr>
          <w:t xml:space="preserve"> remaining</w:t>
        </w:r>
      </w:ins>
      <w:ins w:id="74" w:author="Gibran Hemani" w:date="2019-08-28T22:32:00Z">
        <w:r w:rsidR="00EA6A87">
          <w:rPr>
            <w:rFonts w:ascii="Times New Roman" w:eastAsia="Calibri" w:hAnsi="Times New Roman" w:cs="Times New Roman"/>
            <w:noProof/>
            <w:sz w:val="24"/>
            <w:szCs w:val="24"/>
          </w:rPr>
          <w:t xml:space="preserve"> </w:t>
        </w:r>
      </w:ins>
      <w:r w:rsidRPr="00454C7F">
        <w:rPr>
          <w:rFonts w:ascii="Times New Roman" w:eastAsia="Calibri" w:hAnsi="Times New Roman" w:cs="Times New Roman"/>
          <w:i/>
          <w:noProof/>
          <w:sz w:val="24"/>
          <w:szCs w:val="24"/>
        </w:rPr>
        <w:t xml:space="preserve">P </w:t>
      </w:r>
      <w:r w:rsidRPr="00454C7F">
        <w:rPr>
          <w:rFonts w:ascii="Times New Roman" w:eastAsia="Calibri" w:hAnsi="Times New Roman" w:cs="Times New Roman"/>
          <w:noProof/>
          <w:sz w:val="24"/>
          <w:szCs w:val="24"/>
        </w:rPr>
        <w:t xml:space="preserve">traits </w:t>
      </w:r>
      <w:commentRangeEnd w:id="69"/>
      <w:r w:rsidR="00E27E70">
        <w:rPr>
          <w:rStyle w:val="CommentReference"/>
        </w:rPr>
        <w:commentReference w:id="69"/>
      </w:r>
      <w:commentRangeEnd w:id="70"/>
      <w:r w:rsidR="00EA6A87">
        <w:rPr>
          <w:rStyle w:val="CommentReference"/>
        </w:rPr>
        <w:commentReference w:id="70"/>
      </w:r>
      <w:r w:rsidRPr="00454C7F">
        <w:rPr>
          <w:rFonts w:ascii="Times New Roman" w:eastAsia="Calibri" w:hAnsi="Times New Roman" w:cs="Times New Roman"/>
          <w:noProof/>
          <w:sz w:val="24"/>
          <w:szCs w:val="24"/>
        </w:rPr>
        <w:t xml:space="preserve">by combining them in a multivariable analysis on the outcome </w:t>
      </w:r>
      <w:hyperlink r:id="rId41"/>
      <m:oMath>
        <m:r>
          <w:rPr>
            <w:rFonts w:ascii="Cambria Math" w:eastAsia="Calibri" w:hAnsi="Cambria Math" w:cs="Times New Roman"/>
            <w:sz w:val="24"/>
            <w:szCs w:val="24"/>
          </w:rPr>
          <m:t>y</m:t>
        </m:r>
      </m:oMath>
      <w:r w:rsidRPr="00454C7F">
        <w:rPr>
          <w:rFonts w:ascii="Times New Roman" w:eastAsia="Calibri" w:hAnsi="Times New Roman" w:cs="Times New Roman"/>
          <w:noProof/>
          <w:sz w:val="24"/>
          <w:szCs w:val="24"/>
        </w:rPr>
        <w:t>.</w:t>
      </w:r>
      <w:r w:rsidR="00F60E9E">
        <w:rPr>
          <w:rFonts w:ascii="Times New Roman" w:eastAsia="Calibri" w:hAnsi="Times New Roman" w:cs="Times New Roman"/>
          <w:noProof/>
          <w:sz w:val="24"/>
          <w:szCs w:val="24"/>
        </w:rPr>
        <w:t xml:space="preserve"> A detailed discussion of dealing with multiple candidate traits per outlier SNP is presented in </w:t>
      </w:r>
      <w:commentRangeStart w:id="75"/>
      <w:commentRangeStart w:id="76"/>
      <w:r w:rsidR="00F60E9E">
        <w:rPr>
          <w:rFonts w:ascii="Times New Roman" w:eastAsia="Calibri" w:hAnsi="Times New Roman" w:cs="Times New Roman"/>
          <w:noProof/>
          <w:sz w:val="24"/>
          <w:szCs w:val="24"/>
        </w:rPr>
        <w:t>Supplementary Note 1</w:t>
      </w:r>
      <w:commentRangeEnd w:id="75"/>
      <w:r w:rsidR="00473DC9">
        <w:rPr>
          <w:rStyle w:val="CommentReference"/>
        </w:rPr>
        <w:commentReference w:id="75"/>
      </w:r>
      <w:commentRangeEnd w:id="76"/>
      <w:r w:rsidR="00EA6A87">
        <w:rPr>
          <w:rStyle w:val="CommentReference"/>
        </w:rPr>
        <w:commentReference w:id="76"/>
      </w:r>
      <w:r w:rsidR="00F60E9E">
        <w:rPr>
          <w:rFonts w:ascii="Times New Roman" w:eastAsia="Calibri" w:hAnsi="Times New Roman" w:cs="Times New Roman"/>
          <w:noProof/>
          <w:sz w:val="24"/>
          <w:szCs w:val="24"/>
        </w:rPr>
        <w:t>.</w:t>
      </w:r>
    </w:p>
    <w:p w14:paraId="7A154BAA" w14:textId="77777777" w:rsidR="000C0344" w:rsidRPr="00454C7F" w:rsidRDefault="000C0344" w:rsidP="000C0344">
      <w:pPr>
        <w:pStyle w:val="Heading3"/>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Adjusting exposure-outcome associations for known candidate-trait associations</w:t>
      </w:r>
    </w:p>
    <w:p w14:paraId="1E04A6AE" w14:textId="04722848"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An illustration of how outliers arise in MR analyses is shown in Figure </w:t>
      </w:r>
      <w:r>
        <w:rPr>
          <w:rFonts w:ascii="Times New Roman" w:eastAsia="Calibri" w:hAnsi="Times New Roman" w:cs="Times New Roman"/>
          <w:sz w:val="24"/>
          <w:szCs w:val="24"/>
        </w:rPr>
        <w:t>1</w:t>
      </w:r>
      <w:r w:rsidRPr="00454C7F">
        <w:rPr>
          <w:rFonts w:ascii="Times New Roman" w:eastAsia="Calibri" w:hAnsi="Times New Roman" w:cs="Times New Roman"/>
          <w:sz w:val="24"/>
          <w:szCs w:val="24"/>
        </w:rPr>
        <w:t xml:space="preserve">. If a SNP </w:t>
      </w:r>
      <w:hyperlink r:id="rId42"/>
      <m:oMath>
        <m:r>
          <w:rPr>
            <w:rFonts w:ascii="Cambria Math" w:eastAsia="Calibri" w:hAnsi="Cambria Math" w:cs="Times New Roman"/>
            <w:sz w:val="24"/>
            <w:szCs w:val="24"/>
          </w:rPr>
          <m:t>g</m:t>
        </m:r>
      </m:oMath>
      <w:r w:rsidRPr="00454C7F">
        <w:rPr>
          <w:rFonts w:ascii="Times New Roman" w:eastAsia="Calibri" w:hAnsi="Times New Roman" w:cs="Times New Roman"/>
          <w:sz w:val="24"/>
          <w:szCs w:val="24"/>
        </w:rPr>
        <w:t xml:space="preserve"> has some influence on exposure</w:t>
      </w:r>
      <m:oMath>
        <m:r>
          <w:ins w:id="77" w:author="George Davey Smith" w:date="2019-08-24T17:45:00Z">
            <w:rPr>
              <w:rFonts w:ascii="Cambria Math" w:eastAsia="Calibri" w:hAnsi="Cambria Math" w:cs="Times New Roman"/>
              <w:sz w:val="24"/>
              <w:szCs w:val="24"/>
            </w:rPr>
            <m:t xml:space="preserve"> </m:t>
          </w:ins>
        </m:r>
        <m:r>
          <w:rPr>
            <w:rFonts w:ascii="Cambria Math" w:eastAsia="Calibri" w:hAnsi="Cambria Math" w:cs="Times New Roman"/>
            <w:sz w:val="24"/>
            <w:szCs w:val="24"/>
          </w:rPr>
          <m:t>x</m:t>
        </m:r>
      </m:oMath>
      <w:r w:rsidRPr="00454C7F">
        <w:rPr>
          <w:rFonts w:ascii="Times New Roman" w:eastAsia="Calibri" w:hAnsi="Times New Roman" w:cs="Times New Roman"/>
          <w:sz w:val="24"/>
          <w:szCs w:val="24"/>
        </w:rPr>
        <w:t xml:space="preserve">, and </w:t>
      </w:r>
      <m:oMath>
        <m:r>
          <w:rPr>
            <w:rFonts w:ascii="Cambria Math" w:eastAsia="Calibri" w:hAnsi="Cambria Math" w:cs="Times New Roman"/>
            <w:sz w:val="24"/>
            <w:szCs w:val="24"/>
          </w:rPr>
          <m:t>x</m:t>
        </m:r>
      </m:oMath>
      <w:r w:rsidRPr="00454C7F">
        <w:rPr>
          <w:rFonts w:ascii="Times New Roman" w:eastAsia="Calibri" w:hAnsi="Times New Roman" w:cs="Times New Roman"/>
          <w:sz w:val="24"/>
          <w:szCs w:val="24"/>
        </w:rPr>
        <w:t xml:space="preserve"> has some influence on outcome </w:t>
      </w:r>
      <w:hyperlink r:id="rId43"/>
      <m:oMath>
        <m:r>
          <w:rPr>
            <w:rFonts w:ascii="Cambria Math" w:eastAsia="Calibri" w:hAnsi="Cambria Math" w:cs="Times New Roman"/>
            <w:noProof/>
            <w:sz w:val="24"/>
            <w:szCs w:val="24"/>
          </w:rPr>
          <m:t>y</m:t>
        </m:r>
      </m:oMath>
      <w:r w:rsidRPr="00454C7F">
        <w:rPr>
          <w:rFonts w:ascii="Times New Roman" w:eastAsia="Calibri" w:hAnsi="Times New Roman" w:cs="Times New Roman"/>
          <w:sz w:val="24"/>
          <w:szCs w:val="24"/>
        </w:rPr>
        <w:t xml:space="preserve">, the SNP effect on </w:t>
      </w:r>
      <w:hyperlink r:id="rId44"/>
      <m:oMath>
        <m:r>
          <w:rPr>
            <w:rFonts w:ascii="Cambria Math" w:eastAsia="Calibri" w:hAnsi="Cambria Math" w:cs="Times New Roman"/>
            <w:noProof/>
            <w:sz w:val="24"/>
            <w:szCs w:val="24"/>
          </w:rPr>
          <m:t>y</m:t>
        </m:r>
      </m:oMath>
      <w:r w:rsidRPr="00454C7F">
        <w:rPr>
          <w:rFonts w:ascii="Times New Roman" w:eastAsia="Calibri" w:hAnsi="Times New Roman" w:cs="Times New Roman"/>
          <w:sz w:val="24"/>
          <w:szCs w:val="24"/>
        </w:rPr>
        <w:t xml:space="preserve"> is expected to be </w:t>
      </w:r>
      <w:hyperlink r:id="rId45"/>
      <m:oMath>
        <m:r>
          <w:rPr>
            <w:rFonts w:ascii="Cambria Math" w:eastAsia="Calibri" w:hAnsi="Cambria Math" w:cs="Times New Roman"/>
            <w:noProof/>
            <w:sz w:val="24"/>
            <w:szCs w:val="24"/>
          </w:rPr>
          <m:t>(gy)=(gx)(xy)</m:t>
        </m:r>
      </m:oMath>
      <w:r w:rsidRPr="00454C7F">
        <w:rPr>
          <w:rFonts w:ascii="Times New Roman" w:eastAsia="Calibri" w:hAnsi="Times New Roman" w:cs="Times New Roman"/>
          <w:sz w:val="24"/>
          <w:szCs w:val="24"/>
        </w:rPr>
        <w:t xml:space="preserve">, where </w:t>
      </w:r>
      <w:hyperlink r:id="rId46"/>
      <m:oMath>
        <m:r>
          <w:rPr>
            <w:rFonts w:ascii="Cambria Math" w:eastAsia="Calibri" w:hAnsi="Cambria Math" w:cs="Times New Roman"/>
            <w:noProof/>
            <w:sz w:val="24"/>
            <w:szCs w:val="24"/>
          </w:rPr>
          <m:t>(gx)</m:t>
        </m:r>
      </m:oMath>
      <w:r w:rsidRPr="00454C7F">
        <w:rPr>
          <w:rFonts w:ascii="Times New Roman" w:eastAsia="Calibri" w:hAnsi="Times New Roman" w:cs="Times New Roman"/>
          <w:sz w:val="24"/>
          <w:szCs w:val="24"/>
        </w:rPr>
        <w:t xml:space="preserve"> is the SNP effect on </w:t>
      </w:r>
      <w:hyperlink r:id="rId47"/>
      <m:oMath>
        <m:r>
          <w:rPr>
            <w:rFonts w:ascii="Cambria Math" w:eastAsia="Calibri" w:hAnsi="Cambria Math" w:cs="Times New Roman"/>
            <w:sz w:val="24"/>
            <w:szCs w:val="24"/>
          </w:rPr>
          <m:t>x</m:t>
        </m:r>
      </m:oMath>
      <w:r w:rsidRPr="00454C7F">
        <w:rPr>
          <w:rFonts w:ascii="Times New Roman" w:eastAsia="Calibri" w:hAnsi="Times New Roman" w:cs="Times New Roman"/>
          <w:sz w:val="24"/>
          <w:szCs w:val="24"/>
        </w:rPr>
        <w:t xml:space="preserve"> and </w:t>
      </w:r>
      <w:hyperlink r:id="rId48"/>
      <m:oMath>
        <m:r>
          <w:rPr>
            <w:rFonts w:ascii="Cambria Math" w:eastAsia="Calibri" w:hAnsi="Cambria Math" w:cs="Times New Roman"/>
            <w:sz w:val="24"/>
            <w:szCs w:val="24"/>
          </w:rPr>
          <m:t>(xy)</m:t>
        </m:r>
      </m:oMath>
      <w:r w:rsidRPr="00454C7F">
        <w:rPr>
          <w:rFonts w:ascii="Times New Roman" w:eastAsia="Calibri" w:hAnsi="Times New Roman" w:cs="Times New Roman"/>
          <w:sz w:val="24"/>
          <w:szCs w:val="24"/>
        </w:rPr>
        <w:t xml:space="preserve"> is the causal effect of </w:t>
      </w:r>
      <m:oMath>
        <m:r>
          <w:rPr>
            <w:rFonts w:ascii="Cambria Math" w:eastAsia="Calibri" w:hAnsi="Cambria Math" w:cs="Times New Roman"/>
            <w:sz w:val="24"/>
            <w:szCs w:val="24"/>
          </w:rPr>
          <m:t>x</m:t>
        </m:r>
      </m:oMath>
      <w:r w:rsidRPr="00454C7F">
        <w:rPr>
          <w:rFonts w:ascii="Times New Roman" w:eastAsia="Calibri" w:hAnsi="Times New Roman" w:cs="Times New Roman"/>
          <w:sz w:val="24"/>
          <w:szCs w:val="24"/>
        </w:rPr>
        <w:t xml:space="preserve"> on </w:t>
      </w:r>
      <m:oMath>
        <m:r>
          <w:rPr>
            <w:rFonts w:ascii="Cambria Math" w:eastAsia="Calibri" w:hAnsi="Cambria Math" w:cs="Times New Roman"/>
            <w:sz w:val="24"/>
            <w:szCs w:val="24"/>
          </w:rPr>
          <m:t>y</m:t>
        </m:r>
      </m:oMath>
      <w:r w:rsidRPr="00454C7F">
        <w:rPr>
          <w:rFonts w:ascii="Times New Roman" w:eastAsia="Calibri" w:hAnsi="Times New Roman" w:cs="Times New Roman"/>
          <w:sz w:val="24"/>
          <w:szCs w:val="24"/>
        </w:rPr>
        <w:t xml:space="preserve">. Any substantive difference between </w:t>
      </w:r>
      <w:hyperlink r:id="rId49"/>
      <m:oMath>
        <m:r>
          <w:rPr>
            <w:rFonts w:ascii="Cambria Math" w:eastAsia="Calibri" w:hAnsi="Cambria Math" w:cs="Times New Roman"/>
            <w:noProof/>
            <w:sz w:val="24"/>
            <w:szCs w:val="24"/>
          </w:rPr>
          <m:t>(gy)</m:t>
        </m:r>
      </m:oMath>
      <w:r w:rsidRPr="00454C7F">
        <w:rPr>
          <w:rFonts w:ascii="Times New Roman" w:eastAsia="Calibri" w:hAnsi="Times New Roman" w:cs="Times New Roman"/>
          <w:sz w:val="24"/>
          <w:szCs w:val="24"/>
        </w:rPr>
        <w:t xml:space="preserve"> and </w:t>
      </w:r>
      <m:oMath>
        <m:r>
          <w:rPr>
            <w:rFonts w:ascii="Cambria Math" w:eastAsia="Calibri" w:hAnsi="Cambria Math" w:cs="Times New Roman"/>
            <w:sz w:val="24"/>
            <w:szCs w:val="24"/>
          </w:rPr>
          <m:t>(gx)(xy)</m:t>
        </m:r>
      </m:oMath>
      <w:r w:rsidRPr="00454C7F">
        <w:rPr>
          <w:rFonts w:ascii="Times New Roman" w:eastAsia="Calibri" w:hAnsi="Times New Roman" w:cs="Times New Roman"/>
          <w:sz w:val="24"/>
          <w:szCs w:val="24"/>
        </w:rPr>
        <w:t xml:space="preserve"> could be due to an additional influence on </w:t>
      </w:r>
      <w:hyperlink r:id="rId50"/>
      <m:oMath>
        <m:r>
          <w:rPr>
            <w:rFonts w:ascii="Cambria Math" w:eastAsia="Calibri" w:hAnsi="Cambria Math" w:cs="Times New Roman"/>
            <w:sz w:val="24"/>
            <w:szCs w:val="24"/>
          </w:rPr>
          <m:t>y</m:t>
        </m:r>
      </m:oMath>
      <w:r w:rsidRPr="00454C7F">
        <w:rPr>
          <w:rFonts w:ascii="Times New Roman" w:eastAsia="Calibri" w:hAnsi="Times New Roman" w:cs="Times New Roman"/>
          <w:sz w:val="24"/>
          <w:szCs w:val="24"/>
        </w:rPr>
        <w:t xml:space="preserve"> arising from the SNP’s effect through an alternative pathway. </w:t>
      </w:r>
    </w:p>
    <w:p w14:paraId="337B26AC" w14:textId="5F693C86"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If a SNP influences a ‘candidate trait’, </w:t>
      </w:r>
      <w:hyperlink r:id="rId51"/>
      <w:r w:rsidR="003C13A6">
        <w:rPr>
          <w:rFonts w:ascii="Times New Roman" w:eastAsia="Calibri" w:hAnsi="Times New Roman" w:cs="Times New Roman"/>
          <w:i/>
          <w:iCs/>
          <w:noProof/>
          <w:sz w:val="24"/>
          <w:szCs w:val="24"/>
        </w:rPr>
        <w:t>P</w:t>
      </w:r>
      <w:r w:rsidRPr="00454C7F">
        <w:rPr>
          <w:rFonts w:ascii="Times New Roman" w:eastAsia="Calibri" w:hAnsi="Times New Roman" w:cs="Times New Roman"/>
          <w:sz w:val="24"/>
          <w:szCs w:val="24"/>
        </w:rPr>
        <w:t xml:space="preserve">, which in turn influences the outcome (or the exposure and the outcome), then the SNP’s influence on the exposure and the outcome will be a combination of its direct effects through </w:t>
      </w:r>
      <m:oMath>
        <m:r>
          <w:rPr>
            <w:rFonts w:ascii="Cambria Math" w:eastAsia="Calibri" w:hAnsi="Cambria Math" w:cs="Times New Roman"/>
            <w:sz w:val="24"/>
            <w:szCs w:val="24"/>
          </w:rPr>
          <m:t>x</m:t>
        </m:r>
      </m:oMath>
      <w:r w:rsidRPr="00454C7F">
        <w:rPr>
          <w:rFonts w:ascii="Times New Roman" w:eastAsia="Calibri" w:hAnsi="Times New Roman" w:cs="Times New Roman"/>
          <w:noProof/>
          <w:sz w:val="24"/>
          <w:szCs w:val="24"/>
          <w:lang w:eastAsia="en-GB"/>
        </w:rPr>
        <w:t xml:space="preserve"> </w:t>
      </w:r>
      <w:r w:rsidRPr="00454C7F">
        <w:rPr>
          <w:rFonts w:ascii="Times New Roman" w:eastAsia="Calibri" w:hAnsi="Times New Roman" w:cs="Times New Roman"/>
          <w:sz w:val="24"/>
          <w:szCs w:val="24"/>
        </w:rPr>
        <w:t xml:space="preserve">and indirect effects through </w:t>
      </w:r>
      <w:r w:rsidR="003C13A6">
        <w:rPr>
          <w:rFonts w:ascii="Times New Roman" w:eastAsia="Calibri" w:hAnsi="Times New Roman" w:cs="Times New Roman"/>
          <w:i/>
          <w:iCs/>
          <w:sz w:val="24"/>
          <w:szCs w:val="24"/>
        </w:rPr>
        <w:t>P</w:t>
      </w:r>
      <w:r w:rsidRPr="00454C7F">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25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If we have estimates of how the candidate trait influences the outcome, then we can adjust the original SNP-outcome estimate to the effect that it would have exhibited had it not been influencing the candidate trait. In other words, we can obtain an adjusted SNP-outcome effect conditional on the ‘candidate-trait – exposure’ and ‘candidate-trait – outcome’ effects. If the SNP influences </w:t>
      </w:r>
      <w:r w:rsidR="003C13A6">
        <w:rPr>
          <w:rFonts w:ascii="Times New Roman" w:eastAsia="Calibri" w:hAnsi="Times New Roman" w:cs="Times New Roman"/>
          <w:i/>
          <w:iCs/>
          <w:sz w:val="24"/>
          <w:szCs w:val="24"/>
        </w:rPr>
        <w:t>P</w:t>
      </w:r>
      <w:r w:rsidRPr="00454C7F">
        <w:rPr>
          <w:rFonts w:ascii="Times New Roman" w:eastAsia="Calibri" w:hAnsi="Times New Roman" w:cs="Times New Roman"/>
          <w:sz w:val="24"/>
          <w:szCs w:val="24"/>
        </w:rPr>
        <w:t xml:space="preserve"> independent candidate traits (as selected from the LASSO step), then the expected effect of the SNP on </w:t>
      </w:r>
      <w:hyperlink r:id="rId52">
        <w:r w:rsidRPr="00454C7F">
          <w:rPr>
            <w:rFonts w:ascii="Times New Roman" w:eastAsia="Calibri" w:hAnsi="Times New Roman" w:cs="Times New Roman"/>
            <w:noProof/>
            <w:sz w:val="24"/>
            <w:szCs w:val="24"/>
          </w:rPr>
          <w:drawing>
            <wp:inline distT="19050" distB="19050" distL="19050" distR="19050" wp14:anchorId="52F8B1D9" wp14:editId="29CBBCAE">
              <wp:extent cx="76200" cy="114300"/>
              <wp:effectExtent l="0" t="0" r="0" b="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3"/>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w:t>
      </w:r>
    </w:p>
    <w:p w14:paraId="67D17A0C" w14:textId="0A6D7842" w:rsidR="003C13A6" w:rsidRDefault="00224FBE" w:rsidP="000C0344">
      <w:pPr>
        <w:spacing w:after="160" w:line="480" w:lineRule="auto"/>
        <w:jc w:val="center"/>
      </w:pPr>
      <m:oMathPara>
        <m:oMath>
          <m:d>
            <m:dPr>
              <m:ctrlPr>
                <w:rPr>
                  <w:rFonts w:ascii="Cambria Math" w:hAnsi="Cambria Math"/>
                  <w:i/>
                </w:rPr>
              </m:ctrlPr>
            </m:dPr>
            <m:e>
              <m:r>
                <w:rPr>
                  <w:rFonts w:ascii="Cambria Math" w:hAnsi="Cambria Math"/>
                </w:rPr>
                <m:t>gy</m:t>
              </m:r>
            </m:e>
          </m:d>
          <m:r>
            <w:rPr>
              <w:rFonts w:ascii="Cambria Math" w:hAnsi="Cambria Math"/>
            </w:rPr>
            <m:t>=</m:t>
          </m:r>
          <m:d>
            <m:dPr>
              <m:ctrlPr>
                <w:rPr>
                  <w:rFonts w:ascii="Cambria Math" w:hAnsi="Cambria Math"/>
                  <w:i/>
                </w:rPr>
              </m:ctrlPr>
            </m:dPr>
            <m:e>
              <m:r>
                <w:rPr>
                  <w:rFonts w:ascii="Cambria Math" w:hAnsi="Cambria Math"/>
                </w:rPr>
                <m:t>gx</m:t>
              </m:r>
            </m:e>
          </m:d>
          <m:acc>
            <m:accPr>
              <m:ctrlPr>
                <w:rPr>
                  <w:rFonts w:ascii="Cambria Math" w:hAnsi="Cambria Math"/>
                  <w:i/>
                </w:rPr>
              </m:ctrlPr>
            </m:accPr>
            <m:e>
              <m:r>
                <w:rPr>
                  <w:rFonts w:ascii="Cambria Math" w:hAnsi="Cambria Math"/>
                </w:rPr>
                <m:t>(xy)</m:t>
              </m:r>
            </m:e>
          </m:acc>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(g</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(p</m:t>
                  </m:r>
                  <m:r>
                    <m:rPr>
                      <m:sty m:val="p"/>
                    </m:rPr>
                    <w:rPr>
                      <w:rFonts w:ascii="Cambria Math" w:hAnsi="Cambria Math"/>
                    </w:rPr>
                    <w:softHyphen/>
                  </m:r>
                  <m:sSub>
                    <m:sSubPr>
                      <m:ctrlPr>
                        <w:rPr>
                          <w:rFonts w:ascii="Cambria Math" w:hAnsi="Cambria Math"/>
                          <w:i/>
                        </w:rPr>
                      </m:ctrlPr>
                    </m:sSubPr>
                    <m:e>
                      <m:r>
                        <m:rPr>
                          <m:sty m:val="p"/>
                        </m:rPr>
                        <w:rPr>
                          <w:rFonts w:ascii="Cambria Math" w:hAnsi="Cambria Math"/>
                        </w:rPr>
                        <w:softHyphen/>
                      </m:r>
                    </m:e>
                    <m:sub>
                      <m:r>
                        <w:rPr>
                          <w:rFonts w:ascii="Cambria Math" w:hAnsi="Cambria Math"/>
                        </w:rPr>
                        <m:t>i</m:t>
                      </m:r>
                    </m:sub>
                  </m:sSub>
                  <m:r>
                    <w:rPr>
                      <w:rFonts w:ascii="Cambria Math" w:hAnsi="Cambria Math"/>
                    </w:rPr>
                    <m:t>y)</m:t>
                  </m:r>
                </m:e>
              </m:acc>
            </m:e>
          </m:nary>
        </m:oMath>
      </m:oMathPara>
    </w:p>
    <w:p w14:paraId="16875693" w14:textId="24E3AAE2" w:rsidR="000C0344" w:rsidRPr="00454C7F" w:rsidRDefault="00224FBE" w:rsidP="000C0344">
      <w:pPr>
        <w:spacing w:after="160" w:line="480" w:lineRule="auto"/>
        <w:jc w:val="center"/>
        <w:rPr>
          <w:rFonts w:ascii="Times New Roman" w:eastAsia="Calibri" w:hAnsi="Times New Roman" w:cs="Times New Roman"/>
          <w:sz w:val="24"/>
          <w:szCs w:val="24"/>
        </w:rPr>
      </w:pPr>
      <w:hyperlink r:id="rId54"/>
    </w:p>
    <w:p w14:paraId="611100D2"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645953B3" w14:textId="30B7C212" w:rsidR="000C0344" w:rsidRPr="003C13A6"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Hence, the effect of the SNP on the outcome adjusted for alternative pathways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1</m:t>
            </m:r>
          </m:sub>
        </m:sSub>
        <m:r>
          <w:rPr>
            <w:rFonts w:ascii="Cambria Math" w:eastAsia="Calibri" w:hAnsi="Cambria Math" w:cs="Times New Roman"/>
            <w:sz w:val="24"/>
            <w:szCs w:val="24"/>
          </w:rPr>
          <m:t xml:space="preserve">, …,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P</m:t>
            </m:r>
          </m:sub>
        </m:sSub>
      </m:oMath>
      <w:r w:rsidR="003C13A6">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is </w:t>
      </w:r>
    </w:p>
    <w:p w14:paraId="08FE157E" w14:textId="5FD2A326" w:rsidR="000C0344" w:rsidRPr="00454C7F" w:rsidRDefault="00224FBE" w:rsidP="00F267F4">
      <w:pPr>
        <w:spacing w:after="160" w:line="480" w:lineRule="auto"/>
        <w:jc w:val="center"/>
        <w:rPr>
          <w:rFonts w:ascii="Times New Roman" w:eastAsia="Calibri" w:hAnsi="Times New Roman" w:cs="Times New Roman"/>
          <w:sz w:val="24"/>
          <w:szCs w:val="24"/>
        </w:rPr>
      </w:pPr>
      <m:oMathPara>
        <m:oMath>
          <m:sSup>
            <m:sSupPr>
              <m:ctrlPr>
                <w:rPr>
                  <w:rFonts w:ascii="Cambria Math" w:eastAsia="Calibri" w:hAnsi="Cambria Math" w:cs="Times New Roman"/>
                  <w:i/>
                  <w:sz w:val="24"/>
                  <w:szCs w:val="24"/>
                </w:rPr>
              </m:ctrlPr>
            </m:sSupPr>
            <m:e>
              <m:d>
                <m:dPr>
                  <m:ctrlPr>
                    <w:rPr>
                      <w:rFonts w:ascii="Cambria Math" w:eastAsia="Calibri" w:hAnsi="Cambria Math" w:cs="Times New Roman"/>
                      <w:i/>
                      <w:sz w:val="24"/>
                      <w:szCs w:val="24"/>
                    </w:rPr>
                  </m:ctrlPr>
                </m:dPr>
                <m:e>
                  <m:r>
                    <w:rPr>
                      <w:rFonts w:ascii="Cambria Math" w:eastAsia="Calibri" w:hAnsi="Cambria Math" w:cs="Times New Roman"/>
                      <w:sz w:val="24"/>
                      <w:szCs w:val="24"/>
                    </w:rPr>
                    <m:t>gy</m:t>
                  </m:r>
                </m:e>
              </m:d>
            </m:e>
            <m:sup>
              <m:r>
                <w:rPr>
                  <w:rFonts w:ascii="Cambria Math" w:eastAsia="Calibri" w:hAnsi="Cambria Math" w:cs="Times New Roman"/>
                  <w:sz w:val="24"/>
                  <w:szCs w:val="24"/>
                </w:rPr>
                <m:t>*</m:t>
              </m:r>
            </m:sup>
          </m:sSup>
          <m:r>
            <w:rPr>
              <w:rFonts w:ascii="Cambria Math" w:eastAsia="Calibri" w:hAnsi="Cambria Math" w:cs="Times New Roman"/>
              <w:sz w:val="24"/>
              <w:szCs w:val="24"/>
            </w:rPr>
            <m:t>=</m:t>
          </m:r>
          <m:acc>
            <m:accPr>
              <m:ctrlPr>
                <w:rPr>
                  <w:rFonts w:ascii="Cambria Math" w:eastAsia="Calibri" w:hAnsi="Cambria Math" w:cs="Times New Roman"/>
                  <w:i/>
                  <w:sz w:val="24"/>
                  <w:szCs w:val="24"/>
                </w:rPr>
              </m:ctrlPr>
            </m:accPr>
            <m:e>
              <m:r>
                <w:rPr>
                  <w:rFonts w:ascii="Cambria Math" w:eastAsia="Calibri" w:hAnsi="Cambria Math" w:cs="Times New Roman"/>
                  <w:sz w:val="24"/>
                  <w:szCs w:val="24"/>
                </w:rPr>
                <m:t>(gy)</m:t>
              </m:r>
            </m:e>
          </m:acc>
          <m:r>
            <w:rPr>
              <w:rFonts w:ascii="Cambria Math" w:eastAsia="Calibri" w:hAnsi="Cambria Math" w:cs="Times New Roman"/>
              <w:sz w:val="24"/>
              <w:szCs w:val="24"/>
            </w:rPr>
            <m:t xml:space="preserve">- </m:t>
          </m:r>
          <m:nary>
            <m:naryPr>
              <m:chr m:val="∑"/>
              <m:limLoc m:val="undOvr"/>
              <m:ctrlPr>
                <w:rPr>
                  <w:rFonts w:ascii="Cambria Math" w:eastAsia="Calibri" w:hAnsi="Cambria Math" w:cs="Times New Roman"/>
                  <w:i/>
                  <w:sz w:val="24"/>
                  <w:szCs w:val="24"/>
                </w:rPr>
              </m:ctrlPr>
            </m:naryPr>
            <m:sub>
              <m:r>
                <w:rPr>
                  <w:rFonts w:ascii="Cambria Math" w:eastAsia="Calibri" w:hAnsi="Cambria Math" w:cs="Times New Roman"/>
                  <w:sz w:val="24"/>
                  <w:szCs w:val="24"/>
                </w:rPr>
                <m:t>i=1</m:t>
              </m:r>
            </m:sub>
            <m:sup>
              <m:r>
                <w:rPr>
                  <w:rFonts w:ascii="Cambria Math" w:eastAsia="Calibri" w:hAnsi="Cambria Math" w:cs="Times New Roman"/>
                  <w:sz w:val="24"/>
                  <w:szCs w:val="24"/>
                </w:rPr>
                <m:t>P</m:t>
              </m:r>
            </m:sup>
            <m:e>
              <m:r>
                <w:rPr>
                  <w:rFonts w:ascii="Cambria Math" w:eastAsia="Calibri" w:hAnsi="Cambria Math" w:cs="Times New Roman"/>
                  <w:sz w:val="24"/>
                  <w:szCs w:val="24"/>
                </w:rPr>
                <m:t>(g</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i</m:t>
                  </m:r>
                </m:sub>
              </m:sSub>
              <m:r>
                <w:rPr>
                  <w:rFonts w:ascii="Cambria Math" w:eastAsia="Calibri" w:hAnsi="Cambria Math" w:cs="Times New Roman"/>
                  <w:sz w:val="24"/>
                  <w:szCs w:val="24"/>
                </w:rPr>
                <m:t>y)</m:t>
              </m:r>
            </m:e>
          </m:nary>
        </m:oMath>
      </m:oMathPara>
    </w:p>
    <w:p w14:paraId="168B3281" w14:textId="09839194" w:rsidR="000C0344"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We use parametric bootstraps to estimate the standard error of the </w:t>
      </w:r>
      <w:hyperlink r:id="rId55"/>
      <m:oMath>
        <m:sSup>
          <m:sSupPr>
            <m:ctrlPr>
              <w:rPr>
                <w:rFonts w:ascii="Cambria Math" w:eastAsia="Calibri" w:hAnsi="Cambria Math" w:cs="Times New Roman"/>
                <w:i/>
                <w:sz w:val="24"/>
                <w:szCs w:val="24"/>
              </w:rPr>
            </m:ctrlPr>
          </m:sSupPr>
          <m:e>
            <m:d>
              <m:dPr>
                <m:ctrlPr>
                  <w:rPr>
                    <w:rFonts w:ascii="Cambria Math" w:eastAsia="Calibri" w:hAnsi="Cambria Math" w:cs="Times New Roman"/>
                    <w:i/>
                    <w:sz w:val="24"/>
                    <w:szCs w:val="24"/>
                  </w:rPr>
                </m:ctrlPr>
              </m:dPr>
              <m:e>
                <m:r>
                  <w:rPr>
                    <w:rFonts w:ascii="Cambria Math" w:eastAsia="Calibri" w:hAnsi="Cambria Math" w:cs="Times New Roman"/>
                    <w:sz w:val="24"/>
                    <w:szCs w:val="24"/>
                  </w:rPr>
                  <m:t>gy</m:t>
                </m:r>
              </m:e>
            </m:d>
          </m:e>
          <m:sup>
            <m:r>
              <w:rPr>
                <w:rFonts w:ascii="Cambria Math" w:eastAsia="Calibri" w:hAnsi="Cambria Math" w:cs="Times New Roman"/>
                <w:sz w:val="24"/>
                <w:szCs w:val="24"/>
              </w:rPr>
              <m:t>*</m:t>
            </m:r>
          </m:sup>
        </m:sSup>
      </m:oMath>
      <w:r w:rsidRPr="00454C7F">
        <w:rPr>
          <w:rFonts w:ascii="Times New Roman" w:eastAsia="Calibri" w:hAnsi="Times New Roman" w:cs="Times New Roman"/>
          <w:sz w:val="24"/>
          <w:szCs w:val="24"/>
        </w:rPr>
        <w:t xml:space="preserve"> estimate, where 1000 resamples of </w:t>
      </w:r>
      <m:oMath>
        <m:d>
          <m:dPr>
            <m:ctrlPr>
              <w:rPr>
                <w:rFonts w:ascii="Cambria Math" w:eastAsia="Calibri" w:hAnsi="Cambria Math" w:cs="Times New Roman"/>
                <w:i/>
                <w:sz w:val="24"/>
                <w:szCs w:val="24"/>
              </w:rPr>
            </m:ctrlPr>
          </m:dPr>
          <m:e>
            <m:r>
              <w:rPr>
                <w:rFonts w:ascii="Cambria Math" w:eastAsia="Calibri" w:hAnsi="Cambria Math" w:cs="Times New Roman"/>
                <w:sz w:val="24"/>
                <w:szCs w:val="24"/>
              </w:rPr>
              <m:t>gy</m:t>
            </m:r>
          </m:e>
        </m:d>
      </m:oMath>
      <w:r w:rsidRPr="00454C7F">
        <w:rPr>
          <w:rFonts w:ascii="Times New Roman" w:eastAsia="Calibri" w:hAnsi="Times New Roman" w:cs="Times New Roman"/>
          <w:sz w:val="24"/>
          <w:szCs w:val="24"/>
        </w:rPr>
        <w:t xml:space="preserve">, </w:t>
      </w:r>
      <m:oMath>
        <m:d>
          <m:dPr>
            <m:ctrlPr>
              <w:rPr>
                <w:rFonts w:ascii="Cambria Math" w:eastAsia="Calibri" w:hAnsi="Cambria Math" w:cs="Times New Roman"/>
                <w:i/>
                <w:sz w:val="24"/>
                <w:szCs w:val="24"/>
              </w:rPr>
            </m:ctrlPr>
          </m:dPr>
          <m:e>
            <m:r>
              <w:rPr>
                <w:rFonts w:ascii="Cambria Math" w:eastAsia="Calibri" w:hAnsi="Cambria Math" w:cs="Times New Roman"/>
                <w:sz w:val="24"/>
                <w:szCs w:val="24"/>
              </w:rPr>
              <m:t>gp</m:t>
            </m:r>
          </m:e>
        </m:d>
      </m:oMath>
      <w:r w:rsidRPr="00454C7F">
        <w:rPr>
          <w:rFonts w:ascii="Times New Roman" w:eastAsia="Calibri" w:hAnsi="Times New Roman" w:cs="Times New Roman"/>
          <w:sz w:val="24"/>
          <w:szCs w:val="24"/>
        </w:rPr>
        <w:t xml:space="preserve"> and </w:t>
      </w:r>
      <m:oMath>
        <m:d>
          <m:dPr>
            <m:ctrlPr>
              <w:rPr>
                <w:rFonts w:ascii="Cambria Math" w:eastAsia="Calibri" w:hAnsi="Cambria Math" w:cs="Times New Roman"/>
                <w:i/>
                <w:sz w:val="24"/>
                <w:szCs w:val="24"/>
              </w:rPr>
            </m:ctrlPr>
          </m:dPr>
          <m:e>
            <m:r>
              <w:rPr>
                <w:rFonts w:ascii="Cambria Math" w:eastAsia="Calibri" w:hAnsi="Cambria Math" w:cs="Times New Roman"/>
                <w:sz w:val="24"/>
                <w:szCs w:val="24"/>
              </w:rPr>
              <m:t>py</m:t>
            </m:r>
          </m:e>
        </m:d>
      </m:oMath>
      <w:r w:rsidRPr="00454C7F">
        <w:rPr>
          <w:rFonts w:ascii="Times New Roman" w:eastAsia="Calibri" w:hAnsi="Times New Roman" w:cs="Times New Roman"/>
          <w:sz w:val="24"/>
          <w:szCs w:val="24"/>
        </w:rPr>
        <w:t xml:space="preserve"> are obtained based on their respective standard errors and the standard deviation of the resultant </w:t>
      </w:r>
      <m:oMath>
        <m:acc>
          <m:accPr>
            <m:ctrlPr>
              <w:rPr>
                <w:rFonts w:ascii="Cambria Math" w:eastAsia="Calibri" w:hAnsi="Cambria Math" w:cs="Times New Roman"/>
                <w:i/>
                <w:sz w:val="24"/>
                <w:szCs w:val="24"/>
              </w:rPr>
            </m:ctrlPr>
          </m:accPr>
          <m:e>
            <m:sSup>
              <m:sSupPr>
                <m:ctrlPr>
                  <w:rPr>
                    <w:rFonts w:ascii="Cambria Math" w:eastAsia="Calibri" w:hAnsi="Cambria Math" w:cs="Times New Roman"/>
                    <w:i/>
                    <w:sz w:val="24"/>
                    <w:szCs w:val="24"/>
                  </w:rPr>
                </m:ctrlPr>
              </m:sSupPr>
              <m:e>
                <m:d>
                  <m:dPr>
                    <m:ctrlPr>
                      <w:rPr>
                        <w:rFonts w:ascii="Cambria Math" w:eastAsia="Calibri" w:hAnsi="Cambria Math" w:cs="Times New Roman"/>
                        <w:i/>
                        <w:sz w:val="24"/>
                        <w:szCs w:val="24"/>
                      </w:rPr>
                    </m:ctrlPr>
                  </m:dPr>
                  <m:e>
                    <m:r>
                      <w:rPr>
                        <w:rFonts w:ascii="Cambria Math" w:eastAsia="Calibri" w:hAnsi="Cambria Math" w:cs="Times New Roman"/>
                        <w:sz w:val="24"/>
                        <w:szCs w:val="24"/>
                      </w:rPr>
                      <m:t>gy</m:t>
                    </m:r>
                  </m:e>
                </m:d>
                <m:ctrlPr>
                  <w:rPr>
                    <w:rFonts w:ascii="Cambria Math" w:eastAsia="Cambria Math" w:hAnsi="Cambria Math" w:cs="Cambria Math"/>
                    <w:sz w:val="24"/>
                    <w:szCs w:val="24"/>
                  </w:rPr>
                </m:ctrlPr>
              </m:e>
              <m:sup>
                <m:r>
                  <w:rPr>
                    <w:rFonts w:ascii="Cambria Math" w:eastAsia="Calibri" w:hAnsi="Cambria Math" w:cs="Times New Roman"/>
                    <w:sz w:val="24"/>
                    <w:szCs w:val="24"/>
                  </w:rPr>
                  <m:t>*</m:t>
                </m:r>
              </m:sup>
            </m:sSup>
          </m:e>
        </m:acc>
      </m:oMath>
      <w:r w:rsidRPr="00454C7F">
        <w:rPr>
          <w:rFonts w:ascii="Times New Roman" w:eastAsia="Calibri" w:hAnsi="Times New Roman" w:cs="Times New Roman"/>
          <w:sz w:val="24"/>
          <w:szCs w:val="24"/>
        </w:rPr>
        <w:t xml:space="preserve"> estimate, represents its standard error. Finally, an adjusted effect </w:t>
      </w:r>
      <w:proofErr w:type="gramStart"/>
      <w:r w:rsidRPr="00454C7F">
        <w:rPr>
          <w:rFonts w:ascii="Times New Roman" w:eastAsia="Calibri" w:hAnsi="Times New Roman" w:cs="Times New Roman"/>
          <w:sz w:val="24"/>
          <w:szCs w:val="24"/>
        </w:rPr>
        <w:t>estimate</w:t>
      </w:r>
      <w:proofErr w:type="gramEnd"/>
      <w:r w:rsidRPr="00454C7F">
        <w:rPr>
          <w:rFonts w:ascii="Times New Roman" w:eastAsia="Calibri" w:hAnsi="Times New Roman" w:cs="Times New Roman"/>
          <w:sz w:val="24"/>
          <w:szCs w:val="24"/>
        </w:rPr>
        <w:t xml:space="preserve"> of </w:t>
      </w:r>
      <w:hyperlink r:id="rId56"/>
      <m:oMath>
        <m:d>
          <m:dPr>
            <m:ctrlPr>
              <w:rPr>
                <w:rFonts w:ascii="Cambria Math" w:eastAsia="Calibri" w:hAnsi="Cambria Math" w:cs="Times New Roman"/>
                <w:i/>
                <w:sz w:val="24"/>
                <w:szCs w:val="24"/>
              </w:rPr>
            </m:ctrlPr>
          </m:dPr>
          <m:e>
            <m:r>
              <w:rPr>
                <w:rFonts w:ascii="Cambria Math" w:eastAsia="Calibri" w:hAnsi="Cambria Math" w:cs="Times New Roman"/>
                <w:sz w:val="24"/>
                <w:szCs w:val="24"/>
              </w:rPr>
              <m:t>xy</m:t>
            </m:r>
          </m:e>
        </m:d>
      </m:oMath>
      <w:r w:rsidRPr="00454C7F">
        <w:rPr>
          <w:rFonts w:ascii="Times New Roman" w:eastAsia="Calibri" w:hAnsi="Times New Roman" w:cs="Times New Roman"/>
          <w:sz w:val="24"/>
          <w:szCs w:val="24"/>
        </w:rPr>
        <w:t xml:space="preserve"> due to SNP</w:t>
      </w:r>
      <w:r w:rsidR="00F267F4">
        <w:rPr>
          <w:rFonts w:ascii="Times New Roman" w:eastAsia="Calibri" w:hAnsi="Times New Roman" w:cs="Times New Roman"/>
          <w:sz w:val="24"/>
          <w:szCs w:val="24"/>
        </w:rPr>
        <w:t xml:space="preserve"> </w:t>
      </w:r>
      <m:oMath>
        <m:r>
          <w:rPr>
            <w:rFonts w:ascii="Cambria Math" w:eastAsia="Calibri" w:hAnsi="Cambria Math" w:cs="Times New Roman"/>
            <w:sz w:val="24"/>
            <w:szCs w:val="24"/>
          </w:rPr>
          <m:t>g</m:t>
        </m:r>
      </m:oMath>
      <w:r w:rsidRPr="00454C7F">
        <w:rPr>
          <w:rFonts w:ascii="Times New Roman" w:eastAsia="Calibri" w:hAnsi="Times New Roman" w:cs="Times New Roman"/>
          <w:sz w:val="24"/>
          <w:szCs w:val="24"/>
        </w:rPr>
        <w:t xml:space="preserve"> is obtained through the Wald ratio.</w:t>
      </w:r>
    </w:p>
    <w:p w14:paraId="2DE515CE" w14:textId="3EB039AD" w:rsidR="00F267F4" w:rsidRPr="00454C7F" w:rsidRDefault="00224FBE" w:rsidP="000C0344">
      <w:pPr>
        <w:spacing w:after="160" w:line="480" w:lineRule="auto"/>
        <w:jc w:val="both"/>
        <w:rPr>
          <w:rFonts w:ascii="Times New Roman" w:eastAsia="Calibri" w:hAnsi="Times New Roman" w:cs="Times New Roman"/>
          <w:noProof/>
          <w:sz w:val="24"/>
          <w:szCs w:val="24"/>
        </w:rPr>
      </w:pPr>
      <m:oMathPara>
        <m:oMath>
          <m:acc>
            <m:accPr>
              <m:ctrlPr>
                <w:rPr>
                  <w:rFonts w:ascii="Cambria Math" w:eastAsia="Calibri" w:hAnsi="Cambria Math" w:cs="Times New Roman"/>
                  <w:i/>
                  <w:noProof/>
                  <w:sz w:val="24"/>
                  <w:szCs w:val="24"/>
                </w:rPr>
              </m:ctrlPr>
            </m:accPr>
            <m:e>
              <m:d>
                <m:dPr>
                  <m:ctrlPr>
                    <w:rPr>
                      <w:rFonts w:ascii="Cambria Math" w:eastAsia="Calibri" w:hAnsi="Cambria Math" w:cs="Times New Roman"/>
                      <w:i/>
                      <w:noProof/>
                      <w:sz w:val="24"/>
                      <w:szCs w:val="24"/>
                    </w:rPr>
                  </m:ctrlPr>
                </m:dPr>
                <m:e>
                  <m:r>
                    <w:rPr>
                      <w:rFonts w:ascii="Cambria Math" w:eastAsia="Calibri" w:hAnsi="Cambria Math" w:cs="Times New Roman"/>
                      <w:noProof/>
                      <w:sz w:val="24"/>
                      <w:szCs w:val="24"/>
                    </w:rPr>
                    <m:t>xy</m:t>
                  </m:r>
                </m:e>
              </m:d>
            </m:e>
          </m:acc>
          <m:r>
            <w:rPr>
              <w:rFonts w:ascii="Cambria Math" w:eastAsia="Calibri" w:hAnsi="Cambria Math" w:cs="Times New Roman"/>
              <w:noProof/>
              <w:sz w:val="24"/>
              <w:szCs w:val="24"/>
            </w:rPr>
            <m:t xml:space="preserve">= </m:t>
          </m:r>
          <m:f>
            <m:fPr>
              <m:ctrlPr>
                <w:rPr>
                  <w:rFonts w:ascii="Cambria Math" w:eastAsia="Calibri" w:hAnsi="Cambria Math" w:cs="Times New Roman"/>
                  <w:i/>
                  <w:noProof/>
                  <w:sz w:val="24"/>
                  <w:szCs w:val="24"/>
                </w:rPr>
              </m:ctrlPr>
            </m:fPr>
            <m:num>
              <m:sSup>
                <m:sSupPr>
                  <m:ctrlPr>
                    <w:rPr>
                      <w:rFonts w:ascii="Cambria Math" w:eastAsia="Calibri" w:hAnsi="Cambria Math" w:cs="Times New Roman"/>
                      <w:i/>
                      <w:noProof/>
                      <w:sz w:val="24"/>
                      <w:szCs w:val="24"/>
                    </w:rPr>
                  </m:ctrlPr>
                </m:sSupPr>
                <m:e>
                  <m:d>
                    <m:dPr>
                      <m:ctrlPr>
                        <w:rPr>
                          <w:rFonts w:ascii="Cambria Math" w:eastAsia="Calibri" w:hAnsi="Cambria Math" w:cs="Times New Roman"/>
                          <w:i/>
                          <w:noProof/>
                          <w:sz w:val="24"/>
                          <w:szCs w:val="24"/>
                        </w:rPr>
                      </m:ctrlPr>
                    </m:dPr>
                    <m:e>
                      <m:r>
                        <w:rPr>
                          <w:rFonts w:ascii="Cambria Math" w:eastAsia="Calibri" w:hAnsi="Cambria Math" w:cs="Times New Roman"/>
                          <w:noProof/>
                          <w:sz w:val="24"/>
                          <w:szCs w:val="24"/>
                        </w:rPr>
                        <m:t>gy</m:t>
                      </m:r>
                    </m:e>
                  </m:d>
                </m:e>
                <m:sup>
                  <m:r>
                    <w:rPr>
                      <w:rFonts w:ascii="Cambria Math" w:eastAsia="Calibri" w:hAnsi="Cambria Math" w:cs="Times New Roman"/>
                      <w:noProof/>
                      <w:sz w:val="24"/>
                      <w:szCs w:val="24"/>
                    </w:rPr>
                    <m:t>*</m:t>
                  </m:r>
                </m:sup>
              </m:sSup>
            </m:num>
            <m:den>
              <m:r>
                <w:rPr>
                  <w:rFonts w:ascii="Cambria Math" w:eastAsia="Calibri" w:hAnsi="Cambria Math" w:cs="Times New Roman"/>
                  <w:noProof/>
                  <w:sz w:val="24"/>
                  <w:szCs w:val="24"/>
                </w:rPr>
                <m:t>(gx)</m:t>
              </m:r>
            </m:den>
          </m:f>
        </m:oMath>
      </m:oMathPara>
    </w:p>
    <w:p w14:paraId="33B6DA87" w14:textId="666EEC79" w:rsidR="003C5B5F" w:rsidRPr="006C7962" w:rsidRDefault="003C5B5F" w:rsidP="006C7962">
      <w:pPr>
        <w:spacing w:line="480" w:lineRule="auto"/>
        <w:jc w:val="both"/>
        <w:rPr>
          <w:rFonts w:ascii="Times New Roman" w:eastAsia="Calibri" w:hAnsi="Times New Roman" w:cs="Times New Roman"/>
          <w:sz w:val="24"/>
          <w:szCs w:val="24"/>
        </w:rPr>
      </w:pPr>
      <w:bookmarkStart w:id="78" w:name="_7crnug6dbtn3" w:colFirst="0" w:colLast="0"/>
      <w:bookmarkEnd w:id="78"/>
      <w:r>
        <w:rPr>
          <w:rFonts w:ascii="Times New Roman" w:eastAsia="Calibri" w:hAnsi="Times New Roman" w:cs="Times New Roman"/>
          <w:noProof/>
          <w:sz w:val="24"/>
          <w:szCs w:val="24"/>
        </w:rPr>
        <w:t>Occasionally it might be possible that a candidate trait P is a redundant trait for y, for example if the outcome is coronary heart disease, the outliers might detect traits such as ‘medication for heart disease’ as a potential candidate trait. It would make no sense to attempt to adjust the SNP-outcome association for a trait that is essentially the same as the outcome, it would just nullify the association. We have not yet developed an automated method to remove such traits, but we recommend manually checking any traits that are selected for automated outlier adjustment.</w:t>
      </w:r>
    </w:p>
    <w:p w14:paraId="002EB698" w14:textId="78B43088"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Simulations</w:t>
      </w:r>
    </w:p>
    <w:p w14:paraId="1B1FA0CA" w14:textId="1C52BCA4" w:rsidR="000C0344" w:rsidRDefault="000C0344" w:rsidP="000C0344">
      <w:pPr>
        <w:spacing w:after="158" w:line="480" w:lineRule="auto"/>
        <w:jc w:val="both"/>
        <w:rPr>
          <w:rFonts w:ascii="Times New Roman" w:hAnsi="Times New Roman" w:cs="Times New Roman"/>
          <w:sz w:val="24"/>
          <w:szCs w:val="24"/>
        </w:rPr>
      </w:pPr>
      <w:r w:rsidRPr="00454C7F">
        <w:rPr>
          <w:rFonts w:ascii="Times New Roman" w:hAnsi="Times New Roman" w:cs="Times New Roman"/>
          <w:sz w:val="24"/>
          <w:szCs w:val="24"/>
        </w:rPr>
        <w:t>IVW effect estimates are liable to be biased when at least some of the instrumenting SNPs exhibit horizontal pleiotropy, and those SNPs tend to contribute disproportionately towards the heterogeneity in the effect estimate.</w:t>
      </w:r>
      <w:r>
        <w:rPr>
          <w:rFonts w:ascii="Times New Roman" w:hAnsi="Times New Roman" w:cs="Times New Roman"/>
          <w:sz w:val="24"/>
          <w:szCs w:val="24"/>
        </w:rPr>
        <w:t xml:space="preserve"> We conducted simulations to evaluate how different methods perform at estimating the causal effect of </w:t>
      </w:r>
      <w:r w:rsidRPr="00613A56">
        <w:rPr>
          <w:rFonts w:ascii="Times New Roman" w:hAnsi="Times New Roman" w:cs="Times New Roman"/>
          <w:i/>
          <w:iCs/>
          <w:sz w:val="24"/>
          <w:szCs w:val="24"/>
        </w:rPr>
        <w:t>x</w:t>
      </w:r>
      <w:r>
        <w:rPr>
          <w:rFonts w:ascii="Times New Roman" w:hAnsi="Times New Roman" w:cs="Times New Roman"/>
          <w:sz w:val="24"/>
          <w:szCs w:val="24"/>
        </w:rPr>
        <w:t xml:space="preserve"> on </w:t>
      </w:r>
      <w:r w:rsidRPr="00613A56">
        <w:rPr>
          <w:rFonts w:ascii="Times New Roman" w:hAnsi="Times New Roman" w:cs="Times New Roman"/>
          <w:i/>
          <w:iCs/>
          <w:sz w:val="24"/>
          <w:szCs w:val="24"/>
        </w:rPr>
        <w:t>y</w:t>
      </w:r>
      <w:r>
        <w:rPr>
          <w:rFonts w:ascii="Times New Roman" w:hAnsi="Times New Roman" w:cs="Times New Roman"/>
          <w:sz w:val="24"/>
          <w:szCs w:val="24"/>
        </w:rPr>
        <w:t xml:space="preserve"> under different circumstances. </w:t>
      </w:r>
      <w:r w:rsidR="005F0E2E">
        <w:rPr>
          <w:rFonts w:ascii="Times New Roman" w:hAnsi="Times New Roman" w:cs="Times New Roman"/>
          <w:sz w:val="24"/>
          <w:szCs w:val="24"/>
        </w:rPr>
        <w:t xml:space="preserve">The </w:t>
      </w:r>
      <w:r w:rsidR="005F0E2E">
        <w:rPr>
          <w:rFonts w:ascii="Times New Roman" w:hAnsi="Times New Roman" w:cs="Times New Roman"/>
          <w:sz w:val="24"/>
          <w:szCs w:val="24"/>
        </w:rPr>
        <w:lastRenderedPageBreak/>
        <w:t xml:space="preserve">simulations are principally designed to evaluate the potential value of adjusting outliers for putative explanatory pathways. Other aspects of the MR-TRYX framework, for example dealing with </w:t>
      </w:r>
      <w:r w:rsidR="00030E58">
        <w:rPr>
          <w:rFonts w:ascii="Times New Roman" w:hAnsi="Times New Roman" w:cs="Times New Roman"/>
          <w:sz w:val="24"/>
          <w:szCs w:val="24"/>
        </w:rPr>
        <w:t xml:space="preserve">redundant traits in the GWAS database are dealt with separately (Supplementary note 1). </w:t>
      </w:r>
      <w:r>
        <w:rPr>
          <w:rFonts w:ascii="Times New Roman" w:hAnsi="Times New Roman" w:cs="Times New Roman"/>
          <w:sz w:val="24"/>
          <w:szCs w:val="24"/>
        </w:rPr>
        <w:t xml:space="preserve">In all circumstances there are 30 independent genetic effects on </w:t>
      </w:r>
      <w:r w:rsidRPr="00613A56">
        <w:rPr>
          <w:rFonts w:ascii="Times New Roman" w:hAnsi="Times New Roman" w:cs="Times New Roman"/>
          <w:i/>
          <w:iCs/>
          <w:sz w:val="24"/>
          <w:szCs w:val="24"/>
        </w:rPr>
        <w:t>x</w:t>
      </w:r>
      <w:r>
        <w:rPr>
          <w:rFonts w:ascii="Times New Roman" w:hAnsi="Times New Roman" w:cs="Times New Roman"/>
          <w:sz w:val="24"/>
          <w:szCs w:val="24"/>
        </w:rPr>
        <w:t xml:space="preserve"> (</w:t>
      </w:r>
      <w:proofErr w:type="spellStart"/>
      <w:r w:rsidRPr="00613A56">
        <w:rPr>
          <w:rFonts w:ascii="Times New Roman" w:hAnsi="Times New Roman" w:cs="Times New Roman"/>
          <w:i/>
          <w:iCs/>
          <w:sz w:val="24"/>
          <w:szCs w:val="24"/>
        </w:rPr>
        <w:t>Gx</w:t>
      </w:r>
      <w:proofErr w:type="spellEnd"/>
      <w:r>
        <w:rPr>
          <w:rFonts w:ascii="Times New Roman" w:hAnsi="Times New Roman" w:cs="Times New Roman"/>
          <w:sz w:val="24"/>
          <w:szCs w:val="24"/>
        </w:rPr>
        <w:t xml:space="preserve">), and </w:t>
      </w:r>
      <w:r w:rsidRPr="00613A56">
        <w:rPr>
          <w:rFonts w:ascii="Times New Roman" w:hAnsi="Times New Roman" w:cs="Times New Roman"/>
          <w:i/>
          <w:iCs/>
          <w:sz w:val="24"/>
          <w:szCs w:val="24"/>
        </w:rPr>
        <w:t>x</w:t>
      </w:r>
      <w:r>
        <w:rPr>
          <w:rFonts w:ascii="Times New Roman" w:hAnsi="Times New Roman" w:cs="Times New Roman"/>
          <w:sz w:val="24"/>
          <w:szCs w:val="24"/>
        </w:rPr>
        <w:t xml:space="preserve"> either has no direct influence on </w:t>
      </w:r>
      <w:r w:rsidRPr="00613A56">
        <w:rPr>
          <w:rFonts w:ascii="Times New Roman" w:hAnsi="Times New Roman" w:cs="Times New Roman"/>
          <w:i/>
          <w:iCs/>
          <w:sz w:val="24"/>
          <w:szCs w:val="24"/>
        </w:rPr>
        <w:t>y</w:t>
      </w:r>
      <w:r>
        <w:rPr>
          <w:rFonts w:ascii="Times New Roman" w:hAnsi="Times New Roman" w:cs="Times New Roman"/>
          <w:sz w:val="24"/>
          <w:szCs w:val="24"/>
        </w:rPr>
        <w:t xml:space="preserve">, or has a direct effect of 0.1 on </w:t>
      </w:r>
      <w:r w:rsidRPr="00613A56">
        <w:rPr>
          <w:rFonts w:ascii="Times New Roman" w:hAnsi="Times New Roman" w:cs="Times New Roman"/>
          <w:i/>
          <w:iCs/>
          <w:sz w:val="24"/>
          <w:szCs w:val="24"/>
        </w:rPr>
        <w:t>y</w:t>
      </w:r>
      <w:r>
        <w:rPr>
          <w:rFonts w:ascii="Times New Roman" w:hAnsi="Times New Roman" w:cs="Times New Roman"/>
          <w:sz w:val="24"/>
          <w:szCs w:val="24"/>
        </w:rPr>
        <w:t>. For all simulations, we used 10</w:t>
      </w:r>
      <w:r w:rsidR="003951DC">
        <w:rPr>
          <w:rFonts w:ascii="Times New Roman" w:hAnsi="Times New Roman" w:cs="Times New Roman"/>
          <w:sz w:val="24"/>
          <w:szCs w:val="24"/>
        </w:rPr>
        <w:t>,</w:t>
      </w:r>
      <w:r>
        <w:rPr>
          <w:rFonts w:ascii="Times New Roman" w:hAnsi="Times New Roman" w:cs="Times New Roman"/>
          <w:sz w:val="24"/>
          <w:szCs w:val="24"/>
        </w:rPr>
        <w:t>000 individuals, and repeated each circumstance 1</w:t>
      </w:r>
      <w:r w:rsidR="003C5270">
        <w:rPr>
          <w:rFonts w:ascii="Times New Roman" w:hAnsi="Times New Roman" w:cs="Times New Roman"/>
          <w:sz w:val="24"/>
          <w:szCs w:val="24"/>
        </w:rPr>
        <w:t>,</w:t>
      </w:r>
      <w:r>
        <w:rPr>
          <w:rFonts w:ascii="Times New Roman" w:hAnsi="Times New Roman" w:cs="Times New Roman"/>
          <w:sz w:val="24"/>
          <w:szCs w:val="24"/>
        </w:rPr>
        <w:t>000 times. We summarised each scenario in two ways: a) We estimated the proportion of simulations that gave a biased estimate of the causal effect</w:t>
      </w:r>
      <w:r w:rsidR="00E17AF6">
        <w:rPr>
          <w:rFonts w:ascii="Times New Roman" w:hAnsi="Times New Roman" w:cs="Times New Roman"/>
          <w:sz w:val="24"/>
          <w:szCs w:val="24"/>
        </w:rPr>
        <w:t xml:space="preserve"> of </w:t>
      </w:r>
      <w:r w:rsidR="00BF3880">
        <w:rPr>
          <w:rFonts w:ascii="Times New Roman" w:hAnsi="Times New Roman" w:cs="Times New Roman"/>
          <w:sz w:val="24"/>
          <w:szCs w:val="24"/>
        </w:rPr>
        <w:t>x on y (</w:t>
      </w:r>
      <w:proofErr w:type="spellStart"/>
      <w:r w:rsidR="00BF3880">
        <w:rPr>
          <w:rFonts w:ascii="Times New Roman" w:hAnsi="Times New Roman" w:cs="Times New Roman"/>
          <w:sz w:val="24"/>
          <w:szCs w:val="24"/>
        </w:rPr>
        <w:t>b</w:t>
      </w:r>
      <w:r w:rsidR="00BF3880" w:rsidRPr="00613A56">
        <w:rPr>
          <w:rFonts w:ascii="Times New Roman" w:hAnsi="Times New Roman" w:cs="Times New Roman"/>
          <w:sz w:val="24"/>
          <w:szCs w:val="24"/>
          <w:vertAlign w:val="subscript"/>
        </w:rPr>
        <w:t>xy</w:t>
      </w:r>
      <w:proofErr w:type="spellEnd"/>
      <w:r w:rsidR="00BF3880">
        <w:rPr>
          <w:rFonts w:ascii="Times New Roman" w:hAnsi="Times New Roman" w:cs="Times New Roman"/>
          <w:sz w:val="24"/>
          <w:szCs w:val="24"/>
        </w:rPr>
        <w:t>)</w:t>
      </w:r>
      <w:r>
        <w:rPr>
          <w:rFonts w:ascii="Times New Roman" w:hAnsi="Times New Roman" w:cs="Times New Roman"/>
          <w:sz w:val="24"/>
          <w:szCs w:val="24"/>
        </w:rPr>
        <w:t>. For each simulation we calculated the probability of the effect estimate being substantially different from the true simulated effect based on whether the true effect fell outside the 95% confidence interval of the estimate. Then for the set of 1</w:t>
      </w:r>
      <w:r w:rsidR="0072585B">
        <w:rPr>
          <w:rFonts w:ascii="Times New Roman" w:hAnsi="Times New Roman" w:cs="Times New Roman"/>
          <w:sz w:val="24"/>
          <w:szCs w:val="24"/>
        </w:rPr>
        <w:t>,</w:t>
      </w:r>
      <w:r>
        <w:rPr>
          <w:rFonts w:ascii="Times New Roman" w:hAnsi="Times New Roman" w:cs="Times New Roman"/>
          <w:sz w:val="24"/>
          <w:szCs w:val="24"/>
        </w:rPr>
        <w:t xml:space="preserve">000 simulations, we calculated the proportion of estimates that were ‘unbiased’. b) We summarised the power and </w:t>
      </w:r>
      <w:r w:rsidR="00001536">
        <w:rPr>
          <w:rFonts w:ascii="Times New Roman" w:hAnsi="Times New Roman" w:cs="Times New Roman"/>
          <w:sz w:val="24"/>
          <w:szCs w:val="24"/>
        </w:rPr>
        <w:t>FDR</w:t>
      </w:r>
      <w:r>
        <w:rPr>
          <w:rFonts w:ascii="Times New Roman" w:hAnsi="Times New Roman" w:cs="Times New Roman"/>
          <w:sz w:val="24"/>
          <w:szCs w:val="24"/>
        </w:rPr>
        <w:t xml:space="preserve"> by estimating the area under the receiver operator curve</w:t>
      </w:r>
      <w:r w:rsidR="00030E58">
        <w:rPr>
          <w:rFonts w:ascii="Times New Roman" w:hAnsi="Times New Roman" w:cs="Times New Roman"/>
          <w:sz w:val="24"/>
          <w:szCs w:val="24"/>
        </w:rPr>
        <w:t xml:space="preserve"> (AUROC)</w:t>
      </w:r>
      <w:r>
        <w:rPr>
          <w:rFonts w:ascii="Times New Roman" w:hAnsi="Times New Roman" w:cs="Times New Roman"/>
          <w:sz w:val="24"/>
          <w:szCs w:val="24"/>
        </w:rPr>
        <w:t xml:space="preserve">, characterising the sensitivity and specificity of each method at determining whether the true causal effect estimate was null or non-null. Each simulation is conducted by first simulating data to satisfy the parameters described below. We then search for instruments for x across all simulated genetic variants and retain those that are significant after Bonferroni correction, and applying the summary </w:t>
      </w:r>
      <w:r w:rsidR="00E265A4">
        <w:rPr>
          <w:rFonts w:ascii="Times New Roman" w:hAnsi="Times New Roman" w:cs="Times New Roman"/>
          <w:sz w:val="24"/>
          <w:szCs w:val="24"/>
        </w:rPr>
        <w:t>data-based</w:t>
      </w:r>
      <w:r>
        <w:rPr>
          <w:rFonts w:ascii="Times New Roman" w:hAnsi="Times New Roman" w:cs="Times New Roman"/>
          <w:sz w:val="24"/>
          <w:szCs w:val="24"/>
        </w:rPr>
        <w:t xml:space="preserve"> methods based on the genetic associations for the instruments on x and y.</w:t>
      </w:r>
      <w:r w:rsidRPr="00EF03FA">
        <w:rPr>
          <w:rFonts w:ascii="Times New Roman" w:hAnsi="Times New Roman" w:cs="Times New Roman"/>
          <w:sz w:val="24"/>
          <w:szCs w:val="24"/>
        </w:rPr>
        <w:t xml:space="preserve"> </w:t>
      </w:r>
      <w:r>
        <w:rPr>
          <w:rFonts w:ascii="Times New Roman" w:hAnsi="Times New Roman" w:cs="Times New Roman"/>
          <w:sz w:val="24"/>
          <w:szCs w:val="24"/>
        </w:rPr>
        <w:t>All genetic variants are simulated to be Hardy Weinberg equilibrium with allele frequency of 0.5.</w:t>
      </w:r>
    </w:p>
    <w:p w14:paraId="2768285F"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We investigated three scenarios that could give rise to invalid instruments (Figure 2): </w:t>
      </w:r>
    </w:p>
    <w:p w14:paraId="61E19535" w14:textId="780C6F24" w:rsidR="000C0344" w:rsidRDefault="000C0344" w:rsidP="000C0344">
      <w:pPr>
        <w:spacing w:after="158" w:line="480" w:lineRule="auto"/>
        <w:jc w:val="both"/>
        <w:rPr>
          <w:rFonts w:ascii="Times New Roman" w:hAnsi="Times New Roman" w:cs="Times New Roman"/>
          <w:sz w:val="24"/>
          <w:szCs w:val="24"/>
        </w:rPr>
      </w:pPr>
      <w:commentRangeStart w:id="79"/>
      <w:commentRangeStart w:id="80"/>
      <w:r w:rsidRPr="00597A15">
        <w:rPr>
          <w:rFonts w:ascii="Times New Roman" w:hAnsi="Times New Roman" w:cs="Times New Roman"/>
          <w:b/>
          <w:bCs/>
          <w:sz w:val="24"/>
          <w:szCs w:val="24"/>
        </w:rPr>
        <w:t>Confounding pleiotropy</w:t>
      </w:r>
      <w:commentRangeEnd w:id="79"/>
      <w:r w:rsidR="007E342C">
        <w:rPr>
          <w:rStyle w:val="CommentReference"/>
        </w:rPr>
        <w:commentReference w:id="79"/>
      </w:r>
      <w:commentRangeEnd w:id="80"/>
      <w:r w:rsidR="00497B7D">
        <w:rPr>
          <w:rStyle w:val="CommentReference"/>
        </w:rPr>
        <w:commentReference w:id="80"/>
      </w:r>
      <w:r>
        <w:rPr>
          <w:rFonts w:ascii="Times New Roman" w:hAnsi="Times New Roman" w:cs="Times New Roman"/>
          <w:sz w:val="24"/>
          <w:szCs w:val="24"/>
        </w:rPr>
        <w:t>.</w:t>
      </w:r>
      <w:r w:rsidRPr="00597A15">
        <w:rPr>
          <w:rFonts w:ascii="Times New Roman" w:hAnsi="Times New Roman" w:cs="Times New Roman"/>
          <w:sz w:val="24"/>
          <w:szCs w:val="24"/>
        </w:rPr>
        <w:t xml:space="preserve"> </w:t>
      </w:r>
      <w:ins w:id="81" w:author="Gibran Hemani" w:date="2019-08-28T16:33:00Z">
        <w:r w:rsidR="0021708E">
          <w:rPr>
            <w:rFonts w:ascii="Times New Roman" w:hAnsi="Times New Roman" w:cs="Times New Roman"/>
            <w:sz w:val="24"/>
            <w:szCs w:val="24"/>
          </w:rPr>
          <w:t>In this scenario</w:t>
        </w:r>
      </w:ins>
      <w:ins w:id="82" w:author="Gibran Hemani" w:date="2019-08-28T16:34:00Z">
        <w:r w:rsidR="0021708E">
          <w:rPr>
            <w:rFonts w:ascii="Times New Roman" w:hAnsi="Times New Roman" w:cs="Times New Roman"/>
            <w:sz w:val="24"/>
            <w:szCs w:val="24"/>
          </w:rPr>
          <w:t xml:space="preserve"> there are instruments detected for </w:t>
        </w:r>
        <w:r w:rsidR="0021708E" w:rsidRPr="0021708E">
          <w:rPr>
            <w:rFonts w:ascii="Times New Roman" w:hAnsi="Times New Roman" w:cs="Times New Roman"/>
            <w:i/>
            <w:iCs/>
            <w:sz w:val="24"/>
            <w:szCs w:val="24"/>
            <w:rPrChange w:id="83" w:author="Gibran Hemani" w:date="2019-08-28T16:34:00Z">
              <w:rPr>
                <w:rFonts w:ascii="Times New Roman" w:hAnsi="Times New Roman" w:cs="Times New Roman"/>
                <w:sz w:val="24"/>
                <w:szCs w:val="24"/>
              </w:rPr>
            </w:rPrChange>
          </w:rPr>
          <w:t>x</w:t>
        </w:r>
        <w:r w:rsidR="0021708E">
          <w:rPr>
            <w:rFonts w:ascii="Times New Roman" w:hAnsi="Times New Roman" w:cs="Times New Roman"/>
            <w:sz w:val="24"/>
            <w:szCs w:val="24"/>
          </w:rPr>
          <w:t xml:space="preserve"> that primarily influence a</w:t>
        </w:r>
      </w:ins>
      <w:ins w:id="84" w:author="Gibran Hemani" w:date="2019-08-28T16:35:00Z">
        <w:r w:rsidR="0021708E">
          <w:rPr>
            <w:rFonts w:ascii="Times New Roman" w:hAnsi="Times New Roman" w:cs="Times New Roman"/>
            <w:sz w:val="24"/>
            <w:szCs w:val="24"/>
          </w:rPr>
          <w:t xml:space="preserve"> confounder variable (e.g.</w:t>
        </w:r>
      </w:ins>
      <w:del w:id="85" w:author="Gibran Hemani" w:date="2019-08-28T16:33:00Z">
        <w:r w:rsidDel="0021708E">
          <w:rPr>
            <w:rFonts w:ascii="Times New Roman" w:hAnsi="Times New Roman" w:cs="Times New Roman"/>
            <w:sz w:val="24"/>
            <w:szCs w:val="24"/>
          </w:rPr>
          <w:delText>A</w:delText>
        </w:r>
      </w:del>
      <w:del w:id="86" w:author="Gibran Hemani" w:date="2019-08-28T16:35:00Z">
        <w:r w:rsidRPr="00597A15" w:rsidDel="0021708E">
          <w:rPr>
            <w:rFonts w:ascii="Times New Roman" w:hAnsi="Times New Roman" w:cs="Times New Roman"/>
            <w:sz w:val="24"/>
            <w:szCs w:val="24"/>
          </w:rPr>
          <w:delText xml:space="preserve"> confounder,</w:delText>
        </w:r>
      </w:del>
      <w:r w:rsidRPr="00597A15">
        <w:rPr>
          <w:rFonts w:ascii="Times New Roman" w:hAnsi="Times New Roman" w:cs="Times New Roman"/>
          <w:sz w:val="24"/>
          <w:szCs w:val="24"/>
        </w:rPr>
        <w:t xml:space="preserve"> </w:t>
      </w:r>
      <m:oMath>
        <m:r>
          <w:rPr>
            <w:rFonts w:ascii="Cambria Math" w:hAnsi="Cambria Math" w:cs="Times New Roman"/>
            <w:sz w:val="24"/>
            <w:szCs w:val="24"/>
          </w:rPr>
          <m:t>u</m:t>
        </m:r>
      </m:oMath>
      <w:r w:rsidR="00B9076B" w:rsidRPr="00613A56">
        <w:rPr>
          <w:rFonts w:ascii="Times New Roman" w:hAnsi="Times New Roman" w:cs="Times New Roman"/>
          <w:sz w:val="24"/>
          <w:szCs w:val="24"/>
          <w:vertAlign w:val="subscript"/>
        </w:rPr>
        <w:t>1</w:t>
      </w:r>
      <w:ins w:id="87" w:author="Gibran Hemani" w:date="2019-08-28T16:35:00Z">
        <w:r w:rsidR="0021708E">
          <w:rPr>
            <w:rFonts w:ascii="Times New Roman" w:hAnsi="Times New Roman" w:cs="Times New Roman"/>
            <w:sz w:val="24"/>
            <w:szCs w:val="24"/>
          </w:rPr>
          <w:t xml:space="preserve"> that </w:t>
        </w:r>
      </w:ins>
      <w:del w:id="88" w:author="Gibran Hemani" w:date="2019-08-28T16:35:00Z">
        <w:r w:rsidDel="0021708E">
          <w:rPr>
            <w:rFonts w:ascii="Times New Roman" w:hAnsi="Times New Roman" w:cs="Times New Roman"/>
            <w:sz w:val="24"/>
            <w:szCs w:val="24"/>
          </w:rPr>
          <w:delText>,</w:delText>
        </w:r>
        <w:r w:rsidRPr="00597A15" w:rsidDel="0021708E">
          <w:rPr>
            <w:rFonts w:ascii="Times New Roman" w:hAnsi="Times New Roman" w:cs="Times New Roman"/>
            <w:sz w:val="24"/>
            <w:szCs w:val="24"/>
          </w:rPr>
          <w:delText xml:space="preserve"> </w:delText>
        </w:r>
      </w:del>
      <w:r w:rsidRPr="00597A15">
        <w:rPr>
          <w:rFonts w:ascii="Times New Roman" w:hAnsi="Times New Roman" w:cs="Times New Roman"/>
          <w:sz w:val="24"/>
          <w:szCs w:val="24"/>
        </w:rPr>
        <w:t xml:space="preserve">influences </w:t>
      </w:r>
      <w:ins w:id="89" w:author="Gibran Hemani" w:date="2019-08-28T16:35:00Z">
        <w:r w:rsidR="0021708E">
          <w:rPr>
            <w:rFonts w:ascii="Times New Roman" w:hAnsi="Times New Roman" w:cs="Times New Roman"/>
            <w:sz w:val="24"/>
            <w:szCs w:val="24"/>
          </w:rPr>
          <w:t xml:space="preserve">both </w:t>
        </w:r>
      </w:ins>
      <w:r w:rsidRPr="00613A56">
        <w:rPr>
          <w:rFonts w:ascii="Times New Roman" w:hAnsi="Times New Roman" w:cs="Times New Roman"/>
          <w:i/>
          <w:iCs/>
          <w:sz w:val="24"/>
          <w:szCs w:val="24"/>
        </w:rPr>
        <w:t>x</w:t>
      </w:r>
      <w:r w:rsidRPr="00597A15">
        <w:rPr>
          <w:rFonts w:ascii="Times New Roman" w:hAnsi="Times New Roman" w:cs="Times New Roman"/>
          <w:sz w:val="24"/>
          <w:szCs w:val="24"/>
        </w:rPr>
        <w:t xml:space="preserve"> and </w:t>
      </w:r>
      <w:r w:rsidRPr="00613A56">
        <w:rPr>
          <w:rFonts w:ascii="Times New Roman" w:hAnsi="Times New Roman" w:cs="Times New Roman"/>
          <w:i/>
          <w:iCs/>
          <w:sz w:val="24"/>
          <w:szCs w:val="24"/>
        </w:rPr>
        <w:t>y</w:t>
      </w:r>
      <w:ins w:id="90" w:author="Gibran Hemani" w:date="2019-08-28T16:35:00Z">
        <w:r w:rsidR="0021708E">
          <w:rPr>
            <w:rFonts w:ascii="Times New Roman" w:hAnsi="Times New Roman" w:cs="Times New Roman"/>
            <w:sz w:val="24"/>
            <w:szCs w:val="24"/>
          </w:rPr>
          <w:t>)</w:t>
        </w:r>
      </w:ins>
      <w:r w:rsidRPr="00597A15">
        <w:rPr>
          <w:rFonts w:ascii="Times New Roman" w:hAnsi="Times New Roman" w:cs="Times New Roman"/>
          <w:sz w:val="24"/>
          <w:szCs w:val="24"/>
        </w:rPr>
        <w:t>.</w:t>
      </w:r>
      <w:ins w:id="91" w:author="Gibran Hemani" w:date="2019-08-28T16:35:00Z">
        <w:r w:rsidR="0021708E">
          <w:rPr>
            <w:rFonts w:ascii="Times New Roman" w:hAnsi="Times New Roman" w:cs="Times New Roman"/>
            <w:sz w:val="24"/>
            <w:szCs w:val="24"/>
          </w:rPr>
          <w:t xml:space="preserve"> Therefore, the term ‘confounding pleiotropy’ indicates that the instrument’s </w:t>
        </w:r>
      </w:ins>
      <w:ins w:id="92" w:author="Gibran Hemani" w:date="2019-08-28T16:36:00Z">
        <w:r w:rsidR="0021708E">
          <w:rPr>
            <w:rFonts w:ascii="Times New Roman" w:hAnsi="Times New Roman" w:cs="Times New Roman"/>
            <w:sz w:val="24"/>
            <w:szCs w:val="24"/>
          </w:rPr>
          <w:t xml:space="preserve">horizontal pleiotropic effect arises because it primarily influences a confounder of </w:t>
        </w:r>
        <w:r w:rsidR="0021708E" w:rsidRPr="0021708E">
          <w:rPr>
            <w:rFonts w:ascii="Times New Roman" w:hAnsi="Times New Roman" w:cs="Times New Roman"/>
            <w:i/>
            <w:iCs/>
            <w:sz w:val="24"/>
            <w:szCs w:val="24"/>
            <w:rPrChange w:id="93" w:author="Gibran Hemani" w:date="2019-08-28T16:36:00Z">
              <w:rPr>
                <w:rFonts w:ascii="Times New Roman" w:hAnsi="Times New Roman" w:cs="Times New Roman"/>
                <w:sz w:val="24"/>
                <w:szCs w:val="24"/>
              </w:rPr>
            </w:rPrChange>
          </w:rPr>
          <w:t>x</w:t>
        </w:r>
        <w:r w:rsidR="0021708E">
          <w:rPr>
            <w:rFonts w:ascii="Times New Roman" w:hAnsi="Times New Roman" w:cs="Times New Roman"/>
            <w:sz w:val="24"/>
            <w:szCs w:val="24"/>
          </w:rPr>
          <w:t xml:space="preserve"> and </w:t>
        </w:r>
        <w:r w:rsidR="0021708E" w:rsidRPr="0021708E">
          <w:rPr>
            <w:rFonts w:ascii="Times New Roman" w:hAnsi="Times New Roman" w:cs="Times New Roman"/>
            <w:i/>
            <w:iCs/>
            <w:sz w:val="24"/>
            <w:szCs w:val="24"/>
            <w:rPrChange w:id="94" w:author="Gibran Hemani" w:date="2019-08-28T16:36:00Z">
              <w:rPr>
                <w:rFonts w:ascii="Times New Roman" w:hAnsi="Times New Roman" w:cs="Times New Roman"/>
                <w:sz w:val="24"/>
                <w:szCs w:val="24"/>
              </w:rPr>
            </w:rPrChange>
          </w:rPr>
          <w:t>y</w:t>
        </w:r>
        <w:r w:rsidR="0021708E">
          <w:rPr>
            <w:rFonts w:ascii="Times New Roman" w:hAnsi="Times New Roman" w:cs="Times New Roman"/>
            <w:sz w:val="24"/>
            <w:szCs w:val="24"/>
          </w:rPr>
          <w:t>.</w:t>
        </w:r>
      </w:ins>
      <w:ins w:id="95" w:author="Gibran Hemani" w:date="2019-08-28T16:38:00Z">
        <w:r w:rsidR="00D72206">
          <w:rPr>
            <w:rFonts w:ascii="Times New Roman" w:hAnsi="Times New Roman" w:cs="Times New Roman"/>
            <w:sz w:val="24"/>
            <w:szCs w:val="24"/>
          </w:rPr>
          <w:t xml:space="preserve"> See figure 2 (column</w:t>
        </w:r>
      </w:ins>
      <w:r w:rsidRPr="00597A15">
        <w:rPr>
          <w:rFonts w:ascii="Times New Roman" w:hAnsi="Times New Roman" w:cs="Times New Roman"/>
          <w:sz w:val="24"/>
          <w:szCs w:val="24"/>
        </w:rPr>
        <w:t xml:space="preserve"> </w:t>
      </w:r>
      <w:ins w:id="96" w:author="Gibran Hemani" w:date="2019-08-28T16:38:00Z">
        <w:r w:rsidR="00D72206">
          <w:rPr>
            <w:rFonts w:ascii="Times New Roman" w:hAnsi="Times New Roman" w:cs="Times New Roman"/>
            <w:sz w:val="24"/>
            <w:szCs w:val="24"/>
          </w:rPr>
          <w:t xml:space="preserve">1) for a DAG </w:t>
        </w:r>
        <w:r w:rsidR="00D72206">
          <w:rPr>
            <w:rFonts w:ascii="Times New Roman" w:hAnsi="Times New Roman" w:cs="Times New Roman"/>
            <w:sz w:val="24"/>
            <w:szCs w:val="24"/>
          </w:rPr>
          <w:lastRenderedPageBreak/>
          <w:t xml:space="preserve">describing the model. </w:t>
        </w:r>
      </w:ins>
      <w:del w:id="97" w:author="Gibran Hemani" w:date="2019-08-28T16:37:00Z">
        <w:r w:rsidDel="0021708E">
          <w:rPr>
            <w:rFonts w:ascii="Times New Roman" w:hAnsi="Times New Roman" w:cs="Times New Roman"/>
            <w:sz w:val="24"/>
            <w:szCs w:val="24"/>
          </w:rPr>
          <w:delText xml:space="preserve">Here </w:delText>
        </w:r>
      </w:del>
      <w:ins w:id="98" w:author="Gibran Hemani" w:date="2019-08-28T16:37:00Z">
        <w:r w:rsidR="0021708E">
          <w:rPr>
            <w:rFonts w:ascii="Times New Roman" w:hAnsi="Times New Roman" w:cs="Times New Roman"/>
            <w:sz w:val="24"/>
            <w:szCs w:val="24"/>
          </w:rPr>
          <w:t xml:space="preserve">The confounder </w:t>
        </w:r>
      </w:ins>
      <m:oMath>
        <m:r>
          <w:rPr>
            <w:rFonts w:ascii="Cambria Math" w:hAnsi="Cambria Math" w:cs="Times New Roman"/>
            <w:sz w:val="24"/>
            <w:szCs w:val="24"/>
          </w:rPr>
          <m:t>u</m:t>
        </m:r>
      </m:oMath>
      <w:r w:rsidR="00396EC4" w:rsidRPr="00D13855">
        <w:rPr>
          <w:rFonts w:ascii="Times New Roman" w:hAnsi="Times New Roman" w:cs="Times New Roman"/>
          <w:sz w:val="24"/>
          <w:szCs w:val="24"/>
          <w:vertAlign w:val="subscript"/>
        </w:rPr>
        <w:t>1</w:t>
      </w:r>
      <w:r w:rsidRPr="00597A15">
        <w:rPr>
          <w:rFonts w:ascii="Times New Roman" w:hAnsi="Times New Roman" w:cs="Times New Roman"/>
          <w:sz w:val="24"/>
          <w:szCs w:val="24"/>
        </w:rPr>
        <w:t xml:space="preserve"> </w:t>
      </w:r>
      <w:del w:id="99" w:author="Gibran Hemani" w:date="2019-08-28T16:37:00Z">
        <w:r w:rsidRPr="00597A15" w:rsidDel="0021708E">
          <w:rPr>
            <w:rFonts w:ascii="Times New Roman" w:hAnsi="Times New Roman" w:cs="Times New Roman"/>
            <w:sz w:val="24"/>
            <w:szCs w:val="24"/>
          </w:rPr>
          <w:delText xml:space="preserve">also </w:delText>
        </w:r>
      </w:del>
      <w:r w:rsidRPr="00597A15">
        <w:rPr>
          <w:rFonts w:ascii="Times New Roman" w:hAnsi="Times New Roman" w:cs="Times New Roman"/>
          <w:sz w:val="24"/>
          <w:szCs w:val="24"/>
        </w:rPr>
        <w:t>has a</w:t>
      </w:r>
      <w:r>
        <w:rPr>
          <w:rFonts w:ascii="Times New Roman" w:hAnsi="Times New Roman" w:cs="Times New Roman"/>
          <w:sz w:val="24"/>
          <w:szCs w:val="24"/>
        </w:rPr>
        <w:t xml:space="preserve"> set of</w:t>
      </w:r>
      <w:r w:rsidRPr="00597A15">
        <w:rPr>
          <w:rFonts w:ascii="Times New Roman" w:hAnsi="Times New Roman" w:cs="Times New Roman"/>
          <w:sz w:val="24"/>
          <w:szCs w:val="24"/>
        </w:rPr>
        <w:t xml:space="preserve"> independent genetic </w:t>
      </w:r>
      <w:r>
        <w:rPr>
          <w:rFonts w:ascii="Times New Roman" w:hAnsi="Times New Roman" w:cs="Times New Roman"/>
          <w:sz w:val="24"/>
          <w:szCs w:val="24"/>
        </w:rPr>
        <w:t xml:space="preserve">influences, </w:t>
      </w:r>
      <w:del w:id="100" w:author="Gibran Hemani" w:date="2019-08-28T16:37:00Z">
        <w:r w:rsidDel="0021708E">
          <w:rPr>
            <w:rFonts w:ascii="Times New Roman" w:hAnsi="Times New Roman" w:cs="Times New Roman"/>
            <w:sz w:val="24"/>
            <w:szCs w:val="24"/>
          </w:rPr>
          <w:delText>G</w:delText>
        </w:r>
        <m:oMath>
          <m:r>
            <w:rPr>
              <w:rFonts w:ascii="Cambria Math" w:hAnsi="Cambria Math" w:cs="Times New Roman"/>
              <w:sz w:val="24"/>
              <w:szCs w:val="24"/>
            </w:rPr>
            <m:t xml:space="preserve"> </m:t>
          </m:r>
        </m:oMath>
      </w:del>
      <m:oMath>
        <m:sSub>
          <m:sSubPr>
            <m:ctrlPr>
              <w:ins w:id="101" w:author="Gibran Hemani" w:date="2019-08-28T16:37:00Z">
                <w:rPr>
                  <w:rFonts w:ascii="Cambria Math" w:hAnsi="Cambria Math" w:cs="Times New Roman"/>
                  <w:i/>
                  <w:sz w:val="24"/>
                  <w:szCs w:val="24"/>
                </w:rPr>
              </w:ins>
            </m:ctrlPr>
          </m:sSubPr>
          <m:e>
            <m:r>
              <w:ins w:id="102" w:author="Gibran Hemani" w:date="2019-08-28T16:37:00Z">
                <w:rPr>
                  <w:rFonts w:ascii="Cambria Math" w:hAnsi="Cambria Math" w:cs="Times New Roman"/>
                  <w:sz w:val="24"/>
                  <w:szCs w:val="24"/>
                </w:rPr>
                <m:t>G</m:t>
              </w:ins>
            </m:r>
          </m:e>
          <m:sub>
            <m:r>
              <w:ins w:id="103" w:author="Gibran Hemani" w:date="2019-08-28T16:37:00Z">
                <w:rPr>
                  <w:rFonts w:ascii="Cambria Math" w:hAnsi="Cambria Math" w:cs="Times New Roman"/>
                  <w:sz w:val="24"/>
                  <w:szCs w:val="24"/>
                </w:rPr>
                <m:t>u</m:t>
              </w:ins>
            </m:r>
            <m:r>
              <w:ins w:id="104" w:author="Gibran Hemani" w:date="2019-08-28T16:37:00Z">
                <m:rPr>
                  <m:sty m:val="p"/>
                </m:rPr>
                <w:rPr>
                  <w:rFonts w:ascii="Cambria Math" w:hAnsi="Cambria Math" w:cs="Times New Roman"/>
                  <w:sz w:val="24"/>
                  <w:szCs w:val="24"/>
                  <w:vertAlign w:val="subscript"/>
                </w:rPr>
                <m:t>1</m:t>
              </w:ins>
            </m:r>
          </m:sub>
        </m:sSub>
        <m:r>
          <w:del w:id="105" w:author="Gibran Hemani" w:date="2019-08-28T16:37:00Z">
            <w:rPr>
              <w:rFonts w:ascii="Cambria Math" w:hAnsi="Cambria Math" w:cs="Times New Roman"/>
              <w:sz w:val="24"/>
              <w:szCs w:val="24"/>
            </w:rPr>
            <m:t>u</m:t>
          </w:del>
        </m:r>
      </m:oMath>
      <w:del w:id="106" w:author="Gibran Hemani" w:date="2019-08-28T16:37:00Z">
        <w:r w:rsidR="00CE06D3" w:rsidRPr="00D13855" w:rsidDel="0021708E">
          <w:rPr>
            <w:rFonts w:ascii="Times New Roman" w:hAnsi="Times New Roman" w:cs="Times New Roman"/>
            <w:sz w:val="24"/>
            <w:szCs w:val="24"/>
            <w:vertAlign w:val="subscript"/>
          </w:rPr>
          <w:delText>1</w:delText>
        </w:r>
      </w:del>
      <w:r>
        <w:rPr>
          <w:rFonts w:ascii="Times New Roman" w:hAnsi="Times New Roman" w:cs="Times New Roman"/>
          <w:sz w:val="24"/>
          <w:szCs w:val="24"/>
        </w:rPr>
        <w:t xml:space="preserve">, which may be detected as instruments for </w:t>
      </w:r>
      <w:r w:rsidRPr="00613A56">
        <w:rPr>
          <w:rFonts w:ascii="Times New Roman" w:hAnsi="Times New Roman" w:cs="Times New Roman"/>
          <w:i/>
          <w:iCs/>
          <w:sz w:val="24"/>
          <w:szCs w:val="24"/>
        </w:rPr>
        <w:t>x</w:t>
      </w:r>
      <w:r>
        <w:rPr>
          <w:rFonts w:ascii="Times New Roman" w:hAnsi="Times New Roman" w:cs="Times New Roman"/>
          <w:sz w:val="24"/>
          <w:szCs w:val="24"/>
        </w:rPr>
        <w:t xml:space="preserve">. </w:t>
      </w:r>
    </w:p>
    <w:p w14:paraId="26260426" w14:textId="750730A0" w:rsidR="000C0344" w:rsidRPr="005E7276" w:rsidRDefault="00224FBE"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u1,j</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gu1,j</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u1</m:t>
              </m:r>
            </m:sub>
          </m:sSub>
        </m:oMath>
      </m:oMathPara>
    </w:p>
    <w:p w14:paraId="501852FE" w14:textId="77777777" w:rsidR="00613A56" w:rsidRPr="005E7276" w:rsidRDefault="00613A56" w:rsidP="00613A56">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u1x</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5034AA72" w14:textId="77777777" w:rsidR="00613A56" w:rsidRPr="005E7276" w:rsidRDefault="00613A56" w:rsidP="00613A56">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u1y</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0FD62929"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3319C27C" w14:textId="77777777" w:rsidR="00613A56" w:rsidRPr="00597A15" w:rsidRDefault="00224FBE" w:rsidP="00613A56">
      <w:pPr>
        <w:spacing w:after="158"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gu1,j</m:t>
            </m:r>
          </m:sub>
        </m:sSub>
      </m:oMath>
      <w:r w:rsidR="00613A56">
        <w:rPr>
          <w:rFonts w:ascii="Times New Roman" w:hAnsi="Times New Roman" w:cs="Times New Roman"/>
          <w:sz w:val="24"/>
          <w:szCs w:val="24"/>
        </w:rPr>
        <w:t xml:space="preserve"> values are sampled for each SNP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oMath>
      <w:r w:rsidR="00613A56">
        <w:rPr>
          <w:rFonts w:ascii="Times New Roman" w:hAnsi="Times New Roman" w:cs="Times New Roman"/>
          <w:sz w:val="24"/>
          <w:szCs w:val="24"/>
        </w:rPr>
        <w:t xml:space="preserve"> from a normal distribution such that they explain 60% of the variance in </w:t>
      </w:r>
      <m:oMath>
        <m:r>
          <w:rPr>
            <w:rFonts w:ascii="Cambria Math" w:hAnsi="Cambria Math" w:cs="Times New Roman"/>
            <w:sz w:val="24"/>
            <w:szCs w:val="24"/>
          </w:rPr>
          <m:t>u</m:t>
        </m:r>
      </m:oMath>
      <w:proofErr w:type="gramStart"/>
      <w:r w:rsidR="00613A56" w:rsidRPr="00D13855">
        <w:rPr>
          <w:rFonts w:ascii="Times New Roman" w:hAnsi="Times New Roman" w:cs="Times New Roman"/>
          <w:sz w:val="24"/>
          <w:szCs w:val="24"/>
          <w:vertAlign w:val="subscript"/>
        </w:rPr>
        <w:t>1</w:t>
      </w:r>
      <w:r w:rsidR="00613A56" w:rsidDel="00941350">
        <w:rPr>
          <w:rFonts w:ascii="Times New Roman" w:hAnsi="Times New Roman" w:cs="Times New Roman"/>
          <w:sz w:val="24"/>
          <w:szCs w:val="24"/>
        </w:rPr>
        <w:t xml:space="preserve"> </w:t>
      </w:r>
      <w:r w:rsidR="00613A56">
        <w:rPr>
          <w:rFonts w:ascii="Times New Roman" w:hAnsi="Times New Roman" w:cs="Times New Roman"/>
          <w:sz w:val="24"/>
          <w:szCs w:val="24"/>
        </w:rPr>
        <w:t>.</w:t>
      </w:r>
      <w:proofErr w:type="gramEnd"/>
      <w:r w:rsidR="00613A56">
        <w:rPr>
          <w:rFonts w:ascii="Times New Roman" w:hAnsi="Times New Roman" w:cs="Times New Roman"/>
          <w:sz w:val="24"/>
          <w:szCs w:val="24"/>
        </w:rPr>
        <w:t xml:space="preserve"> The value of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u1x</m:t>
            </m:r>
          </m:sub>
        </m:sSub>
      </m:oMath>
      <w:r w:rsidR="00613A56">
        <w:rPr>
          <w:rFonts w:ascii="Times New Roman" w:hAnsi="Times New Roman" w:cs="Times New Roman"/>
          <w:sz w:val="24"/>
          <w:szCs w:val="24"/>
        </w:rPr>
        <w:t xml:space="preserve"> is chosen such that </w:t>
      </w:r>
      <m:oMath>
        <m:r>
          <w:rPr>
            <w:rFonts w:ascii="Cambria Math" w:hAnsi="Cambria Math" w:cs="Times New Roman"/>
            <w:sz w:val="24"/>
            <w:szCs w:val="24"/>
          </w:rPr>
          <m:t>u</m:t>
        </m:r>
      </m:oMath>
      <w:r w:rsidR="00613A56" w:rsidRPr="00D13855">
        <w:rPr>
          <w:rFonts w:ascii="Times New Roman" w:hAnsi="Times New Roman" w:cs="Times New Roman"/>
          <w:sz w:val="24"/>
          <w:szCs w:val="24"/>
          <w:vertAlign w:val="subscript"/>
        </w:rPr>
        <w:t>1</w:t>
      </w:r>
      <w:r w:rsidR="00613A56">
        <w:rPr>
          <w:rFonts w:ascii="Times New Roman" w:hAnsi="Times New Roman" w:cs="Times New Roman"/>
          <w:sz w:val="24"/>
          <w:szCs w:val="24"/>
        </w:rPr>
        <w:t xml:space="preserve"> explains 60% of the variance in </w:t>
      </w:r>
      <w:r w:rsidR="00613A56" w:rsidRPr="00953480">
        <w:rPr>
          <w:rFonts w:ascii="Times New Roman" w:hAnsi="Times New Roman" w:cs="Times New Roman"/>
          <w:i/>
          <w:iCs/>
          <w:sz w:val="24"/>
          <w:szCs w:val="24"/>
        </w:rPr>
        <w:t>x</w:t>
      </w:r>
      <w:r w:rsidR="00613A56">
        <w:rPr>
          <w:rFonts w:ascii="Times New Roman" w:hAnsi="Times New Roman" w:cs="Times New Roman"/>
          <w:sz w:val="24"/>
          <w:szCs w:val="24"/>
        </w:rPr>
        <w:t xml:space="preserve"> and 40% of the variance in </w:t>
      </w:r>
      <w:r w:rsidR="00613A56" w:rsidRPr="00953480">
        <w:rPr>
          <w:rFonts w:ascii="Times New Roman" w:hAnsi="Times New Roman" w:cs="Times New Roman"/>
          <w:i/>
          <w:iCs/>
          <w:sz w:val="24"/>
          <w:szCs w:val="24"/>
        </w:rPr>
        <w:t>y</w:t>
      </w:r>
      <w:r w:rsidR="00613A56">
        <w:rPr>
          <w:rFonts w:ascii="Times New Roman" w:hAnsi="Times New Roman" w:cs="Times New Roman"/>
          <w:sz w:val="24"/>
          <w:szCs w:val="24"/>
        </w:rPr>
        <w:t xml:space="preserve">. The values of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oMath>
      <w:r w:rsidR="00613A56">
        <w:rPr>
          <w:rFonts w:ascii="Times New Roman" w:hAnsi="Times New Roman" w:cs="Times New Roman"/>
          <w:sz w:val="24"/>
          <w:szCs w:val="24"/>
        </w:rPr>
        <w:t xml:space="preserve"> are sampled from a normal distribution for each of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oMath>
      <w:r w:rsidR="00613A56">
        <w:rPr>
          <w:rFonts w:ascii="Times New Roman" w:hAnsi="Times New Roman" w:cs="Times New Roman"/>
          <w:sz w:val="24"/>
          <w:szCs w:val="24"/>
        </w:rPr>
        <w:t xml:space="preserve"> SNPs such that they explain 20% of the variance in </w:t>
      </w:r>
      <w:r w:rsidR="00613A56" w:rsidRPr="00953480">
        <w:rPr>
          <w:rFonts w:ascii="Times New Roman" w:hAnsi="Times New Roman" w:cs="Times New Roman"/>
          <w:i/>
          <w:iCs/>
          <w:sz w:val="24"/>
          <w:szCs w:val="24"/>
        </w:rPr>
        <w:t>x</w:t>
      </w:r>
      <w:r w:rsidR="00613A56">
        <w:rPr>
          <w:rFonts w:ascii="Times New Roman" w:hAnsi="Times New Roman" w:cs="Times New Roman"/>
          <w:sz w:val="24"/>
          <w:szCs w:val="24"/>
        </w:rPr>
        <w:t xml:space="preserv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sidR="00613A56">
        <w:rPr>
          <w:rFonts w:ascii="Times New Roman" w:hAnsi="Times New Roman" w:cs="Times New Roman"/>
          <w:sz w:val="24"/>
          <w:szCs w:val="24"/>
        </w:rPr>
        <w:t xml:space="preserve"> is set to either 0, or some value such that </w:t>
      </w:r>
      <w:r w:rsidR="00613A56" w:rsidRPr="00953480">
        <w:rPr>
          <w:rFonts w:ascii="Times New Roman" w:hAnsi="Times New Roman" w:cs="Times New Roman"/>
          <w:i/>
          <w:iCs/>
          <w:sz w:val="24"/>
          <w:szCs w:val="24"/>
        </w:rPr>
        <w:t>x</w:t>
      </w:r>
      <w:r w:rsidR="00613A56">
        <w:rPr>
          <w:rFonts w:ascii="Times New Roman" w:hAnsi="Times New Roman" w:cs="Times New Roman"/>
          <w:sz w:val="24"/>
          <w:szCs w:val="24"/>
        </w:rPr>
        <w:t xml:space="preserve"> explains 10% of the variance in </w:t>
      </w:r>
      <w:r w:rsidR="00613A56" w:rsidRPr="00953480">
        <w:rPr>
          <w:rFonts w:ascii="Times New Roman" w:hAnsi="Times New Roman" w:cs="Times New Roman"/>
          <w:i/>
          <w:iCs/>
          <w:sz w:val="24"/>
          <w:szCs w:val="24"/>
        </w:rPr>
        <w:t>y</w:t>
      </w:r>
      <w:r w:rsidR="00613A56">
        <w:rPr>
          <w:rFonts w:ascii="Times New Roman" w:hAnsi="Times New Roman" w:cs="Times New Roman"/>
          <w:sz w:val="24"/>
          <w:szCs w:val="24"/>
        </w:rPr>
        <w:t xml:space="preserve">.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u1</m:t>
            </m:r>
          </m:sub>
        </m:sSub>
      </m:oMath>
      <w:r w:rsidR="00613A5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sidR="00613A56">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sidR="00613A56">
        <w:rPr>
          <w:rFonts w:ascii="Times New Roman" w:hAnsi="Times New Roman" w:cs="Times New Roman"/>
          <w:sz w:val="24"/>
          <w:szCs w:val="24"/>
        </w:rPr>
        <w:t xml:space="preserve"> are sampled from normal distributions with mean 0 and variances that are scaled to satisfy the variances of all other parameters described for the model. Different sets of simulations are run with different proportions of invalid instruments by simulating different numbers of genetic variants directly influencing </w:t>
      </w:r>
      <m:oMath>
        <m:r>
          <w:rPr>
            <w:rFonts w:ascii="Cambria Math" w:hAnsi="Cambria Math" w:cs="Times New Roman"/>
            <w:sz w:val="24"/>
            <w:szCs w:val="24"/>
          </w:rPr>
          <m:t>u</m:t>
        </m:r>
      </m:oMath>
      <w:r w:rsidR="00613A56" w:rsidRPr="00D13855">
        <w:rPr>
          <w:rFonts w:ascii="Times New Roman" w:hAnsi="Times New Roman" w:cs="Times New Roman"/>
          <w:sz w:val="24"/>
          <w:szCs w:val="24"/>
          <w:vertAlign w:val="subscript"/>
        </w:rPr>
        <w:t>1</w:t>
      </w:r>
      <w:r w:rsidR="00613A56">
        <w:rPr>
          <w:rFonts w:ascii="Times New Roman" w:hAnsi="Times New Roman" w:cs="Times New Roman"/>
          <w:sz w:val="24"/>
          <w:szCs w:val="24"/>
        </w:rPr>
        <w:t xml:space="preserve"> or </w:t>
      </w:r>
      <w:r w:rsidR="00613A56" w:rsidRPr="00953480">
        <w:rPr>
          <w:rFonts w:ascii="Times New Roman" w:hAnsi="Times New Roman" w:cs="Times New Roman"/>
          <w:i/>
          <w:iCs/>
          <w:sz w:val="24"/>
          <w:szCs w:val="24"/>
        </w:rPr>
        <w:t>x</w:t>
      </w:r>
      <w:r w:rsidR="00613A56">
        <w:rPr>
          <w:rFonts w:ascii="Times New Roman" w:hAnsi="Times New Roman" w:cs="Times New Roman"/>
          <w:sz w:val="24"/>
          <w:szCs w:val="24"/>
        </w:rPr>
        <w:t>:</w:t>
      </w:r>
    </w:p>
    <w:p w14:paraId="7E46DD7E" w14:textId="77777777" w:rsidR="00613A56" w:rsidRPr="00597A15" w:rsidRDefault="00224FBE" w:rsidP="00613A56">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r>
            <w:rPr>
              <w:rFonts w:ascii="Cambria Math" w:hAnsi="Cambria Math" w:cs="Times New Roman"/>
              <w:sz w:val="24"/>
              <w:szCs w:val="24"/>
            </w:rPr>
            <m:t>∈{5,10,15,20,30};</m:t>
          </m:r>
        </m:oMath>
      </m:oMathPara>
    </w:p>
    <w:p w14:paraId="7FAC31CA" w14:textId="77777777" w:rsidR="00613A56" w:rsidRPr="00597A15" w:rsidRDefault="00224FBE" w:rsidP="00613A56">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r>
            <w:rPr>
              <w:rFonts w:ascii="Cambria Math" w:hAnsi="Cambria Math" w:cs="Times New Roman"/>
              <w:sz w:val="24"/>
              <w:szCs w:val="24"/>
            </w:rPr>
            <m:t>∈{5,10,15,20,25,30};</m:t>
          </m:r>
        </m:oMath>
      </m:oMathPara>
    </w:p>
    <w:p w14:paraId="3E4F5694" w14:textId="77777777" w:rsidR="00613A56" w:rsidRDefault="00613A56" w:rsidP="00613A56">
      <w:pPr>
        <w:spacing w:after="158" w:line="480" w:lineRule="auto"/>
        <w:jc w:val="both"/>
        <w:rPr>
          <w:rFonts w:ascii="Times New Roman" w:hAnsi="Times New Roman" w:cs="Times New Roman"/>
          <w:sz w:val="24"/>
          <w:szCs w:val="24"/>
          <w:vertAlign w:val="subscript"/>
        </w:rPr>
      </w:pPr>
      <w:r w:rsidRPr="00597A15">
        <w:rPr>
          <w:rFonts w:ascii="Times New Roman" w:hAnsi="Times New Roman" w:cs="Times New Roman"/>
          <w:b/>
          <w:bCs/>
          <w:sz w:val="24"/>
          <w:szCs w:val="24"/>
        </w:rPr>
        <w:t>Horizontal pleiotrop</w:t>
      </w:r>
      <w:r>
        <w:rPr>
          <w:rFonts w:ascii="Times New Roman" w:hAnsi="Times New Roman" w:cs="Times New Roman"/>
          <w:b/>
          <w:bCs/>
          <w:sz w:val="24"/>
          <w:szCs w:val="24"/>
        </w:rPr>
        <w:t xml:space="preserve">y. </w:t>
      </w:r>
      <w:r w:rsidRPr="00597A15">
        <w:rPr>
          <w:rFonts w:ascii="Times New Roman" w:hAnsi="Times New Roman" w:cs="Times New Roman"/>
          <w:sz w:val="24"/>
          <w:szCs w:val="24"/>
        </w:rPr>
        <w:t>Here</w:t>
      </w:r>
      <w:r>
        <w:rPr>
          <w:rFonts w:ascii="Times New Roman" w:hAnsi="Times New Roman" w:cs="Times New Roman"/>
          <w:b/>
          <w:bCs/>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t least some of the instruments for </w:t>
      </w:r>
      <w:r w:rsidRPr="00953480">
        <w:rPr>
          <w:rFonts w:ascii="Times New Roman" w:hAnsi="Times New Roman" w:cs="Times New Roman"/>
          <w:i/>
          <w:iCs/>
          <w:sz w:val="24"/>
          <w:szCs w:val="24"/>
        </w:rPr>
        <w:t>x</w:t>
      </w:r>
      <w:r w:rsidRPr="00597A15">
        <w:rPr>
          <w:rFonts w:ascii="Times New Roman" w:hAnsi="Times New Roman" w:cs="Times New Roman"/>
          <w:sz w:val="24"/>
          <w:szCs w:val="24"/>
        </w:rPr>
        <w:t xml:space="preserve"> have an independent effect on y that is mediated through some other pathway that does not include </w:t>
      </w:r>
      <w:r w:rsidRPr="00953480">
        <w:rPr>
          <w:rFonts w:ascii="Times New Roman" w:hAnsi="Times New Roman" w:cs="Times New Roman"/>
          <w:i/>
          <w:iCs/>
          <w:sz w:val="24"/>
          <w:szCs w:val="24"/>
        </w:rPr>
        <w:t>x</w:t>
      </w:r>
      <w:r w:rsidRPr="00597A15">
        <w:rPr>
          <w:rFonts w:ascii="Times New Roman" w:hAnsi="Times New Roman" w:cs="Times New Roman"/>
          <w:sz w:val="24"/>
          <w:szCs w:val="24"/>
        </w:rPr>
        <w:t xml:space="preserve">. In these simulations, the pleiotropic influence of each instrument, </w:t>
      </w:r>
      <w:proofErr w:type="spellStart"/>
      <w:proofErr w:type="gramStart"/>
      <w:r w:rsidRPr="00953480">
        <w:rPr>
          <w:rFonts w:ascii="Times New Roman" w:hAnsi="Times New Roman" w:cs="Times New Roman"/>
          <w:i/>
          <w:iCs/>
          <w:sz w:val="24"/>
          <w:szCs w:val="24"/>
        </w:rPr>
        <w:t>G</w:t>
      </w:r>
      <w:r w:rsidRPr="00953480">
        <w:rPr>
          <w:rFonts w:ascii="Times New Roman" w:hAnsi="Times New Roman" w:cs="Times New Roman"/>
          <w:i/>
          <w:iCs/>
          <w:sz w:val="24"/>
          <w:szCs w:val="24"/>
          <w:vertAlign w:val="subscript"/>
        </w:rPr>
        <w:t>x</w:t>
      </w:r>
      <w:r>
        <w:rPr>
          <w:rFonts w:ascii="Times New Roman" w:hAnsi="Times New Roman" w:cs="Times New Roman"/>
          <w:i/>
          <w:iCs/>
          <w:sz w:val="24"/>
          <w:szCs w:val="24"/>
          <w:vertAlign w:val="subscript"/>
        </w:rPr>
        <w:t>,</w:t>
      </w:r>
      <w:r w:rsidRPr="00953480">
        <w:rPr>
          <w:rFonts w:ascii="Times New Roman" w:hAnsi="Times New Roman" w:cs="Times New Roman"/>
          <w:i/>
          <w:iCs/>
          <w:sz w:val="24"/>
          <w:szCs w:val="24"/>
          <w:vertAlign w:val="subscript"/>
        </w:rPr>
        <w:t>i</w:t>
      </w:r>
      <w:proofErr w:type="spellEnd"/>
      <w:proofErr w:type="gramEnd"/>
      <w:r w:rsidRPr="00597A15">
        <w:rPr>
          <w:rFonts w:ascii="Times New Roman" w:hAnsi="Times New Roman" w:cs="Times New Roman"/>
          <w:sz w:val="24"/>
          <w:szCs w:val="24"/>
        </w:rPr>
        <w:t xml:space="preserve">, is mediated by a different trait, </w:t>
      </w:r>
      <m:oMath>
        <m:r>
          <w:rPr>
            <w:rFonts w:ascii="Cambria Math" w:hAnsi="Cambria Math" w:cs="Times New Roman"/>
            <w:sz w:val="24"/>
            <w:szCs w:val="24"/>
          </w:rPr>
          <m:t>u</m:t>
        </m:r>
      </m:oMath>
      <w:r w:rsidRPr="00953480">
        <w:rPr>
          <w:rFonts w:ascii="Times New Roman" w:hAnsi="Times New Roman" w:cs="Times New Roman"/>
          <w:sz w:val="24"/>
          <w:szCs w:val="24"/>
          <w:vertAlign w:val="subscript"/>
        </w:rPr>
        <w:t>2</w:t>
      </w:r>
      <w:r>
        <w:rPr>
          <w:rFonts w:ascii="Times New Roman" w:hAnsi="Times New Roman" w:cs="Times New Roman"/>
          <w:sz w:val="24"/>
          <w:szCs w:val="24"/>
          <w:vertAlign w:val="subscript"/>
        </w:rPr>
        <w:t>,</w:t>
      </w:r>
      <w:proofErr w:type="spellStart"/>
      <w:r>
        <w:rPr>
          <w:rFonts w:ascii="Times New Roman" w:hAnsi="Times New Roman" w:cs="Times New Roman"/>
          <w:sz w:val="24"/>
          <w:szCs w:val="24"/>
          <w:vertAlign w:val="subscript"/>
        </w:rPr>
        <w:t>i</w:t>
      </w:r>
      <w:proofErr w:type="spellEnd"/>
    </w:p>
    <w:p w14:paraId="04B93B91" w14:textId="77777777" w:rsidR="00613A56" w:rsidRPr="008D54B8" w:rsidRDefault="00613A56" w:rsidP="00613A56">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w:lastRenderedPageBreak/>
            <m:t>x=</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512EEE4F" w14:textId="77777777" w:rsidR="00613A56" w:rsidRPr="005E7276" w:rsidRDefault="00224FBE" w:rsidP="00613A56">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u2,i</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u2,i,j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gu2,i,j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u2,i</m:t>
              </m:r>
            </m:sub>
          </m:sSub>
        </m:oMath>
      </m:oMathPara>
    </w:p>
    <w:p w14:paraId="1079353A" w14:textId="77777777" w:rsidR="00613A56" w:rsidRPr="007D7513" w:rsidRDefault="00613A56" w:rsidP="00613A56">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sup>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u2,i,y</m:t>
                  </m:r>
                </m:sub>
              </m:sSub>
            </m:e>
          </m:nary>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14FBB476" w14:textId="77777777" w:rsidR="00613A56" w:rsidRDefault="00613A56" w:rsidP="00613A56">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1746C3CC" w14:textId="77777777" w:rsidR="00613A56" w:rsidRDefault="00613A56" w:rsidP="00613A56">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Some number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r>
          <w:rPr>
            <w:rFonts w:ascii="Cambria Math" w:hAnsi="Cambria Math" w:cs="Times New Roman"/>
            <w:sz w:val="24"/>
            <w:szCs w:val="24"/>
          </w:rPr>
          <m:t>∈{5,10,15,20,25,30}</m:t>
        </m:r>
      </m:oMath>
      <w:r>
        <w:rPr>
          <w:rFonts w:ascii="Times New Roman" w:hAnsi="Times New Roman" w:cs="Times New Roman"/>
          <w:sz w:val="24"/>
          <w:szCs w:val="24"/>
        </w:rPr>
        <w:t xml:space="preserve"> of 30 G</w:t>
      </w:r>
      <w:r w:rsidRPr="00953480">
        <w:rPr>
          <w:rFonts w:ascii="Times New Roman" w:hAnsi="Times New Roman" w:cs="Times New Roman"/>
          <w:i/>
          <w:iCs/>
          <w:sz w:val="24"/>
          <w:szCs w:val="24"/>
          <w:vertAlign w:val="subscript"/>
        </w:rPr>
        <w:t>x</w:t>
      </w:r>
      <w:r>
        <w:rPr>
          <w:rFonts w:ascii="Times New Roman" w:hAnsi="Times New Roman" w:cs="Times New Roman"/>
          <w:sz w:val="24"/>
          <w:szCs w:val="24"/>
        </w:rPr>
        <w:t xml:space="preserve"> instruments for </w:t>
      </w:r>
      <w:r w:rsidRPr="00953480">
        <w:rPr>
          <w:rFonts w:ascii="Times New Roman" w:hAnsi="Times New Roman" w:cs="Times New Roman"/>
          <w:i/>
          <w:iCs/>
          <w:sz w:val="24"/>
          <w:szCs w:val="24"/>
        </w:rPr>
        <w:t>x</w:t>
      </w:r>
      <w:r>
        <w:rPr>
          <w:rFonts w:ascii="Times New Roman" w:hAnsi="Times New Roman" w:cs="Times New Roman"/>
          <w:sz w:val="24"/>
          <w:szCs w:val="24"/>
        </w:rPr>
        <w:t xml:space="preserve"> are selected to have pleiotropic effects, such that they influence </w:t>
      </w:r>
      <w:r w:rsidRPr="00953480">
        <w:rPr>
          <w:rFonts w:ascii="Times New Roman" w:hAnsi="Times New Roman" w:cs="Times New Roman"/>
          <w:i/>
          <w:iCs/>
          <w:sz w:val="24"/>
          <w:szCs w:val="24"/>
        </w:rPr>
        <w:t>y</w:t>
      </w:r>
      <w:r>
        <w:rPr>
          <w:rFonts w:ascii="Times New Roman" w:hAnsi="Times New Roman" w:cs="Times New Roman"/>
          <w:sz w:val="24"/>
          <w:szCs w:val="24"/>
        </w:rPr>
        <w:t xml:space="preserve"> each mediated by an independent trait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which itself has its own set of 30 direct genetic influences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u2,i</m:t>
            </m:r>
          </m:sub>
        </m:sSub>
      </m:oMath>
      <w:r>
        <w:rPr>
          <w:rFonts w:ascii="Times New Roman" w:hAnsi="Times New Roman" w:cs="Times New Roman"/>
          <w:sz w:val="24"/>
          <w:szCs w:val="24"/>
        </w:rPr>
        <w:t xml:space="preserve">. The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gu2,i,j</m:t>
            </m:r>
          </m:sub>
        </m:sSub>
      </m:oMath>
      <w:r>
        <w:rPr>
          <w:rFonts w:ascii="Times New Roman" w:hAnsi="Times New Roman" w:cs="Times New Roman"/>
          <w:sz w:val="24"/>
          <w:szCs w:val="24"/>
        </w:rPr>
        <w:t xml:space="preserve"> values for the genetic effects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are sampled from a normal distribution such that they explain 20%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Each pleiotropic </w:t>
      </w:r>
      <w:proofErr w:type="spellStart"/>
      <w:proofErr w:type="gramStart"/>
      <w:r w:rsidRPr="00953480">
        <w:rPr>
          <w:rFonts w:ascii="Times New Roman" w:hAnsi="Times New Roman" w:cs="Times New Roman"/>
          <w:i/>
          <w:iCs/>
          <w:sz w:val="24"/>
          <w:szCs w:val="24"/>
        </w:rPr>
        <w:t>G</w:t>
      </w:r>
      <w:r w:rsidRPr="00953480">
        <w:rPr>
          <w:rFonts w:ascii="Times New Roman" w:hAnsi="Times New Roman" w:cs="Times New Roman"/>
          <w:i/>
          <w:iCs/>
          <w:sz w:val="24"/>
          <w:szCs w:val="24"/>
          <w:vertAlign w:val="subscript"/>
        </w:rPr>
        <w:t>x,i</w:t>
      </w:r>
      <w:proofErr w:type="spellEnd"/>
      <w:proofErr w:type="gramEnd"/>
      <w:r w:rsidRPr="00953480">
        <w:rPr>
          <w:rFonts w:ascii="Times New Roman" w:hAnsi="Times New Roman" w:cs="Times New Roman"/>
          <w:i/>
          <w:iCs/>
          <w:sz w:val="24"/>
          <w:szCs w:val="24"/>
        </w:rPr>
        <w:t xml:space="preserve"> </w:t>
      </w:r>
      <w:r>
        <w:rPr>
          <w:rFonts w:ascii="Times New Roman" w:hAnsi="Times New Roman" w:cs="Times New Roman"/>
          <w:sz w:val="24"/>
          <w:szCs w:val="24"/>
        </w:rPr>
        <w:t xml:space="preserve">instrument has an influence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that explains 20% of its variance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r>
          <w:rPr>
            <w:rFonts w:ascii="Cambria Math" w:hAnsi="Cambria Math" w:cs="Times New Roman"/>
            <w:sz w:val="24"/>
            <w:szCs w:val="24"/>
          </w:rPr>
          <m:t>)</m:t>
        </m:r>
      </m:oMath>
      <w:r>
        <w:rPr>
          <w:rFonts w:ascii="Times New Roman" w:hAnsi="Times New Roman" w:cs="Times New Roman"/>
          <w:sz w:val="24"/>
          <w:szCs w:val="24"/>
        </w:rPr>
        <w:t xml:space="preserve">. The influence of each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on y is such that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u2,i,y</m:t>
            </m:r>
          </m:sub>
        </m:sSub>
      </m:oMath>
      <w:r>
        <w:rPr>
          <w:rFonts w:ascii="Times New Roman" w:hAnsi="Times New Roman" w:cs="Times New Roman"/>
          <w:sz w:val="24"/>
          <w:szCs w:val="24"/>
        </w:rPr>
        <w:t xml:space="preserve"> is normally distributed with mean 0 and variance 0.4. The outcome y is also influenced by </w:t>
      </w:r>
      <w:r w:rsidRPr="00953480">
        <w:rPr>
          <w:rFonts w:ascii="Times New Roman" w:hAnsi="Times New Roman" w:cs="Times New Roman"/>
          <w:i/>
          <w:iCs/>
          <w:sz w:val="24"/>
          <w:szCs w:val="24"/>
        </w:rPr>
        <w:t>x</w:t>
      </w:r>
      <w:r>
        <w:rPr>
          <w:rFonts w:ascii="Times New Roman" w:hAnsi="Times New Roman" w:cs="Times New Roman"/>
          <w:sz w:val="24"/>
          <w:szCs w:val="24"/>
        </w:rPr>
        <w:t xml:space="preserve"> where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Pr>
          <w:rFonts w:ascii="Times New Roman" w:hAnsi="Times New Roman" w:cs="Times New Roman"/>
          <w:sz w:val="24"/>
          <w:szCs w:val="24"/>
        </w:rPr>
        <w:t xml:space="preserve"> is set to either 0, or some value such that </w:t>
      </w:r>
      <w:r w:rsidRPr="00953480">
        <w:rPr>
          <w:rFonts w:ascii="Times New Roman" w:hAnsi="Times New Roman" w:cs="Times New Roman"/>
          <w:i/>
          <w:iCs/>
          <w:sz w:val="24"/>
          <w:szCs w:val="24"/>
        </w:rPr>
        <w:t>x</w:t>
      </w:r>
      <w:r>
        <w:rPr>
          <w:rFonts w:ascii="Times New Roman" w:hAnsi="Times New Roman" w:cs="Times New Roman"/>
          <w:sz w:val="24"/>
          <w:szCs w:val="24"/>
        </w:rPr>
        <w:t xml:space="preserve"> explains 10% of the variance in </w:t>
      </w:r>
      <w:r w:rsidRPr="00953480">
        <w:rPr>
          <w:rFonts w:ascii="Times New Roman" w:hAnsi="Times New Roman" w:cs="Times New Roman"/>
          <w:i/>
          <w:iCs/>
          <w:sz w:val="24"/>
          <w:szCs w:val="24"/>
        </w:rPr>
        <w:t>y</w:t>
      </w:r>
      <w:r>
        <w:rPr>
          <w:rFonts w:ascii="Times New Roman" w:hAnsi="Times New Roman" w:cs="Times New Roman"/>
          <w:sz w:val="24"/>
          <w:szCs w:val="24"/>
        </w:rPr>
        <w:t xml:space="preserve">.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u2,i</m:t>
            </m:r>
          </m:sub>
        </m:sSub>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Pr>
          <w:rFonts w:ascii="Times New Roman" w:hAnsi="Times New Roman" w:cs="Times New Roman"/>
          <w:sz w:val="24"/>
          <w:szCs w:val="24"/>
        </w:rPr>
        <w:t xml:space="preserve"> are sampled from normal distributions with mean 0 and variances that are scaled to satisfy the variances of all other parameters described for the model.</w:t>
      </w:r>
    </w:p>
    <w:p w14:paraId="10D2340A" w14:textId="77777777" w:rsidR="00613A56" w:rsidRPr="00597A15" w:rsidRDefault="00613A56" w:rsidP="00613A56">
      <w:pPr>
        <w:spacing w:after="158" w:line="480" w:lineRule="auto"/>
        <w:jc w:val="both"/>
        <w:rPr>
          <w:rFonts w:ascii="Times New Roman" w:hAnsi="Times New Roman" w:cs="Times New Roman"/>
          <w:sz w:val="24"/>
          <w:szCs w:val="24"/>
        </w:rPr>
      </w:pPr>
    </w:p>
    <w:p w14:paraId="6B232FAF" w14:textId="508B5FE6" w:rsidR="00613A56" w:rsidRPr="00597A15" w:rsidRDefault="00613A56" w:rsidP="00613A56">
      <w:pPr>
        <w:spacing w:after="158" w:line="480" w:lineRule="auto"/>
        <w:jc w:val="both"/>
        <w:rPr>
          <w:rFonts w:ascii="Times New Roman" w:hAnsi="Times New Roman" w:cs="Times New Roman"/>
          <w:b/>
          <w:bCs/>
          <w:sz w:val="24"/>
          <w:szCs w:val="24"/>
        </w:rPr>
      </w:pPr>
      <w:r w:rsidRPr="00597A15">
        <w:rPr>
          <w:rFonts w:ascii="Times New Roman" w:hAnsi="Times New Roman" w:cs="Times New Roman"/>
          <w:b/>
          <w:bCs/>
          <w:sz w:val="24"/>
          <w:szCs w:val="24"/>
        </w:rPr>
        <w:t xml:space="preserve">Mediation </w:t>
      </w:r>
      <w:commentRangeStart w:id="107"/>
      <w:commentRangeStart w:id="108"/>
      <w:r w:rsidRPr="00597A15">
        <w:rPr>
          <w:rFonts w:ascii="Times New Roman" w:hAnsi="Times New Roman" w:cs="Times New Roman"/>
          <w:b/>
          <w:bCs/>
          <w:sz w:val="24"/>
          <w:szCs w:val="24"/>
        </w:rPr>
        <w:t>pleiotropy</w:t>
      </w:r>
      <w:commentRangeEnd w:id="107"/>
      <w:r w:rsidR="002E4A9C">
        <w:rPr>
          <w:rStyle w:val="CommentReference"/>
        </w:rPr>
        <w:commentReference w:id="107"/>
      </w:r>
      <w:commentRangeEnd w:id="108"/>
      <w:r w:rsidR="00552C96">
        <w:rPr>
          <w:rStyle w:val="CommentReference"/>
        </w:rPr>
        <w:commentReference w:id="108"/>
      </w:r>
      <w:r>
        <w:rPr>
          <w:rFonts w:ascii="Times New Roman" w:hAnsi="Times New Roman" w:cs="Times New Roman"/>
          <w:sz w:val="24"/>
          <w:szCs w:val="24"/>
        </w:rPr>
        <w:t>.</w:t>
      </w:r>
      <w:ins w:id="109" w:author="Gibran Hemani" w:date="2019-08-28T22:40:00Z">
        <w:r w:rsidR="00552C96">
          <w:rPr>
            <w:rFonts w:ascii="Times New Roman" w:hAnsi="Times New Roman" w:cs="Times New Roman"/>
            <w:sz w:val="24"/>
            <w:szCs w:val="24"/>
          </w:rPr>
          <w:t xml:space="preserve"> As in ‘confounding pleiotropy’, except the pleiotropic relationships arise due to a trait that is</w:t>
        </w:r>
      </w:ins>
      <w:ins w:id="110" w:author="Gibran Hemani" w:date="2019-08-28T22:41:00Z">
        <w:r w:rsidR="00552C96">
          <w:rPr>
            <w:rFonts w:ascii="Times New Roman" w:hAnsi="Times New Roman" w:cs="Times New Roman"/>
            <w:sz w:val="24"/>
            <w:szCs w:val="24"/>
          </w:rPr>
          <w:t xml:space="preserve"> mediating the path from </w:t>
        </w:r>
        <w:r w:rsidR="00552C96">
          <w:rPr>
            <w:rFonts w:ascii="Times New Roman" w:hAnsi="Times New Roman" w:cs="Times New Roman"/>
            <w:i/>
            <w:iCs/>
            <w:sz w:val="24"/>
            <w:szCs w:val="24"/>
          </w:rPr>
          <w:t>x</w:t>
        </w:r>
        <w:r w:rsidR="00552C96">
          <w:rPr>
            <w:rFonts w:ascii="Times New Roman" w:hAnsi="Times New Roman" w:cs="Times New Roman"/>
            <w:sz w:val="24"/>
            <w:szCs w:val="24"/>
          </w:rPr>
          <w:t xml:space="preserve"> to </w:t>
        </w:r>
        <w:r w:rsidR="00552C96">
          <w:rPr>
            <w:rFonts w:ascii="Times New Roman" w:hAnsi="Times New Roman" w:cs="Times New Roman"/>
            <w:i/>
            <w:iCs/>
            <w:sz w:val="24"/>
            <w:szCs w:val="24"/>
          </w:rPr>
          <w:t>y</w:t>
        </w:r>
        <w:r w:rsidR="00552C96">
          <w:rPr>
            <w:rFonts w:ascii="Times New Roman" w:hAnsi="Times New Roman" w:cs="Times New Roman"/>
            <w:sz w:val="24"/>
            <w:szCs w:val="24"/>
          </w:rPr>
          <w:t>, rather than confounding it (Figure 2, column 3).</w:t>
        </w:r>
      </w:ins>
      <w:r w:rsidRPr="00597A15">
        <w:rPr>
          <w:rFonts w:ascii="Times New Roman" w:hAnsi="Times New Roman" w:cs="Times New Roman"/>
          <w:sz w:val="24"/>
          <w:szCs w:val="24"/>
        </w:rPr>
        <w:t xml:space="preserve"> </w:t>
      </w:r>
      <w:del w:id="111" w:author="Gibran Hemani" w:date="2019-08-28T22:41:00Z">
        <w:r w:rsidDel="00552C96">
          <w:rPr>
            <w:rFonts w:ascii="Times New Roman" w:hAnsi="Times New Roman" w:cs="Times New Roman"/>
            <w:sz w:val="24"/>
            <w:szCs w:val="24"/>
          </w:rPr>
          <w:delText>Here t</w:delText>
        </w:r>
      </w:del>
      <w:ins w:id="112" w:author="Gibran Hemani" w:date="2019-08-28T22:41:00Z">
        <w:r w:rsidR="00552C96">
          <w:rPr>
            <w:rFonts w:ascii="Times New Roman" w:hAnsi="Times New Roman" w:cs="Times New Roman"/>
            <w:sz w:val="24"/>
            <w:szCs w:val="24"/>
          </w:rPr>
          <w:t>Specifically, t</w:t>
        </w:r>
      </w:ins>
      <w:r w:rsidRPr="00597A15">
        <w:rPr>
          <w:rFonts w:ascii="Times New Roman" w:hAnsi="Times New Roman" w:cs="Times New Roman"/>
          <w:sz w:val="24"/>
          <w:szCs w:val="24"/>
        </w:rPr>
        <w:t xml:space="preserve">he influence of </w:t>
      </w:r>
      <w:r w:rsidRPr="00953480">
        <w:rPr>
          <w:rFonts w:ascii="Times New Roman" w:hAnsi="Times New Roman" w:cs="Times New Roman"/>
          <w:i/>
          <w:iCs/>
          <w:sz w:val="24"/>
          <w:szCs w:val="24"/>
        </w:rPr>
        <w:t>x</w:t>
      </w:r>
      <w:r w:rsidRPr="00597A15">
        <w:rPr>
          <w:rFonts w:ascii="Times New Roman" w:hAnsi="Times New Roman" w:cs="Times New Roman"/>
          <w:sz w:val="24"/>
          <w:szCs w:val="24"/>
        </w:rPr>
        <w:t xml:space="preserve"> on </w:t>
      </w:r>
      <w:r w:rsidRPr="00953480">
        <w:rPr>
          <w:rFonts w:ascii="Times New Roman" w:hAnsi="Times New Roman" w:cs="Times New Roman"/>
          <w:i/>
          <w:iCs/>
          <w:sz w:val="24"/>
          <w:szCs w:val="24"/>
        </w:rPr>
        <w:t>y</w:t>
      </w:r>
      <w:r w:rsidRPr="00597A15">
        <w:rPr>
          <w:rFonts w:ascii="Times New Roman" w:hAnsi="Times New Roman" w:cs="Times New Roman"/>
          <w:sz w:val="24"/>
          <w:szCs w:val="24"/>
        </w:rPr>
        <w:t xml:space="preserve"> is at least partially mediated by another trait u3</w:t>
      </w:r>
      <w:r>
        <w:rPr>
          <w:rFonts w:ascii="Times New Roman" w:hAnsi="Times New Roman" w:cs="Times New Roman"/>
          <w:sz w:val="24"/>
          <w:szCs w:val="24"/>
        </w:rPr>
        <w:t>, and</w:t>
      </w:r>
      <w:r w:rsidRPr="00597A15">
        <w:rPr>
          <w:rFonts w:ascii="Times New Roman" w:hAnsi="Times New Roman" w:cs="Times New Roman"/>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t least some of the instruments for </w:t>
      </w:r>
      <w:r w:rsidRPr="00953480">
        <w:rPr>
          <w:rFonts w:ascii="Times New Roman" w:hAnsi="Times New Roman" w:cs="Times New Roman"/>
          <w:i/>
          <w:iCs/>
          <w:sz w:val="24"/>
          <w:szCs w:val="24"/>
        </w:rPr>
        <w:t>x</w:t>
      </w:r>
      <w:r w:rsidRPr="00597A15">
        <w:rPr>
          <w:rFonts w:ascii="Times New Roman" w:hAnsi="Times New Roman" w:cs="Times New Roman"/>
          <w:sz w:val="24"/>
          <w:szCs w:val="24"/>
        </w:rPr>
        <w:t xml:space="preserve"> have an independent </w:t>
      </w:r>
      <w:r>
        <w:rPr>
          <w:rFonts w:ascii="Times New Roman" w:hAnsi="Times New Roman" w:cs="Times New Roman"/>
          <w:sz w:val="24"/>
          <w:szCs w:val="24"/>
        </w:rPr>
        <w:t xml:space="preserve">pleiotropic </w:t>
      </w:r>
      <w:r w:rsidRPr="00597A15">
        <w:rPr>
          <w:rFonts w:ascii="Times New Roman" w:hAnsi="Times New Roman" w:cs="Times New Roman"/>
          <w:sz w:val="24"/>
          <w:szCs w:val="24"/>
        </w:rPr>
        <w:t>influence on u3</w:t>
      </w:r>
    </w:p>
    <w:p w14:paraId="3FE9346D" w14:textId="77777777" w:rsidR="00613A56" w:rsidRPr="008D54B8" w:rsidRDefault="00613A56" w:rsidP="00613A56">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w:lastRenderedPageBreak/>
            <m:t>x=</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708D0A25" w14:textId="77777777" w:rsidR="00613A56" w:rsidRPr="005E7276" w:rsidRDefault="00224FBE" w:rsidP="00613A56">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u3</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u3</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gu3,j</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e>
          </m:nary>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x,u3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u3</m:t>
              </m:r>
            </m:sub>
          </m:sSub>
        </m:oMath>
      </m:oMathPara>
    </w:p>
    <w:p w14:paraId="6DCB1165" w14:textId="77777777" w:rsidR="00613A56" w:rsidRPr="007D7513" w:rsidRDefault="00613A56" w:rsidP="00613A56">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u3,y</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22673585" w14:textId="77777777" w:rsidR="00613A56" w:rsidRDefault="00613A56" w:rsidP="00613A56">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6C7D0375" w14:textId="77777777" w:rsidR="00613A56" w:rsidRDefault="00613A56" w:rsidP="00613A56">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Some number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r>
          <w:rPr>
            <w:rFonts w:ascii="Cambria Math" w:hAnsi="Cambria Math" w:cs="Times New Roman"/>
            <w:sz w:val="24"/>
            <w:szCs w:val="24"/>
          </w:rPr>
          <m:t>∈{5,10,15,20,25,30}</m:t>
        </m:r>
      </m:oMath>
      <w:r>
        <w:rPr>
          <w:rFonts w:ascii="Times New Roman" w:hAnsi="Times New Roman" w:cs="Times New Roman"/>
          <w:sz w:val="24"/>
          <w:szCs w:val="24"/>
        </w:rPr>
        <w:t xml:space="preserve"> of 30 </w:t>
      </w:r>
      <w:proofErr w:type="spellStart"/>
      <w:r w:rsidRPr="00953480">
        <w:rPr>
          <w:rFonts w:ascii="Times New Roman" w:hAnsi="Times New Roman" w:cs="Times New Roman"/>
          <w:i/>
          <w:iCs/>
          <w:sz w:val="24"/>
          <w:szCs w:val="24"/>
        </w:rPr>
        <w:t>Gx</w:t>
      </w:r>
      <w:proofErr w:type="spellEnd"/>
      <w:r>
        <w:rPr>
          <w:rFonts w:ascii="Times New Roman" w:hAnsi="Times New Roman" w:cs="Times New Roman"/>
          <w:sz w:val="24"/>
          <w:szCs w:val="24"/>
        </w:rPr>
        <w:t xml:space="preserve"> instruments for </w:t>
      </w:r>
      <w:r w:rsidRPr="00953480">
        <w:rPr>
          <w:rFonts w:ascii="Times New Roman" w:hAnsi="Times New Roman" w:cs="Times New Roman"/>
          <w:i/>
          <w:iCs/>
          <w:sz w:val="24"/>
          <w:szCs w:val="24"/>
        </w:rPr>
        <w:t>x</w:t>
      </w:r>
      <w:r>
        <w:rPr>
          <w:rFonts w:ascii="Times New Roman" w:hAnsi="Times New Roman" w:cs="Times New Roman"/>
          <w:sz w:val="24"/>
          <w:szCs w:val="24"/>
        </w:rPr>
        <w:t xml:space="preserve"> are selected to have pleiotropic effects, such that they influence </w:t>
      </w:r>
      <w:r w:rsidRPr="00953480">
        <w:rPr>
          <w:rFonts w:ascii="Times New Roman" w:hAnsi="Times New Roman" w:cs="Times New Roman"/>
          <w:i/>
          <w:iCs/>
          <w:sz w:val="24"/>
          <w:szCs w:val="24"/>
        </w:rPr>
        <w:t>u</w:t>
      </w:r>
      <w:r w:rsidRPr="00953480">
        <w:rPr>
          <w:rFonts w:ascii="Times New Roman" w:hAnsi="Times New Roman" w:cs="Times New Roman"/>
          <w:i/>
          <w:iCs/>
          <w:sz w:val="24"/>
          <w:szCs w:val="24"/>
          <w:vertAlign w:val="subscript"/>
        </w:rPr>
        <w:t>3</w:t>
      </w:r>
      <w:r>
        <w:rPr>
          <w:rFonts w:ascii="Times New Roman" w:hAnsi="Times New Roman" w:cs="Times New Roman"/>
          <w:sz w:val="24"/>
          <w:szCs w:val="24"/>
        </w:rPr>
        <w:t xml:space="preserve"> which itself mediates an effect from </w:t>
      </w:r>
      <w:r w:rsidRPr="00953480">
        <w:rPr>
          <w:rFonts w:ascii="Times New Roman" w:hAnsi="Times New Roman" w:cs="Times New Roman"/>
          <w:i/>
          <w:iCs/>
          <w:sz w:val="24"/>
          <w:szCs w:val="24"/>
        </w:rPr>
        <w:t>x</w:t>
      </w:r>
      <w:r>
        <w:rPr>
          <w:rFonts w:ascii="Times New Roman" w:hAnsi="Times New Roman" w:cs="Times New Roman"/>
          <w:sz w:val="24"/>
          <w:szCs w:val="24"/>
        </w:rPr>
        <w:t xml:space="preserve"> to </w:t>
      </w:r>
      <w:r w:rsidRPr="00953480">
        <w:rPr>
          <w:rFonts w:ascii="Times New Roman" w:hAnsi="Times New Roman" w:cs="Times New Roman"/>
          <w:i/>
          <w:iCs/>
          <w:sz w:val="24"/>
          <w:szCs w:val="24"/>
        </w:rPr>
        <w:t>y</w:t>
      </w:r>
      <w:r>
        <w:rPr>
          <w:rFonts w:ascii="Times New Roman" w:hAnsi="Times New Roman" w:cs="Times New Roman"/>
          <w:sz w:val="24"/>
          <w:szCs w:val="24"/>
        </w:rPr>
        <w:t xml:space="preserve">, and has its own set of 30 direct genetic influences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u3</m:t>
            </m:r>
          </m:sub>
        </m:sSub>
      </m:oMath>
      <w:r>
        <w:rPr>
          <w:rFonts w:ascii="Times New Roman" w:hAnsi="Times New Roman" w:cs="Times New Roman"/>
          <w:sz w:val="24"/>
          <w:szCs w:val="24"/>
        </w:rPr>
        <w:t xml:space="preserve">. The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gu3,j</m:t>
            </m:r>
          </m:sub>
        </m:sSub>
      </m:oMath>
      <w:r>
        <w:rPr>
          <w:rFonts w:ascii="Times New Roman" w:hAnsi="Times New Roman" w:cs="Times New Roman"/>
          <w:sz w:val="24"/>
          <w:szCs w:val="24"/>
        </w:rPr>
        <w:t xml:space="preserve"> values for the genetic effects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are sampled from a normal distribution such that they explain 20%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Each pleiotropic </w:t>
      </w:r>
      <w:proofErr w:type="spellStart"/>
      <w:proofErr w:type="gramStart"/>
      <w:r w:rsidRPr="00953480">
        <w:rPr>
          <w:rFonts w:ascii="Times New Roman" w:hAnsi="Times New Roman" w:cs="Times New Roman"/>
          <w:i/>
          <w:iCs/>
          <w:sz w:val="24"/>
          <w:szCs w:val="24"/>
        </w:rPr>
        <w:t>Gx,i</w:t>
      </w:r>
      <w:proofErr w:type="spellEnd"/>
      <w:proofErr w:type="gramEnd"/>
      <w:r>
        <w:rPr>
          <w:rFonts w:ascii="Times New Roman" w:hAnsi="Times New Roman" w:cs="Times New Roman"/>
          <w:sz w:val="24"/>
          <w:szCs w:val="24"/>
        </w:rPr>
        <w:t xml:space="preserve"> instrument has an influence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such that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oMath>
      <w:r>
        <w:rPr>
          <w:rFonts w:ascii="Times New Roman" w:hAnsi="Times New Roman" w:cs="Times New Roman"/>
          <w:sz w:val="24"/>
          <w:szCs w:val="24"/>
        </w:rPr>
        <w:t xml:space="preserve"> are sampled from a normal distribution explaining 20% of the variance in </w:t>
      </w:r>
      <w:r w:rsidRPr="00953480">
        <w:rPr>
          <w:rFonts w:ascii="Times New Roman" w:hAnsi="Times New Roman" w:cs="Times New Roman"/>
          <w:i/>
          <w:iCs/>
          <w:sz w:val="24"/>
          <w:szCs w:val="24"/>
        </w:rPr>
        <w:t>u3</w:t>
      </w:r>
      <w:r>
        <w:rPr>
          <w:rFonts w:ascii="Times New Roman" w:hAnsi="Times New Roman" w:cs="Times New Roman"/>
          <w:sz w:val="24"/>
          <w:szCs w:val="24"/>
        </w:rPr>
        <w:t xml:space="preserve"> in total. The indirect influence of </w:t>
      </w:r>
      <w:r w:rsidRPr="00953480">
        <w:rPr>
          <w:rFonts w:ascii="Times New Roman" w:hAnsi="Times New Roman" w:cs="Times New Roman"/>
          <w:i/>
          <w:iCs/>
          <w:sz w:val="24"/>
          <w:szCs w:val="24"/>
        </w:rPr>
        <w:t>x</w:t>
      </w:r>
      <w:r>
        <w:rPr>
          <w:rFonts w:ascii="Times New Roman" w:hAnsi="Times New Roman" w:cs="Times New Roman"/>
          <w:sz w:val="24"/>
          <w:szCs w:val="24"/>
        </w:rPr>
        <w:t xml:space="preserve"> on </w:t>
      </w:r>
      <w:r w:rsidRPr="00953480">
        <w:rPr>
          <w:rFonts w:ascii="Times New Roman" w:hAnsi="Times New Roman" w:cs="Times New Roman"/>
          <w:i/>
          <w:iCs/>
          <w:sz w:val="24"/>
          <w:szCs w:val="24"/>
        </w:rPr>
        <w:t>y</w:t>
      </w:r>
      <w:r>
        <w:rPr>
          <w:rFonts w:ascii="Times New Roman" w:hAnsi="Times New Roman" w:cs="Times New Roman"/>
          <w:sz w:val="24"/>
          <w:szCs w:val="24"/>
        </w:rPr>
        <w:t xml:space="preserve"> is generated such that </w:t>
      </w:r>
      <w:r w:rsidRPr="00953480">
        <w:rPr>
          <w:rFonts w:ascii="Times New Roman" w:hAnsi="Times New Roman" w:cs="Times New Roman"/>
          <w:i/>
          <w:iCs/>
          <w:sz w:val="24"/>
          <w:szCs w:val="24"/>
        </w:rPr>
        <w:t>x</w:t>
      </w:r>
      <w:r>
        <w:rPr>
          <w:rFonts w:ascii="Times New Roman" w:hAnsi="Times New Roman" w:cs="Times New Roman"/>
          <w:sz w:val="24"/>
          <w:szCs w:val="24"/>
        </w:rPr>
        <w:t xml:space="preserve"> explains 30%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explains 40% of the variance of </w:t>
      </w:r>
      <w:r w:rsidRPr="00953480">
        <w:rPr>
          <w:rFonts w:ascii="Times New Roman" w:hAnsi="Times New Roman" w:cs="Times New Roman"/>
          <w:i/>
          <w:iCs/>
          <w:sz w:val="24"/>
          <w:szCs w:val="24"/>
        </w:rPr>
        <w:t>y</w:t>
      </w:r>
      <w:r>
        <w:rPr>
          <w:rFonts w:ascii="Times New Roman" w:hAnsi="Times New Roman" w:cs="Times New Roman"/>
          <w:sz w:val="24"/>
          <w:szCs w:val="24"/>
        </w:rPr>
        <w:t xml:space="preserve">. The outcome y may also be influenced directly by </w:t>
      </w:r>
      <w:r w:rsidRPr="00953480">
        <w:rPr>
          <w:rFonts w:ascii="Times New Roman" w:hAnsi="Times New Roman" w:cs="Times New Roman"/>
          <w:i/>
          <w:iCs/>
          <w:sz w:val="24"/>
          <w:szCs w:val="24"/>
        </w:rPr>
        <w:t>x</w:t>
      </w:r>
      <w:r>
        <w:rPr>
          <w:rFonts w:ascii="Times New Roman" w:hAnsi="Times New Roman" w:cs="Times New Roman"/>
          <w:sz w:val="24"/>
          <w:szCs w:val="24"/>
        </w:rPr>
        <w:t xml:space="preserve"> where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Pr>
          <w:rFonts w:ascii="Times New Roman" w:hAnsi="Times New Roman" w:cs="Times New Roman"/>
          <w:sz w:val="24"/>
          <w:szCs w:val="24"/>
        </w:rPr>
        <w:t xml:space="preserve"> is set to either 0, or some value such that </w:t>
      </w:r>
      <w:r w:rsidRPr="00953480">
        <w:rPr>
          <w:rFonts w:ascii="Times New Roman" w:hAnsi="Times New Roman" w:cs="Times New Roman"/>
          <w:i/>
          <w:iCs/>
          <w:sz w:val="24"/>
          <w:szCs w:val="24"/>
        </w:rPr>
        <w:t>x</w:t>
      </w:r>
      <w:r>
        <w:rPr>
          <w:rFonts w:ascii="Times New Roman" w:hAnsi="Times New Roman" w:cs="Times New Roman"/>
          <w:sz w:val="24"/>
          <w:szCs w:val="24"/>
        </w:rPr>
        <w:t xml:space="preserve"> explains 10% of the variance in </w:t>
      </w:r>
      <w:r w:rsidRPr="00953480">
        <w:rPr>
          <w:rFonts w:ascii="Times New Roman" w:hAnsi="Times New Roman" w:cs="Times New Roman"/>
          <w:i/>
          <w:iCs/>
          <w:sz w:val="24"/>
          <w:szCs w:val="24"/>
        </w:rPr>
        <w:t>y</w:t>
      </w:r>
      <w:r>
        <w:rPr>
          <w:rFonts w:ascii="Times New Roman" w:hAnsi="Times New Roman" w:cs="Times New Roman"/>
          <w:sz w:val="24"/>
          <w:szCs w:val="24"/>
        </w:rPr>
        <w:t xml:space="preserve">.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u3</m:t>
            </m:r>
          </m:sub>
        </m:sSub>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Pr>
          <w:rFonts w:ascii="Times New Roman" w:hAnsi="Times New Roman" w:cs="Times New Roman"/>
          <w:sz w:val="24"/>
          <w:szCs w:val="24"/>
        </w:rPr>
        <w:t xml:space="preserve"> are sampled from normal distributions with mean 0 and variances that are scaled to satisfy the variances of all other parameters described for the model.</w:t>
      </w:r>
    </w:p>
    <w:p w14:paraId="12FA9F09" w14:textId="77777777" w:rsidR="00613A56" w:rsidRDefault="00613A56" w:rsidP="00613A56">
      <w:pPr>
        <w:spacing w:after="158"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these simulations we ask: if we can identify the pathway through which an outlier SNP has a horizontal pleiotropic effect, can adjustment for that pathway improve the original exposure-outcome analysis? We assess the performance of </w:t>
      </w:r>
      <w:r>
        <w:rPr>
          <w:rFonts w:ascii="Times New Roman" w:eastAsia="Calibri" w:hAnsi="Times New Roman" w:cs="Times New Roman"/>
          <w:sz w:val="24"/>
          <w:szCs w:val="24"/>
        </w:rPr>
        <w:t>the following methods for each simulation.</w:t>
      </w:r>
    </w:p>
    <w:p w14:paraId="151B99B7" w14:textId="77777777" w:rsidR="00613A56" w:rsidRPr="00454C7F" w:rsidRDefault="00613A56" w:rsidP="00613A56">
      <w:pPr>
        <w:numPr>
          <w:ilvl w:val="0"/>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i/>
          <w:sz w:val="24"/>
          <w:szCs w:val="24"/>
        </w:rPr>
        <w:t>Raw</w:t>
      </w:r>
      <w:r w:rsidRPr="00454C7F">
        <w:rPr>
          <w:rFonts w:ascii="Times New Roman" w:eastAsia="Calibri" w:hAnsi="Times New Roman" w:cs="Times New Roman"/>
          <w:sz w:val="24"/>
          <w:szCs w:val="24"/>
        </w:rPr>
        <w:t>, where all</w:t>
      </w:r>
      <w:r>
        <w:rPr>
          <w:rFonts w:ascii="Times New Roman" w:eastAsia="Calibri" w:hAnsi="Times New Roman" w:cs="Times New Roman"/>
          <w:sz w:val="24"/>
          <w:szCs w:val="24"/>
        </w:rPr>
        <w:t xml:space="preserve"> detected instruments</w:t>
      </w:r>
      <w:r w:rsidRPr="00454C7F">
        <w:rPr>
          <w:rFonts w:ascii="Times New Roman" w:eastAsia="Calibri" w:hAnsi="Times New Roman" w:cs="Times New Roman"/>
          <w:sz w:val="24"/>
          <w:szCs w:val="24"/>
        </w:rPr>
        <w:t xml:space="preserve"> are used in a standard IVW </w:t>
      </w:r>
      <w:r>
        <w:rPr>
          <w:rFonts w:ascii="Times New Roman" w:eastAsia="Calibri" w:hAnsi="Times New Roman" w:cs="Times New Roman"/>
          <w:sz w:val="24"/>
          <w:szCs w:val="24"/>
        </w:rPr>
        <w:t xml:space="preserve">random effects </w:t>
      </w:r>
      <w:r w:rsidRPr="00454C7F">
        <w:rPr>
          <w:rFonts w:ascii="Times New Roman" w:eastAsia="Calibri" w:hAnsi="Times New Roman" w:cs="Times New Roman"/>
          <w:sz w:val="24"/>
          <w:szCs w:val="24"/>
        </w:rPr>
        <w:t>analysis.</w:t>
      </w:r>
    </w:p>
    <w:p w14:paraId="5EE4C417" w14:textId="77777777" w:rsidR="00613A56" w:rsidRPr="00597A15" w:rsidRDefault="00613A56" w:rsidP="00613A56">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sz w:val="24"/>
          <w:szCs w:val="24"/>
        </w:rPr>
        <w:t>Adjusted SNP-outcome effects</w:t>
      </w:r>
    </w:p>
    <w:p w14:paraId="0943928E" w14:textId="77777777" w:rsidR="00613A56" w:rsidRDefault="00613A56" w:rsidP="00613A56">
      <w:pPr>
        <w:numPr>
          <w:ilvl w:val="1"/>
          <w:numId w:val="2"/>
        </w:numPr>
        <w:spacing w:after="160" w:line="480" w:lineRule="auto"/>
        <w:contextualSpacing/>
        <w:rPr>
          <w:rFonts w:ascii="Times New Roman" w:eastAsia="Calibri" w:hAnsi="Times New Roman" w:cs="Times New Roman"/>
          <w:sz w:val="24"/>
          <w:szCs w:val="24"/>
        </w:rPr>
      </w:pPr>
      <w:r w:rsidRPr="00597A15">
        <w:rPr>
          <w:rFonts w:ascii="Times New Roman" w:eastAsia="Calibri" w:hAnsi="Times New Roman" w:cs="Times New Roman"/>
          <w:iCs/>
          <w:sz w:val="24"/>
          <w:szCs w:val="24"/>
        </w:rPr>
        <w:lastRenderedPageBreak/>
        <w:t>where</w:t>
      </w:r>
      <w:r w:rsidRPr="00454C7F">
        <w:rPr>
          <w:rFonts w:ascii="Times New Roman" w:eastAsia="Calibri" w:hAnsi="Times New Roman" w:cs="Times New Roman"/>
          <w:sz w:val="24"/>
          <w:szCs w:val="24"/>
        </w:rPr>
        <w:t xml:space="preserve"> outlier SNPs are </w:t>
      </w:r>
      <w:r>
        <w:rPr>
          <w:rFonts w:ascii="Times New Roman" w:eastAsia="Calibri" w:hAnsi="Times New Roman" w:cs="Times New Roman"/>
          <w:sz w:val="24"/>
          <w:szCs w:val="24"/>
        </w:rPr>
        <w:t xml:space="preserve">tested for association with all candidate traits and </w:t>
      </w:r>
      <w:r w:rsidRPr="00454C7F">
        <w:rPr>
          <w:rFonts w:ascii="Times New Roman" w:eastAsia="Calibri" w:hAnsi="Times New Roman" w:cs="Times New Roman"/>
          <w:sz w:val="24"/>
          <w:szCs w:val="24"/>
        </w:rPr>
        <w:t>adjusted for the effect of the candidate trait on the outcome using MR-TRYX.</w:t>
      </w:r>
    </w:p>
    <w:p w14:paraId="005A1028" w14:textId="25CD9885" w:rsidR="00613A56" w:rsidRPr="00454C7F" w:rsidRDefault="00613A56" w:rsidP="00613A56">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Cs/>
          <w:sz w:val="24"/>
          <w:szCs w:val="24"/>
        </w:rPr>
        <w:t>where attempts are made to adjust all detected instruments regardless of outlier status.</w:t>
      </w:r>
    </w:p>
    <w:p w14:paraId="1A2A7559" w14:textId="77777777" w:rsidR="00613A56" w:rsidRDefault="00613A56" w:rsidP="00613A56">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sz w:val="24"/>
          <w:szCs w:val="24"/>
        </w:rPr>
        <w:t>Removed instruments</w:t>
      </w:r>
    </w:p>
    <w:p w14:paraId="69E48E41" w14:textId="645DD201" w:rsidR="00613A56" w:rsidRDefault="00613A56" w:rsidP="00613A56">
      <w:pPr>
        <w:numPr>
          <w:ilvl w:val="1"/>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sz w:val="24"/>
          <w:szCs w:val="24"/>
        </w:rPr>
        <w:t>where all detected outliers are removed</w:t>
      </w:r>
      <w:r>
        <w:rPr>
          <w:rFonts w:ascii="Times New Roman" w:eastAsia="Calibri" w:hAnsi="Times New Roman" w:cs="Times New Roman"/>
          <w:sz w:val="24"/>
          <w:szCs w:val="24"/>
        </w:rPr>
        <w:t>.</w:t>
      </w:r>
    </w:p>
    <w:p w14:paraId="0032414B" w14:textId="77777777" w:rsidR="00613A56" w:rsidRDefault="00613A56" w:rsidP="00613A56">
      <w:pPr>
        <w:numPr>
          <w:ilvl w:val="1"/>
          <w:numId w:val="2"/>
        </w:numPr>
        <w:spacing w:after="160" w:line="480" w:lineRule="auto"/>
        <w:contextualSpacing/>
        <w:rPr>
          <w:rFonts w:ascii="Times New Roman" w:eastAsia="Calibri" w:hAnsi="Times New Roman" w:cs="Times New Roman"/>
          <w:sz w:val="24"/>
          <w:szCs w:val="24"/>
        </w:rPr>
      </w:pPr>
      <w:r w:rsidRPr="006367FE">
        <w:rPr>
          <w:rFonts w:ascii="Times New Roman" w:eastAsia="Calibri" w:hAnsi="Times New Roman" w:cs="Times New Roman"/>
          <w:sz w:val="24"/>
          <w:szCs w:val="24"/>
        </w:rPr>
        <w:t xml:space="preserve">where only outliers that are found to influence a </w:t>
      </w:r>
      <w:proofErr w:type="gramStart"/>
      <w:r w:rsidRPr="006367FE">
        <w:rPr>
          <w:rFonts w:ascii="Times New Roman" w:eastAsia="Calibri" w:hAnsi="Times New Roman" w:cs="Times New Roman"/>
          <w:sz w:val="24"/>
          <w:szCs w:val="24"/>
        </w:rPr>
        <w:t>candidate</w:t>
      </w:r>
      <w:proofErr w:type="gramEnd"/>
      <w:r w:rsidRPr="006367FE">
        <w:rPr>
          <w:rFonts w:ascii="Times New Roman" w:eastAsia="Calibri" w:hAnsi="Times New Roman" w:cs="Times New Roman"/>
          <w:sz w:val="24"/>
          <w:szCs w:val="24"/>
        </w:rPr>
        <w:t xml:space="preserve"> trait are removed. </w:t>
      </w:r>
    </w:p>
    <w:p w14:paraId="22FF9298" w14:textId="77777777" w:rsidR="00613A56" w:rsidRPr="00597A15" w:rsidRDefault="00613A56" w:rsidP="00613A56">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iCs/>
          <w:sz w:val="24"/>
          <w:szCs w:val="24"/>
        </w:rPr>
        <w:t>Multivariable MR (MVMR)</w:t>
      </w:r>
    </w:p>
    <w:p w14:paraId="41A79B79" w14:textId="648F19C9" w:rsidR="00613A56" w:rsidRDefault="00613A56" w:rsidP="00613A56">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where the traits selected to be included in the model are the candidate traits associated with outliers.</w:t>
      </w:r>
    </w:p>
    <w:p w14:paraId="56045968" w14:textId="7B62910B" w:rsidR="00613A56" w:rsidRDefault="00613A56" w:rsidP="00613A56">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where the traits selected to be included in the model are the candidate traits associated with any of the detected instruments regardless of outlier status.</w:t>
      </w:r>
    </w:p>
    <w:p w14:paraId="6859C5AE" w14:textId="77777777" w:rsidR="000C0344" w:rsidRPr="006367FE" w:rsidRDefault="000C0344" w:rsidP="000C0344">
      <w:pPr>
        <w:spacing w:after="160" w:line="480" w:lineRule="auto"/>
        <w:contextualSpacing/>
        <w:rPr>
          <w:rFonts w:ascii="Times New Roman" w:eastAsia="Calibri" w:hAnsi="Times New Roman" w:cs="Times New Roman"/>
          <w:sz w:val="24"/>
          <w:szCs w:val="24"/>
        </w:rPr>
      </w:pPr>
    </w:p>
    <w:p w14:paraId="70CBD931" w14:textId="39227F4A"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Empirical analyses</w:t>
      </w:r>
    </w:p>
    <w:p w14:paraId="5758218A" w14:textId="4A04B8F0"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As applied examples, we chose two robust findings and two controversial findings that are potentially biased due to pleiotropy: </w:t>
      </w:r>
      <w:proofErr w:type="spellStart"/>
      <w:r w:rsidRPr="00454C7F">
        <w:rPr>
          <w:rFonts w:ascii="Times New Roman" w:eastAsia="Calibri" w:hAnsi="Times New Roman" w:cs="Times New Roman"/>
          <w:sz w:val="24"/>
          <w:szCs w:val="24"/>
        </w:rPr>
        <w:t>i</w:t>
      </w:r>
      <w:proofErr w:type="spellEnd"/>
      <w:r w:rsidRPr="00454C7F">
        <w:rPr>
          <w:rFonts w:ascii="Times New Roman" w:eastAsia="Calibri" w:hAnsi="Times New Roman" w:cs="Times New Roman"/>
          <w:sz w:val="24"/>
          <w:szCs w:val="24"/>
        </w:rPr>
        <w:t>) systolic blood pressure (SBP) and coronary heart disease (CHD); ii) urate and CHD;</w:t>
      </w:r>
      <w:r w:rsidRPr="00454C7F" w:rsidDel="00994655">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iii) sleep duration and schizophrenia; and iv) education level (years of schooling) and body mass index (BMI). Those examples were chosen based on previous findings </w:t>
      </w:r>
      <w:commentRangeStart w:id="113"/>
      <w:r w:rsidRPr="00454C7F">
        <w:rPr>
          <w:rFonts w:ascii="Times New Roman" w:eastAsia="Calibri" w:hAnsi="Times New Roman" w:cs="Times New Roman"/>
          <w:sz w:val="24"/>
          <w:szCs w:val="24"/>
        </w:rPr>
        <w:fldChar w:fldCharType="begin">
          <w:fldData xml:space="preserve">PEVuZE5vdGU+PENpdGU+PEF1dGhvcj5CZW5uZXR0PC9BdXRob3I+PFllYXI+MjAxNzwvWWVhcj48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PEVuZE5vdGU+PENpdGU+PEF1dGhvcj5CZW5uZXR0PC9BdXRob3I+PFllYXI+MjAxNzwvWWVhcj48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26, 27, 28, 29</w:t>
      </w:r>
      <w:r w:rsidRPr="00454C7F">
        <w:rPr>
          <w:rFonts w:ascii="Times New Roman" w:eastAsia="Calibri" w:hAnsi="Times New Roman" w:cs="Times New Roman"/>
          <w:sz w:val="24"/>
          <w:szCs w:val="24"/>
        </w:rPr>
        <w:fldChar w:fldCharType="end"/>
      </w:r>
      <w:commentRangeEnd w:id="113"/>
      <w:r w:rsidR="008258A7">
        <w:rPr>
          <w:rStyle w:val="CommentReference"/>
        </w:rPr>
        <w:commentReference w:id="113"/>
      </w:r>
      <w:r w:rsidRPr="00454C7F">
        <w:rPr>
          <w:rFonts w:ascii="Times New Roman" w:eastAsia="Calibri" w:hAnsi="Times New Roman" w:cs="Times New Roman"/>
          <w:sz w:val="24"/>
          <w:szCs w:val="24"/>
        </w:rPr>
        <w:t xml:space="preserve"> to illustrate how pleiotropic variants can be used to identify other pathways and adjusted to estimate the causal effect of the original exposure on the outcome independent of pleiotropic bias. </w:t>
      </w:r>
    </w:p>
    <w:p w14:paraId="6B0B84F8" w14:textId="6B6CE065"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Summary statistics (beta coefficients and SEs) for the associations of the SNPs with each exposure were obtained from the publicly available GWAS database (Supplementary Table S1). Selected SNPs were harmonised for the analysis, excluding palindromic SNPs and pruning </w:t>
      </w:r>
      <w:r w:rsidRPr="00454C7F">
        <w:rPr>
          <w:rFonts w:ascii="Times New Roman" w:eastAsia="Calibri" w:hAnsi="Times New Roman" w:cs="Times New Roman"/>
          <w:sz w:val="24"/>
          <w:szCs w:val="24"/>
        </w:rPr>
        <w:lastRenderedPageBreak/>
        <w:t>for linkage disequilibrium (r</w:t>
      </w:r>
      <w:r w:rsidRPr="00454C7F">
        <w:rPr>
          <w:rFonts w:ascii="Times New Roman" w:eastAsia="Calibri" w:hAnsi="Times New Roman" w:cs="Times New Roman"/>
          <w:sz w:val="24"/>
          <w:szCs w:val="24"/>
          <w:vertAlign w:val="superscript"/>
        </w:rPr>
        <w:t>2</w:t>
      </w:r>
      <w:r w:rsidRPr="00454C7F">
        <w:rPr>
          <w:rFonts w:ascii="Times New Roman" w:eastAsia="Calibri" w:hAnsi="Times New Roman" w:cs="Times New Roman"/>
          <w:sz w:val="24"/>
          <w:szCs w:val="24"/>
        </w:rPr>
        <w:t xml:space="preserve"> &lt;0.001). We primarily used the two-sample MR IVW method to obtain causal estimates between exposures and outcomes allowing each SNP to have different mean effect (random effects model). A number of sensitivity analyses were applied to evaluate the consistency of causal effect estimates under different models of pleiotropy amongst the SNPs, including the MR-Egger</w: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PC9zdHlsZT48L0Rpc3BsYXlUZXh0PjxyZWNvcmQ+PHJlYy1udW1iZXI+MjQ8L3JlYy1udW1iZXI+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</w:fldData>
        </w:fldChar>
      </w:r>
      <w:r w:rsidRPr="00454C7F">
        <w:rPr>
          <w:rFonts w:ascii="Times New Roman" w:eastAsia="Calibri" w:hAnsi="Times New Roman" w:cs="Times New Roman"/>
          <w:sz w:val="24"/>
          <w:szCs w:val="24"/>
        </w:rPr>
        <w:instrText xml:space="preserve"> ADDIN EN.CITE </w:instrTex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PC9zdHlsZT48L0Rpc3BsYXlUZXh0PjxyZWNvcmQ+PHJlYy1udW1iZXI+MjQ8L3JlYy1udW1iZXI+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</w:fldData>
        </w:fldChar>
      </w:r>
      <w:r w:rsidRPr="00454C7F">
        <w:rPr>
          <w:rFonts w:ascii="Times New Roman" w:eastAsia="Calibri" w:hAnsi="Times New Roman" w:cs="Times New Roman"/>
          <w:sz w:val="24"/>
          <w:szCs w:val="24"/>
        </w:rPr>
        <w:instrText xml:space="preserve"> ADDIN EN.CITE.DATA </w:instrText>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weighted median and weighted mode approaches </w:t>
      </w:r>
      <w:r w:rsidRPr="00454C7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LCA4PC9zdHlsZT48L0Rpc3BsYXlUZXh0PjxyZWNvcmQ+PHJlYy1udW1iZXI+MjM8L3JlYy1udW1i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LCA4PC9zdHlsZT48L0Rpc3BsYXlUZXh0PjxyZWNvcmQ+PHJlYy1udW1iZXI+MjM8L3JlYy1udW1i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7, 8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33F91621"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Outliers were detected among the instruments for each exposure (P &lt; 0.05 / the number of SNPs). We searched the MR-Base database to identify the candidate traits that are associated with outliers (p &lt; 5 x 10</w:t>
      </w:r>
      <w:r w:rsidRPr="00454C7F">
        <w:rPr>
          <w:rFonts w:ascii="Times New Roman" w:eastAsia="Calibri" w:hAnsi="Times New Roman" w:cs="Times New Roman"/>
          <w:sz w:val="24"/>
          <w:szCs w:val="24"/>
          <w:vertAlign w:val="superscript"/>
        </w:rPr>
        <w:t>-8</w:t>
      </w:r>
      <w:r w:rsidRPr="00454C7F">
        <w:rPr>
          <w:rFonts w:ascii="Times New Roman" w:eastAsia="Calibri" w:hAnsi="Times New Roman" w:cs="Times New Roman"/>
          <w:sz w:val="24"/>
          <w:szCs w:val="24"/>
        </w:rPr>
        <w:t xml:space="preserve">). We then performed multivariable MR analysis to test which candidate trait can explain the heterogeneity in the original exposure-outcome association.  To perform multivariable MR, more SNPs </w:t>
      </w:r>
      <w:r>
        <w:rPr>
          <w:rFonts w:ascii="Times New Roman" w:eastAsia="Calibri" w:hAnsi="Times New Roman" w:cs="Times New Roman"/>
          <w:sz w:val="24"/>
          <w:szCs w:val="24"/>
        </w:rPr>
        <w:t xml:space="preserve">that </w:t>
      </w:r>
      <w:r w:rsidRPr="00454C7F">
        <w:rPr>
          <w:rFonts w:ascii="Times New Roman" w:eastAsia="Calibri" w:hAnsi="Times New Roman" w:cs="Times New Roman"/>
          <w:sz w:val="24"/>
          <w:szCs w:val="24"/>
        </w:rPr>
        <w:t>instrument the candidate traits</w:t>
      </w:r>
      <w:r>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were introduced into the analysis.</w:t>
      </w:r>
    </w:p>
    <w:p w14:paraId="75D2C986"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Subsequently we re-estimated the association of the original exposure and the original outcome using different sets of instruments: a) all SNPs (corresponding to the raw method in our simulation), b) outliers adjusted c) all outlier removed, c) candidate outliers removed.</w:t>
      </w:r>
    </w:p>
    <w:p w14:paraId="37B1DF8E" w14:textId="06DBA539" w:rsidR="003F7897" w:rsidRPr="004A461C" w:rsidRDefault="000C0344" w:rsidP="003F7897">
      <w:pPr>
        <w:spacing w:after="160" w:line="480" w:lineRule="auto"/>
        <w:jc w:val="both"/>
      </w:pPr>
      <w:r w:rsidRPr="00454C7F">
        <w:rPr>
          <w:rFonts w:ascii="Times New Roman" w:eastAsia="Calibri" w:hAnsi="Times New Roman" w:cs="Times New Roman"/>
          <w:sz w:val="24"/>
          <w:szCs w:val="24"/>
        </w:rPr>
        <w:t xml:space="preserve">All analyses were conducted with the </w:t>
      </w:r>
      <w:proofErr w:type="spellStart"/>
      <w:r w:rsidRPr="00454C7F">
        <w:rPr>
          <w:rFonts w:ascii="Times New Roman" w:eastAsia="Calibri" w:hAnsi="Times New Roman" w:cs="Times New Roman"/>
          <w:sz w:val="24"/>
          <w:szCs w:val="24"/>
        </w:rPr>
        <w:t>TwoSampleMR</w:t>
      </w:r>
      <w:proofErr w:type="spellEnd"/>
      <w:r w:rsidRPr="00454C7F">
        <w:rPr>
          <w:rFonts w:ascii="Times New Roman" w:eastAsia="Calibri" w:hAnsi="Times New Roman" w:cs="Times New Roman"/>
          <w:sz w:val="24"/>
          <w:szCs w:val="24"/>
        </w:rPr>
        <w:t xml:space="preserve"> package of MR-Base (</w:t>
      </w:r>
      <w:hyperlink r:id="rId57">
        <w:r w:rsidRPr="00454C7F">
          <w:rPr>
            <w:rFonts w:ascii="Times New Roman" w:eastAsia="Calibri" w:hAnsi="Times New Roman" w:cs="Times New Roman"/>
            <w:color w:val="1155CC"/>
            <w:sz w:val="24"/>
            <w:szCs w:val="24"/>
            <w:u w:val="single"/>
          </w:rPr>
          <w:t>https://github.com/MRCIEU/TwoSampleMR</w:t>
        </w:r>
      </w:hyperlink>
      <w:r w:rsidRPr="00454C7F">
        <w:rPr>
          <w:rFonts w:ascii="Times New Roman" w:eastAsia="Calibri" w:hAnsi="Times New Roman" w:cs="Times New Roman"/>
          <w:sz w:val="24"/>
          <w:szCs w:val="24"/>
        </w:rPr>
        <w:t>) and the MR-TRYX package (https://github.com/explodecomputer/tryx) in R statistical software (</w:t>
      </w:r>
      <w:proofErr w:type="spellStart"/>
      <w:r w:rsidRPr="00454C7F">
        <w:rPr>
          <w:rFonts w:ascii="Times New Roman" w:eastAsia="Calibri" w:hAnsi="Times New Roman" w:cs="Times New Roman"/>
          <w:sz w:val="24"/>
          <w:szCs w:val="24"/>
        </w:rPr>
        <w:t>ver</w:t>
      </w:r>
      <w:proofErr w:type="spellEnd"/>
      <w:r w:rsidRPr="00454C7F">
        <w:rPr>
          <w:rFonts w:ascii="Times New Roman" w:eastAsia="Calibri" w:hAnsi="Times New Roman" w:cs="Times New Roman"/>
          <w:sz w:val="24"/>
          <w:szCs w:val="24"/>
        </w:rPr>
        <w:t xml:space="preserve"> 3.4.1). </w:t>
      </w:r>
      <w:r w:rsidR="003F7897">
        <w:rPr>
          <w:rFonts w:ascii="Times New Roman" w:eastAsia="Calibri" w:hAnsi="Times New Roman" w:cs="Times New Roman"/>
          <w:sz w:val="24"/>
          <w:szCs w:val="24"/>
        </w:rPr>
        <w:t>D</w:t>
      </w:r>
      <w:r w:rsidR="003F7897" w:rsidRPr="00454C7F">
        <w:rPr>
          <w:rFonts w:ascii="Times New Roman" w:eastAsia="Calibri" w:hAnsi="Times New Roman" w:cs="Times New Roman"/>
          <w:sz w:val="24"/>
          <w:szCs w:val="24"/>
        </w:rPr>
        <w:t xml:space="preserve">etailed information </w:t>
      </w:r>
      <w:r w:rsidR="00613A56">
        <w:rPr>
          <w:rFonts w:ascii="Times New Roman" w:eastAsia="Calibri" w:hAnsi="Times New Roman" w:cs="Times New Roman"/>
          <w:sz w:val="24"/>
          <w:szCs w:val="24"/>
        </w:rPr>
        <w:t xml:space="preserve">were provided in the supplementary </w:t>
      </w:r>
      <w:r w:rsidR="0024502F">
        <w:rPr>
          <w:rFonts w:ascii="Times New Roman" w:eastAsia="Calibri" w:hAnsi="Times New Roman" w:cs="Times New Roman"/>
          <w:sz w:val="24"/>
          <w:szCs w:val="24"/>
        </w:rPr>
        <w:t xml:space="preserve">Note 1 </w:t>
      </w:r>
      <w:r w:rsidR="003F7897" w:rsidRPr="00454C7F">
        <w:rPr>
          <w:rFonts w:ascii="Times New Roman" w:eastAsia="Calibri" w:hAnsi="Times New Roman" w:cs="Times New Roman"/>
          <w:sz w:val="24"/>
          <w:szCs w:val="24"/>
        </w:rPr>
        <w:t>and</w:t>
      </w:r>
      <w:r w:rsidR="00613A56">
        <w:rPr>
          <w:rFonts w:ascii="Times New Roman" w:eastAsia="Calibri" w:hAnsi="Times New Roman" w:cs="Times New Roman"/>
          <w:sz w:val="24"/>
          <w:szCs w:val="24"/>
        </w:rPr>
        <w:t xml:space="preserve"> </w:t>
      </w:r>
      <w:r w:rsidR="003F7897" w:rsidRPr="00454C7F">
        <w:rPr>
          <w:rFonts w:ascii="Times New Roman" w:eastAsia="Calibri" w:hAnsi="Times New Roman" w:cs="Times New Roman"/>
          <w:sz w:val="24"/>
          <w:szCs w:val="24"/>
        </w:rPr>
        <w:t>the script</w:t>
      </w:r>
      <w:r w:rsidR="003F7897">
        <w:rPr>
          <w:rFonts w:ascii="Times New Roman" w:eastAsia="Calibri" w:hAnsi="Times New Roman" w:cs="Times New Roman"/>
          <w:sz w:val="24"/>
          <w:szCs w:val="24"/>
        </w:rPr>
        <w:t>s</w:t>
      </w:r>
      <w:r w:rsidR="003F7897" w:rsidRPr="00454C7F">
        <w:rPr>
          <w:rFonts w:ascii="Times New Roman" w:eastAsia="Calibri" w:hAnsi="Times New Roman" w:cs="Times New Roman"/>
          <w:sz w:val="24"/>
          <w:szCs w:val="24"/>
        </w:rPr>
        <w:t xml:space="preserve"> used for the simulations </w:t>
      </w:r>
      <w:r w:rsidR="003F7897">
        <w:rPr>
          <w:rFonts w:ascii="Times New Roman" w:eastAsia="Calibri" w:hAnsi="Times New Roman" w:cs="Times New Roman"/>
          <w:sz w:val="24"/>
          <w:szCs w:val="24"/>
        </w:rPr>
        <w:t xml:space="preserve">and empirical analyses </w:t>
      </w:r>
      <w:r w:rsidR="003F7897" w:rsidRPr="00454C7F">
        <w:rPr>
          <w:rFonts w:ascii="Times New Roman" w:eastAsia="Calibri" w:hAnsi="Times New Roman" w:cs="Times New Roman"/>
          <w:sz w:val="24"/>
          <w:szCs w:val="24"/>
        </w:rPr>
        <w:t xml:space="preserve">can be found </w:t>
      </w:r>
      <w:r w:rsidR="003F7897">
        <w:rPr>
          <w:rFonts w:ascii="Times New Roman" w:eastAsia="Calibri" w:hAnsi="Times New Roman" w:cs="Times New Roman"/>
          <w:sz w:val="24"/>
          <w:szCs w:val="24"/>
        </w:rPr>
        <w:t xml:space="preserve">here </w:t>
      </w:r>
      <w:r w:rsidR="003F7897" w:rsidRPr="00454C7F">
        <w:rPr>
          <w:rFonts w:ascii="Times New Roman" w:eastAsia="Calibri" w:hAnsi="Times New Roman" w:cs="Times New Roman"/>
          <w:sz w:val="24"/>
          <w:szCs w:val="24"/>
        </w:rPr>
        <w:t xml:space="preserve"> </w:t>
      </w:r>
      <w:hyperlink r:id="rId58" w:history="1">
        <w:r w:rsidR="003F7897" w:rsidRPr="008E5B6A">
          <w:rPr>
            <w:rStyle w:val="Hyperlink"/>
            <w:rFonts w:ascii="Times New Roman" w:eastAsia="Calibri" w:hAnsi="Times New Roman" w:cs="Times New Roman"/>
            <w:sz w:val="24"/>
            <w:szCs w:val="24"/>
          </w:rPr>
          <w:t>https://github.com/explodecomputer/tryx-analysis</w:t>
        </w:r>
      </w:hyperlink>
      <w:r w:rsidR="003F7897">
        <w:rPr>
          <w:rFonts w:ascii="Times New Roman" w:eastAsia="Calibri" w:hAnsi="Times New Roman" w:cs="Times New Roman"/>
          <w:sz w:val="24"/>
          <w:szCs w:val="24"/>
        </w:rPr>
        <w:t xml:space="preserve">. </w:t>
      </w:r>
    </w:p>
    <w:p w14:paraId="328A1C35"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7768E0E9"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0D894BAD" w14:textId="77777777" w:rsidR="000C0344" w:rsidRPr="00454C7F" w:rsidRDefault="000C0344" w:rsidP="000C0344">
      <w:pPr>
        <w:pStyle w:val="Heading2"/>
        <w:spacing w:line="480" w:lineRule="auto"/>
        <w:rPr>
          <w:rFonts w:ascii="Times New Roman" w:hAnsi="Times New Roman" w:cs="Times New Roman"/>
          <w:b/>
          <w:sz w:val="24"/>
          <w:szCs w:val="24"/>
        </w:rPr>
      </w:pPr>
      <w:r w:rsidRPr="00454C7F">
        <w:rPr>
          <w:rFonts w:ascii="Times New Roman" w:hAnsi="Times New Roman" w:cs="Times New Roman"/>
          <w:b/>
          <w:sz w:val="24"/>
          <w:szCs w:val="24"/>
        </w:rPr>
        <w:lastRenderedPageBreak/>
        <w:t>Results</w:t>
      </w:r>
    </w:p>
    <w:p w14:paraId="6728D73B" w14:textId="2B5738E6" w:rsidR="000C0344" w:rsidRPr="00454C7F" w:rsidRDefault="000C0344" w:rsidP="000C0344">
      <w:pPr>
        <w:pStyle w:val="Heading3"/>
        <w:spacing w:line="480" w:lineRule="auto"/>
        <w:rPr>
          <w:rFonts w:ascii="Times New Roman" w:hAnsi="Times New Roman" w:cs="Times New Roman"/>
          <w:sz w:val="24"/>
          <w:szCs w:val="24"/>
        </w:rPr>
      </w:pPr>
      <w:del w:id="114" w:author="Gibran Hemani" w:date="2019-08-30T10:32:00Z">
        <w:r w:rsidRPr="00454C7F" w:rsidDel="00330FA4">
          <w:rPr>
            <w:rFonts w:ascii="Times New Roman" w:hAnsi="Times New Roman" w:cs="Times New Roman"/>
            <w:sz w:val="24"/>
            <w:szCs w:val="24"/>
          </w:rPr>
          <w:delText>Simulations</w:delText>
        </w:r>
      </w:del>
      <w:ins w:id="115" w:author="Gibran Hemani" w:date="2019-08-30T10:32:00Z">
        <w:r w:rsidR="00330FA4">
          <w:rPr>
            <w:rFonts w:ascii="Times New Roman" w:hAnsi="Times New Roman" w:cs="Times New Roman"/>
            <w:sz w:val="24"/>
            <w:szCs w:val="24"/>
          </w:rPr>
          <w:t>Adjustment of detected pleiotropic pathways can improve MR performance</w:t>
        </w:r>
      </w:ins>
    </w:p>
    <w:p w14:paraId="24D5D2CB" w14:textId="7CA6A994" w:rsidR="000C0344" w:rsidRDefault="000C0344" w:rsidP="000C0344">
      <w:pPr>
        <w:spacing w:line="480" w:lineRule="auto"/>
        <w:jc w:val="both"/>
        <w:rPr>
          <w:rFonts w:ascii="Times New Roman" w:hAnsi="Times New Roman" w:cs="Times New Roman"/>
          <w:sz w:val="24"/>
          <w:szCs w:val="24"/>
        </w:rPr>
      </w:pPr>
      <w:r>
        <w:rPr>
          <w:rFonts w:ascii="Times New Roman" w:hAnsi="Times New Roman" w:cs="Times New Roman"/>
          <w:sz w:val="24"/>
          <w:szCs w:val="24"/>
        </w:rPr>
        <w:t>We performed a wide range of simulations (Figure 2) to evaluate how a variety of methods designed to deal with pleiotropy fare under a set of different scenarios that violate the exclusion restriction principle. Perhaps the most striking result from these simulations is that no method is always reliable, and several methods are similar over reliability whilst performing very differently from each other between specific scenarios. Across 47 simulation scenarios, adjusting for detected outliers using the MR-TRYX framework had the highest average rank, and simply performing IVW random effects was most often the best performing method, whereas removing detected outliers had the lowest average rank.</w:t>
      </w:r>
      <w:ins w:id="116" w:author="Gibran Hemani" w:date="2019-08-28T22:46:00Z">
        <w:r w:rsidR="00D065CF">
          <w:rPr>
            <w:rFonts w:ascii="Times New Roman" w:hAnsi="Times New Roman" w:cs="Times New Roman"/>
            <w:sz w:val="24"/>
            <w:szCs w:val="24"/>
          </w:rPr>
          <w:t xml:space="preserve"> We note that</w:t>
        </w:r>
      </w:ins>
      <w:ins w:id="117" w:author="Gibran Hemani" w:date="2019-08-28T22:49:00Z">
        <w:r w:rsidR="00BE1C83">
          <w:rPr>
            <w:rFonts w:ascii="Times New Roman" w:hAnsi="Times New Roman" w:cs="Times New Roman"/>
            <w:sz w:val="24"/>
            <w:szCs w:val="24"/>
          </w:rPr>
          <w:t xml:space="preserve"> generally we do not know </w:t>
        </w:r>
      </w:ins>
      <w:ins w:id="118" w:author="Gibran Hemani" w:date="2019-08-28T22:47:00Z">
        <w:r w:rsidR="00D065CF">
          <w:rPr>
            <w:rFonts w:ascii="Times New Roman" w:hAnsi="Times New Roman" w:cs="Times New Roman"/>
            <w:sz w:val="24"/>
            <w:szCs w:val="24"/>
          </w:rPr>
          <w:t xml:space="preserve">which </w:t>
        </w:r>
      </w:ins>
      <w:ins w:id="119" w:author="Gibran Hemani" w:date="2019-08-28T22:49:00Z">
        <w:r w:rsidR="00BE1C83">
          <w:rPr>
            <w:rFonts w:ascii="Times New Roman" w:hAnsi="Times New Roman" w:cs="Times New Roman"/>
            <w:sz w:val="24"/>
            <w:szCs w:val="24"/>
          </w:rPr>
          <w:t xml:space="preserve">of the </w:t>
        </w:r>
      </w:ins>
      <w:ins w:id="120" w:author="Gibran Hemani" w:date="2019-08-28T22:47:00Z">
        <w:r w:rsidR="00D065CF">
          <w:rPr>
            <w:rFonts w:ascii="Times New Roman" w:hAnsi="Times New Roman" w:cs="Times New Roman"/>
            <w:sz w:val="24"/>
            <w:szCs w:val="24"/>
          </w:rPr>
          <w:t xml:space="preserve">scenarios are of relevance for any particular empirical analysis </w:t>
        </w:r>
      </w:ins>
      <w:ins w:id="121" w:author="Gibran Hemani" w:date="2019-08-28T22:49:00Z">
        <w:r w:rsidR="00BE1C83">
          <w:rPr>
            <w:rFonts w:ascii="Times New Roman" w:hAnsi="Times New Roman" w:cs="Times New Roman"/>
            <w:sz w:val="24"/>
            <w:szCs w:val="24"/>
          </w:rPr>
          <w:t xml:space="preserve">and so the metric </w:t>
        </w:r>
      </w:ins>
      <w:ins w:id="122" w:author="Gibran Hemani" w:date="2019-08-28T22:50:00Z">
        <w:r w:rsidR="00BE1C83">
          <w:rPr>
            <w:rFonts w:ascii="Times New Roman" w:hAnsi="Times New Roman" w:cs="Times New Roman"/>
            <w:sz w:val="24"/>
            <w:szCs w:val="24"/>
          </w:rPr>
          <w:t xml:space="preserve">used to evaluate performance here reflects the methods that are generally </w:t>
        </w:r>
      </w:ins>
      <w:ins w:id="123" w:author="Gibran Hemani" w:date="2019-08-30T13:15:00Z">
        <w:r w:rsidR="00A964A5">
          <w:rPr>
            <w:rFonts w:ascii="Times New Roman" w:hAnsi="Times New Roman" w:cs="Times New Roman"/>
            <w:sz w:val="24"/>
            <w:szCs w:val="24"/>
          </w:rPr>
          <w:t xml:space="preserve">most </w:t>
        </w:r>
      </w:ins>
      <w:ins w:id="124" w:author="Gibran Hemani" w:date="2019-08-28T22:50:00Z">
        <w:r w:rsidR="00BE1C83">
          <w:rPr>
            <w:rFonts w:ascii="Times New Roman" w:hAnsi="Times New Roman" w:cs="Times New Roman"/>
            <w:sz w:val="24"/>
            <w:szCs w:val="24"/>
          </w:rPr>
          <w:t xml:space="preserve">performant. </w:t>
        </w:r>
      </w:ins>
      <w:del w:id="125" w:author="Gibran Hemani" w:date="2019-08-28T22:47:00Z">
        <w:r w:rsidDel="00D065CF">
          <w:rPr>
            <w:rFonts w:ascii="Times New Roman" w:hAnsi="Times New Roman" w:cs="Times New Roman"/>
            <w:sz w:val="24"/>
            <w:szCs w:val="24"/>
          </w:rPr>
          <w:delText xml:space="preserve"> </w:delText>
        </w:r>
      </w:del>
      <w:r>
        <w:rPr>
          <w:rFonts w:ascii="Times New Roman" w:hAnsi="Times New Roman" w:cs="Times New Roman"/>
          <w:sz w:val="24"/>
          <w:szCs w:val="24"/>
        </w:rPr>
        <w:t>We found that as the proportion of instruments exhibiting pleiotropic effects increased, all methods typically worsened in their performance though there were notable examples in which increasingly widespread pleiotropy doesn’t have an adverse effect. For example</w:t>
      </w:r>
      <w:r w:rsidR="005C0BE4">
        <w:rPr>
          <w:rFonts w:ascii="Times New Roman" w:hAnsi="Times New Roman" w:cs="Times New Roman"/>
          <w:sz w:val="24"/>
          <w:szCs w:val="24"/>
        </w:rPr>
        <w:t>,</w:t>
      </w:r>
      <w:r>
        <w:rPr>
          <w:rFonts w:ascii="Times New Roman" w:hAnsi="Times New Roman" w:cs="Times New Roman"/>
          <w:sz w:val="24"/>
          <w:szCs w:val="24"/>
        </w:rPr>
        <w:t xml:space="preserve"> widespread balanced horizontal pleiotropy or mediated pleiotropy does not have a drastic adverse influence on IVW, and MVMR and outlier adjustment is relatively impervious to </w:t>
      </w:r>
      <w:commentRangeStart w:id="126"/>
      <w:commentRangeStart w:id="127"/>
      <w:r>
        <w:rPr>
          <w:rFonts w:ascii="Times New Roman" w:hAnsi="Times New Roman" w:cs="Times New Roman"/>
          <w:sz w:val="24"/>
          <w:szCs w:val="24"/>
        </w:rPr>
        <w:t>confounding pleiotropy</w:t>
      </w:r>
      <w:commentRangeEnd w:id="126"/>
      <w:r w:rsidR="002B1FBB">
        <w:rPr>
          <w:rStyle w:val="CommentReference"/>
        </w:rPr>
        <w:commentReference w:id="126"/>
      </w:r>
      <w:commentRangeEnd w:id="127"/>
      <w:r w:rsidR="00803926">
        <w:rPr>
          <w:rStyle w:val="CommentReference"/>
        </w:rPr>
        <w:commentReference w:id="127"/>
      </w:r>
      <w:r>
        <w:rPr>
          <w:rFonts w:ascii="Times New Roman" w:hAnsi="Times New Roman" w:cs="Times New Roman"/>
          <w:sz w:val="24"/>
          <w:szCs w:val="24"/>
        </w:rPr>
        <w:t>.</w:t>
      </w:r>
    </w:p>
    <w:p w14:paraId="3A047FDA" w14:textId="77777777" w:rsidR="000C0344" w:rsidRDefault="000C0344" w:rsidP="000C0344">
      <w:pPr>
        <w:spacing w:line="480" w:lineRule="auto"/>
        <w:jc w:val="both"/>
        <w:rPr>
          <w:rFonts w:ascii="Times New Roman" w:hAnsi="Times New Roman" w:cs="Times New Roman"/>
          <w:sz w:val="24"/>
          <w:szCs w:val="24"/>
        </w:rPr>
      </w:pPr>
    </w:p>
    <w:p w14:paraId="27614AD0" w14:textId="209A5593" w:rsidR="004E742D" w:rsidRDefault="000C0344" w:rsidP="000C0344">
      <w:pPr>
        <w:spacing w:line="480" w:lineRule="auto"/>
        <w:jc w:val="both"/>
        <w:rPr>
          <w:ins w:id="128" w:author="Gibran Hemani" w:date="2019-08-30T10:34:00Z"/>
          <w:rFonts w:ascii="Times New Roman" w:hAnsi="Times New Roman" w:cs="Times New Roman"/>
          <w:sz w:val="24"/>
          <w:szCs w:val="24"/>
        </w:rPr>
      </w:pPr>
      <w:commentRangeStart w:id="129"/>
      <w:r w:rsidRPr="006B2F79">
        <w:rPr>
          <w:rFonts w:ascii="Times New Roman" w:hAnsi="Times New Roman" w:cs="Times New Roman"/>
          <w:sz w:val="24"/>
          <w:szCs w:val="24"/>
        </w:rPr>
        <w:t>It is an obvious conceptual disadvantage in these simulations for</w:t>
      </w:r>
      <w:del w:id="130" w:author="Gibran Hemani" w:date="2019-08-28T22:44:00Z">
        <w:r w:rsidRPr="006B2F79" w:rsidDel="002B397F">
          <w:rPr>
            <w:rFonts w:ascii="Times New Roman" w:hAnsi="Times New Roman" w:cs="Times New Roman"/>
            <w:sz w:val="24"/>
            <w:szCs w:val="24"/>
          </w:rPr>
          <w:delText xml:space="preserve"> some methods (e.g.</w:delText>
        </w:r>
      </w:del>
      <w:r w:rsidRPr="006B2F79">
        <w:rPr>
          <w:rFonts w:ascii="Times New Roman" w:hAnsi="Times New Roman" w:cs="Times New Roman"/>
          <w:sz w:val="24"/>
          <w:szCs w:val="24"/>
        </w:rPr>
        <w:t xml:space="preserve"> IVW and outlier removal</w:t>
      </w:r>
      <w:ins w:id="131" w:author="Gibran Hemani" w:date="2019-08-28T22:45:00Z">
        <w:r w:rsidR="002B397F">
          <w:rPr>
            <w:rFonts w:ascii="Times New Roman" w:hAnsi="Times New Roman" w:cs="Times New Roman"/>
            <w:sz w:val="24"/>
            <w:szCs w:val="24"/>
          </w:rPr>
          <w:t>,</w:t>
        </w:r>
      </w:ins>
      <w:del w:id="132" w:author="Gibran Hemani" w:date="2019-08-28T22:45:00Z">
        <w:r w:rsidRPr="006B2F79" w:rsidDel="002B397F">
          <w:rPr>
            <w:rFonts w:ascii="Times New Roman" w:hAnsi="Times New Roman" w:cs="Times New Roman"/>
            <w:sz w:val="24"/>
            <w:szCs w:val="24"/>
          </w:rPr>
          <w:delText>)</w:delText>
        </w:r>
      </w:del>
      <w:r w:rsidRPr="006B2F79">
        <w:rPr>
          <w:rFonts w:ascii="Times New Roman" w:hAnsi="Times New Roman" w:cs="Times New Roman"/>
          <w:sz w:val="24"/>
          <w:szCs w:val="24"/>
        </w:rPr>
        <w:t xml:space="preserve"> that use only the exposure and outcome data,</w:t>
      </w:r>
      <w:ins w:id="133" w:author="Gibran Hemani" w:date="2019-08-28T22:45:00Z">
        <w:r w:rsidR="002B397F">
          <w:rPr>
            <w:rFonts w:ascii="Times New Roman" w:hAnsi="Times New Roman" w:cs="Times New Roman"/>
            <w:sz w:val="24"/>
            <w:szCs w:val="24"/>
          </w:rPr>
          <w:t xml:space="preserve"> when compared</w:t>
        </w:r>
      </w:ins>
      <w:r w:rsidRPr="006B2F79">
        <w:rPr>
          <w:rFonts w:ascii="Times New Roman" w:hAnsi="Times New Roman" w:cs="Times New Roman"/>
          <w:sz w:val="24"/>
          <w:szCs w:val="24"/>
        </w:rPr>
        <w:t xml:space="preserve"> against MVMR and MR-TRYX which draw on information from other sources. </w:t>
      </w:r>
      <w:commentRangeEnd w:id="129"/>
      <w:r w:rsidR="009654A0">
        <w:rPr>
          <w:rStyle w:val="CommentReference"/>
        </w:rPr>
        <w:commentReference w:id="129"/>
      </w:r>
      <w:r w:rsidRPr="006B2F79">
        <w:rPr>
          <w:rFonts w:ascii="Times New Roman" w:hAnsi="Times New Roman" w:cs="Times New Roman"/>
          <w:sz w:val="24"/>
          <w:szCs w:val="24"/>
        </w:rPr>
        <w:t>However, we note that the MR-TRYX adjustment approach depends on detecting candidate traits that explain the pleiotropic effect and if the relevant candidate traits are not available, there is no adjustment and the method becomes identical to random effects IVW which generally performs better than outlier removal.</w:t>
      </w:r>
      <w:ins w:id="134" w:author="Gibran Hemani" w:date="2019-08-30T10:34:00Z">
        <w:r w:rsidR="004E742D">
          <w:rPr>
            <w:rFonts w:ascii="Times New Roman" w:hAnsi="Times New Roman" w:cs="Times New Roman"/>
            <w:sz w:val="24"/>
            <w:szCs w:val="24"/>
          </w:rPr>
          <w:t xml:space="preserve"> </w:t>
        </w:r>
      </w:ins>
    </w:p>
    <w:p w14:paraId="7434163F" w14:textId="77777777" w:rsidR="004E742D" w:rsidRDefault="004E742D" w:rsidP="000C0344">
      <w:pPr>
        <w:spacing w:line="480" w:lineRule="auto"/>
        <w:jc w:val="both"/>
        <w:rPr>
          <w:ins w:id="135" w:author="Gibran Hemani" w:date="2019-08-30T10:34:00Z"/>
          <w:rFonts w:ascii="Times New Roman" w:hAnsi="Times New Roman" w:cs="Times New Roman"/>
          <w:sz w:val="24"/>
          <w:szCs w:val="24"/>
        </w:rPr>
      </w:pPr>
    </w:p>
    <w:p w14:paraId="59A99A52" w14:textId="5A7FCEF9" w:rsidR="000C0344" w:rsidRPr="006B2F79" w:rsidRDefault="000C0344" w:rsidP="000C0344">
      <w:pPr>
        <w:spacing w:line="480" w:lineRule="auto"/>
        <w:jc w:val="both"/>
        <w:rPr>
          <w:rFonts w:ascii="Times New Roman" w:hAnsi="Times New Roman" w:cs="Times New Roman"/>
          <w:sz w:val="24"/>
          <w:szCs w:val="24"/>
        </w:rPr>
      </w:pPr>
      <w:del w:id="136" w:author="Gibran Hemani" w:date="2019-08-30T10:34:00Z">
        <w:r w:rsidRPr="006B2F79" w:rsidDel="004E742D">
          <w:rPr>
            <w:rFonts w:ascii="Times New Roman" w:hAnsi="Times New Roman" w:cs="Times New Roman"/>
            <w:sz w:val="24"/>
            <w:szCs w:val="24"/>
          </w:rPr>
          <w:delText xml:space="preserve"> </w:delText>
        </w:r>
      </w:del>
      <w:r w:rsidRPr="006B2F79">
        <w:rPr>
          <w:rFonts w:ascii="Times New Roman" w:hAnsi="Times New Roman" w:cs="Times New Roman"/>
          <w:sz w:val="24"/>
          <w:szCs w:val="24"/>
        </w:rPr>
        <w:t>We also note that if we use association with candidate traits to determine whether or not to remove an outlier then improve</w:t>
      </w:r>
      <w:r>
        <w:rPr>
          <w:rFonts w:ascii="Times New Roman" w:hAnsi="Times New Roman" w:cs="Times New Roman"/>
          <w:sz w:val="24"/>
          <w:szCs w:val="24"/>
        </w:rPr>
        <w:t>ments can be made</w:t>
      </w:r>
      <w:r w:rsidRPr="006B2F79">
        <w:rPr>
          <w:rFonts w:ascii="Times New Roman" w:hAnsi="Times New Roman" w:cs="Times New Roman"/>
          <w:sz w:val="24"/>
          <w:szCs w:val="24"/>
        </w:rPr>
        <w:t xml:space="preserve"> over simple outlier removal. </w:t>
      </w:r>
      <w:r>
        <w:rPr>
          <w:rFonts w:ascii="Times New Roman" w:hAnsi="Times New Roman" w:cs="Times New Roman"/>
          <w:sz w:val="24"/>
          <w:szCs w:val="24"/>
        </w:rPr>
        <w:t xml:space="preserve">What we observe here </w:t>
      </w:r>
      <w:r w:rsidRPr="006B2F79">
        <w:rPr>
          <w:rFonts w:ascii="Times New Roman" w:hAnsi="Times New Roman" w:cs="Times New Roman"/>
          <w:sz w:val="24"/>
          <w:szCs w:val="24"/>
        </w:rPr>
        <w:t>is intuitive because the potential drawback of outlier removal is that the outliers could be the only valid instruments, or false discovery rates increase due to overly precise confidence intervals. Thus</w:t>
      </w:r>
      <w:r w:rsidR="00760A8F">
        <w:rPr>
          <w:rFonts w:ascii="Times New Roman" w:hAnsi="Times New Roman" w:cs="Times New Roman"/>
          <w:sz w:val="24"/>
          <w:szCs w:val="24"/>
        </w:rPr>
        <w:t>,</w:t>
      </w:r>
      <w:r w:rsidRPr="006B2F79">
        <w:rPr>
          <w:rFonts w:ascii="Times New Roman" w:hAnsi="Times New Roman" w:cs="Times New Roman"/>
          <w:sz w:val="24"/>
          <w:szCs w:val="24"/>
        </w:rPr>
        <w:t xml:space="preserve"> adding an extra barrier to the removal of outliers can mitigate these problems.</w:t>
      </w:r>
    </w:p>
    <w:p w14:paraId="5A922A9B" w14:textId="77777777" w:rsidR="000C0344" w:rsidRPr="006B2F79" w:rsidRDefault="000C0344" w:rsidP="000C0344">
      <w:pPr>
        <w:spacing w:line="480" w:lineRule="auto"/>
        <w:jc w:val="both"/>
        <w:rPr>
          <w:rFonts w:ascii="Times New Roman" w:hAnsi="Times New Roman" w:cs="Times New Roman"/>
          <w:sz w:val="24"/>
          <w:szCs w:val="24"/>
        </w:rPr>
      </w:pPr>
    </w:p>
    <w:p w14:paraId="34796EF3" w14:textId="47981CC5" w:rsidR="000C0344" w:rsidRDefault="003607D2" w:rsidP="000C0344">
      <w:pPr>
        <w:spacing w:line="480" w:lineRule="auto"/>
        <w:jc w:val="both"/>
        <w:rPr>
          <w:rFonts w:ascii="Times New Roman" w:hAnsi="Times New Roman" w:cs="Times New Roman"/>
          <w:sz w:val="24"/>
          <w:szCs w:val="24"/>
        </w:rPr>
      </w:pPr>
      <w:ins w:id="137" w:author="Gibran Hemani" w:date="2019-08-20T11:26:00Z">
        <w:r>
          <w:rPr>
            <w:rFonts w:ascii="Times New Roman" w:hAnsi="Times New Roman" w:cs="Times New Roman"/>
            <w:sz w:val="24"/>
            <w:szCs w:val="24"/>
          </w:rPr>
          <w:t>M</w:t>
        </w:r>
      </w:ins>
      <w:commentRangeStart w:id="138"/>
      <w:del w:id="139" w:author="Gibran Hemani" w:date="2019-08-20T11:26:00Z">
        <w:r w:rsidR="000C0344" w:rsidRPr="006B2F79" w:rsidDel="003607D2">
          <w:rPr>
            <w:rFonts w:ascii="Times New Roman" w:hAnsi="Times New Roman" w:cs="Times New Roman"/>
            <w:sz w:val="24"/>
            <w:szCs w:val="24"/>
          </w:rPr>
          <w:delText>M</w:delText>
        </w:r>
      </w:del>
      <w:r w:rsidR="000C0344" w:rsidRPr="006B2F79">
        <w:rPr>
          <w:rFonts w:ascii="Times New Roman" w:hAnsi="Times New Roman" w:cs="Times New Roman"/>
          <w:sz w:val="24"/>
          <w:szCs w:val="24"/>
        </w:rPr>
        <w:t>ultivariable MR</w:t>
      </w:r>
      <w:ins w:id="140" w:author="Gibran Hemani" w:date="2019-08-20T11:26:00Z">
        <w:r>
          <w:rPr>
            <w:rFonts w:ascii="Times New Roman" w:hAnsi="Times New Roman" w:cs="Times New Roman"/>
            <w:sz w:val="24"/>
            <w:szCs w:val="24"/>
          </w:rPr>
          <w:t xml:space="preserve"> targets a different </w:t>
        </w:r>
        <w:proofErr w:type="spellStart"/>
        <w:r>
          <w:rPr>
            <w:rFonts w:ascii="Times New Roman" w:hAnsi="Times New Roman" w:cs="Times New Roman"/>
            <w:sz w:val="24"/>
            <w:szCs w:val="24"/>
          </w:rPr>
          <w:t>estimand</w:t>
        </w:r>
        <w:proofErr w:type="spellEnd"/>
        <w:r>
          <w:rPr>
            <w:rFonts w:ascii="Times New Roman" w:hAnsi="Times New Roman" w:cs="Times New Roman"/>
            <w:sz w:val="24"/>
            <w:szCs w:val="24"/>
          </w:rPr>
          <w:t xml:space="preserve"> than univariable MR – it is estimating the direct effect rathe</w:t>
        </w:r>
      </w:ins>
      <w:ins w:id="141" w:author="Gibran Hemani" w:date="2019-08-20T11:27:00Z">
        <w:r>
          <w:rPr>
            <w:rFonts w:ascii="Times New Roman" w:hAnsi="Times New Roman" w:cs="Times New Roman"/>
            <w:sz w:val="24"/>
            <w:szCs w:val="24"/>
          </w:rPr>
          <w:t xml:space="preserve">r than the total effect of the exposure on the outcome. </w:t>
        </w:r>
      </w:ins>
      <w:ins w:id="142" w:author="Gibran Hemani" w:date="2019-08-20T11:29:00Z">
        <w:r w:rsidR="00CB7B54">
          <w:rPr>
            <w:rFonts w:ascii="Times New Roman" w:hAnsi="Times New Roman" w:cs="Times New Roman"/>
            <w:sz w:val="24"/>
            <w:szCs w:val="24"/>
          </w:rPr>
          <w:t>This strategy</w:t>
        </w:r>
      </w:ins>
      <w:ins w:id="143" w:author="Gibran Hemani" w:date="2019-08-20T11:27:00Z">
        <w:r>
          <w:rPr>
            <w:rFonts w:ascii="Times New Roman" w:hAnsi="Times New Roman" w:cs="Times New Roman"/>
            <w:sz w:val="24"/>
            <w:szCs w:val="24"/>
          </w:rPr>
          <w:t xml:space="preserve"> </w:t>
        </w:r>
      </w:ins>
      <w:del w:id="144" w:author="Gibran Hemani" w:date="2019-08-20T11:27:00Z">
        <w:r w:rsidR="000C0344" w:rsidRPr="006B2F79" w:rsidDel="003607D2">
          <w:rPr>
            <w:rFonts w:ascii="Times New Roman" w:hAnsi="Times New Roman" w:cs="Times New Roman"/>
            <w:sz w:val="24"/>
            <w:szCs w:val="24"/>
          </w:rPr>
          <w:delText xml:space="preserve"> </w:delText>
        </w:r>
      </w:del>
      <w:r w:rsidR="000C0344" w:rsidRPr="006B2F79">
        <w:rPr>
          <w:rFonts w:ascii="Times New Roman" w:hAnsi="Times New Roman" w:cs="Times New Roman"/>
          <w:sz w:val="24"/>
          <w:szCs w:val="24"/>
        </w:rPr>
        <w:t xml:space="preserve">performs generally well </w:t>
      </w:r>
      <w:ins w:id="145" w:author="Gibran Hemani" w:date="2019-08-20T11:27:00Z">
        <w:r>
          <w:rPr>
            <w:rFonts w:ascii="Times New Roman" w:hAnsi="Times New Roman" w:cs="Times New Roman"/>
            <w:sz w:val="24"/>
            <w:szCs w:val="24"/>
          </w:rPr>
          <w:t xml:space="preserve">across the range of simulations </w:t>
        </w:r>
      </w:ins>
      <w:r w:rsidR="000C0344" w:rsidRPr="006B2F79">
        <w:rPr>
          <w:rFonts w:ascii="Times New Roman" w:hAnsi="Times New Roman" w:cs="Times New Roman"/>
          <w:sz w:val="24"/>
          <w:szCs w:val="24"/>
        </w:rPr>
        <w:t xml:space="preserve">except in the case when the candidate trait is a mediator of the </w:t>
      </w:r>
      <w:r w:rsidR="000C0344" w:rsidRPr="00091E03">
        <w:rPr>
          <w:rFonts w:ascii="Times New Roman" w:hAnsi="Times New Roman" w:cs="Times New Roman"/>
          <w:sz w:val="24"/>
          <w:szCs w:val="24"/>
        </w:rPr>
        <w:t xml:space="preserve">x-y </w:t>
      </w:r>
      <w:r w:rsidR="000C0344" w:rsidRPr="006B2F79">
        <w:rPr>
          <w:rFonts w:ascii="Times New Roman" w:hAnsi="Times New Roman" w:cs="Times New Roman"/>
          <w:sz w:val="24"/>
          <w:szCs w:val="24"/>
        </w:rPr>
        <w:t>association</w:t>
      </w:r>
      <w:ins w:id="146" w:author="Gibran Hemani" w:date="2019-08-20T11:29:00Z">
        <w:r w:rsidR="00CB7B54">
          <w:rPr>
            <w:rFonts w:ascii="Times New Roman" w:hAnsi="Times New Roman" w:cs="Times New Roman"/>
            <w:sz w:val="24"/>
            <w:szCs w:val="24"/>
          </w:rPr>
          <w:t xml:space="preserve"> in which case there is a strongly attenuated </w:t>
        </w:r>
      </w:ins>
      <w:ins w:id="147" w:author="Gibran Hemani" w:date="2019-08-20T11:30:00Z">
        <w:r w:rsidR="00CB7B54">
          <w:rPr>
            <w:rFonts w:ascii="Times New Roman" w:hAnsi="Times New Roman" w:cs="Times New Roman"/>
            <w:sz w:val="24"/>
            <w:szCs w:val="24"/>
          </w:rPr>
          <w:t>direct effect</w:t>
        </w:r>
      </w:ins>
      <w:ins w:id="148" w:author="Yoonsu Cho" w:date="2019-08-19T16:58:00Z">
        <w:r w:rsidR="001E5086">
          <w:rPr>
            <w:rFonts w:ascii="Times New Roman" w:hAnsi="Times New Roman" w:cs="Times New Roman"/>
            <w:sz w:val="24"/>
            <w:szCs w:val="24"/>
          </w:rPr>
          <w:t>.</w:t>
        </w:r>
      </w:ins>
      <w:ins w:id="149" w:author="Gibran Hemani" w:date="2019-08-20T11:30:00Z">
        <w:r w:rsidR="00CB7B54">
          <w:rPr>
            <w:rFonts w:ascii="Times New Roman" w:hAnsi="Times New Roman" w:cs="Times New Roman"/>
            <w:sz w:val="24"/>
            <w:szCs w:val="24"/>
          </w:rPr>
          <w:t xml:space="preserve"> The problem here is that it is hard for MVMR to distinguish between a model where the exposure’s influence on the outcome is mediated by</w:t>
        </w:r>
      </w:ins>
      <w:ins w:id="150" w:author="Gibran Hemani" w:date="2019-08-20T11:31:00Z">
        <w:r w:rsidR="00CB7B54">
          <w:rPr>
            <w:rFonts w:ascii="Times New Roman" w:hAnsi="Times New Roman" w:cs="Times New Roman"/>
            <w:sz w:val="24"/>
            <w:szCs w:val="24"/>
          </w:rPr>
          <w:t xml:space="preserve"> a candidate trait (the exposure is causal), versus where the exposure’s apparent effect on the outcome is simply due to pleiotropy through the candidate trait (the exposure is not causal)</w:t>
        </w:r>
      </w:ins>
      <w:ins w:id="151" w:author="Gibran Hemani" w:date="2019-08-21T10:00:00Z">
        <w:r w:rsidR="00A810DB">
          <w:rPr>
            <w:rFonts w:ascii="Times New Roman" w:hAnsi="Times New Roman" w:cs="Times New Roman"/>
            <w:sz w:val="24"/>
            <w:szCs w:val="24"/>
          </w:rPr>
          <w:fldChar w:fldCharType="begin"/>
        </w:r>
        <w:r w:rsidR="00A810DB">
          <w:rPr>
            <w:rFonts w:ascii="Times New Roman" w:hAnsi="Times New Roman" w:cs="Times New Roman"/>
            <w:sz w:val="24"/>
            <w:szCs w:val="24"/>
          </w:rPr>
          <w:instrText xml:space="preserve"> ADDIN EN.CITE &lt;EndNote&gt;&lt;Cite&gt;&lt;Author&gt;Anderson&lt;/Author&gt;&lt;Year&gt;2018&lt;/Year&gt;&lt;RecNum&gt;91&lt;/RecNum&gt;&lt;DisplayText&gt;&lt;style face="superscript"&gt;30&lt;/style&gt;&lt;/DisplayText&gt;&lt;record&gt;&lt;rec-number&gt;91&lt;/rec-number&gt;&lt;foreign-keys&gt;&lt;key app="EN" db-id="x0teevaf5a05akervd25v50wfwp9z5x2vwxd" timestamp="1564479885"&gt;91&lt;/key&gt;&lt;/foreign-keys&gt;&lt;ref-type name="Journal Article"&gt;17&lt;/ref-type&gt;&lt;contributors&gt;&lt;authors&gt;&lt;author&gt;Anderson, Emma L&lt;/author&gt;&lt;author&gt;Howe, Laura D&lt;/author&gt;&lt;author&gt;Wade, Kaitlin H&lt;/author&gt;&lt;author&gt;Ben-Shlomo, Yoav&lt;/author&gt;&lt;author&gt;Hill, W. David&lt;/author&gt;&lt;author&gt;Deary, Ian J&lt;/author&gt;&lt;author&gt;Sanderson, Eleanor C&lt;/author&gt;&lt;author&gt;Zheng, Jie&lt;/author&gt;&lt;author&gt;Korologou-Linden, Roxanna&lt;/author&gt;&lt;author&gt;Stergiakouli, Evie&lt;/author&gt;&lt;author&gt;Smith, George Davey&lt;/author&gt;&lt;author&gt;Davies, Neil M&lt;/author&gt;&lt;author&gt;Hemani, Gibran&lt;/author&gt;&lt;/authors&gt;&lt;/contributors&gt;&lt;titles&gt;&lt;title&gt;Education, intelligence and Alzheimer’s disease: Evidence from a multivariable two-sample Mendelian randomization study&lt;/title&gt;&lt;secondary-title&gt;bioRxiv&lt;/secondary-title&gt;&lt;/titles&gt;&lt;periodical&gt;&lt;full-title&gt;BioRxiv&lt;/full-title&gt;&lt;/periodical&gt;&lt;dates&gt;&lt;year&gt;2018&lt;/year&gt;&lt;pub-dates&gt;&lt;date&gt;2018-01-01 00:00:00&lt;/date&gt;&lt;/pub-dates&gt;&lt;/dates&gt;&lt;urls&gt;&lt;/urls&gt;&lt;/record&gt;&lt;/Cite&gt;&lt;/EndNote&gt;</w:instrText>
        </w:r>
        <w:r w:rsidR="00A810DB">
          <w:rPr>
            <w:rFonts w:ascii="Times New Roman" w:hAnsi="Times New Roman" w:cs="Times New Roman"/>
            <w:sz w:val="24"/>
            <w:szCs w:val="24"/>
          </w:rPr>
          <w:fldChar w:fldCharType="separate"/>
        </w:r>
        <w:r w:rsidR="00A810DB" w:rsidRPr="001A7A27">
          <w:rPr>
            <w:rFonts w:ascii="Times New Roman" w:hAnsi="Times New Roman" w:cs="Times New Roman"/>
            <w:noProof/>
            <w:sz w:val="24"/>
            <w:szCs w:val="24"/>
            <w:vertAlign w:val="superscript"/>
          </w:rPr>
          <w:t>30</w:t>
        </w:r>
        <w:r w:rsidR="00A810DB">
          <w:rPr>
            <w:rFonts w:ascii="Times New Roman" w:hAnsi="Times New Roman" w:cs="Times New Roman"/>
            <w:sz w:val="24"/>
            <w:szCs w:val="24"/>
          </w:rPr>
          <w:fldChar w:fldCharType="end"/>
        </w:r>
        <w:commentRangeStart w:id="152"/>
        <w:commentRangeEnd w:id="152"/>
        <w:r w:rsidR="00A810DB">
          <w:rPr>
            <w:rStyle w:val="CommentReference"/>
          </w:rPr>
          <w:commentReference w:id="152"/>
        </w:r>
        <w:r w:rsidR="00A810DB" w:rsidRPr="006B2F79">
          <w:rPr>
            <w:rFonts w:ascii="Times New Roman" w:hAnsi="Times New Roman" w:cs="Times New Roman"/>
            <w:sz w:val="24"/>
            <w:szCs w:val="24"/>
          </w:rPr>
          <w:t>.</w:t>
        </w:r>
      </w:ins>
      <w:ins w:id="153" w:author="Gibran Hemani" w:date="2019-08-20T11:31:00Z">
        <w:r w:rsidR="00CB7B54">
          <w:rPr>
            <w:rFonts w:ascii="Times New Roman" w:hAnsi="Times New Roman" w:cs="Times New Roman"/>
            <w:sz w:val="24"/>
            <w:szCs w:val="24"/>
          </w:rPr>
          <w:t>.</w:t>
        </w:r>
      </w:ins>
      <w:ins w:id="154" w:author="Yoonsu Cho" w:date="2019-08-19T16:58:00Z">
        <w:r w:rsidR="001E5086">
          <w:rPr>
            <w:rFonts w:ascii="Times New Roman" w:hAnsi="Times New Roman" w:cs="Times New Roman"/>
            <w:sz w:val="24"/>
            <w:szCs w:val="24"/>
          </w:rPr>
          <w:t xml:space="preserve"> </w:t>
        </w:r>
      </w:ins>
      <w:ins w:id="155" w:author="Gibran Hemani" w:date="2019-08-20T11:27:00Z">
        <w:r>
          <w:rPr>
            <w:rFonts w:ascii="Times New Roman" w:hAnsi="Times New Roman" w:cs="Times New Roman"/>
            <w:sz w:val="24"/>
            <w:szCs w:val="24"/>
          </w:rPr>
          <w:t xml:space="preserve">Here, </w:t>
        </w:r>
      </w:ins>
      <w:del w:id="156" w:author="Yoonsu Cho" w:date="2019-08-19T16:47:00Z">
        <w:r w:rsidR="000C0344" w:rsidRPr="006B2F79" w:rsidDel="00130CBF">
          <w:rPr>
            <w:rFonts w:ascii="Times New Roman" w:hAnsi="Times New Roman" w:cs="Times New Roman"/>
            <w:sz w:val="24"/>
            <w:szCs w:val="24"/>
          </w:rPr>
          <w:delText>,</w:delText>
        </w:r>
      </w:del>
      <w:del w:id="157" w:author="Yoonsu Cho" w:date="2019-08-19T16:50:00Z">
        <w:r w:rsidR="000C0344" w:rsidRPr="006B2F79" w:rsidDel="00130CBF">
          <w:rPr>
            <w:rFonts w:ascii="Times New Roman" w:hAnsi="Times New Roman" w:cs="Times New Roman"/>
            <w:sz w:val="24"/>
            <w:szCs w:val="24"/>
          </w:rPr>
          <w:delText xml:space="preserve"> </w:delText>
        </w:r>
      </w:del>
      <w:del w:id="158" w:author="Yoonsu Cho" w:date="2019-08-19T16:58:00Z">
        <w:r w:rsidR="000C0344" w:rsidRPr="006B2F79" w:rsidDel="001E5086">
          <w:rPr>
            <w:rFonts w:ascii="Times New Roman" w:hAnsi="Times New Roman" w:cs="Times New Roman"/>
            <w:sz w:val="24"/>
            <w:szCs w:val="24"/>
          </w:rPr>
          <w:delText>in which case it</w:delText>
        </w:r>
      </w:del>
      <w:ins w:id="159" w:author="Yoonsu Cho" w:date="2019-08-19T16:58:00Z">
        <w:r w:rsidR="001E5086">
          <w:rPr>
            <w:rFonts w:ascii="Times New Roman" w:hAnsi="Times New Roman" w:cs="Times New Roman"/>
            <w:sz w:val="24"/>
            <w:szCs w:val="24"/>
          </w:rPr>
          <w:t>MVMR</w:t>
        </w:r>
      </w:ins>
      <w:r w:rsidR="000C0344" w:rsidRPr="006B2F79">
        <w:rPr>
          <w:rFonts w:ascii="Times New Roman" w:hAnsi="Times New Roman" w:cs="Times New Roman"/>
          <w:sz w:val="24"/>
          <w:szCs w:val="24"/>
        </w:rPr>
        <w:t xml:space="preserve"> performs </w:t>
      </w:r>
      <w:del w:id="160" w:author="Yoonsu Cho" w:date="2019-08-19T13:43:00Z">
        <w:r w:rsidR="000C0344" w:rsidRPr="006B2F79" w:rsidDel="00E02ED3">
          <w:rPr>
            <w:rFonts w:ascii="Times New Roman" w:hAnsi="Times New Roman" w:cs="Times New Roman"/>
            <w:sz w:val="24"/>
            <w:szCs w:val="24"/>
          </w:rPr>
          <w:delText>extremely poorly</w:delText>
        </w:r>
      </w:del>
      <w:ins w:id="161" w:author="Yoonsu Cho" w:date="2019-08-19T14:47:00Z">
        <w:del w:id="162" w:author="Gibran Hemani" w:date="2019-08-20T11:27:00Z">
          <w:r w:rsidR="003513BE" w:rsidDel="003607D2">
            <w:rPr>
              <w:rFonts w:ascii="Times New Roman" w:hAnsi="Times New Roman" w:cs="Times New Roman"/>
              <w:sz w:val="24"/>
              <w:szCs w:val="24"/>
            </w:rPr>
            <w:delText xml:space="preserve"> </w:delText>
          </w:r>
        </w:del>
        <w:r w:rsidR="003513BE">
          <w:rPr>
            <w:rFonts w:ascii="Times New Roman" w:hAnsi="Times New Roman" w:cs="Times New Roman"/>
            <w:sz w:val="24"/>
            <w:szCs w:val="24"/>
          </w:rPr>
          <w:t>worse than other methods</w:t>
        </w:r>
      </w:ins>
      <w:ins w:id="163" w:author="Yoonsu Cho" w:date="2019-08-19T16:58:00Z">
        <w:r w:rsidR="001E5086">
          <w:rPr>
            <w:rFonts w:ascii="Times New Roman" w:hAnsi="Times New Roman" w:cs="Times New Roman"/>
            <w:sz w:val="24"/>
            <w:szCs w:val="24"/>
          </w:rPr>
          <w:t xml:space="preserve"> when the candidate trait is a mediator</w:t>
        </w:r>
      </w:ins>
      <w:del w:id="164" w:author="Yoonsu Cho" w:date="2019-08-19T16:50:00Z">
        <w:r w:rsidR="000C0344" w:rsidRPr="006B2F79" w:rsidDel="00130CBF">
          <w:rPr>
            <w:rFonts w:ascii="Times New Roman" w:hAnsi="Times New Roman" w:cs="Times New Roman"/>
            <w:sz w:val="24"/>
            <w:szCs w:val="24"/>
          </w:rPr>
          <w:delText xml:space="preserve"> because</w:delText>
        </w:r>
      </w:del>
      <w:ins w:id="165" w:author="Yoonsu Cho" w:date="2019-08-19T16:56:00Z">
        <w:r w:rsidR="001E5086">
          <w:rPr>
            <w:rFonts w:ascii="Times New Roman" w:hAnsi="Times New Roman" w:cs="Times New Roman"/>
            <w:sz w:val="24"/>
            <w:szCs w:val="24"/>
          </w:rPr>
          <w:t xml:space="preserve"> as </w:t>
        </w:r>
      </w:ins>
      <w:del w:id="166" w:author="Yoonsu Cho" w:date="2019-08-19T16:56:00Z">
        <w:r w:rsidR="000C0344" w:rsidRPr="006B2F79" w:rsidDel="001E5086">
          <w:rPr>
            <w:rFonts w:ascii="Times New Roman" w:hAnsi="Times New Roman" w:cs="Times New Roman"/>
            <w:sz w:val="24"/>
            <w:szCs w:val="24"/>
          </w:rPr>
          <w:delText xml:space="preserve"> </w:delText>
        </w:r>
      </w:del>
      <w:ins w:id="167" w:author="Yoonsu Cho" w:date="2019-08-19T16:50:00Z">
        <w:r w:rsidR="00130CBF">
          <w:rPr>
            <w:rFonts w:ascii="Times New Roman" w:hAnsi="Times New Roman" w:cs="Times New Roman"/>
            <w:sz w:val="24"/>
            <w:szCs w:val="24"/>
          </w:rPr>
          <w:t>MVMR</w:t>
        </w:r>
      </w:ins>
      <w:ins w:id="168" w:author="Yoonsu Cho" w:date="2019-08-19T16:49:00Z">
        <w:r w:rsidR="00130CBF">
          <w:rPr>
            <w:rFonts w:ascii="Times New Roman" w:hAnsi="Times New Roman" w:cs="Times New Roman"/>
            <w:sz w:val="24"/>
            <w:szCs w:val="24"/>
          </w:rPr>
          <w:t xml:space="preserve"> estimates the </w:t>
        </w:r>
      </w:ins>
      <w:ins w:id="169" w:author="Yoonsu Cho" w:date="2019-08-19T16:59:00Z">
        <w:r w:rsidR="001E5086">
          <w:rPr>
            <w:rFonts w:ascii="Times New Roman" w:hAnsi="Times New Roman" w:cs="Times New Roman"/>
            <w:sz w:val="24"/>
            <w:szCs w:val="24"/>
          </w:rPr>
          <w:t>direct</w:t>
        </w:r>
      </w:ins>
      <w:ins w:id="170" w:author="Yoonsu Cho" w:date="2019-08-19T16:49:00Z">
        <w:r w:rsidR="00130CBF">
          <w:rPr>
            <w:rFonts w:ascii="Times New Roman" w:hAnsi="Times New Roman" w:cs="Times New Roman"/>
            <w:sz w:val="24"/>
            <w:szCs w:val="24"/>
          </w:rPr>
          <w:t xml:space="preserve"> effect of x on y adjusting </w:t>
        </w:r>
      </w:ins>
      <w:del w:id="171" w:author="Yoonsu Cho" w:date="2019-08-19T16:50:00Z">
        <w:r w:rsidR="000C0344" w:rsidRPr="006B2F79" w:rsidDel="00130CBF">
          <w:rPr>
            <w:rFonts w:ascii="Times New Roman" w:hAnsi="Times New Roman" w:cs="Times New Roman"/>
            <w:sz w:val="24"/>
            <w:szCs w:val="24"/>
          </w:rPr>
          <w:delText xml:space="preserve">it adjusts </w:delText>
        </w:r>
      </w:del>
      <w:r w:rsidR="000C0344" w:rsidRPr="006B2F79">
        <w:rPr>
          <w:rFonts w:ascii="Times New Roman" w:hAnsi="Times New Roman" w:cs="Times New Roman"/>
          <w:sz w:val="24"/>
          <w:szCs w:val="24"/>
        </w:rPr>
        <w:t>for the entir</w:t>
      </w:r>
      <w:r w:rsidR="000C0344">
        <w:rPr>
          <w:rFonts w:ascii="Times New Roman" w:hAnsi="Times New Roman" w:cs="Times New Roman"/>
          <w:sz w:val="24"/>
          <w:szCs w:val="24"/>
        </w:rPr>
        <w:t>e</w:t>
      </w:r>
      <w:r w:rsidR="000C0344" w:rsidRPr="006B2F79">
        <w:rPr>
          <w:rFonts w:ascii="Times New Roman" w:hAnsi="Times New Roman" w:cs="Times New Roman"/>
          <w:sz w:val="24"/>
          <w:szCs w:val="24"/>
        </w:rPr>
        <w:t xml:space="preserve">ty </w:t>
      </w:r>
      <w:r w:rsidR="000C0344" w:rsidRPr="00091E03">
        <w:rPr>
          <w:rFonts w:ascii="Times New Roman" w:hAnsi="Times New Roman" w:cs="Times New Roman"/>
          <w:sz w:val="24"/>
          <w:szCs w:val="24"/>
        </w:rPr>
        <w:t>of x's signal on y.</w:t>
      </w:r>
      <w:r w:rsidR="000C0344" w:rsidRPr="006B2F79">
        <w:rPr>
          <w:rFonts w:ascii="Times New Roman" w:hAnsi="Times New Roman" w:cs="Times New Roman"/>
          <w:sz w:val="24"/>
          <w:szCs w:val="24"/>
        </w:rPr>
        <w:t xml:space="preserve"> </w:t>
      </w:r>
      <w:commentRangeEnd w:id="138"/>
      <w:r w:rsidR="009E5B3F">
        <w:rPr>
          <w:rStyle w:val="CommentReference"/>
        </w:rPr>
        <w:commentReference w:id="138"/>
      </w:r>
      <w:del w:id="172" w:author="Gibran Hemani" w:date="2019-08-21T10:00:00Z">
        <w:r w:rsidR="000C0344" w:rsidRPr="006B2F79" w:rsidDel="00A810DB">
          <w:rPr>
            <w:rFonts w:ascii="Times New Roman" w:hAnsi="Times New Roman" w:cs="Times New Roman"/>
            <w:sz w:val="24"/>
            <w:szCs w:val="24"/>
          </w:rPr>
          <w:delText xml:space="preserve">This result </w:delText>
        </w:r>
        <w:commentRangeStart w:id="173"/>
        <w:r w:rsidR="000C0344" w:rsidRPr="006B2F79" w:rsidDel="00A810DB">
          <w:rPr>
            <w:rFonts w:ascii="Times New Roman" w:hAnsi="Times New Roman" w:cs="Times New Roman"/>
            <w:sz w:val="24"/>
            <w:szCs w:val="24"/>
          </w:rPr>
          <w:delText xml:space="preserve">is indistinguishable from an alternative model in which </w:delText>
        </w:r>
        <w:r w:rsidR="000C0344" w:rsidRPr="00091E03" w:rsidDel="00A810DB">
          <w:rPr>
            <w:rFonts w:ascii="Times New Roman" w:hAnsi="Times New Roman" w:cs="Times New Roman"/>
            <w:sz w:val="24"/>
            <w:szCs w:val="24"/>
          </w:rPr>
          <w:delText>x's</w:delText>
        </w:r>
        <w:r w:rsidR="000C0344" w:rsidRPr="006B2F79" w:rsidDel="00A810DB">
          <w:rPr>
            <w:rFonts w:ascii="Times New Roman" w:hAnsi="Times New Roman" w:cs="Times New Roman"/>
            <w:sz w:val="24"/>
            <w:szCs w:val="24"/>
          </w:rPr>
          <w:delText xml:space="preserve"> effect being nullified due to its univariate effect being driven by pleiotropy</w:delText>
        </w:r>
      </w:del>
      <w:del w:id="174" w:author="Gibran Hemani" w:date="2019-08-21T09:59:00Z">
        <w:r w:rsidR="0045593D" w:rsidDel="00A810DB">
          <w:rPr>
            <w:rFonts w:ascii="Times New Roman" w:hAnsi="Times New Roman" w:cs="Times New Roman"/>
            <w:sz w:val="24"/>
            <w:szCs w:val="24"/>
          </w:rPr>
          <w:fldChar w:fldCharType="begin"/>
        </w:r>
        <w:r w:rsidR="001A7A27" w:rsidDel="00A810DB">
          <w:rPr>
            <w:rFonts w:ascii="Times New Roman" w:hAnsi="Times New Roman" w:cs="Times New Roman"/>
            <w:sz w:val="24"/>
            <w:szCs w:val="24"/>
          </w:rPr>
          <w:delInstrText xml:space="preserve"> ADDIN EN.CITE &lt;EndNote&gt;&lt;Cite&gt;&lt;Author&gt;Anderson&lt;/Author&gt;&lt;Year&gt;2018&lt;/Year&gt;&lt;RecNum&gt;91&lt;/RecNum&gt;&lt;DisplayText&gt;&lt;style face="superscript"&gt;30&lt;/style&gt;&lt;/DisplayText&gt;&lt;record&gt;&lt;rec-number&gt;91&lt;/rec-number&gt;&lt;foreign-keys&gt;&lt;key app="EN" db-id="x0teevaf5a05akervd25v50wfwp9z5x2vwxd" timestamp="1564479885"&gt;91&lt;/key&gt;&lt;/foreign-keys&gt;&lt;ref-type name="Journal Article"&gt;17&lt;/ref-type&gt;&lt;contributors&gt;&lt;authors&gt;&lt;author&gt;Anderson, Emma L&lt;/author&gt;&lt;author&gt;Howe, Laura D&lt;/author&gt;&lt;author&gt;Wade, Kaitlin H&lt;/author&gt;&lt;author&gt;Ben-Shlomo, Yoav&lt;/author&gt;&lt;author&gt;Hill, W. David&lt;/author&gt;&lt;author&gt;Deary, Ian J&lt;/author&gt;&lt;author&gt;Sanderson, Eleanor C&lt;/author&gt;&lt;author&gt;Zheng, Jie&lt;/author&gt;&lt;author&gt;Korologou-Linden, Roxanna&lt;/author&gt;&lt;author&gt;Stergiakouli, Evie&lt;/author&gt;&lt;author&gt;Smith, George Davey&lt;/author&gt;&lt;author&gt;Davies, Neil M&lt;/author&gt;&lt;author&gt;Hemani, Gibran&lt;/author&gt;&lt;/authors&gt;&lt;/contributors&gt;&lt;titles&gt;&lt;title&gt;Education, intelligence and Alzheimer’s disease: Evidence from a multivariable two-sample Mendelian randomization study&lt;/title&gt;&lt;secondary-title&gt;bioRxiv&lt;/secondary-title&gt;&lt;/titles&gt;&lt;periodical&gt;&lt;full-title&gt;BioRxiv&lt;/full-title&gt;&lt;/periodical&gt;&lt;dates&gt;&lt;year&gt;2018&lt;/year&gt;&lt;pub-dates&gt;&lt;date&gt;2018-01-01 00:00:00&lt;/date&gt;&lt;/pub-dates&gt;&lt;/dates&gt;&lt;urls&gt;&lt;/urls&gt;&lt;/record&gt;&lt;/Cite&gt;&lt;/EndNote&gt;</w:delInstrText>
        </w:r>
        <w:r w:rsidR="0045593D" w:rsidDel="00A810DB">
          <w:rPr>
            <w:rFonts w:ascii="Times New Roman" w:hAnsi="Times New Roman" w:cs="Times New Roman"/>
            <w:sz w:val="24"/>
            <w:szCs w:val="24"/>
          </w:rPr>
          <w:fldChar w:fldCharType="separate"/>
        </w:r>
        <w:r w:rsidR="001A7A27" w:rsidRPr="001A7A27" w:rsidDel="00A810DB">
          <w:rPr>
            <w:rFonts w:ascii="Times New Roman" w:hAnsi="Times New Roman" w:cs="Times New Roman"/>
            <w:noProof/>
            <w:sz w:val="24"/>
            <w:szCs w:val="24"/>
            <w:vertAlign w:val="superscript"/>
          </w:rPr>
          <w:delText>30</w:delText>
        </w:r>
        <w:r w:rsidR="0045593D" w:rsidDel="00A810DB">
          <w:rPr>
            <w:rFonts w:ascii="Times New Roman" w:hAnsi="Times New Roman" w:cs="Times New Roman"/>
            <w:sz w:val="24"/>
            <w:szCs w:val="24"/>
          </w:rPr>
          <w:fldChar w:fldCharType="end"/>
        </w:r>
        <w:commentRangeEnd w:id="173"/>
        <w:r w:rsidR="000E6E53" w:rsidDel="00A810DB">
          <w:rPr>
            <w:rStyle w:val="CommentReference"/>
          </w:rPr>
          <w:commentReference w:id="173"/>
        </w:r>
        <w:r w:rsidR="000C0344" w:rsidRPr="006B2F79" w:rsidDel="00A810DB">
          <w:rPr>
            <w:rFonts w:ascii="Times New Roman" w:hAnsi="Times New Roman" w:cs="Times New Roman"/>
            <w:sz w:val="24"/>
            <w:szCs w:val="24"/>
          </w:rPr>
          <w:delText>.</w:delText>
        </w:r>
      </w:del>
      <w:del w:id="175" w:author="Gibran Hemani" w:date="2019-08-21T10:00:00Z">
        <w:r w:rsidR="000C0344" w:rsidRPr="006B2F79" w:rsidDel="00A810DB">
          <w:rPr>
            <w:rFonts w:ascii="Times New Roman" w:hAnsi="Times New Roman" w:cs="Times New Roman"/>
            <w:sz w:val="24"/>
            <w:szCs w:val="24"/>
          </w:rPr>
          <w:delText xml:space="preserve"> </w:delText>
        </w:r>
      </w:del>
      <w:r w:rsidR="000C0344" w:rsidRPr="006B2F79">
        <w:rPr>
          <w:rFonts w:ascii="Times New Roman" w:hAnsi="Times New Roman" w:cs="Times New Roman"/>
          <w:sz w:val="24"/>
          <w:szCs w:val="24"/>
        </w:rPr>
        <w:t xml:space="preserve">Adjusting for outliers escapes this problem to some extent because it only adjusts some proportion of the instruments for x that are most likely to be pleiotropic, </w:t>
      </w:r>
      <w:commentRangeStart w:id="176"/>
      <w:r w:rsidR="000C0344" w:rsidRPr="006B2F79">
        <w:rPr>
          <w:rFonts w:ascii="Times New Roman" w:hAnsi="Times New Roman" w:cs="Times New Roman"/>
          <w:sz w:val="24"/>
          <w:szCs w:val="24"/>
        </w:rPr>
        <w:t xml:space="preserve">allowing </w:t>
      </w:r>
      <w:ins w:id="177" w:author="Yoonsu Cho" w:date="2019-08-19T17:16:00Z">
        <w:del w:id="178" w:author="Gibran Hemani" w:date="2019-08-21T10:01:00Z">
          <w:r w:rsidR="00DD42E0" w:rsidDel="00A810DB">
            <w:rPr>
              <w:rFonts w:ascii="Times New Roman" w:hAnsi="Times New Roman" w:cs="Times New Roman"/>
              <w:sz w:val="24"/>
              <w:szCs w:val="24"/>
            </w:rPr>
            <w:delText xml:space="preserve">the true </w:delText>
          </w:r>
        </w:del>
      </w:ins>
      <w:ins w:id="179" w:author="Yoonsu Cho" w:date="2019-08-19T17:17:00Z">
        <w:del w:id="180" w:author="Gibran Hemani" w:date="2019-08-21T10:01:00Z">
          <w:r w:rsidR="00DD42E0" w:rsidDel="00A810DB">
            <w:rPr>
              <w:rFonts w:ascii="Times New Roman" w:hAnsi="Times New Roman" w:cs="Times New Roman"/>
              <w:sz w:val="24"/>
              <w:szCs w:val="24"/>
            </w:rPr>
            <w:delText>total effect of</w:delText>
          </w:r>
        </w:del>
      </w:ins>
      <w:ins w:id="181" w:author="Gibran Hemani" w:date="2019-08-21T10:01:00Z">
        <w:r w:rsidR="00A810DB">
          <w:rPr>
            <w:rFonts w:ascii="Times New Roman" w:hAnsi="Times New Roman" w:cs="Times New Roman"/>
            <w:sz w:val="24"/>
            <w:szCs w:val="24"/>
          </w:rPr>
          <w:t>some signal of</w:t>
        </w:r>
      </w:ins>
      <w:ins w:id="182" w:author="Yoonsu Cho" w:date="2019-08-19T17:17:00Z">
        <w:r w:rsidR="00DD42E0">
          <w:rPr>
            <w:rFonts w:ascii="Times New Roman" w:hAnsi="Times New Roman" w:cs="Times New Roman"/>
            <w:sz w:val="24"/>
            <w:szCs w:val="24"/>
          </w:rPr>
          <w:t xml:space="preserve"> x on y </w:t>
        </w:r>
      </w:ins>
      <w:del w:id="183" w:author="Yoonsu Cho" w:date="2019-08-19T17:16:00Z">
        <w:r w:rsidR="000C0344" w:rsidRPr="006B2F79" w:rsidDel="00DD42E0">
          <w:rPr>
            <w:rFonts w:ascii="Times New Roman" w:hAnsi="Times New Roman" w:cs="Times New Roman"/>
            <w:sz w:val="24"/>
            <w:szCs w:val="24"/>
          </w:rPr>
          <w:delText xml:space="preserve">any true </w:delText>
        </w:r>
      </w:del>
      <w:del w:id="184" w:author="Yoonsu Cho" w:date="2019-08-19T17:17:00Z">
        <w:r w:rsidR="000C0344" w:rsidRPr="006B2F79" w:rsidDel="00DD42E0">
          <w:rPr>
            <w:rFonts w:ascii="Times New Roman" w:hAnsi="Times New Roman" w:cs="Times New Roman"/>
            <w:sz w:val="24"/>
            <w:szCs w:val="24"/>
          </w:rPr>
          <w:delText>x-y a</w:delText>
        </w:r>
      </w:del>
      <w:del w:id="185" w:author="Yoonsu Cho" w:date="2019-08-19T17:18:00Z">
        <w:r w:rsidR="000C0344" w:rsidRPr="006B2F79" w:rsidDel="00DD42E0">
          <w:rPr>
            <w:rFonts w:ascii="Times New Roman" w:hAnsi="Times New Roman" w:cs="Times New Roman"/>
            <w:sz w:val="24"/>
            <w:szCs w:val="24"/>
          </w:rPr>
          <w:delText xml:space="preserve">ssociation </w:delText>
        </w:r>
      </w:del>
      <w:r w:rsidR="000C0344" w:rsidRPr="006B2F79">
        <w:rPr>
          <w:rFonts w:ascii="Times New Roman" w:hAnsi="Times New Roman" w:cs="Times New Roman"/>
          <w:sz w:val="24"/>
          <w:szCs w:val="24"/>
        </w:rPr>
        <w:t xml:space="preserve">to persist due to the unadjusted variants. </w:t>
      </w:r>
      <w:commentRangeEnd w:id="176"/>
      <w:r w:rsidR="00E60E3C">
        <w:rPr>
          <w:rStyle w:val="CommentReference"/>
        </w:rPr>
        <w:commentReference w:id="176"/>
      </w:r>
    </w:p>
    <w:p w14:paraId="66F2DD40" w14:textId="57030388" w:rsidR="00F55CE3" w:rsidRDefault="00F55CE3" w:rsidP="000C0344">
      <w:pPr>
        <w:spacing w:line="480" w:lineRule="auto"/>
        <w:jc w:val="both"/>
        <w:rPr>
          <w:rFonts w:ascii="Times New Roman" w:hAnsi="Times New Roman" w:cs="Times New Roman"/>
          <w:sz w:val="24"/>
          <w:szCs w:val="24"/>
        </w:rPr>
      </w:pPr>
    </w:p>
    <w:p w14:paraId="31A236AC"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lastRenderedPageBreak/>
        <w:t>Empirical MR-TRYX analyses using four exposure-outcome hypotheses</w:t>
      </w:r>
    </w:p>
    <w:p w14:paraId="37182885" w14:textId="77777777" w:rsidR="000C0344" w:rsidRPr="00454C7F" w:rsidRDefault="000C0344" w:rsidP="000C0344">
      <w:pPr>
        <w:pStyle w:val="Heading5"/>
        <w:spacing w:line="480" w:lineRule="auto"/>
        <w:jc w:val="both"/>
        <w:rPr>
          <w:rFonts w:ascii="Times New Roman" w:hAnsi="Times New Roman" w:cs="Times New Roman"/>
          <w:color w:val="000000" w:themeColor="text1"/>
          <w:sz w:val="24"/>
          <w:szCs w:val="24"/>
        </w:rPr>
      </w:pPr>
      <w:r w:rsidRPr="00454C7F">
        <w:rPr>
          <w:rFonts w:ascii="Times New Roman" w:hAnsi="Times New Roman" w:cs="Times New Roman"/>
          <w:color w:val="000000" w:themeColor="text1"/>
          <w:sz w:val="24"/>
          <w:szCs w:val="24"/>
        </w:rPr>
        <w:t>To examine the performance of MR-TRYX analysis, we tested four independent exposure-outcome hypotheses. For each analysis we: a) obtain MR estimates of the exposure-outcome causal relationship and detect outlier instruments; b) identify putative novel influences (candidate traits) on the outcome trait based on their associations with outlier variants (Table 1; Supplementary Table S2); c) adjust the original SNP-outcome estimates for the putative influences operating through the candidate traits (Table 2); and d) compare the changes in heterogeneity in the MR estimates of the adjusted SNP-outcome effects to standard outlier removal methods (Figure 4).</w:t>
      </w:r>
    </w:p>
    <w:p w14:paraId="34D74D76" w14:textId="77777777" w:rsidR="000C0344" w:rsidRPr="00454C7F" w:rsidRDefault="000C0344" w:rsidP="000C0344">
      <w:pPr>
        <w:pStyle w:val="Heading5"/>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Example 1: Systolic blood pressure and coronary heart diseas</w:t>
      </w:r>
      <w:bookmarkStart w:id="186" w:name="_ku5vohevtub1" w:colFirst="0" w:colLast="0"/>
      <w:bookmarkStart w:id="187" w:name="_25reeqjl57kp" w:colFirst="0" w:colLast="0"/>
      <w:bookmarkEnd w:id="186"/>
      <w:bookmarkEnd w:id="187"/>
      <w:r w:rsidRPr="00454C7F">
        <w:rPr>
          <w:rFonts w:ascii="Times New Roman" w:hAnsi="Times New Roman" w:cs="Times New Roman"/>
          <w:sz w:val="24"/>
          <w:szCs w:val="24"/>
        </w:rPr>
        <w:t>e</w:t>
      </w:r>
    </w:p>
    <w:p w14:paraId="42C364DC" w14:textId="4619090F"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Blood pressure is a well-established risk factor for CHD. Random effects IVW estimates indicated that higher SBP is causally associated with higher risk of CHD (Odds ratio [OR] per 1SD: 1.76; 95% CI: 1.47, 2.10). While there was substantial heterogeneity in this estimate (Q=682.7 on 157 SNPs, p=5.74 x 10</w:t>
      </w:r>
      <w:r w:rsidRPr="00454C7F">
        <w:rPr>
          <w:rFonts w:ascii="Times New Roman" w:hAnsi="Times New Roman" w:cs="Times New Roman"/>
          <w:sz w:val="24"/>
          <w:szCs w:val="24"/>
          <w:vertAlign w:val="superscript"/>
        </w:rPr>
        <w:t>-67</w:t>
      </w:r>
      <w:r w:rsidRPr="00454C7F">
        <w:rPr>
          <w:rFonts w:ascii="Times New Roman" w:hAnsi="Times New Roman" w:cs="Times New Roman"/>
          <w:sz w:val="24"/>
          <w:szCs w:val="24"/>
        </w:rPr>
        <w:t>), the estimates from MR Egger, weighted median and weighted mode methods were consistent (Table 2). Seven of the 157 SNPs</w:t>
      </w:r>
      <w:r w:rsidRPr="00454C7F">
        <w:rPr>
          <w:rFonts w:ascii="Times New Roman" w:eastAsia="Calibri" w:hAnsi="Times New Roman" w:cs="Times New Roman"/>
          <w:sz w:val="24"/>
          <w:szCs w:val="24"/>
        </w:rPr>
        <w:t xml:space="preserve"> </w:t>
      </w:r>
      <w:r w:rsidRPr="00454C7F">
        <w:rPr>
          <w:rFonts w:ascii="Times New Roman" w:hAnsi="Times New Roman" w:cs="Times New Roman"/>
          <w:sz w:val="24"/>
          <w:szCs w:val="24"/>
        </w:rPr>
        <w:t>were detected as strong outliers based on Q statistics. We identified 69 candidate traits that were associated with these outliers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We manually removed redundant traits and traits that are similar to the exposure and the outcome (e.g. </w:t>
      </w:r>
      <w:del w:id="188" w:author="George Davey Smith" w:date="2019-08-24T18:04:00Z">
        <w:r w:rsidRPr="00454C7F" w:rsidDel="009F3C75">
          <w:rPr>
            <w:rFonts w:ascii="Times New Roman" w:hAnsi="Times New Roman" w:cs="Times New Roman"/>
            <w:sz w:val="24"/>
            <w:szCs w:val="24"/>
          </w:rPr>
          <w:delText>high blood pressure</w:delText>
        </w:r>
      </w:del>
      <w:ins w:id="189" w:author="George Davey Smith" w:date="2019-08-24T18:04:00Z">
        <w:r w:rsidR="009F3C75">
          <w:rPr>
            <w:rFonts w:ascii="Times New Roman" w:hAnsi="Times New Roman" w:cs="Times New Roman"/>
            <w:sz w:val="24"/>
            <w:szCs w:val="24"/>
          </w:rPr>
          <w:t>hypertension</w:t>
        </w:r>
      </w:ins>
      <w:r w:rsidRPr="00454C7F">
        <w:rPr>
          <w:rFonts w:ascii="Times New Roman" w:hAnsi="Times New Roman" w:cs="Times New Roman"/>
          <w:sz w:val="24"/>
          <w:szCs w:val="24"/>
        </w:rPr>
        <w:t>). Among the candidate traits, 15 were putatively causal</w:t>
      </w:r>
      <w:del w:id="190" w:author="George Davey Smith" w:date="2019-08-24T18:05:00Z">
        <w:r w:rsidRPr="00454C7F" w:rsidDel="00CF5FEB">
          <w:rPr>
            <w:rFonts w:ascii="Times New Roman" w:hAnsi="Times New Roman" w:cs="Times New Roman"/>
            <w:sz w:val="24"/>
            <w:szCs w:val="24"/>
          </w:rPr>
          <w:delText xml:space="preserve">ly associated with the risk of </w:delText>
        </w:r>
      </w:del>
      <w:ins w:id="191" w:author="George Davey Smith" w:date="2019-08-24T18:05:00Z">
        <w:r w:rsidR="00CF5FEB">
          <w:rPr>
            <w:rFonts w:ascii="Times New Roman" w:hAnsi="Times New Roman" w:cs="Times New Roman"/>
            <w:sz w:val="24"/>
            <w:szCs w:val="24"/>
          </w:rPr>
          <w:t xml:space="preserve"> for </w:t>
        </w:r>
      </w:ins>
      <w:r w:rsidRPr="00454C7F">
        <w:rPr>
          <w:rFonts w:ascii="Times New Roman" w:hAnsi="Times New Roman" w:cs="Times New Roman"/>
          <w:sz w:val="24"/>
          <w:szCs w:val="24"/>
        </w:rPr>
        <w:t xml:space="preserve">CHD (Figure 3A). After we applied LASSO regression, 6 traits remained (Table 1): Anthropometric measures (e.g. height), lipid levels (e.g. cholesterol level), and self-reported ibuprofen use were amongst the candidate traits that associated with CHD, which were uncovered </w:t>
      </w:r>
      <w:commentRangeStart w:id="192"/>
      <w:commentRangeStart w:id="193"/>
      <w:r w:rsidRPr="00454C7F">
        <w:rPr>
          <w:rFonts w:ascii="Times New Roman" w:hAnsi="Times New Roman" w:cs="Times New Roman"/>
          <w:sz w:val="24"/>
          <w:szCs w:val="24"/>
        </w:rPr>
        <w:t xml:space="preserve">due to two outliers </w:t>
      </w:r>
      <w:commentRangeEnd w:id="192"/>
      <w:r w:rsidR="003D6FAE">
        <w:rPr>
          <w:rStyle w:val="CommentReference"/>
        </w:rPr>
        <w:commentReference w:id="192"/>
      </w:r>
      <w:commentRangeEnd w:id="193"/>
      <w:r w:rsidR="00025F6D">
        <w:rPr>
          <w:rStyle w:val="CommentReference"/>
        </w:rPr>
        <w:commentReference w:id="193"/>
      </w:r>
      <w:r w:rsidRPr="00454C7F">
        <w:rPr>
          <w:rFonts w:ascii="Times New Roman" w:hAnsi="Times New Roman" w:cs="Times New Roman"/>
          <w:sz w:val="24"/>
          <w:szCs w:val="24"/>
        </w:rPr>
        <w:t xml:space="preserve">(rs3184504 near </w:t>
      </w:r>
      <w:r w:rsidRPr="00454C7F">
        <w:rPr>
          <w:rFonts w:ascii="Times New Roman" w:hAnsi="Times New Roman" w:cs="Times New Roman"/>
          <w:i/>
          <w:sz w:val="24"/>
          <w:szCs w:val="24"/>
        </w:rPr>
        <w:t>SH2B3</w:t>
      </w:r>
      <w:r w:rsidRPr="00454C7F">
        <w:rPr>
          <w:rFonts w:ascii="Times New Roman" w:hAnsi="Times New Roman" w:cs="Times New Roman"/>
          <w:sz w:val="24"/>
          <w:szCs w:val="24"/>
        </w:rPr>
        <w:t xml:space="preserve"> and rs9349279 near </w:t>
      </w:r>
      <w:r w:rsidRPr="00454C7F">
        <w:rPr>
          <w:rFonts w:ascii="Times New Roman" w:hAnsi="Times New Roman" w:cs="Times New Roman"/>
          <w:i/>
          <w:sz w:val="24"/>
          <w:szCs w:val="24"/>
        </w:rPr>
        <w:t>PHACTR</w:t>
      </w:r>
      <w:r w:rsidRPr="00454C7F">
        <w:rPr>
          <w:rFonts w:ascii="Times New Roman" w:hAnsi="Times New Roman" w:cs="Times New Roman"/>
          <w:sz w:val="24"/>
          <w:szCs w:val="24"/>
        </w:rPr>
        <w:t xml:space="preserve">). </w:t>
      </w:r>
    </w:p>
    <w:p w14:paraId="5D012037" w14:textId="77777777" w:rsidR="000C0344" w:rsidRPr="00454C7F" w:rsidRDefault="000C0344" w:rsidP="000C0344">
      <w:pPr>
        <w:spacing w:line="480" w:lineRule="auto"/>
        <w:jc w:val="both"/>
        <w:rPr>
          <w:rFonts w:ascii="Times New Roman" w:hAnsi="Times New Roman" w:cs="Times New Roman"/>
          <w:sz w:val="24"/>
          <w:szCs w:val="24"/>
        </w:rPr>
      </w:pPr>
    </w:p>
    <w:p w14:paraId="0F3DC516"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lastRenderedPageBreak/>
        <w:t xml:space="preserve">We next adjusted the exposure-outcome association for the detected pleiotropic pathways and obtained an adjusted IVW estimate. The total heterogeneity, based on adjusting only these two of 157 SNP effects, was reduced by 17% (Q=567.6). The effect estimate remained consistent with the original estimate, as did the IVW estimates when removing all outliers, or just outliers known to associate with candidate traits that associated with the outcome. However, the width of the confidence interval was substantially larger (including the null) after removing outliers known to associate with candidate traits (1 OR per SD: 1.80; 95% CI: 0.56, 5.79). </w:t>
      </w:r>
    </w:p>
    <w:p w14:paraId="4FBE8E12" w14:textId="77777777" w:rsidR="000C0344" w:rsidRPr="00454C7F" w:rsidRDefault="000C0344" w:rsidP="000C0344">
      <w:pPr>
        <w:pStyle w:val="Heading5"/>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Example 2: Urate and coronary heart disease</w:t>
      </w:r>
    </w:p>
    <w:p w14:paraId="5C5D2167" w14:textId="127B60E6"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Here we show an example with mixed findings from previous studies. The influence of circulating urate levels on risk of coronary heart disease has been under debate.  Several MR studies have investigated the inflated effect of urate on CHD, which appeared to be influenced by pleiotropy </w:t>
      </w:r>
      <w:r w:rsidRPr="00454C7F">
        <w:rPr>
          <w:rFonts w:ascii="Times New Roman" w:hAnsi="Times New Roman" w:cs="Times New Roman"/>
          <w:sz w:val="24"/>
          <w:szCs w:val="24"/>
        </w:rPr>
        <w:fldChar w:fldCharType="begin">
          <w:fldData xml:space="preserve">PEVuZE5vdGU+PENpdGU+PEF1dGhvcj5XaGl0ZTwvQXV0aG9yPjxZZWFyPjIwMTY8L1llYXI+PFJl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</w:fldData>
        </w:fldChar>
      </w:r>
      <w:r w:rsidR="001A7A27">
        <w:rPr>
          <w:rFonts w:ascii="Times New Roman" w:hAnsi="Times New Roman" w:cs="Times New Roman"/>
          <w:sz w:val="24"/>
          <w:szCs w:val="24"/>
        </w:rPr>
        <w:instrText xml:space="preserve"> ADDIN EN.CITE </w:instrText>
      </w:r>
      <w:r w:rsidR="001A7A27">
        <w:rPr>
          <w:rFonts w:ascii="Times New Roman" w:hAnsi="Times New Roman" w:cs="Times New Roman"/>
          <w:sz w:val="24"/>
          <w:szCs w:val="24"/>
        </w:rPr>
        <w:fldChar w:fldCharType="begin">
          <w:fldData xml:space="preserve">PEVuZE5vdGU+PENpdGU+PEF1dGhvcj5XaGl0ZTwvQXV0aG9yPjxZZWFyPjIwMTY8L1llYXI+PFJl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</w:fldData>
        </w:fldChar>
      </w:r>
      <w:r w:rsidR="001A7A27">
        <w:rPr>
          <w:rFonts w:ascii="Times New Roman" w:hAnsi="Times New Roman" w:cs="Times New Roman"/>
          <w:sz w:val="24"/>
          <w:szCs w:val="24"/>
        </w:rPr>
        <w:instrText xml:space="preserve"> ADDIN EN.CITE.DATA </w:instrText>
      </w:r>
      <w:r w:rsidR="001A7A27">
        <w:rPr>
          <w:rFonts w:ascii="Times New Roman" w:hAnsi="Times New Roman" w:cs="Times New Roman"/>
          <w:sz w:val="24"/>
          <w:szCs w:val="24"/>
        </w:rPr>
      </w:r>
      <w:r w:rsidR="001A7A27">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001A7A27" w:rsidRPr="001A7A27">
        <w:rPr>
          <w:rFonts w:ascii="Times New Roman" w:hAnsi="Times New Roman" w:cs="Times New Roman"/>
          <w:noProof/>
          <w:sz w:val="24"/>
          <w:szCs w:val="24"/>
          <w:vertAlign w:val="superscript"/>
        </w:rPr>
        <w:t>27</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w:t>
      </w:r>
      <w:r w:rsidRPr="00454C7F">
        <w:rPr>
          <w:rFonts w:ascii="Times New Roman" w:hAnsi="Times New Roman" w:cs="Times New Roman"/>
          <w:sz w:val="24"/>
          <w:szCs w:val="24"/>
        </w:rPr>
        <w:fldChar w:fldCharType="begin">
          <w:fldData xml:space="preserve">PEVuZE5vdGU+PENpdGU+PEF1dGhvcj5LbGViZXI8L0F1dGhvcj48WWVhcj4yMDE1PC9ZZWFyPjxS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=
</w:fldData>
        </w:fldChar>
      </w:r>
      <w:r w:rsidR="001A7A27">
        <w:rPr>
          <w:rFonts w:ascii="Times New Roman" w:hAnsi="Times New Roman" w:cs="Times New Roman"/>
          <w:sz w:val="24"/>
          <w:szCs w:val="24"/>
        </w:rPr>
        <w:instrText xml:space="preserve"> ADDIN EN.CITE </w:instrText>
      </w:r>
      <w:r w:rsidR="001A7A27">
        <w:rPr>
          <w:rFonts w:ascii="Times New Roman" w:hAnsi="Times New Roman" w:cs="Times New Roman"/>
          <w:sz w:val="24"/>
          <w:szCs w:val="24"/>
        </w:rPr>
        <w:fldChar w:fldCharType="begin">
          <w:fldData xml:space="preserve">PEVuZE5vdGU+PENpdGU+PEF1dGhvcj5LbGViZXI8L0F1dGhvcj48WWVhcj4yMDE1PC9ZZWFyPjxS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=
</w:fldData>
        </w:fldChar>
      </w:r>
      <w:r w:rsidR="001A7A27">
        <w:rPr>
          <w:rFonts w:ascii="Times New Roman" w:hAnsi="Times New Roman" w:cs="Times New Roman"/>
          <w:sz w:val="24"/>
          <w:szCs w:val="24"/>
        </w:rPr>
        <w:instrText xml:space="preserve"> ADDIN EN.CITE.DATA </w:instrText>
      </w:r>
      <w:r w:rsidR="001A7A27">
        <w:rPr>
          <w:rFonts w:ascii="Times New Roman" w:hAnsi="Times New Roman" w:cs="Times New Roman"/>
          <w:sz w:val="24"/>
          <w:szCs w:val="24"/>
        </w:rPr>
      </w:r>
      <w:r w:rsidR="001A7A27">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001A7A27" w:rsidRPr="001A7A27">
        <w:rPr>
          <w:rFonts w:ascii="Times New Roman" w:hAnsi="Times New Roman" w:cs="Times New Roman"/>
          <w:noProof/>
          <w:sz w:val="24"/>
          <w:szCs w:val="24"/>
          <w:vertAlign w:val="superscript"/>
        </w:rPr>
        <w:t>31</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We re-estimated the associations here using a range of MR methods. As has been previously reported the estimate from IVW suggested a weak association between urate and the risk of CHD using all variants (OR per 1 SD: 1.08; 95% CI: 1.00, 1.17), while there was a large intercept in the MR-Egger analysis (intercept = 1.02; 95% CI: 1.00, 1.03) with a much-attenuated causal effect estimate (Table 2). The median and mode-based estimates were also consistent with the MR-Egger estimate, indicating weak support for urate having a causal influence on CHD. Three variants were detected as outliers, which associated with 61 candidate traits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Among those outliers, rs653178, and rs642803 were associated with 14 traits that had conditionally independent influences on the outcome (Figure 3B), including anthropometric measures (e.g. hip circumference), cholesterol levels, diagnosis of thyroid disease, and smoking status.</w:t>
      </w:r>
    </w:p>
    <w:p w14:paraId="7BD75697" w14:textId="77777777" w:rsidR="000C0344" w:rsidRPr="00454C7F" w:rsidRDefault="000C0344" w:rsidP="000C0344">
      <w:pPr>
        <w:spacing w:line="480" w:lineRule="auto"/>
        <w:jc w:val="both"/>
        <w:rPr>
          <w:rFonts w:ascii="Times New Roman" w:hAnsi="Times New Roman" w:cs="Times New Roman"/>
          <w:sz w:val="24"/>
          <w:szCs w:val="24"/>
        </w:rPr>
      </w:pPr>
    </w:p>
    <w:p w14:paraId="0F21C775" w14:textId="74A174A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Removing the outliers in the IVW analysis led to a more precise (though slightly attenuated) estimate of the influence of higher urate levels on CHD risk (OR per 1 SD: 1.05; 95% CI: 1.01, </w:t>
      </w:r>
      <w:r w:rsidRPr="00454C7F">
        <w:rPr>
          <w:rFonts w:ascii="Times New Roman" w:hAnsi="Times New Roman" w:cs="Times New Roman"/>
          <w:sz w:val="24"/>
          <w:szCs w:val="24"/>
        </w:rPr>
        <w:lastRenderedPageBreak/>
        <w:t xml:space="preserve">1.10 and OR per 1 SD: 1.06, 95% CIs: 1.06, 1.12, respectively, Table 2). The adjustment model also indicated an attenuated IVW estimate in comparison to the ‘raw’ approach, with confidence intervals spanning the null (OR per 1 SD: 1.07, 95% CI: 0.99, 1.16) whilst the degree of heterogeneity was reduced by half by accounting for the pleiotropic pathways through two outlier SNPs. The adjusted scatter plot showed that outliers moved towards the fitted line after controlling for the SNP effect on the candidate traits (Figure 4B). The results in this analysis suggest that it is unlikely that urate has a strong causal influence on CHD. Here, outlier removal appears to strengthen evidence that may lead to </w:t>
      </w:r>
      <w:ins w:id="194" w:author="George Davey Smith" w:date="2019-08-24T18:06:00Z">
        <w:r w:rsidR="00297371">
          <w:rPr>
            <w:rFonts w:ascii="Times New Roman" w:hAnsi="Times New Roman" w:cs="Times New Roman"/>
            <w:sz w:val="24"/>
            <w:szCs w:val="24"/>
          </w:rPr>
          <w:t xml:space="preserve">a </w:t>
        </w:r>
      </w:ins>
      <w:r w:rsidRPr="00454C7F">
        <w:rPr>
          <w:rFonts w:ascii="Times New Roman" w:hAnsi="Times New Roman" w:cs="Times New Roman"/>
          <w:sz w:val="24"/>
          <w:szCs w:val="24"/>
        </w:rPr>
        <w:t>wrong conclusion.</w:t>
      </w:r>
    </w:p>
    <w:p w14:paraId="1DED9CDC" w14:textId="77777777" w:rsidR="000C0344" w:rsidRPr="00454C7F" w:rsidRDefault="000C0344" w:rsidP="000C0344">
      <w:pPr>
        <w:spacing w:line="480" w:lineRule="auto"/>
        <w:jc w:val="both"/>
        <w:rPr>
          <w:rFonts w:ascii="Times New Roman" w:hAnsi="Times New Roman" w:cs="Times New Roman"/>
          <w:sz w:val="24"/>
          <w:szCs w:val="24"/>
        </w:rPr>
      </w:pPr>
    </w:p>
    <w:p w14:paraId="3FA77718" w14:textId="77777777" w:rsidR="000C0344" w:rsidRPr="00454C7F" w:rsidRDefault="000C0344" w:rsidP="000C0344">
      <w:pPr>
        <w:pStyle w:val="Heading5"/>
        <w:spacing w:line="480" w:lineRule="auto"/>
        <w:rPr>
          <w:rFonts w:ascii="Times New Roman" w:hAnsi="Times New Roman" w:cs="Times New Roman"/>
          <w:sz w:val="24"/>
          <w:szCs w:val="24"/>
        </w:rPr>
      </w:pPr>
      <w:r w:rsidRPr="00454C7F">
        <w:rPr>
          <w:rFonts w:ascii="Times New Roman" w:hAnsi="Times New Roman" w:cs="Times New Roman"/>
          <w:sz w:val="24"/>
          <w:szCs w:val="24"/>
        </w:rPr>
        <w:t>Example 3: Sleep duration and schizophrenia</w:t>
      </w:r>
    </w:p>
    <w:p w14:paraId="16909F06" w14:textId="4CA9E31E" w:rsidR="000C0344" w:rsidRPr="00454C7F" w:rsidRDefault="000C0344" w:rsidP="000C0344">
      <w:pPr>
        <w:pStyle w:val="NoSpacing"/>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Previous studies have shown that sleep disorder is associated with schizophrenia </w:t>
      </w:r>
      <w:r w:rsidRPr="00454C7F">
        <w:rPr>
          <w:rFonts w:ascii="Times New Roman" w:hAnsi="Times New Roman" w:cs="Times New Roman"/>
          <w:sz w:val="24"/>
          <w:szCs w:val="24"/>
        </w:rPr>
        <w:fldChar w:fldCharType="begin"/>
      </w:r>
      <w:r w:rsidR="001A7A27">
        <w:rPr>
          <w:rFonts w:ascii="Times New Roman" w:hAnsi="Times New Roman" w:cs="Times New Roman"/>
          <w:sz w:val="24"/>
          <w:szCs w:val="24"/>
        </w:rPr>
        <w:instrText xml:space="preserve"> ADDIN EN.CITE &lt;EndNote&gt;&lt;Cite&gt;&lt;Author&gt;Kaskie&lt;/Author&gt;&lt;Year&gt;2017&lt;/Year&gt;&lt;RecNum&gt;50&lt;/RecNum&gt;&lt;DisplayText&gt;&lt;style face="superscript"&gt;29&lt;/style&gt;&lt;/DisplayText&gt;&lt;record&gt;&lt;rec-number&gt;50&lt;/rec-number&gt;&lt;foreign-keys&gt;&lt;key app="EN" db-id="x0teevaf5a05akervd25v50wfwp9z5x2vwxd" timestamp="1535644411"&gt;50&lt;/key&gt;&lt;/foreign-keys&gt;&lt;ref-type name="Journal Article"&gt;17&lt;/ref-type&gt;&lt;contributors&gt;&lt;authors&gt;&lt;author&gt;Kaskie, R. E.&lt;/author&gt;&lt;author&gt;Graziano, B.&lt;/author&gt;&lt;author&gt;Ferrarelli, F.&lt;/author&gt;&lt;/authors&gt;&lt;/contributors&gt;&lt;auth-address&gt;Department of Psychiatry, University of Pittsburgh, Pittsburgh, PA, USA.&amp;#xD;Department of Health Sciences, Universita degli Studi di Milano, Milan, Italy.&lt;/auth-address&gt;&lt;titles&gt;&lt;title&gt;Schizophrenia and sleep disorders: links, risks, and management challenges&lt;/title&gt;&lt;secondary-title&gt;Nat Sci Sleep&lt;/secondary-title&gt;&lt;/titles&gt;&lt;periodical&gt;&lt;full-title&gt;Nat Sci Sleep&lt;/full-title&gt;&lt;/periodical&gt;&lt;pages&gt;227-239&lt;/pages&gt;&lt;volume&gt;9&lt;/volume&gt;&lt;edition&gt;2017/10/17&lt;/edition&gt;&lt;keywords&gt;&lt;keyword&gt;insomnia&lt;/keyword&gt;&lt;keyword&gt;obstructive sleep apnea&lt;/keyword&gt;&lt;keyword&gt;psychosis&lt;/keyword&gt;&lt;keyword&gt;sleep disturbances&lt;/keyword&gt;&lt;/keywords&gt;&lt;dates&gt;&lt;year&gt;2017&lt;/year&gt;&lt;/dates&gt;&lt;isbn&gt;1179-1608 (Print)&amp;#xD;1179-1608 (Linking)&lt;/isbn&gt;&lt;accession-num&gt;29033618&lt;/accession-num&gt;&lt;urls&gt;&lt;related-urls&gt;&lt;url&gt;https://www.ncbi.nlm.nih.gov/pubmed/29033618&lt;/url&gt;&lt;/related-urls&gt;&lt;/urls&gt;&lt;custom2&gt;PMC5614792&lt;/custom2&gt;&lt;electronic-resource-num&gt;10.2147/NSS.S121076&lt;/electronic-resource-num&gt;&lt;/record&gt;&lt;/Cite&gt;&lt;/EndNote&gt;</w:instrText>
      </w:r>
      <w:r w:rsidRPr="00454C7F">
        <w:rPr>
          <w:rFonts w:ascii="Times New Roman" w:hAnsi="Times New Roman" w:cs="Times New Roman"/>
          <w:sz w:val="24"/>
          <w:szCs w:val="24"/>
        </w:rPr>
        <w:fldChar w:fldCharType="separate"/>
      </w:r>
      <w:r w:rsidR="001A7A27" w:rsidRPr="001A7A27">
        <w:rPr>
          <w:rFonts w:ascii="Times New Roman" w:hAnsi="Times New Roman" w:cs="Times New Roman"/>
          <w:noProof/>
          <w:sz w:val="24"/>
          <w:szCs w:val="24"/>
          <w:vertAlign w:val="superscript"/>
        </w:rPr>
        <w:t>29</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However, none of them confirmed the causality between sleep disorder and schizophrenia. </w:t>
      </w:r>
    </w:p>
    <w:p w14:paraId="453171B6" w14:textId="77777777" w:rsidR="000C0344" w:rsidRPr="00454C7F" w:rsidRDefault="000C0344" w:rsidP="000C0344">
      <w:pPr>
        <w:pStyle w:val="NoSpacing"/>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We observed weak evidence for any association between sleep duration and schizophrenia (OR per 1 SD: 1.18; 95% CIs: 0.57, 2.45), but there was substantial heterogeneity when all SNPs were used (Q= 204.8, p=6.9 x 10</w:t>
      </w:r>
      <w:r w:rsidRPr="00454C7F">
        <w:rPr>
          <w:rFonts w:ascii="Times New Roman" w:hAnsi="Times New Roman" w:cs="Times New Roman"/>
          <w:sz w:val="24"/>
          <w:szCs w:val="24"/>
          <w:vertAlign w:val="superscript"/>
        </w:rPr>
        <w:t>-26</w:t>
      </w:r>
      <w:r w:rsidRPr="00454C7F">
        <w:rPr>
          <w:rFonts w:ascii="Times New Roman" w:hAnsi="Times New Roman" w:cs="Times New Roman"/>
          <w:sz w:val="24"/>
          <w:szCs w:val="24"/>
        </w:rPr>
        <w:t>). Six outlier instruments were detected, which associated with 46 candidate traits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Among those outliers, the SNPs rs7764984 (near </w:t>
      </w:r>
      <w:r w:rsidRPr="00454C7F">
        <w:rPr>
          <w:rFonts w:ascii="Times New Roman" w:hAnsi="Times New Roman" w:cs="Times New Roman"/>
          <w:i/>
          <w:sz w:val="24"/>
          <w:szCs w:val="24"/>
        </w:rPr>
        <w:t>HIST1H2BJ)</w:t>
      </w:r>
      <w:r w:rsidRPr="00454C7F">
        <w:rPr>
          <w:rFonts w:ascii="Times New Roman" w:hAnsi="Times New Roman" w:cs="Times New Roman"/>
          <w:sz w:val="24"/>
          <w:szCs w:val="24"/>
        </w:rPr>
        <w:t xml:space="preserve"> and rs13107325 (near </w:t>
      </w:r>
      <w:r w:rsidRPr="00454C7F">
        <w:rPr>
          <w:rFonts w:ascii="Times New Roman" w:hAnsi="Times New Roman" w:cs="Times New Roman"/>
          <w:i/>
          <w:sz w:val="24"/>
          <w:szCs w:val="24"/>
        </w:rPr>
        <w:t>SLC39A8)</w:t>
      </w:r>
      <w:r w:rsidRPr="00454C7F">
        <w:rPr>
          <w:rFonts w:ascii="Times New Roman" w:hAnsi="Times New Roman" w:cs="Times New Roman"/>
          <w:sz w:val="24"/>
          <w:szCs w:val="24"/>
        </w:rPr>
        <w:t xml:space="preserve"> were associated with three traits that putatively influenced the outcome: self-reported coeliac disease, body composition (impedance of leg) and memory function (Figure </w:t>
      </w:r>
      <w:commentRangeStart w:id="195"/>
      <w:r w:rsidRPr="00454C7F">
        <w:rPr>
          <w:rFonts w:ascii="Times New Roman" w:hAnsi="Times New Roman" w:cs="Times New Roman"/>
          <w:sz w:val="24"/>
          <w:szCs w:val="24"/>
        </w:rPr>
        <w:t>4C</w:t>
      </w:r>
      <w:commentRangeEnd w:id="195"/>
      <w:r w:rsidR="008E5264">
        <w:rPr>
          <w:rStyle w:val="CommentReference"/>
          <w:rFonts w:ascii="Arial" w:eastAsiaTheme="minorEastAsia" w:hAnsi="Arial" w:cs="Arial"/>
        </w:rPr>
        <w:commentReference w:id="195"/>
      </w:r>
      <w:r w:rsidRPr="00454C7F">
        <w:rPr>
          <w:rFonts w:ascii="Times New Roman" w:hAnsi="Times New Roman" w:cs="Times New Roman"/>
          <w:sz w:val="24"/>
          <w:szCs w:val="24"/>
        </w:rPr>
        <w:t>).</w:t>
      </w:r>
    </w:p>
    <w:p w14:paraId="14E4265E" w14:textId="77777777" w:rsidR="000C0344" w:rsidRPr="00454C7F" w:rsidRDefault="000C0344" w:rsidP="000C0344">
      <w:pPr>
        <w:pStyle w:val="NoSpacing"/>
        <w:spacing w:line="480" w:lineRule="auto"/>
        <w:jc w:val="both"/>
        <w:rPr>
          <w:rFonts w:ascii="Times New Roman" w:hAnsi="Times New Roman" w:cs="Times New Roman"/>
          <w:sz w:val="24"/>
          <w:szCs w:val="24"/>
        </w:rPr>
      </w:pPr>
    </w:p>
    <w:p w14:paraId="0FA0900F"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re-estimated the original association accounting for the detected outliers. The degree of heterogeneity was reduced by 74% (Q=54.1) when removing all 6 outliers and by 46% (Q=147.7) when adjusting for the two SNP effects that had putative pleiotropic pathways. Both methods of outlier removal and adjustment provide similar estimates in terms of direction, whilst the magnitude of estimates differed. After removing outliers, MR Egger causal estimates </w:t>
      </w:r>
      <w:r w:rsidRPr="00454C7F">
        <w:rPr>
          <w:rFonts w:ascii="Times New Roman" w:hAnsi="Times New Roman" w:cs="Times New Roman"/>
          <w:sz w:val="24"/>
          <w:szCs w:val="24"/>
        </w:rPr>
        <w:lastRenderedPageBreak/>
        <w:t xml:space="preserve">were substantially larger (OR per 1 SD= 2.43; 95% CI: 0.49, 12.16 and Beta= 0.20; 95% CI: -0.40, 0.79, respectively) than those from the method using all variants. </w:t>
      </w:r>
      <w:commentRangeStart w:id="196"/>
      <w:commentRangeStart w:id="197"/>
      <w:r w:rsidRPr="00454C7F">
        <w:rPr>
          <w:rFonts w:ascii="Times New Roman" w:hAnsi="Times New Roman" w:cs="Times New Roman"/>
          <w:sz w:val="24"/>
          <w:szCs w:val="24"/>
        </w:rPr>
        <w:t xml:space="preserve">IVW causal estimates from the adjustment method </w:t>
      </w:r>
      <w:commentRangeEnd w:id="196"/>
      <w:r w:rsidR="00232B53">
        <w:rPr>
          <w:rStyle w:val="CommentReference"/>
        </w:rPr>
        <w:commentReference w:id="196"/>
      </w:r>
      <w:commentRangeEnd w:id="197"/>
      <w:r w:rsidR="00E67678">
        <w:rPr>
          <w:rStyle w:val="CommentReference"/>
        </w:rPr>
        <w:commentReference w:id="197"/>
      </w:r>
      <w:r w:rsidRPr="00454C7F">
        <w:rPr>
          <w:rFonts w:ascii="Times New Roman" w:hAnsi="Times New Roman" w:cs="Times New Roman"/>
          <w:sz w:val="24"/>
          <w:szCs w:val="24"/>
        </w:rPr>
        <w:t xml:space="preserve">were virtually identical with the original estimates, with narrower CIs (OR per 1 SD= 2.36; 95% CI: 0.25, 21.96). While all methods indicate that sleep duration is unlikely to be a major causal risk factor for schizophrenia, pursuing outliers in the analysis provided putative indications that coeliac disease and memory function may be risk factors for schizophrenia (Figure 4D). </w:t>
      </w:r>
    </w:p>
    <w:p w14:paraId="1DC353DC" w14:textId="77777777" w:rsidR="000C0344" w:rsidRPr="00454C7F" w:rsidRDefault="000C0344" w:rsidP="000C0344">
      <w:pPr>
        <w:spacing w:line="480" w:lineRule="auto"/>
        <w:jc w:val="both"/>
        <w:rPr>
          <w:rFonts w:ascii="Times New Roman" w:hAnsi="Times New Roman" w:cs="Times New Roman"/>
          <w:sz w:val="24"/>
          <w:szCs w:val="24"/>
        </w:rPr>
      </w:pPr>
      <w:bookmarkStart w:id="198" w:name="_kuxg9mn933qi" w:colFirst="0" w:colLast="0"/>
      <w:bookmarkStart w:id="199" w:name="_yqzqnblzidmg" w:colFirst="0" w:colLast="0"/>
      <w:bookmarkEnd w:id="198"/>
      <w:bookmarkEnd w:id="199"/>
    </w:p>
    <w:p w14:paraId="6974F28A" w14:textId="77777777" w:rsidR="000C0344" w:rsidRPr="00454C7F" w:rsidRDefault="000C0344" w:rsidP="000C0344">
      <w:pPr>
        <w:pStyle w:val="Heading8"/>
        <w:spacing w:line="480" w:lineRule="auto"/>
        <w:rPr>
          <w:rFonts w:ascii="Times New Roman" w:hAnsi="Times New Roman" w:cs="Times New Roman"/>
          <w:color w:val="595959" w:themeColor="text1" w:themeTint="A6"/>
          <w:sz w:val="24"/>
          <w:szCs w:val="24"/>
        </w:rPr>
      </w:pPr>
      <w:r w:rsidRPr="00454C7F">
        <w:rPr>
          <w:rFonts w:ascii="Times New Roman" w:hAnsi="Times New Roman" w:cs="Times New Roman"/>
          <w:color w:val="595959" w:themeColor="text1" w:themeTint="A6"/>
          <w:sz w:val="24"/>
          <w:szCs w:val="24"/>
        </w:rPr>
        <w:t>Example 4: Years of schooling and body mass index</w:t>
      </w:r>
    </w:p>
    <w:p w14:paraId="46898D3F" w14:textId="261F1148" w:rsidR="000C0344" w:rsidRPr="00454C7F" w:rsidRDefault="000C0344" w:rsidP="000C0344">
      <w:pPr>
        <w:spacing w:line="480" w:lineRule="auto"/>
        <w:jc w:val="both"/>
        <w:rPr>
          <w:rFonts w:ascii="Times New Roman" w:hAnsi="Times New Roman" w:cs="Times New Roman"/>
          <w:color w:val="666666"/>
          <w:sz w:val="24"/>
          <w:szCs w:val="24"/>
        </w:rPr>
      </w:pPr>
      <w:r w:rsidRPr="00454C7F">
        <w:rPr>
          <w:rFonts w:ascii="Times New Roman" w:hAnsi="Times New Roman" w:cs="Times New Roman"/>
          <w:color w:val="000000" w:themeColor="text1"/>
          <w:sz w:val="24"/>
          <w:szCs w:val="24"/>
        </w:rPr>
        <w:t xml:space="preserve">The association of education and health outcome is well established in social science </w:t>
      </w:r>
      <w:r w:rsidRPr="00454C7F">
        <w:rPr>
          <w:rFonts w:ascii="Times New Roman" w:hAnsi="Times New Roman" w:cs="Times New Roman"/>
          <w:color w:val="000000" w:themeColor="text1"/>
          <w:sz w:val="24"/>
          <w:szCs w:val="24"/>
        </w:rPr>
        <w:fldChar w:fldCharType="begin"/>
      </w:r>
      <w:r w:rsidR="001A7A27">
        <w:rPr>
          <w:rFonts w:ascii="Times New Roman" w:hAnsi="Times New Roman" w:cs="Times New Roman"/>
          <w:color w:val="000000" w:themeColor="text1"/>
          <w:sz w:val="24"/>
          <w:szCs w:val="24"/>
        </w:rPr>
        <w:instrText xml:space="preserve"> ADDIN EN.CITE &lt;EndNote&gt;&lt;Cite&gt;&lt;Author&gt;Strom&lt;/Author&gt;&lt;Year&gt;2015&lt;/Year&gt;&lt;RecNum&gt;47&lt;/RecNum&gt;&lt;DisplayText&gt;&lt;style face="superscript"&gt;32&lt;/style&gt;&lt;/DisplayText&gt;&lt;record&gt;&lt;rec-number&gt;47&lt;/rec-number&gt;&lt;foreign-keys&gt;&lt;key app="EN" db-id="x0teevaf5a05akervd25v50wfwp9z5x2vwxd" timestamp="1535629694"&gt;47&lt;/key&gt;&lt;/foreign-keys&gt;&lt;ref-type name="Journal Article"&gt;17&lt;/ref-type&gt;&lt;contributors&gt;&lt;authors&gt;&lt;author&gt;Strom, D.&lt;/author&gt;&lt;author&gt;Dudovitz, R.&lt;/author&gt;&lt;author&gt;Guerrero, L. R.&lt;/author&gt;&lt;author&gt;Wong, M. D.&lt;/author&gt;&lt;/authors&gt;&lt;/contributors&gt;&lt;auth-address&gt;Univ Calif Los Angeles, David Geffen Sch Med, Los Angeles, CA 90095 USA&amp;#xD;Univ Calif Los Angeles, David Geffen Sch Med, Mitchell Wong, CA USA&amp;#xD;Univ Calif Los Angeles, Los Angeles, CA USA&amp;#xD;Univ Michigan, Ann Arbor, MI 48109 USA&lt;/auth-address&gt;&lt;titles&gt;&lt;title&gt;The Link between Education and Health: It Is Not What You Know, but Whom You Know&lt;/title&gt;&lt;secondary-title&gt;Journal of General Internal Medicine&lt;/secondary-title&gt;&lt;alt-title&gt;J Gen Intern Med&lt;/alt-title&gt;&lt;/titles&gt;&lt;periodical&gt;&lt;full-title&gt;Journal of General Internal Medicine&lt;/full-title&gt;&lt;abbr-1&gt;J Gen Intern Med&lt;/abbr-1&gt;&lt;/periodical&gt;&lt;alt-periodical&gt;&lt;full-title&gt;Journal of General Internal Medicine&lt;/full-title&gt;&lt;abbr-1&gt;J Gen Intern Med&lt;/abbr-1&gt;&lt;/alt-periodical&gt;&lt;pages&gt;S277-S278&lt;/pages&gt;&lt;volume&gt;30&lt;/volume&gt;&lt;dates&gt;&lt;year&gt;2015&lt;/year&gt;&lt;pub-dates&gt;&lt;date&gt;Apr&lt;/date&gt;&lt;/pub-dates&gt;&lt;/dates&gt;&lt;isbn&gt;0884-8734&lt;/isbn&gt;&lt;accession-num&gt;WOS:000358386901131&lt;/accession-num&gt;&lt;urls&gt;&lt;related-urls&gt;&lt;url&gt;&amp;lt;Go to ISI&amp;gt;://WOS:000358386901131&lt;/url&gt;&lt;/related-urls&gt;&lt;/urls&gt;&lt;language&gt;English&lt;/language&gt;&lt;/record&gt;&lt;/Cite&gt;&lt;/EndNote&gt;</w:instrText>
      </w:r>
      <w:r w:rsidRPr="00454C7F">
        <w:rPr>
          <w:rFonts w:ascii="Times New Roman" w:hAnsi="Times New Roman" w:cs="Times New Roman"/>
          <w:color w:val="000000" w:themeColor="text1"/>
          <w:sz w:val="24"/>
          <w:szCs w:val="24"/>
        </w:rPr>
        <w:fldChar w:fldCharType="separate"/>
      </w:r>
      <w:r w:rsidR="001A7A27" w:rsidRPr="001A7A27">
        <w:rPr>
          <w:rFonts w:ascii="Times New Roman" w:hAnsi="Times New Roman" w:cs="Times New Roman"/>
          <w:noProof/>
          <w:color w:val="000000" w:themeColor="text1"/>
          <w:sz w:val="24"/>
          <w:szCs w:val="24"/>
          <w:vertAlign w:val="superscript"/>
        </w:rPr>
        <w:t>32</w:t>
      </w:r>
      <w:r w:rsidRPr="00454C7F">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t>. Higher socioeconomic position is generally thought to lead to a lower risk of obesity in high-income countries</w:t>
      </w:r>
      <w:r w:rsidRPr="00454C7F">
        <w:rPr>
          <w:rFonts w:ascii="Times New Roman" w:hAnsi="Times New Roman" w:cs="Times New Roman"/>
          <w:color w:val="000000" w:themeColor="text1"/>
          <w:sz w:val="24"/>
          <w:szCs w:val="24"/>
        </w:rPr>
        <w:fldChar w:fldCharType="begin">
          <w:fldData xml:space="preserve">PEVuZE5vdGU+PENpdGU+PEF1dGhvcj5Cb2NrZXJtYW48L0F1dGhvcj48WWVhcj4yMDE3PC9ZZWFy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</w:fldData>
        </w:fldChar>
      </w:r>
      <w:r w:rsidR="001A7A27">
        <w:rPr>
          <w:rFonts w:ascii="Times New Roman" w:hAnsi="Times New Roman" w:cs="Times New Roman"/>
          <w:color w:val="000000" w:themeColor="text1"/>
          <w:sz w:val="24"/>
          <w:szCs w:val="24"/>
        </w:rPr>
        <w:instrText xml:space="preserve"> ADDIN EN.CITE </w:instrText>
      </w:r>
      <w:r w:rsidR="001A7A27">
        <w:rPr>
          <w:rFonts w:ascii="Times New Roman" w:hAnsi="Times New Roman" w:cs="Times New Roman"/>
          <w:color w:val="000000" w:themeColor="text1"/>
          <w:sz w:val="24"/>
          <w:szCs w:val="24"/>
        </w:rPr>
        <w:fldChar w:fldCharType="begin">
          <w:fldData xml:space="preserve">PEVuZE5vdGU+PENpdGU+PEF1dGhvcj5Cb2NrZXJtYW48L0F1dGhvcj48WWVhcj4yMDE3PC9ZZWFy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</w:fldData>
        </w:fldChar>
      </w:r>
      <w:r w:rsidR="001A7A27">
        <w:rPr>
          <w:rFonts w:ascii="Times New Roman" w:hAnsi="Times New Roman" w:cs="Times New Roman"/>
          <w:color w:val="000000" w:themeColor="text1"/>
          <w:sz w:val="24"/>
          <w:szCs w:val="24"/>
        </w:rPr>
        <w:instrText xml:space="preserve"> ADDIN EN.CITE.DATA </w:instrText>
      </w:r>
      <w:r w:rsidR="001A7A27">
        <w:rPr>
          <w:rFonts w:ascii="Times New Roman" w:hAnsi="Times New Roman" w:cs="Times New Roman"/>
          <w:color w:val="000000" w:themeColor="text1"/>
          <w:sz w:val="24"/>
          <w:szCs w:val="24"/>
        </w:rPr>
      </w:r>
      <w:r w:rsidR="001A7A27">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r>
      <w:r w:rsidRPr="00454C7F">
        <w:rPr>
          <w:rFonts w:ascii="Times New Roman" w:hAnsi="Times New Roman" w:cs="Times New Roman"/>
          <w:color w:val="000000" w:themeColor="text1"/>
          <w:sz w:val="24"/>
          <w:szCs w:val="24"/>
        </w:rPr>
        <w:fldChar w:fldCharType="separate"/>
      </w:r>
      <w:r w:rsidR="001A7A27" w:rsidRPr="001A7A27">
        <w:rPr>
          <w:rFonts w:ascii="Times New Roman" w:hAnsi="Times New Roman" w:cs="Times New Roman"/>
          <w:noProof/>
          <w:color w:val="000000" w:themeColor="text1"/>
          <w:sz w:val="24"/>
          <w:szCs w:val="24"/>
          <w:vertAlign w:val="superscript"/>
        </w:rPr>
        <w:t>33, 34</w:t>
      </w:r>
      <w:r w:rsidRPr="00454C7F">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t xml:space="preserve">. </w:t>
      </w:r>
      <w:r w:rsidRPr="00454C7F">
        <w:rPr>
          <w:rFonts w:ascii="Times New Roman" w:hAnsi="Times New Roman" w:cs="Times New Roman"/>
          <w:sz w:val="24"/>
          <w:szCs w:val="24"/>
        </w:rPr>
        <w:t xml:space="preserve"> We used 59 independent genetic instruments </w:t>
      </w:r>
      <w:r w:rsidRPr="00454C7F">
        <w:rPr>
          <w:rFonts w:ascii="Times New Roman" w:hAnsi="Times New Roman" w:cs="Times New Roman"/>
          <w:sz w:val="24"/>
          <w:szCs w:val="24"/>
        </w:rPr>
        <w:fldChar w:fldCharType="begin">
          <w:fldData xml:space="preserve">PEVuZE5vdGU+PENpdGU+PEF1dGhvcj5Pa2JheTwvQXV0aG9yPjxZZWFyPjIwMTY8L1llYXI+PFJl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=
</w:fldData>
        </w:fldChar>
      </w:r>
      <w:r w:rsidR="001A7A27">
        <w:rPr>
          <w:rFonts w:ascii="Times New Roman" w:hAnsi="Times New Roman" w:cs="Times New Roman"/>
          <w:sz w:val="24"/>
          <w:szCs w:val="24"/>
        </w:rPr>
        <w:instrText xml:space="preserve"> ADDIN EN.CITE </w:instrText>
      </w:r>
      <w:r w:rsidR="001A7A27">
        <w:rPr>
          <w:rFonts w:ascii="Times New Roman" w:hAnsi="Times New Roman" w:cs="Times New Roman"/>
          <w:sz w:val="24"/>
          <w:szCs w:val="24"/>
        </w:rPr>
        <w:fldChar w:fldCharType="begin">
          <w:fldData xml:space="preserve">PEVuZE5vdGU+PENpdGU+PEF1dGhvcj5Pa2JheTwvQXV0aG9yPjxZZWFyPjIwMTY8L1llYXI+PFJl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=
</w:fldData>
        </w:fldChar>
      </w:r>
      <w:r w:rsidR="001A7A27">
        <w:rPr>
          <w:rFonts w:ascii="Times New Roman" w:hAnsi="Times New Roman" w:cs="Times New Roman"/>
          <w:sz w:val="24"/>
          <w:szCs w:val="24"/>
        </w:rPr>
        <w:instrText xml:space="preserve"> ADDIN EN.CITE.DATA </w:instrText>
      </w:r>
      <w:r w:rsidR="001A7A27">
        <w:rPr>
          <w:rFonts w:ascii="Times New Roman" w:hAnsi="Times New Roman" w:cs="Times New Roman"/>
          <w:sz w:val="24"/>
          <w:szCs w:val="24"/>
        </w:rPr>
      </w:r>
      <w:r w:rsidR="001A7A27">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001A7A27" w:rsidRPr="001A7A27">
        <w:rPr>
          <w:rFonts w:ascii="Times New Roman" w:hAnsi="Times New Roman" w:cs="Times New Roman"/>
          <w:noProof/>
          <w:sz w:val="24"/>
          <w:szCs w:val="24"/>
          <w:vertAlign w:val="superscript"/>
        </w:rPr>
        <w:t>35</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to estimate the influence of years of schooling on BMI </w:t>
      </w:r>
      <w:r w:rsidRPr="00454C7F">
        <w:rPr>
          <w:rFonts w:ascii="Times New Roman" w:hAnsi="Times New Roman" w:cs="Times New Roman"/>
          <w:sz w:val="24"/>
          <w:szCs w:val="24"/>
        </w:rPr>
        <w:fldChar w:fldCharType="begin">
          <w:fldData xml:space="preserve">dmVyc2l0eSBIb3NwaXRhbCBHcm9zc2hhZGVybiwgTHVkd2lnLU1heGltaWxpYW5zLVVuaXZlcnNp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</w:fldData>
        </w:fldChar>
      </w:r>
      <w:r w:rsidR="001A7A27">
        <w:rPr>
          <w:rFonts w:ascii="Times New Roman" w:hAnsi="Times New Roman" w:cs="Times New Roman"/>
          <w:sz w:val="24"/>
          <w:szCs w:val="24"/>
        </w:rPr>
        <w:instrText xml:space="preserve"> ADDIN EN.CITE </w:instrText>
      </w:r>
      <w:r w:rsidR="001A7A27">
        <w:rPr>
          <w:rFonts w:ascii="Times New Roman" w:hAnsi="Times New Roman" w:cs="Times New Roman"/>
          <w:sz w:val="24"/>
          <w:szCs w:val="24"/>
        </w:rPr>
        <w:fldChar w:fldCharType="begin">
          <w:fldData xml:space="preserve">PEVuZE5vdGU+PENpdGU+PEF1dGhvcj5Mb2NrZTwvQXV0aG9yPjxZZWFyPjIwMTU8L1llYXI+PFJl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==
</w:fldData>
        </w:fldChar>
      </w:r>
      <w:r w:rsidR="001A7A27">
        <w:rPr>
          <w:rFonts w:ascii="Times New Roman" w:hAnsi="Times New Roman" w:cs="Times New Roman"/>
          <w:sz w:val="24"/>
          <w:szCs w:val="24"/>
        </w:rPr>
        <w:instrText xml:space="preserve"> ADDIN EN.CITE.DATA </w:instrText>
      </w:r>
      <w:r w:rsidR="001A7A27">
        <w:rPr>
          <w:rFonts w:ascii="Times New Roman" w:hAnsi="Times New Roman" w:cs="Times New Roman"/>
          <w:sz w:val="24"/>
          <w:szCs w:val="24"/>
        </w:rPr>
      </w:r>
      <w:r w:rsidR="001A7A27">
        <w:rPr>
          <w:rFonts w:ascii="Times New Roman" w:hAnsi="Times New Roman" w:cs="Times New Roman"/>
          <w:sz w:val="24"/>
          <w:szCs w:val="24"/>
        </w:rPr>
        <w:fldChar w:fldCharType="end"/>
      </w:r>
      <w:r w:rsidR="001A7A27">
        <w:rPr>
          <w:rFonts w:ascii="Times New Roman" w:hAnsi="Times New Roman" w:cs="Times New Roman"/>
          <w:sz w:val="24"/>
          <w:szCs w:val="24"/>
        </w:rPr>
        <w:fldChar w:fldCharType="begin">
          <w:fldData xml:space="preserve">dmVyc2l0eSBIb3NwaXRhbCBHcm9zc2hhZGVybiwgTHVkd2lnLU1heGltaWxpYW5zLVVuaXZlcnNp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</w:fldData>
        </w:fldChar>
      </w:r>
      <w:r w:rsidR="001A7A27">
        <w:rPr>
          <w:rFonts w:ascii="Times New Roman" w:hAnsi="Times New Roman" w:cs="Times New Roman"/>
          <w:sz w:val="24"/>
          <w:szCs w:val="24"/>
        </w:rPr>
        <w:instrText xml:space="preserve"> ADDIN EN.CITE.DATA </w:instrText>
      </w:r>
      <w:r w:rsidR="001A7A27">
        <w:rPr>
          <w:rFonts w:ascii="Times New Roman" w:hAnsi="Times New Roman" w:cs="Times New Roman"/>
          <w:sz w:val="24"/>
          <w:szCs w:val="24"/>
        </w:rPr>
      </w:r>
      <w:r w:rsidR="001A7A27">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001A7A27" w:rsidRPr="001A7A27">
        <w:rPr>
          <w:rFonts w:ascii="Times New Roman" w:hAnsi="Times New Roman" w:cs="Times New Roman"/>
          <w:noProof/>
          <w:sz w:val="24"/>
          <w:szCs w:val="24"/>
          <w:vertAlign w:val="superscript"/>
        </w:rPr>
        <w:t>36</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(Table 2). All MR methods indicated that years of schooling has a causal beneficial effect on BMI (e.g. IVW Beta: -0.27; 95% CI: -0.39, -0.16), except the estimate from MR Egger which had a very imprecise estimate (beta: 0.01; 95% CI: -0.67, 0.70), but the degree of heterogeneity was large (Q = 211.9 on 59 SNPs; p=2.20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Three outliers (rs6882046 near </w:t>
      </w:r>
      <w:r w:rsidRPr="00454C7F">
        <w:rPr>
          <w:rFonts w:ascii="Times New Roman" w:hAnsi="Times New Roman" w:cs="Times New Roman"/>
          <w:i/>
          <w:sz w:val="24"/>
          <w:szCs w:val="24"/>
        </w:rPr>
        <w:t>LINC00461</w:t>
      </w:r>
      <w:r w:rsidRPr="00454C7F">
        <w:rPr>
          <w:rFonts w:ascii="Times New Roman" w:hAnsi="Times New Roman" w:cs="Times New Roman"/>
          <w:sz w:val="24"/>
          <w:szCs w:val="24"/>
        </w:rPr>
        <w:t xml:space="preserve">, rs4800490 near </w:t>
      </w:r>
      <w:r w:rsidRPr="00454C7F">
        <w:rPr>
          <w:rFonts w:ascii="Times New Roman" w:hAnsi="Times New Roman" w:cs="Times New Roman"/>
          <w:i/>
          <w:sz w:val="24"/>
          <w:szCs w:val="24"/>
        </w:rPr>
        <w:t>NPC1</w:t>
      </w:r>
      <w:r w:rsidRPr="00454C7F">
        <w:rPr>
          <w:rFonts w:ascii="Times New Roman" w:hAnsi="Times New Roman" w:cs="Times New Roman"/>
          <w:sz w:val="24"/>
          <w:szCs w:val="24"/>
        </w:rPr>
        <w:t xml:space="preserve">, rs8049439 near </w:t>
      </w:r>
      <w:r w:rsidRPr="00454C7F">
        <w:rPr>
          <w:rFonts w:ascii="Times New Roman" w:hAnsi="Times New Roman" w:cs="Times New Roman"/>
          <w:i/>
          <w:sz w:val="24"/>
          <w:szCs w:val="24"/>
        </w:rPr>
        <w:t>ATXN2L</w:t>
      </w:r>
      <w:r w:rsidRPr="00454C7F">
        <w:rPr>
          <w:rFonts w:ascii="Times New Roman" w:hAnsi="Times New Roman" w:cs="Times New Roman"/>
          <w:sz w:val="24"/>
          <w:szCs w:val="24"/>
        </w:rPr>
        <w:t>) were identified as contributors to heterogeneity, and they showed associations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with 48 candidate traits. Among those candidate traits, two were associated with BMI (Figure 3B): alcohol intake frequency (which associated with all three outliers) and usual walking pace. </w:t>
      </w:r>
    </w:p>
    <w:p w14:paraId="25FC800E" w14:textId="77777777" w:rsidR="000C0344" w:rsidRPr="00454C7F" w:rsidRDefault="000C0344" w:rsidP="000C0344">
      <w:pPr>
        <w:spacing w:line="480" w:lineRule="auto"/>
        <w:jc w:val="both"/>
        <w:rPr>
          <w:rFonts w:ascii="Times New Roman" w:hAnsi="Times New Roman" w:cs="Times New Roman"/>
          <w:sz w:val="24"/>
          <w:szCs w:val="24"/>
        </w:rPr>
      </w:pPr>
    </w:p>
    <w:p w14:paraId="62C96E94" w14:textId="203F058C"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next re-estimated the influence of years of schooling on BMI by accounting for outliers. Adjusting the outliers for candidate trait pathways such as alcohol intake and usual walking pace reduced heterogeneity by 15% and had a small reduction in the confidence intervals while the point estimate remained consistent (Table 1). By contrast, there was a 48% reduction in </w:t>
      </w:r>
      <w:r w:rsidRPr="00454C7F">
        <w:rPr>
          <w:rFonts w:ascii="Times New Roman" w:hAnsi="Times New Roman" w:cs="Times New Roman"/>
          <w:sz w:val="24"/>
          <w:szCs w:val="24"/>
        </w:rPr>
        <w:lastRenderedPageBreak/>
        <w:t xml:space="preserve">heterogeneity when removing outliers. Point estimates remained largely consistent across all outlier removal methods. However, we note that Figure 4B shows that one of the outliers (rs4800490, near gene </w:t>
      </w:r>
      <w:r w:rsidRPr="00454C7F">
        <w:rPr>
          <w:rFonts w:ascii="Times New Roman" w:hAnsi="Times New Roman" w:cs="Times New Roman"/>
          <w:i/>
          <w:sz w:val="24"/>
          <w:szCs w:val="24"/>
        </w:rPr>
        <w:t>NPC1</w:t>
      </w:r>
      <w:r w:rsidRPr="00454C7F">
        <w:rPr>
          <w:rFonts w:ascii="Times New Roman" w:hAnsi="Times New Roman" w:cs="Times New Roman"/>
          <w:sz w:val="24"/>
          <w:szCs w:val="24"/>
        </w:rPr>
        <w:t xml:space="preserve">) on the scatter plot moved away from the fitted line after adjusting for the pleiotropic pathway, indicating that if this outlier is due to a pleiotropic pathway we have estimated its indirect effect inaccurately or partially (e.g. where GWAS summary statistics are not available to identify other </w:t>
      </w:r>
      <w:del w:id="200" w:author="George Davey Smith" w:date="2019-08-24T18:08:00Z">
        <w:r w:rsidRPr="00454C7F" w:rsidDel="00B75988">
          <w:rPr>
            <w:rFonts w:ascii="Times New Roman" w:hAnsi="Times New Roman" w:cs="Times New Roman"/>
            <w:sz w:val="24"/>
            <w:szCs w:val="24"/>
          </w:rPr>
          <w:delText xml:space="preserve">effective </w:delText>
        </w:r>
      </w:del>
      <w:ins w:id="201" w:author="George Davey Smith" w:date="2019-08-24T18:08:00Z">
        <w:r w:rsidR="00B75988">
          <w:rPr>
            <w:rFonts w:ascii="Times New Roman" w:hAnsi="Times New Roman" w:cs="Times New Roman"/>
            <w:sz w:val="24"/>
            <w:szCs w:val="24"/>
          </w:rPr>
          <w:t>influential</w:t>
        </w:r>
        <w:r w:rsidR="00B75988" w:rsidRPr="00454C7F">
          <w:rPr>
            <w:rFonts w:ascii="Times New Roman" w:hAnsi="Times New Roman" w:cs="Times New Roman"/>
            <w:sz w:val="24"/>
            <w:szCs w:val="24"/>
          </w:rPr>
          <w:t xml:space="preserve"> </w:t>
        </w:r>
      </w:ins>
      <w:r w:rsidRPr="00454C7F">
        <w:rPr>
          <w:rFonts w:ascii="Times New Roman" w:hAnsi="Times New Roman" w:cs="Times New Roman"/>
          <w:sz w:val="24"/>
          <w:szCs w:val="24"/>
        </w:rPr>
        <w:t>pleiotropic pathways).</w:t>
      </w:r>
    </w:p>
    <w:p w14:paraId="64A40745" w14:textId="77777777" w:rsidR="000C0344" w:rsidRPr="00454C7F" w:rsidRDefault="000C0344" w:rsidP="000C0344">
      <w:pPr>
        <w:pStyle w:val="Heading2"/>
        <w:spacing w:line="480" w:lineRule="auto"/>
        <w:rPr>
          <w:rFonts w:ascii="Times New Roman" w:hAnsi="Times New Roman" w:cs="Times New Roman"/>
          <w:b/>
          <w:sz w:val="24"/>
          <w:szCs w:val="24"/>
        </w:rPr>
      </w:pPr>
      <w:bookmarkStart w:id="202" w:name="_slx055nwzdle" w:colFirst="0" w:colLast="0"/>
      <w:bookmarkEnd w:id="202"/>
      <w:r w:rsidRPr="00454C7F">
        <w:rPr>
          <w:rFonts w:ascii="Times New Roman" w:hAnsi="Times New Roman" w:cs="Times New Roman"/>
          <w:b/>
          <w:sz w:val="24"/>
          <w:szCs w:val="24"/>
        </w:rPr>
        <w:t>Discussion</w:t>
      </w:r>
    </w:p>
    <w:p w14:paraId="03B7C44D" w14:textId="16A0DA0B"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The problem of instrumental variables being invalid due to horizontal pleiotropy has received much attention in MR analysis. Detecting and excluding such invalid instruments, based on whether they appear to be outliers in the analysis, is now a common strategy that exists in various forms </w:t>
      </w:r>
      <w:r w:rsidRPr="00454C7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LCA4LCAxNCwgMTUsIDM3PC9zdHlsZT48L0Rpc3BsYXlUZXh0PjxyZWNvcmQ+PHJlYy1udW1iZXI+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LCA4LCAxNCwgMTUsIDM3PC9zdHlsZT48L0Rpc3BsYXlUZXh0PjxyZWNvcmQ+PHJlYy1udW1iZXI+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7, 8, 14, 15, 37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 have shown here that outlier removal could, in some circumstances, compound rather than reduce bias, and misses an opportunity to better understand the traits under study. We developed the MR-TRYX framework, which utilises the MR-Base database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of GWAS summary data to identify potential explanations for outlying SNP instruments, and to improve estimates by accounting for the pleiotropic pathways that give rise to them. We have also demonstrated the use and interpretation of MR-TRYX in four sets of empirical analyses.</w:t>
      </w:r>
    </w:p>
    <w:p w14:paraId="3BF27678" w14:textId="77777777" w:rsidR="000C0344"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For accurate performance, MR-TRYX depends upon the performance of three methodological components: (</w:t>
      </w:r>
      <w:proofErr w:type="spellStart"/>
      <w:r w:rsidRPr="00454C7F">
        <w:rPr>
          <w:rFonts w:ascii="Times New Roman" w:eastAsia="Calibri" w:hAnsi="Times New Roman" w:cs="Times New Roman"/>
          <w:sz w:val="24"/>
          <w:szCs w:val="24"/>
        </w:rPr>
        <w:t>i</w:t>
      </w:r>
      <w:proofErr w:type="spellEnd"/>
      <w:r w:rsidRPr="00454C7F">
        <w:rPr>
          <w:rFonts w:ascii="Times New Roman" w:eastAsia="Calibri" w:hAnsi="Times New Roman" w:cs="Times New Roman"/>
          <w:sz w:val="24"/>
          <w:szCs w:val="24"/>
        </w:rPr>
        <w:t xml:space="preserve">) detecting instruments that exhibit horizontal pleiotropy; (ii) identifying the candidate traits on the alternative pathways from the variant to the outcome; and (iii) </w:t>
      </w:r>
      <w:r>
        <w:rPr>
          <w:rFonts w:ascii="Times New Roman" w:eastAsia="Calibri" w:hAnsi="Times New Roman" w:cs="Times New Roman"/>
          <w:sz w:val="24"/>
          <w:szCs w:val="24"/>
        </w:rPr>
        <w:t xml:space="preserve">adequately </w:t>
      </w:r>
      <w:r w:rsidRPr="00454C7F">
        <w:rPr>
          <w:rFonts w:ascii="Times New Roman" w:eastAsia="Calibri" w:hAnsi="Times New Roman" w:cs="Times New Roman"/>
          <w:sz w:val="24"/>
          <w:szCs w:val="24"/>
        </w:rPr>
        <w:t xml:space="preserve">estimating the effects of the candidate traits on the outcome. Each of these components is a difficult problem, but they are all modular and build upon existing methods and resources, and the MR-TRYX framework will naturally improve as those methods and resources themselves </w:t>
      </w:r>
      <w:r w:rsidRPr="00454C7F">
        <w:rPr>
          <w:rFonts w:ascii="Times New Roman" w:eastAsia="Calibri" w:hAnsi="Times New Roman" w:cs="Times New Roman"/>
          <w:sz w:val="24"/>
          <w:szCs w:val="24"/>
        </w:rPr>
        <w:lastRenderedPageBreak/>
        <w:t>improve. We will now discuss the consequences of underperformance of each of these components on the TRYX analysis.</w:t>
      </w:r>
    </w:p>
    <w:p w14:paraId="5FB7B1C8" w14:textId="33AFC63E" w:rsidR="000C0344" w:rsidRPr="00454C7F" w:rsidRDefault="000C0344" w:rsidP="000C0344">
      <w:pPr>
        <w:spacing w:after="16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First it is important to notice that a major motivation for development of MR is that observational associations are often deemed unreliable because it is impossible to prove that there is no residual or unmeasured confounding biasing the effect estimate. But somewhat ironically, we find ourselves in a situation now where horizontal pleiotropy poses a similar challenge, in that proving that it is either absent or perfectly balanced is impossible.</w:t>
      </w:r>
      <w:ins w:id="203" w:author="Gibran Hemani" w:date="2019-08-30T12:56:00Z">
        <w:r w:rsidR="00E578F7">
          <w:rPr>
            <w:rFonts w:ascii="Times New Roman" w:eastAsia="Calibri" w:hAnsi="Times New Roman" w:cs="Times New Roman"/>
            <w:sz w:val="24"/>
            <w:szCs w:val="24"/>
          </w:rPr>
          <w:t xml:space="preserve"> While </w:t>
        </w:r>
      </w:ins>
      <w:ins w:id="204" w:author="Gibran Hemani" w:date="2019-08-30T13:07:00Z">
        <w:r w:rsidR="00E578F7">
          <w:rPr>
            <w:rFonts w:ascii="Times New Roman" w:eastAsia="Calibri" w:hAnsi="Times New Roman" w:cs="Times New Roman"/>
            <w:sz w:val="24"/>
            <w:szCs w:val="24"/>
          </w:rPr>
          <w:t>several</w:t>
        </w:r>
      </w:ins>
      <w:ins w:id="205" w:author="Gibran Hemani" w:date="2019-08-30T12:56:00Z">
        <w:r w:rsidR="00E578F7">
          <w:rPr>
            <w:rFonts w:ascii="Times New Roman" w:eastAsia="Calibri" w:hAnsi="Times New Roman" w:cs="Times New Roman"/>
            <w:sz w:val="24"/>
            <w:szCs w:val="24"/>
          </w:rPr>
          <w:t xml:space="preserve"> ‘pleiotropy-robust’ methods attempt to </w:t>
        </w:r>
      </w:ins>
      <w:ins w:id="206" w:author="Gibran Hemani" w:date="2019-08-30T12:57:00Z">
        <w:r w:rsidR="00E578F7">
          <w:rPr>
            <w:rFonts w:ascii="Times New Roman" w:eastAsia="Calibri" w:hAnsi="Times New Roman" w:cs="Times New Roman"/>
            <w:sz w:val="24"/>
            <w:szCs w:val="24"/>
          </w:rPr>
          <w:t>model out pleiotropic effects by assuming a particular model of genetic architecture, another strategy is</w:t>
        </w:r>
      </w:ins>
      <w:del w:id="207" w:author="Gibran Hemani" w:date="2019-08-30T12:57:00Z">
        <w:r w:rsidDel="00E578F7">
          <w:rPr>
            <w:rFonts w:ascii="Times New Roman" w:eastAsia="Calibri" w:hAnsi="Times New Roman" w:cs="Times New Roman"/>
            <w:sz w:val="24"/>
            <w:szCs w:val="24"/>
          </w:rPr>
          <w:delText xml:space="preserve"> Some methods exist that attempt</w:delText>
        </w:r>
      </w:del>
      <w:r>
        <w:rPr>
          <w:rFonts w:ascii="Times New Roman" w:eastAsia="Calibri" w:hAnsi="Times New Roman" w:cs="Times New Roman"/>
          <w:sz w:val="24"/>
          <w:szCs w:val="24"/>
        </w:rPr>
        <w:t xml:space="preserve"> to </w:t>
      </w:r>
      <w:del w:id="208" w:author="Gibran Hemani" w:date="2019-08-30T13:07:00Z">
        <w:r w:rsidDel="00E578F7">
          <w:rPr>
            <w:rFonts w:ascii="Times New Roman" w:eastAsia="Calibri" w:hAnsi="Times New Roman" w:cs="Times New Roman"/>
            <w:sz w:val="24"/>
            <w:szCs w:val="24"/>
          </w:rPr>
          <w:delText xml:space="preserve">adjust </w:delText>
        </w:r>
      </w:del>
      <w:ins w:id="209" w:author="Gibran Hemani" w:date="2019-08-30T13:07:00Z">
        <w:r w:rsidR="00E578F7">
          <w:rPr>
            <w:rFonts w:ascii="Times New Roman" w:eastAsia="Calibri" w:hAnsi="Times New Roman" w:cs="Times New Roman"/>
            <w:sz w:val="24"/>
            <w:szCs w:val="24"/>
          </w:rPr>
          <w:t>account</w:t>
        </w:r>
        <w:r w:rsidR="00E578F7">
          <w:rPr>
            <w:rFonts w:ascii="Times New Roman" w:eastAsia="Calibri" w:hAnsi="Times New Roman" w:cs="Times New Roman"/>
            <w:sz w:val="24"/>
            <w:szCs w:val="24"/>
          </w:rPr>
          <w:t xml:space="preserve"> </w:t>
        </w:r>
      </w:ins>
      <w:r>
        <w:rPr>
          <w:rFonts w:ascii="Times New Roman" w:eastAsia="Calibri" w:hAnsi="Times New Roman" w:cs="Times New Roman"/>
          <w:sz w:val="24"/>
          <w:szCs w:val="24"/>
        </w:rPr>
        <w:t>for horizontal pleiotropy</w:t>
      </w:r>
      <w:ins w:id="210" w:author="Gibran Hemani" w:date="2019-08-30T12:57:00Z">
        <w:r w:rsidR="00E578F7">
          <w:rPr>
            <w:rFonts w:ascii="Times New Roman" w:eastAsia="Calibri" w:hAnsi="Times New Roman" w:cs="Times New Roman"/>
            <w:sz w:val="24"/>
            <w:szCs w:val="24"/>
          </w:rPr>
          <w:t xml:space="preserve"> </w:t>
        </w:r>
      </w:ins>
      <w:del w:id="211" w:author="Gibran Hemani" w:date="2019-08-30T12:57:00Z">
        <w:r w:rsidDel="00E578F7">
          <w:rPr>
            <w:rFonts w:ascii="Times New Roman" w:eastAsia="Calibri" w:hAnsi="Times New Roman" w:cs="Times New Roman"/>
            <w:sz w:val="24"/>
            <w:szCs w:val="24"/>
          </w:rPr>
          <w:delText xml:space="preserve">, such as </w:delText>
        </w:r>
      </w:del>
      <w:del w:id="212" w:author="Gibran Hemani" w:date="2019-08-30T13:07:00Z">
        <w:r w:rsidDel="00E578F7">
          <w:rPr>
            <w:rFonts w:ascii="Times New Roman" w:eastAsia="Calibri" w:hAnsi="Times New Roman" w:cs="Times New Roman"/>
            <w:sz w:val="24"/>
            <w:szCs w:val="24"/>
          </w:rPr>
          <w:delText>multivariable MR</w:delText>
        </w:r>
        <w:r w:rsidR="00A1408F" w:rsidDel="00E578F7">
          <w:rPr>
            <w:rFonts w:ascii="Times New Roman" w:eastAsia="Calibri" w:hAnsi="Times New Roman" w:cs="Times New Roman"/>
            <w:sz w:val="24"/>
            <w:szCs w:val="24"/>
          </w:rPr>
          <w:fldChar w:fldCharType="begin">
            <w:fldData xml:space="preserve">PEVuZE5vdGU+PENpdGU+PEF1dGhvcj5CdXJnZXNzPC9BdXRob3I+PFllYXI+MjAxNTwvWWVhcj48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==
</w:fldData>
          </w:fldChar>
        </w:r>
        <w:r w:rsidR="001A7A27" w:rsidRPr="00E578F7" w:rsidDel="00E578F7">
          <w:rPr>
            <w:rFonts w:ascii="Times New Roman" w:eastAsia="Calibri" w:hAnsi="Times New Roman" w:cs="Times New Roman"/>
            <w:sz w:val="24"/>
            <w:szCs w:val="24"/>
          </w:rPr>
          <w:delInstrText xml:space="preserve"> ADDIN EN.CITE </w:delInstrText>
        </w:r>
        <w:r w:rsidR="001A7A27" w:rsidRPr="00E578F7" w:rsidDel="00E578F7">
          <w:rPr>
            <w:rFonts w:ascii="Times New Roman" w:eastAsia="Calibri" w:hAnsi="Times New Roman" w:cs="Times New Roman"/>
            <w:sz w:val="24"/>
            <w:szCs w:val="24"/>
          </w:rPr>
          <w:fldChar w:fldCharType="begin">
            <w:fldData xml:space="preserve">PEVuZE5vdGU+PENpdGU+PEF1dGhvcj5CdXJnZXNzPC9BdXRob3I+PFllYXI+MjAxNTwvWWVhcj48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==
</w:fldData>
          </w:fldChar>
        </w:r>
        <w:r w:rsidR="001A7A27" w:rsidRPr="00E578F7" w:rsidDel="00E578F7">
          <w:rPr>
            <w:rFonts w:ascii="Times New Roman" w:eastAsia="Calibri" w:hAnsi="Times New Roman" w:cs="Times New Roman"/>
            <w:sz w:val="24"/>
            <w:szCs w:val="24"/>
          </w:rPr>
          <w:delInstrText xml:space="preserve"> ADDIN EN.CITE.DATA </w:delInstrText>
        </w:r>
        <w:r w:rsidR="001A7A27" w:rsidRPr="00E578F7" w:rsidDel="00E578F7">
          <w:rPr>
            <w:rFonts w:ascii="Times New Roman" w:eastAsia="Calibri" w:hAnsi="Times New Roman" w:cs="Times New Roman"/>
            <w:sz w:val="24"/>
            <w:szCs w:val="24"/>
          </w:rPr>
        </w:r>
        <w:r w:rsidR="001A7A27" w:rsidRPr="00E578F7" w:rsidDel="00E578F7">
          <w:rPr>
            <w:rFonts w:ascii="Times New Roman" w:eastAsia="Calibri" w:hAnsi="Times New Roman" w:cs="Times New Roman"/>
            <w:sz w:val="24"/>
            <w:szCs w:val="24"/>
          </w:rPr>
          <w:fldChar w:fldCharType="end"/>
        </w:r>
        <w:r w:rsidR="00A1408F" w:rsidRPr="00E578F7" w:rsidDel="00E578F7">
          <w:rPr>
            <w:rFonts w:ascii="Times New Roman" w:eastAsia="Calibri" w:hAnsi="Times New Roman" w:cs="Times New Roman"/>
            <w:sz w:val="24"/>
            <w:szCs w:val="24"/>
          </w:rPr>
        </w:r>
        <w:r w:rsidR="00A1408F" w:rsidDel="00E578F7">
          <w:rPr>
            <w:rFonts w:ascii="Times New Roman" w:eastAsia="Calibri" w:hAnsi="Times New Roman" w:cs="Times New Roman"/>
            <w:sz w:val="24"/>
            <w:szCs w:val="24"/>
          </w:rPr>
          <w:fldChar w:fldCharType="separate"/>
        </w:r>
        <w:r w:rsidR="001A7A27" w:rsidRPr="001A7A27" w:rsidDel="00E578F7">
          <w:rPr>
            <w:rFonts w:ascii="Times New Roman" w:eastAsia="Calibri" w:hAnsi="Times New Roman" w:cs="Times New Roman"/>
            <w:noProof/>
            <w:sz w:val="24"/>
            <w:szCs w:val="24"/>
            <w:vertAlign w:val="superscript"/>
          </w:rPr>
          <w:delText>38</w:delText>
        </w:r>
        <w:r w:rsidR="00A1408F" w:rsidDel="00E578F7">
          <w:rPr>
            <w:rFonts w:ascii="Times New Roman" w:eastAsia="Calibri" w:hAnsi="Times New Roman" w:cs="Times New Roman"/>
            <w:sz w:val="24"/>
            <w:szCs w:val="24"/>
          </w:rPr>
          <w:fldChar w:fldCharType="end"/>
        </w:r>
      </w:del>
      <w:del w:id="213" w:author="Gibran Hemani" w:date="2019-08-30T12:57:00Z">
        <w:r w:rsidDel="00E578F7">
          <w:rPr>
            <w:rFonts w:ascii="Times New Roman" w:eastAsia="Calibri" w:hAnsi="Times New Roman" w:cs="Times New Roman"/>
            <w:sz w:val="24"/>
            <w:szCs w:val="24"/>
          </w:rPr>
          <w:delText>,</w:delText>
        </w:r>
      </w:del>
      <w:del w:id="214" w:author="Gibran Hemani" w:date="2019-08-30T13:07:00Z">
        <w:r w:rsidDel="00E578F7">
          <w:rPr>
            <w:rFonts w:ascii="Times New Roman" w:eastAsia="Calibri" w:hAnsi="Times New Roman" w:cs="Times New Roman"/>
            <w:sz w:val="24"/>
            <w:szCs w:val="24"/>
          </w:rPr>
          <w:delText xml:space="preserve"> </w:delText>
        </w:r>
      </w:del>
      <w:r>
        <w:rPr>
          <w:rFonts w:ascii="Times New Roman" w:eastAsia="Calibri" w:hAnsi="Times New Roman" w:cs="Times New Roman"/>
          <w:sz w:val="24"/>
          <w:szCs w:val="24"/>
        </w:rPr>
        <w:t>by including in the same model the genetic effects on one or more traits that are hypothesised to mediate the horizontal pleiotropic pathways</w:t>
      </w:r>
      <w:ins w:id="215" w:author="Gibran Hemani" w:date="2019-08-30T13:08:00Z">
        <w:r w:rsidR="00E578F7">
          <w:rPr>
            <w:rFonts w:ascii="Times New Roman" w:eastAsia="Calibri" w:hAnsi="Times New Roman" w:cs="Times New Roman"/>
            <w:sz w:val="24"/>
            <w:szCs w:val="24"/>
          </w:rPr>
          <w:t xml:space="preserve"> </w:t>
        </w:r>
        <w:r w:rsidR="00E578F7">
          <w:rPr>
            <w:rFonts w:ascii="Times New Roman" w:eastAsia="Calibri" w:hAnsi="Times New Roman" w:cs="Times New Roman"/>
            <w:sz w:val="24"/>
            <w:szCs w:val="24"/>
          </w:rPr>
          <w:t xml:space="preserve">(e.g. </w:t>
        </w:r>
      </w:ins>
      <w:ins w:id="216" w:author="Gibran Hemani" w:date="2019-08-30T13:14:00Z">
        <w:r w:rsidR="00375416">
          <w:rPr>
            <w:rFonts w:ascii="Times New Roman" w:eastAsia="Calibri" w:hAnsi="Times New Roman" w:cs="Times New Roman"/>
            <w:sz w:val="24"/>
            <w:szCs w:val="24"/>
          </w:rPr>
          <w:t>MV</w:t>
        </w:r>
      </w:ins>
      <w:ins w:id="217" w:author="Gibran Hemani" w:date="2019-08-30T13:08:00Z">
        <w:r w:rsidR="00E578F7">
          <w:rPr>
            <w:rFonts w:ascii="Times New Roman" w:eastAsia="Calibri" w:hAnsi="Times New Roman" w:cs="Times New Roman"/>
            <w:sz w:val="24"/>
            <w:szCs w:val="24"/>
          </w:rPr>
          <w:t>MR</w:t>
        </w:r>
        <w:r w:rsidR="00E578F7">
          <w:rPr>
            <w:rFonts w:ascii="Times New Roman" w:eastAsia="Calibri" w:hAnsi="Times New Roman" w:cs="Times New Roman"/>
            <w:sz w:val="24"/>
            <w:szCs w:val="24"/>
          </w:rPr>
          <w:fldChar w:fldCharType="begin">
            <w:fldData xml:space="preserve">PEVuZE5vdGU+PENpdGU+PEF1dGhvcj5CdXJnZXNzPC9BdXRob3I+PFllYXI+MjAxNTwvWWVhcj48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==
</w:fldData>
          </w:fldChar>
        </w:r>
        <w:r w:rsidR="00E578F7" w:rsidRPr="00375416">
          <w:rPr>
            <w:rFonts w:ascii="Times New Roman" w:eastAsia="Calibri" w:hAnsi="Times New Roman" w:cs="Times New Roman"/>
            <w:sz w:val="24"/>
            <w:szCs w:val="24"/>
            <w:rPrChange w:id="218" w:author="Gibran Hemani" w:date="2019-08-30T13:14:00Z">
              <w:rPr>
                <w:rFonts w:ascii="Times New Roman" w:eastAsia="Calibri" w:hAnsi="Times New Roman" w:cs="Times New Roman"/>
                <w:sz w:val="24"/>
                <w:szCs w:val="24"/>
              </w:rPr>
            </w:rPrChange>
          </w:rPr>
          <w:instrText xml:space="preserve"> ADDIN EN.CITE </w:instrText>
        </w:r>
        <w:r w:rsidR="00E578F7" w:rsidRPr="00375416">
          <w:rPr>
            <w:rFonts w:ascii="Times New Roman" w:eastAsia="Calibri" w:hAnsi="Times New Roman" w:cs="Times New Roman"/>
            <w:sz w:val="24"/>
            <w:szCs w:val="24"/>
            <w:rPrChange w:id="219" w:author="Gibran Hemani" w:date="2019-08-30T13:14:00Z">
              <w:rPr>
                <w:rFonts w:ascii="Times New Roman" w:eastAsia="Calibri" w:hAnsi="Times New Roman" w:cs="Times New Roman"/>
                <w:sz w:val="24"/>
                <w:szCs w:val="24"/>
              </w:rPr>
            </w:rPrChange>
          </w:rPr>
          <w:fldChar w:fldCharType="begin">
            <w:fldData xml:space="preserve">PEVuZE5vdGU+PENpdGU+PEF1dGhvcj5CdXJnZXNzPC9BdXRob3I+PFllYXI+MjAxNTwvWWVhcj48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==
</w:fldData>
          </w:fldChar>
        </w:r>
        <w:r w:rsidR="00E578F7" w:rsidRPr="00375416">
          <w:rPr>
            <w:rFonts w:ascii="Times New Roman" w:eastAsia="Calibri" w:hAnsi="Times New Roman" w:cs="Times New Roman"/>
            <w:sz w:val="24"/>
            <w:szCs w:val="24"/>
            <w:rPrChange w:id="220" w:author="Gibran Hemani" w:date="2019-08-30T13:14:00Z">
              <w:rPr>
                <w:rFonts w:ascii="Times New Roman" w:eastAsia="Calibri" w:hAnsi="Times New Roman" w:cs="Times New Roman"/>
                <w:sz w:val="24"/>
                <w:szCs w:val="24"/>
              </w:rPr>
            </w:rPrChange>
          </w:rPr>
          <w:instrText xml:space="preserve"> ADDIN EN.CITE.DATA </w:instrText>
        </w:r>
        <w:r w:rsidR="00E578F7" w:rsidRPr="00375416">
          <w:rPr>
            <w:rFonts w:ascii="Times New Roman" w:eastAsia="Calibri" w:hAnsi="Times New Roman" w:cs="Times New Roman"/>
            <w:sz w:val="24"/>
            <w:szCs w:val="24"/>
            <w:rPrChange w:id="221" w:author="Gibran Hemani" w:date="2019-08-30T13:14:00Z">
              <w:rPr>
                <w:rFonts w:ascii="Times New Roman" w:eastAsia="Calibri" w:hAnsi="Times New Roman" w:cs="Times New Roman"/>
                <w:sz w:val="24"/>
                <w:szCs w:val="24"/>
              </w:rPr>
            </w:rPrChange>
          </w:rPr>
        </w:r>
        <w:r w:rsidR="00E578F7" w:rsidRPr="00375416">
          <w:rPr>
            <w:rFonts w:ascii="Times New Roman" w:eastAsia="Calibri" w:hAnsi="Times New Roman" w:cs="Times New Roman"/>
            <w:sz w:val="24"/>
            <w:szCs w:val="24"/>
            <w:rPrChange w:id="222" w:author="Gibran Hemani" w:date="2019-08-30T13:14:00Z">
              <w:rPr>
                <w:rFonts w:ascii="Times New Roman" w:eastAsia="Calibri" w:hAnsi="Times New Roman" w:cs="Times New Roman"/>
                <w:sz w:val="24"/>
                <w:szCs w:val="24"/>
              </w:rPr>
            </w:rPrChange>
          </w:rPr>
          <w:fldChar w:fldCharType="end"/>
        </w:r>
        <w:r w:rsidR="00E578F7" w:rsidRPr="00375416">
          <w:rPr>
            <w:rFonts w:ascii="Times New Roman" w:eastAsia="Calibri" w:hAnsi="Times New Roman" w:cs="Times New Roman"/>
            <w:sz w:val="24"/>
            <w:szCs w:val="24"/>
            <w:rPrChange w:id="223" w:author="Gibran Hemani" w:date="2019-08-30T13:14:00Z">
              <w:rPr>
                <w:rFonts w:ascii="Times New Roman" w:eastAsia="Calibri" w:hAnsi="Times New Roman" w:cs="Times New Roman"/>
                <w:sz w:val="24"/>
                <w:szCs w:val="24"/>
              </w:rPr>
            </w:rPrChange>
          </w:rPr>
        </w:r>
        <w:r w:rsidR="00E578F7">
          <w:rPr>
            <w:rFonts w:ascii="Times New Roman" w:eastAsia="Calibri" w:hAnsi="Times New Roman" w:cs="Times New Roman"/>
            <w:sz w:val="24"/>
            <w:szCs w:val="24"/>
          </w:rPr>
          <w:fldChar w:fldCharType="separate"/>
        </w:r>
        <w:r w:rsidR="00E578F7" w:rsidRPr="001A7A27">
          <w:rPr>
            <w:rFonts w:ascii="Times New Roman" w:eastAsia="Calibri" w:hAnsi="Times New Roman" w:cs="Times New Roman"/>
            <w:noProof/>
            <w:sz w:val="24"/>
            <w:szCs w:val="24"/>
            <w:vertAlign w:val="superscript"/>
          </w:rPr>
          <w:t>38</w:t>
        </w:r>
        <w:r w:rsidR="00E578F7">
          <w:rPr>
            <w:rFonts w:ascii="Times New Roman" w:eastAsia="Calibri" w:hAnsi="Times New Roman" w:cs="Times New Roman"/>
            <w:sz w:val="24"/>
            <w:szCs w:val="24"/>
          </w:rPr>
          <w:fldChar w:fldCharType="end"/>
        </w:r>
        <w:r w:rsidR="00E578F7">
          <w:rPr>
            <w:rFonts w:ascii="Times New Roman" w:eastAsia="Calibri" w:hAnsi="Times New Roman" w:cs="Times New Roman"/>
            <w:sz w:val="24"/>
            <w:szCs w:val="24"/>
          </w:rPr>
          <w:t>)</w:t>
        </w:r>
      </w:ins>
      <w:ins w:id="224" w:author="Gibran Hemani" w:date="2019-08-30T12:57:00Z">
        <w:r w:rsidR="00E578F7">
          <w:rPr>
            <w:rFonts w:ascii="Times New Roman" w:eastAsia="Calibri" w:hAnsi="Times New Roman" w:cs="Times New Roman"/>
            <w:sz w:val="24"/>
            <w:szCs w:val="24"/>
          </w:rPr>
          <w:t xml:space="preserve">. </w:t>
        </w:r>
      </w:ins>
      <w:ins w:id="225" w:author="Gibran Hemani" w:date="2019-08-30T13:09:00Z">
        <w:r w:rsidR="00E578F7">
          <w:rPr>
            <w:rFonts w:ascii="Times New Roman" w:eastAsia="Calibri" w:hAnsi="Times New Roman" w:cs="Times New Roman"/>
            <w:sz w:val="24"/>
            <w:szCs w:val="24"/>
          </w:rPr>
          <w:t>The a</w:t>
        </w:r>
      </w:ins>
      <w:ins w:id="226" w:author="Gibran Hemani" w:date="2019-08-30T12:58:00Z">
        <w:r w:rsidR="00E578F7">
          <w:rPr>
            <w:rFonts w:ascii="Times New Roman" w:eastAsia="Calibri" w:hAnsi="Times New Roman" w:cs="Times New Roman"/>
            <w:sz w:val="24"/>
            <w:szCs w:val="24"/>
          </w:rPr>
          <w:t xml:space="preserve">djustment </w:t>
        </w:r>
      </w:ins>
      <w:ins w:id="227" w:author="Gibran Hemani" w:date="2019-08-30T13:09:00Z">
        <w:r w:rsidR="00E578F7">
          <w:rPr>
            <w:rFonts w:ascii="Times New Roman" w:eastAsia="Calibri" w:hAnsi="Times New Roman" w:cs="Times New Roman"/>
            <w:sz w:val="24"/>
            <w:szCs w:val="24"/>
          </w:rPr>
          <w:t xml:space="preserve">approach </w:t>
        </w:r>
      </w:ins>
      <w:del w:id="228" w:author="Gibran Hemani" w:date="2019-08-30T13:08:00Z">
        <w:r w:rsidDel="00E578F7">
          <w:rPr>
            <w:rFonts w:ascii="Times New Roman" w:eastAsia="Calibri" w:hAnsi="Times New Roman" w:cs="Times New Roman"/>
            <w:sz w:val="24"/>
            <w:szCs w:val="24"/>
          </w:rPr>
          <w:delText xml:space="preserve">, which </w:delText>
        </w:r>
      </w:del>
      <w:r>
        <w:rPr>
          <w:rFonts w:ascii="Times New Roman" w:eastAsia="Calibri" w:hAnsi="Times New Roman" w:cs="Times New Roman"/>
          <w:sz w:val="24"/>
          <w:szCs w:val="24"/>
        </w:rPr>
        <w:t>depends upon those pathways being identified</w:t>
      </w:r>
      <w:ins w:id="229" w:author="Gibran Hemani" w:date="2019-08-30T13:08:00Z">
        <w:r w:rsidR="00E578F7">
          <w:rPr>
            <w:rFonts w:ascii="Times New Roman" w:eastAsia="Calibri" w:hAnsi="Times New Roman" w:cs="Times New Roman"/>
            <w:sz w:val="24"/>
            <w:szCs w:val="24"/>
          </w:rPr>
          <w:t xml:space="preserve">, which leaves </w:t>
        </w:r>
      </w:ins>
      <w:ins w:id="230" w:author="Gibran Hemani" w:date="2019-08-30T13:09:00Z">
        <w:r w:rsidR="00E578F7">
          <w:rPr>
            <w:rFonts w:ascii="Times New Roman" w:eastAsia="Calibri" w:hAnsi="Times New Roman" w:cs="Times New Roman"/>
            <w:sz w:val="24"/>
            <w:szCs w:val="24"/>
          </w:rPr>
          <w:t xml:space="preserve">it in a similar predicament to observational associations in that we cannot easily prove that all biasing pathways have been </w:t>
        </w:r>
      </w:ins>
      <w:ins w:id="231" w:author="Gibran Hemani" w:date="2019-08-30T13:10:00Z">
        <w:r w:rsidR="00E578F7">
          <w:rPr>
            <w:rFonts w:ascii="Times New Roman" w:eastAsia="Calibri" w:hAnsi="Times New Roman" w:cs="Times New Roman"/>
            <w:sz w:val="24"/>
            <w:szCs w:val="24"/>
          </w:rPr>
          <w:t>included in the model</w:t>
        </w:r>
      </w:ins>
      <w:r>
        <w:rPr>
          <w:rFonts w:ascii="Times New Roman" w:eastAsia="Calibri" w:hAnsi="Times New Roman" w:cs="Times New Roman"/>
          <w:sz w:val="24"/>
          <w:szCs w:val="24"/>
        </w:rPr>
        <w:t>.</w:t>
      </w:r>
      <w:ins w:id="232" w:author="Gibran Hemani" w:date="2019-08-30T13:10:00Z">
        <w:r w:rsidR="00E578F7">
          <w:rPr>
            <w:rFonts w:ascii="Times New Roman" w:eastAsia="Calibri" w:hAnsi="Times New Roman" w:cs="Times New Roman"/>
            <w:sz w:val="24"/>
            <w:szCs w:val="24"/>
          </w:rPr>
          <w:t xml:space="preserve"> The MR-TRYX approach falls within</w:t>
        </w:r>
      </w:ins>
      <w:r>
        <w:rPr>
          <w:rFonts w:ascii="Times New Roman" w:eastAsia="Calibri" w:hAnsi="Times New Roman" w:cs="Times New Roman"/>
          <w:sz w:val="24"/>
          <w:szCs w:val="24"/>
        </w:rPr>
        <w:t xml:space="preserve"> </w:t>
      </w:r>
      <w:ins w:id="233" w:author="Gibran Hemani" w:date="2019-08-30T13:10:00Z">
        <w:r w:rsidR="00E578F7">
          <w:rPr>
            <w:rFonts w:ascii="Times New Roman" w:eastAsia="Calibri" w:hAnsi="Times New Roman" w:cs="Times New Roman"/>
            <w:sz w:val="24"/>
            <w:szCs w:val="24"/>
          </w:rPr>
          <w:t xml:space="preserve">this category also, but we note that </w:t>
        </w:r>
      </w:ins>
      <w:ins w:id="234" w:author="Gibran Hemani" w:date="2019-08-30T13:11:00Z">
        <w:r w:rsidR="00E578F7">
          <w:rPr>
            <w:rFonts w:ascii="Times New Roman" w:eastAsia="Calibri" w:hAnsi="Times New Roman" w:cs="Times New Roman"/>
            <w:sz w:val="24"/>
            <w:szCs w:val="24"/>
          </w:rPr>
          <w:t>as fewer and fewer of the biasing pathways are identified and available to the adjustment model, the adjusted estimate will tend towards the IVW random effects estimate, which itself has relatively good performance compared to e.g. outlier removal methods.</w:t>
        </w:r>
      </w:ins>
      <w:ins w:id="235" w:author="Gibran Hemani" w:date="2019-08-30T13:10:00Z">
        <w:r w:rsidR="00E578F7">
          <w:rPr>
            <w:rFonts w:ascii="Times New Roman" w:eastAsia="Calibri" w:hAnsi="Times New Roman" w:cs="Times New Roman"/>
            <w:sz w:val="24"/>
            <w:szCs w:val="24"/>
          </w:rPr>
          <w:t xml:space="preserve"> </w:t>
        </w:r>
      </w:ins>
      <w:ins w:id="236" w:author="Gibran Hemani" w:date="2019-08-30T13:11:00Z">
        <w:r w:rsidR="00E578F7">
          <w:rPr>
            <w:rFonts w:ascii="Times New Roman" w:eastAsia="Calibri" w:hAnsi="Times New Roman" w:cs="Times New Roman"/>
            <w:sz w:val="24"/>
            <w:szCs w:val="24"/>
          </w:rPr>
          <w:t>So, w</w:t>
        </w:r>
      </w:ins>
      <w:del w:id="237" w:author="Gibran Hemani" w:date="2019-08-30T13:11:00Z">
        <w:r w:rsidDel="00E578F7">
          <w:rPr>
            <w:rFonts w:ascii="Times New Roman" w:eastAsia="Calibri" w:hAnsi="Times New Roman" w:cs="Times New Roman"/>
            <w:sz w:val="24"/>
            <w:szCs w:val="24"/>
          </w:rPr>
          <w:delText>W</w:delText>
        </w:r>
      </w:del>
      <w:r>
        <w:rPr>
          <w:rFonts w:ascii="Times New Roman" w:eastAsia="Calibri" w:hAnsi="Times New Roman" w:cs="Times New Roman"/>
          <w:sz w:val="24"/>
          <w:szCs w:val="24"/>
        </w:rPr>
        <w:t xml:space="preserve">hile clearly not a panacea for </w:t>
      </w:r>
      <w:del w:id="238" w:author="Gibran Hemani" w:date="2019-08-30T13:08:00Z">
        <w:r w:rsidDel="00E578F7">
          <w:rPr>
            <w:rFonts w:ascii="Times New Roman" w:eastAsia="Calibri" w:hAnsi="Times New Roman" w:cs="Times New Roman"/>
            <w:sz w:val="24"/>
            <w:szCs w:val="24"/>
          </w:rPr>
          <w:delText xml:space="preserve">MR </w:delText>
        </w:r>
      </w:del>
      <w:ins w:id="239" w:author="Gibran Hemani" w:date="2019-08-30T13:08:00Z">
        <w:r w:rsidR="00E578F7">
          <w:rPr>
            <w:rFonts w:ascii="Times New Roman" w:eastAsia="Calibri" w:hAnsi="Times New Roman" w:cs="Times New Roman"/>
            <w:sz w:val="24"/>
            <w:szCs w:val="24"/>
          </w:rPr>
          <w:t>causal inf</w:t>
        </w:r>
      </w:ins>
      <w:ins w:id="240" w:author="Gibran Hemani" w:date="2019-08-30T13:09:00Z">
        <w:r w:rsidR="00E578F7">
          <w:rPr>
            <w:rFonts w:ascii="Times New Roman" w:eastAsia="Calibri" w:hAnsi="Times New Roman" w:cs="Times New Roman"/>
            <w:sz w:val="24"/>
            <w:szCs w:val="24"/>
          </w:rPr>
          <w:t>erence</w:t>
        </w:r>
      </w:ins>
      <w:ins w:id="241" w:author="Gibran Hemani" w:date="2019-08-30T13:08:00Z">
        <w:r w:rsidR="00E578F7">
          <w:rPr>
            <w:rFonts w:ascii="Times New Roman" w:eastAsia="Calibri" w:hAnsi="Times New Roman" w:cs="Times New Roman"/>
            <w:sz w:val="24"/>
            <w:szCs w:val="24"/>
          </w:rPr>
          <w:t xml:space="preserve"> </w:t>
        </w:r>
      </w:ins>
      <w:r>
        <w:rPr>
          <w:rFonts w:ascii="Times New Roman" w:eastAsia="Calibri" w:hAnsi="Times New Roman" w:cs="Times New Roman"/>
          <w:sz w:val="24"/>
          <w:szCs w:val="24"/>
        </w:rPr>
        <w:t xml:space="preserve">analysis, it is a valuable method </w:t>
      </w:r>
      <w:del w:id="242" w:author="George Davey Smith" w:date="2019-08-24T18:09:00Z">
        <w:r w:rsidDel="00533E22">
          <w:rPr>
            <w:rFonts w:ascii="Times New Roman" w:eastAsia="Calibri" w:hAnsi="Times New Roman" w:cs="Times New Roman"/>
            <w:sz w:val="24"/>
            <w:szCs w:val="24"/>
          </w:rPr>
          <w:delText xml:space="preserve">to be included </w:delText>
        </w:r>
      </w:del>
      <w:r>
        <w:rPr>
          <w:rFonts w:ascii="Times New Roman" w:eastAsia="Calibri" w:hAnsi="Times New Roman" w:cs="Times New Roman"/>
          <w:sz w:val="24"/>
          <w:szCs w:val="24"/>
        </w:rPr>
        <w:t xml:space="preserve">within the MR toolkit, and its efficacy has been demonstrated. </w:t>
      </w:r>
      <w:del w:id="243" w:author="Gibran Hemani" w:date="2019-08-30T13:12:00Z">
        <w:r w:rsidDel="00E578F7">
          <w:rPr>
            <w:rFonts w:ascii="Times New Roman" w:eastAsia="Calibri" w:hAnsi="Times New Roman" w:cs="Times New Roman"/>
            <w:sz w:val="24"/>
            <w:szCs w:val="24"/>
          </w:rPr>
          <w:delText>However, t</w:delText>
        </w:r>
      </w:del>
      <w:ins w:id="244" w:author="Gibran Hemani" w:date="2019-08-30T13:12:00Z">
        <w:r w:rsidR="00E578F7">
          <w:rPr>
            <w:rFonts w:ascii="Times New Roman" w:eastAsia="Calibri" w:hAnsi="Times New Roman" w:cs="Times New Roman"/>
            <w:sz w:val="24"/>
            <w:szCs w:val="24"/>
          </w:rPr>
          <w:t>T</w:t>
        </w:r>
      </w:ins>
      <w:r>
        <w:rPr>
          <w:rFonts w:ascii="Times New Roman" w:eastAsia="Calibri" w:hAnsi="Times New Roman" w:cs="Times New Roman"/>
          <w:sz w:val="24"/>
          <w:szCs w:val="24"/>
        </w:rPr>
        <w:t xml:space="preserve">here is </w:t>
      </w:r>
      <w:ins w:id="245" w:author="Gibran Hemani" w:date="2019-08-30T13:12:00Z">
        <w:r w:rsidR="00E578F7">
          <w:rPr>
            <w:rFonts w:ascii="Times New Roman" w:eastAsia="Calibri" w:hAnsi="Times New Roman" w:cs="Times New Roman"/>
            <w:sz w:val="24"/>
            <w:szCs w:val="24"/>
          </w:rPr>
          <w:t xml:space="preserve">also </w:t>
        </w:r>
      </w:ins>
      <w:r>
        <w:rPr>
          <w:rFonts w:ascii="Times New Roman" w:eastAsia="Calibri" w:hAnsi="Times New Roman" w:cs="Times New Roman"/>
          <w:sz w:val="24"/>
          <w:szCs w:val="24"/>
        </w:rPr>
        <w:t>an</w:t>
      </w:r>
      <w:ins w:id="246" w:author="Gibran Hemani" w:date="2019-08-30T13:12:00Z">
        <w:r w:rsidR="00E578F7">
          <w:rPr>
            <w:rFonts w:ascii="Times New Roman" w:eastAsia="Calibri" w:hAnsi="Times New Roman" w:cs="Times New Roman"/>
            <w:sz w:val="24"/>
            <w:szCs w:val="24"/>
          </w:rPr>
          <w:t xml:space="preserve"> </w:t>
        </w:r>
      </w:ins>
      <w:del w:id="247" w:author="Gibran Hemani" w:date="2019-08-30T13:12:00Z">
        <w:r w:rsidDel="00E578F7">
          <w:rPr>
            <w:rFonts w:ascii="Times New Roman" w:eastAsia="Calibri" w:hAnsi="Times New Roman" w:cs="Times New Roman"/>
            <w:sz w:val="24"/>
            <w:szCs w:val="24"/>
          </w:rPr>
          <w:delText xml:space="preserve">other </w:delText>
        </w:r>
      </w:del>
      <w:r>
        <w:rPr>
          <w:rFonts w:ascii="Times New Roman" w:eastAsia="Calibri" w:hAnsi="Times New Roman" w:cs="Times New Roman"/>
          <w:sz w:val="24"/>
          <w:szCs w:val="24"/>
        </w:rPr>
        <w:t xml:space="preserve">important </w:t>
      </w:r>
      <w:del w:id="248" w:author="Gibran Hemani" w:date="2019-08-21T10:02:00Z">
        <w:r w:rsidDel="00D30475">
          <w:rPr>
            <w:rFonts w:ascii="Times New Roman" w:eastAsia="Calibri" w:hAnsi="Times New Roman" w:cs="Times New Roman"/>
            <w:sz w:val="24"/>
            <w:szCs w:val="24"/>
          </w:rPr>
          <w:delText xml:space="preserve">issue </w:delText>
        </w:r>
      </w:del>
      <w:ins w:id="249" w:author="Gibran Hemani" w:date="2019-08-30T13:12:00Z">
        <w:r w:rsidR="00E578F7">
          <w:rPr>
            <w:rFonts w:ascii="Times New Roman" w:eastAsia="Calibri" w:hAnsi="Times New Roman" w:cs="Times New Roman"/>
            <w:sz w:val="24"/>
            <w:szCs w:val="24"/>
          </w:rPr>
          <w:t xml:space="preserve">contrast between outlier adjustment and </w:t>
        </w:r>
      </w:ins>
      <w:del w:id="250" w:author="Gibran Hemani" w:date="2019-08-30T13:12:00Z">
        <w:r w:rsidDel="00E578F7">
          <w:rPr>
            <w:rFonts w:ascii="Times New Roman" w:eastAsia="Calibri" w:hAnsi="Times New Roman" w:cs="Times New Roman"/>
            <w:sz w:val="24"/>
            <w:szCs w:val="24"/>
          </w:rPr>
          <w:delText xml:space="preserve">with </w:delText>
        </w:r>
      </w:del>
      <w:r>
        <w:rPr>
          <w:rFonts w:ascii="Times New Roman" w:eastAsia="Calibri" w:hAnsi="Times New Roman" w:cs="Times New Roman"/>
          <w:sz w:val="24"/>
          <w:szCs w:val="24"/>
        </w:rPr>
        <w:t xml:space="preserve">multivariable MR in that </w:t>
      </w:r>
      <w:ins w:id="251" w:author="Gibran Hemani" w:date="2019-08-30T13:12:00Z">
        <w:r w:rsidR="00E578F7">
          <w:rPr>
            <w:rFonts w:ascii="Times New Roman" w:eastAsia="Calibri" w:hAnsi="Times New Roman" w:cs="Times New Roman"/>
            <w:sz w:val="24"/>
            <w:szCs w:val="24"/>
          </w:rPr>
          <w:t xml:space="preserve">the </w:t>
        </w:r>
      </w:ins>
      <w:del w:id="252" w:author="Gibran Hemani" w:date="2019-08-30T13:12:00Z">
        <w:r w:rsidDel="00E578F7">
          <w:rPr>
            <w:rFonts w:ascii="Times New Roman" w:eastAsia="Calibri" w:hAnsi="Times New Roman" w:cs="Times New Roman"/>
            <w:sz w:val="24"/>
            <w:szCs w:val="24"/>
          </w:rPr>
          <w:delText>it</w:delText>
        </w:r>
      </w:del>
      <w:ins w:id="253" w:author="Gibran Hemani" w:date="2019-08-28T17:05:00Z">
        <w:r w:rsidR="00B25BD2">
          <w:rPr>
            <w:rFonts w:ascii="Times New Roman" w:eastAsia="Calibri" w:hAnsi="Times New Roman" w:cs="Times New Roman"/>
            <w:sz w:val="24"/>
            <w:szCs w:val="24"/>
          </w:rPr>
          <w:t xml:space="preserve">formulation </w:t>
        </w:r>
      </w:ins>
      <w:ins w:id="254" w:author="Gibran Hemani" w:date="2019-08-30T13:12:00Z">
        <w:r w:rsidR="00E578F7">
          <w:rPr>
            <w:rFonts w:ascii="Times New Roman" w:eastAsia="Calibri" w:hAnsi="Times New Roman" w:cs="Times New Roman"/>
            <w:sz w:val="24"/>
            <w:szCs w:val="24"/>
          </w:rPr>
          <w:t xml:space="preserve">of the latter </w:t>
        </w:r>
      </w:ins>
      <w:ins w:id="255" w:author="Gibran Hemani" w:date="2019-08-28T17:05:00Z">
        <w:r w:rsidR="00B25BD2">
          <w:rPr>
            <w:rFonts w:ascii="Times New Roman" w:eastAsia="Calibri" w:hAnsi="Times New Roman" w:cs="Times New Roman"/>
            <w:sz w:val="24"/>
            <w:szCs w:val="24"/>
          </w:rPr>
          <w:t>is to</w:t>
        </w:r>
      </w:ins>
      <w:r>
        <w:rPr>
          <w:rFonts w:ascii="Times New Roman" w:eastAsia="Calibri" w:hAnsi="Times New Roman" w:cs="Times New Roman"/>
          <w:sz w:val="24"/>
          <w:szCs w:val="24"/>
        </w:rPr>
        <w:t xml:space="preserve"> </w:t>
      </w:r>
      <w:ins w:id="256" w:author="Eleanor Sanderson" w:date="2019-08-14T21:54:00Z">
        <w:r w:rsidR="003C40D8">
          <w:rPr>
            <w:rFonts w:ascii="Times New Roman" w:eastAsia="Calibri" w:hAnsi="Times New Roman" w:cs="Times New Roman"/>
            <w:sz w:val="24"/>
            <w:szCs w:val="24"/>
          </w:rPr>
          <w:t>estimate</w:t>
        </w:r>
        <w:del w:id="257" w:author="Gibran Hemani" w:date="2019-08-28T17:05:00Z">
          <w:r w:rsidR="003C40D8" w:rsidDel="00B25BD2">
            <w:rPr>
              <w:rFonts w:ascii="Times New Roman" w:eastAsia="Calibri" w:hAnsi="Times New Roman" w:cs="Times New Roman"/>
              <w:sz w:val="24"/>
              <w:szCs w:val="24"/>
            </w:rPr>
            <w:delText>s</w:delText>
          </w:r>
        </w:del>
        <w:r w:rsidR="003C40D8">
          <w:rPr>
            <w:rFonts w:ascii="Times New Roman" w:eastAsia="Calibri" w:hAnsi="Times New Roman" w:cs="Times New Roman"/>
            <w:sz w:val="24"/>
            <w:szCs w:val="24"/>
          </w:rPr>
          <w:t xml:space="preserve"> the direct effect of each exposure </w:t>
        </w:r>
      </w:ins>
      <w:ins w:id="258" w:author="Gibran Hemani" w:date="2019-08-28T17:05:00Z">
        <w:r w:rsidR="00B25BD2">
          <w:rPr>
            <w:rFonts w:ascii="Times New Roman" w:eastAsia="Calibri" w:hAnsi="Times New Roman" w:cs="Times New Roman"/>
            <w:sz w:val="24"/>
            <w:szCs w:val="24"/>
          </w:rPr>
          <w:t>conditional on the others,</w:t>
        </w:r>
      </w:ins>
      <w:ins w:id="259" w:author="Gibran Hemani" w:date="2019-08-30T13:13:00Z">
        <w:r w:rsidR="00E578F7">
          <w:rPr>
            <w:rFonts w:ascii="Times New Roman" w:eastAsia="Calibri" w:hAnsi="Times New Roman" w:cs="Times New Roman"/>
            <w:sz w:val="24"/>
            <w:szCs w:val="24"/>
          </w:rPr>
          <w:t xml:space="preserve"> whereas the former is to obtain an unbiased estimate of the total effect.</w:t>
        </w:r>
      </w:ins>
      <w:ins w:id="260" w:author="Gibran Hemani" w:date="2019-08-28T17:05:00Z">
        <w:r w:rsidR="00B25BD2">
          <w:rPr>
            <w:rFonts w:ascii="Times New Roman" w:eastAsia="Calibri" w:hAnsi="Times New Roman" w:cs="Times New Roman"/>
            <w:sz w:val="24"/>
            <w:szCs w:val="24"/>
          </w:rPr>
          <w:t xml:space="preserve"> </w:t>
        </w:r>
      </w:ins>
      <w:ins w:id="261" w:author="Eleanor Sanderson" w:date="2019-08-14T21:54:00Z">
        <w:del w:id="262" w:author="Gibran Hemani" w:date="2019-08-30T13:13:00Z">
          <w:r w:rsidR="003C40D8" w:rsidDel="00E578F7">
            <w:rPr>
              <w:rFonts w:ascii="Times New Roman" w:eastAsia="Calibri" w:hAnsi="Times New Roman" w:cs="Times New Roman"/>
              <w:sz w:val="24"/>
              <w:szCs w:val="24"/>
            </w:rPr>
            <w:delText xml:space="preserve">and therefore </w:delText>
          </w:r>
        </w:del>
      </w:ins>
      <w:ins w:id="263" w:author="Gibran Hemani" w:date="2019-08-30T13:14:00Z">
        <w:r w:rsidR="00375416">
          <w:rPr>
            <w:rFonts w:ascii="Times New Roman" w:eastAsia="Calibri" w:hAnsi="Times New Roman" w:cs="Times New Roman"/>
            <w:sz w:val="24"/>
            <w:szCs w:val="24"/>
          </w:rPr>
          <w:t xml:space="preserve">MVMR </w:t>
        </w:r>
      </w:ins>
      <w:ins w:id="264" w:author="Gibran Hemani" w:date="2019-08-30T13:13:00Z">
        <w:r w:rsidR="00E578F7">
          <w:rPr>
            <w:rFonts w:ascii="Times New Roman" w:eastAsia="Calibri" w:hAnsi="Times New Roman" w:cs="Times New Roman"/>
            <w:sz w:val="24"/>
            <w:szCs w:val="24"/>
          </w:rPr>
          <w:t xml:space="preserve">may </w:t>
        </w:r>
      </w:ins>
      <w:r>
        <w:rPr>
          <w:rFonts w:ascii="Times New Roman" w:eastAsia="Calibri" w:hAnsi="Times New Roman" w:cs="Times New Roman"/>
          <w:sz w:val="24"/>
          <w:szCs w:val="24"/>
        </w:rPr>
        <w:t>fail</w:t>
      </w:r>
      <w:del w:id="265" w:author="Gibran Hemani" w:date="2019-08-30T13:13:00Z">
        <w:r w:rsidDel="00E578F7">
          <w:rPr>
            <w:rFonts w:ascii="Times New Roman" w:eastAsia="Calibri" w:hAnsi="Times New Roman" w:cs="Times New Roman"/>
            <w:sz w:val="24"/>
            <w:szCs w:val="24"/>
          </w:rPr>
          <w:delText>s</w:delText>
        </w:r>
      </w:del>
      <w:r>
        <w:rPr>
          <w:rFonts w:ascii="Times New Roman" w:eastAsia="Calibri" w:hAnsi="Times New Roman" w:cs="Times New Roman"/>
          <w:sz w:val="24"/>
          <w:szCs w:val="24"/>
        </w:rPr>
        <w:t xml:space="preserve"> to distinguish between a pleiotropic model where the exposure (X) doesn’t influence the outcome (Y) but has instruments that associate with another trait (A) which does influence</w:t>
      </w:r>
      <w:del w:id="266" w:author="George Davey Smith" w:date="2019-08-24T18:10:00Z">
        <w:r w:rsidDel="004E7A3D">
          <w:rPr>
            <w:rFonts w:ascii="Times New Roman" w:eastAsia="Calibri" w:hAnsi="Times New Roman" w:cs="Times New Roman"/>
            <w:sz w:val="24"/>
            <w:szCs w:val="24"/>
          </w:rPr>
          <w:delText>s</w:delText>
        </w:r>
      </w:del>
      <w:r>
        <w:rPr>
          <w:rFonts w:ascii="Times New Roman" w:eastAsia="Calibri" w:hAnsi="Times New Roman" w:cs="Times New Roman"/>
          <w:sz w:val="24"/>
          <w:szCs w:val="24"/>
        </w:rPr>
        <w:t xml:space="preserve"> Y, versus</w:t>
      </w:r>
      <w:r w:rsidRPr="006C34A4">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a causal model in which trait A mediates the causal effect of X on </w:t>
      </w:r>
      <w:commentRangeStart w:id="267"/>
      <w:commentRangeStart w:id="268"/>
      <w:r>
        <w:rPr>
          <w:rFonts w:ascii="Times New Roman" w:eastAsia="Calibri" w:hAnsi="Times New Roman" w:cs="Times New Roman"/>
          <w:sz w:val="24"/>
          <w:szCs w:val="24"/>
        </w:rPr>
        <w:t>Y</w:t>
      </w:r>
      <w:commentRangeEnd w:id="267"/>
      <w:r w:rsidR="00A503F1">
        <w:rPr>
          <w:rStyle w:val="CommentReference"/>
        </w:rPr>
        <w:commentReference w:id="267"/>
      </w:r>
      <w:commentRangeEnd w:id="268"/>
      <w:r w:rsidR="00E2090D">
        <w:rPr>
          <w:rStyle w:val="CommentReference"/>
        </w:rPr>
        <w:commentReference w:id="268"/>
      </w:r>
      <w:r>
        <w:rPr>
          <w:rFonts w:ascii="Times New Roman" w:eastAsia="Calibri" w:hAnsi="Times New Roman" w:cs="Times New Roman"/>
          <w:sz w:val="24"/>
          <w:szCs w:val="24"/>
        </w:rPr>
        <w:t xml:space="preserve">. In both situations X will be deemed to be non-causal, despite it being </w:t>
      </w:r>
      <w:del w:id="269" w:author="Gibran Hemani" w:date="2019-08-30T12:30:00Z">
        <w:r w:rsidDel="00E97F3C">
          <w:rPr>
            <w:rFonts w:ascii="Times New Roman" w:eastAsia="Calibri" w:hAnsi="Times New Roman" w:cs="Times New Roman"/>
            <w:sz w:val="24"/>
            <w:szCs w:val="24"/>
          </w:rPr>
          <w:lastRenderedPageBreak/>
          <w:delText xml:space="preserve">truly </w:delText>
        </w:r>
      </w:del>
      <w:ins w:id="270" w:author="Gibran Hemani" w:date="2019-08-30T12:30:00Z">
        <w:r w:rsidR="00E97F3C">
          <w:rPr>
            <w:rFonts w:ascii="Times New Roman" w:eastAsia="Calibri" w:hAnsi="Times New Roman" w:cs="Times New Roman"/>
            <w:sz w:val="24"/>
            <w:szCs w:val="24"/>
          </w:rPr>
          <w:t xml:space="preserve">indirectly </w:t>
        </w:r>
      </w:ins>
      <w:r>
        <w:rPr>
          <w:rFonts w:ascii="Times New Roman" w:eastAsia="Calibri" w:hAnsi="Times New Roman" w:cs="Times New Roman"/>
          <w:sz w:val="24"/>
          <w:szCs w:val="24"/>
        </w:rPr>
        <w:t xml:space="preserve">causal in the latter case. This issue is discussed in detail in </w:t>
      </w:r>
      <w:r w:rsidR="00A1408F">
        <w:rPr>
          <w:rFonts w:ascii="Times New Roman" w:eastAsia="Calibri" w:hAnsi="Times New Roman" w:cs="Times New Roman"/>
          <w:sz w:val="24"/>
          <w:szCs w:val="24"/>
        </w:rPr>
        <w:t xml:space="preserve">elsewhere </w:t>
      </w:r>
      <w:commentRangeStart w:id="271"/>
      <w:r w:rsidR="00A1408F">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&lt;EndNote&gt;&lt;Cite&gt;&lt;Author&gt;Anderson&lt;/Author&gt;&lt;Year&gt;2018&lt;/Year&gt;&lt;RecNum&gt;91&lt;/RecNum&gt;&lt;DisplayText&gt;&lt;style face="superscript"&gt;30&lt;/style&gt;&lt;/DisplayText&gt;&lt;record&gt;&lt;rec-number&gt;91&lt;/rec-number&gt;&lt;foreign-keys&gt;&lt;key app="EN" db-id="x0teevaf5a05akervd25v50wfwp9z5x2vwxd" timestamp="1564479885"&gt;91&lt;/key&gt;&lt;/foreign-keys&gt;&lt;ref-type name="Journal Article"&gt;17&lt;/ref-type&gt;&lt;contributors&gt;&lt;authors&gt;&lt;author&gt;Anderson, Emma L&lt;/author&gt;&lt;author&gt;Howe, Laura D&lt;/author&gt;&lt;author&gt;Wade, Kaitlin H&lt;/author&gt;&lt;author&gt;Ben-Shlomo, Yoav&lt;/author&gt;&lt;author&gt;Hill, W. David&lt;/author&gt;&lt;author&gt;Deary, Ian J&lt;/author&gt;&lt;author&gt;Sanderson, Eleanor C&lt;/author&gt;&lt;author&gt;Zheng, Jie&lt;/author&gt;&lt;author&gt;Korologou-Linden, Roxanna&lt;/author&gt;&lt;author&gt;Stergiakouli, Evie&lt;/author&gt;&lt;author&gt;Smith, George Davey&lt;/author&gt;&lt;author&gt;Davies, Neil M&lt;/author&gt;&lt;author&gt;Hemani, Gibran&lt;/author&gt;&lt;/authors&gt;&lt;/contributors&gt;&lt;titles&gt;&lt;title&gt;Education, intelligence and Alzheimer’s disease: Evidence from a multivariable two-sample Mendelian randomization study&lt;/title&gt;&lt;secondary-title&gt;bioRxiv&lt;/secondary-title&gt;&lt;/titles&gt;&lt;periodical&gt;&lt;full-title&gt;BioRxiv&lt;/full-title&gt;&lt;/periodical&gt;&lt;dates&gt;&lt;year&gt;2018&lt;/year&gt;&lt;pub-dates&gt;&lt;date&gt;2018-01-01 00:00:00&lt;/date&gt;&lt;/pub-dates&gt;&lt;/dates&gt;&lt;urls&gt;&lt;/urls&gt;&lt;/record&gt;&lt;/Cite&gt;&lt;/EndNote&gt;</w:instrText>
      </w:r>
      <w:r w:rsidR="00A1408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30</w:t>
      </w:r>
      <w:r w:rsidR="00A1408F">
        <w:rPr>
          <w:rFonts w:ascii="Times New Roman" w:eastAsia="Calibri" w:hAnsi="Times New Roman" w:cs="Times New Roman"/>
          <w:sz w:val="24"/>
          <w:szCs w:val="24"/>
        </w:rPr>
        <w:fldChar w:fldCharType="end"/>
      </w:r>
      <w:commentRangeEnd w:id="271"/>
      <w:r w:rsidR="00E61011">
        <w:rPr>
          <w:rStyle w:val="CommentReference"/>
        </w:rPr>
        <w:commentReference w:id="271"/>
      </w:r>
      <w:r>
        <w:rPr>
          <w:rFonts w:ascii="Times New Roman" w:eastAsia="Calibri" w:hAnsi="Times New Roman" w:cs="Times New Roman"/>
          <w:sz w:val="24"/>
          <w:szCs w:val="24"/>
        </w:rPr>
        <w:t xml:space="preserve">. Here, </w:t>
      </w:r>
      <w:del w:id="272" w:author="Gibran Hemani" w:date="2019-08-30T13:13:00Z">
        <w:r w:rsidDel="00375416">
          <w:rPr>
            <w:rFonts w:ascii="Times New Roman" w:eastAsia="Calibri" w:hAnsi="Times New Roman" w:cs="Times New Roman"/>
            <w:sz w:val="24"/>
            <w:szCs w:val="24"/>
          </w:rPr>
          <w:delText>MR-TRYX</w:delText>
        </w:r>
      </w:del>
      <w:ins w:id="273" w:author="Gibran Hemani" w:date="2019-08-30T13:13:00Z">
        <w:r w:rsidR="00375416">
          <w:rPr>
            <w:rFonts w:ascii="Times New Roman" w:eastAsia="Calibri" w:hAnsi="Times New Roman" w:cs="Times New Roman"/>
            <w:sz w:val="24"/>
            <w:szCs w:val="24"/>
          </w:rPr>
          <w:t>outlier adjustment</w:t>
        </w:r>
      </w:ins>
      <w:r>
        <w:rPr>
          <w:rFonts w:ascii="Times New Roman" w:eastAsia="Calibri" w:hAnsi="Times New Roman" w:cs="Times New Roman"/>
          <w:sz w:val="24"/>
          <w:szCs w:val="24"/>
        </w:rPr>
        <w:t xml:space="preserve"> improves on the matter because </w:t>
      </w:r>
      <w:ins w:id="274" w:author="Gibran Hemani" w:date="2019-08-28T22:56:00Z">
        <w:r w:rsidR="00F83783">
          <w:rPr>
            <w:rFonts w:ascii="Times New Roman" w:eastAsia="Calibri" w:hAnsi="Times New Roman" w:cs="Times New Roman"/>
            <w:sz w:val="24"/>
            <w:szCs w:val="24"/>
          </w:rPr>
          <w:t xml:space="preserve">MVMR will nullify </w:t>
        </w:r>
      </w:ins>
      <w:del w:id="275" w:author="Gibran Hemani" w:date="2019-08-28T22:56:00Z">
        <w:r w:rsidDel="00F83783">
          <w:rPr>
            <w:rFonts w:ascii="Times New Roman" w:eastAsia="Calibri" w:hAnsi="Times New Roman" w:cs="Times New Roman"/>
            <w:sz w:val="24"/>
            <w:szCs w:val="24"/>
          </w:rPr>
          <w:delText xml:space="preserve">instead of adjusting </w:delText>
        </w:r>
      </w:del>
      <w:r>
        <w:rPr>
          <w:rFonts w:ascii="Times New Roman" w:eastAsia="Calibri" w:hAnsi="Times New Roman" w:cs="Times New Roman"/>
          <w:sz w:val="24"/>
          <w:szCs w:val="24"/>
        </w:rPr>
        <w:t xml:space="preserve">all instruments for </w:t>
      </w:r>
      <w:ins w:id="276" w:author="Gibran Hemani" w:date="2019-08-28T22:56:00Z">
        <w:r w:rsidR="00F83783">
          <w:rPr>
            <w:rFonts w:ascii="Times New Roman" w:eastAsia="Calibri" w:hAnsi="Times New Roman" w:cs="Times New Roman"/>
            <w:sz w:val="24"/>
            <w:szCs w:val="24"/>
          </w:rPr>
          <w:t xml:space="preserve">the exposure after adjusting for </w:t>
        </w:r>
      </w:ins>
      <w:r>
        <w:rPr>
          <w:rFonts w:ascii="Times New Roman" w:eastAsia="Calibri" w:hAnsi="Times New Roman" w:cs="Times New Roman"/>
          <w:sz w:val="24"/>
          <w:szCs w:val="24"/>
        </w:rPr>
        <w:t>the mediator,</w:t>
      </w:r>
      <w:ins w:id="277" w:author="Gibran Hemani" w:date="2019-08-28T22:56:00Z">
        <w:r w:rsidR="00F83783">
          <w:rPr>
            <w:rFonts w:ascii="Times New Roman" w:eastAsia="Calibri" w:hAnsi="Times New Roman" w:cs="Times New Roman"/>
            <w:sz w:val="24"/>
            <w:szCs w:val="24"/>
          </w:rPr>
          <w:t xml:space="preserve"> leading to the exposure being dropped</w:t>
        </w:r>
      </w:ins>
      <w:ins w:id="278" w:author="Gibran Hemani" w:date="2019-08-28T22:57:00Z">
        <w:r w:rsidR="00F83783">
          <w:rPr>
            <w:rFonts w:ascii="Times New Roman" w:eastAsia="Calibri" w:hAnsi="Times New Roman" w:cs="Times New Roman"/>
            <w:sz w:val="24"/>
            <w:szCs w:val="24"/>
          </w:rPr>
          <w:t xml:space="preserve">. When </w:t>
        </w:r>
      </w:ins>
      <w:del w:id="279" w:author="Gibran Hemani" w:date="2019-08-28T22:56:00Z">
        <w:r w:rsidDel="00F83783">
          <w:rPr>
            <w:rFonts w:ascii="Times New Roman" w:eastAsia="Calibri" w:hAnsi="Times New Roman" w:cs="Times New Roman"/>
            <w:sz w:val="24"/>
            <w:szCs w:val="24"/>
          </w:rPr>
          <w:delText xml:space="preserve"> </w:delText>
        </w:r>
      </w:del>
      <w:r>
        <w:rPr>
          <w:rFonts w:ascii="Times New Roman" w:eastAsia="Calibri" w:hAnsi="Times New Roman" w:cs="Times New Roman"/>
          <w:sz w:val="24"/>
          <w:szCs w:val="24"/>
        </w:rPr>
        <w:t>only the outlier variant</w:t>
      </w:r>
      <w:ins w:id="280" w:author="Gibran Hemani" w:date="2019-08-28T22:57:00Z">
        <w:r w:rsidR="00F83783">
          <w:rPr>
            <w:rFonts w:ascii="Times New Roman" w:eastAsia="Calibri" w:hAnsi="Times New Roman" w:cs="Times New Roman"/>
            <w:sz w:val="24"/>
            <w:szCs w:val="24"/>
          </w:rPr>
          <w:t>s</w:t>
        </w:r>
      </w:ins>
      <w:r>
        <w:rPr>
          <w:rFonts w:ascii="Times New Roman" w:eastAsia="Calibri" w:hAnsi="Times New Roman" w:cs="Times New Roman"/>
          <w:sz w:val="24"/>
          <w:szCs w:val="24"/>
        </w:rPr>
        <w:t xml:space="preserve"> </w:t>
      </w:r>
      <w:del w:id="281" w:author="Gibran Hemani" w:date="2019-08-28T22:57:00Z">
        <w:r w:rsidDel="00F83783">
          <w:rPr>
            <w:rFonts w:ascii="Times New Roman" w:eastAsia="Calibri" w:hAnsi="Times New Roman" w:cs="Times New Roman"/>
            <w:sz w:val="24"/>
            <w:szCs w:val="24"/>
          </w:rPr>
          <w:delText xml:space="preserve">is </w:delText>
        </w:r>
      </w:del>
      <w:ins w:id="282" w:author="Gibran Hemani" w:date="2019-08-28T22:57:00Z">
        <w:r w:rsidR="00F83783">
          <w:rPr>
            <w:rFonts w:ascii="Times New Roman" w:eastAsia="Calibri" w:hAnsi="Times New Roman" w:cs="Times New Roman"/>
            <w:sz w:val="24"/>
            <w:szCs w:val="24"/>
          </w:rPr>
          <w:t xml:space="preserve">are </w:t>
        </w:r>
      </w:ins>
      <w:r>
        <w:rPr>
          <w:rFonts w:ascii="Times New Roman" w:eastAsia="Calibri" w:hAnsi="Times New Roman" w:cs="Times New Roman"/>
          <w:sz w:val="24"/>
          <w:szCs w:val="24"/>
        </w:rPr>
        <w:t>adjusted</w:t>
      </w:r>
      <w:ins w:id="283" w:author="Gibran Hemani" w:date="2019-08-28T22:57:00Z">
        <w:r w:rsidR="00F83783">
          <w:rPr>
            <w:rFonts w:ascii="Times New Roman" w:eastAsia="Calibri" w:hAnsi="Times New Roman" w:cs="Times New Roman"/>
            <w:sz w:val="24"/>
            <w:szCs w:val="24"/>
          </w:rPr>
          <w:t xml:space="preserve"> </w:t>
        </w:r>
      </w:ins>
      <w:del w:id="284" w:author="Gibran Hemani" w:date="2019-08-28T22:57:00Z">
        <w:r w:rsidDel="00F83783">
          <w:rPr>
            <w:rFonts w:ascii="Times New Roman" w:eastAsia="Calibri" w:hAnsi="Times New Roman" w:cs="Times New Roman"/>
            <w:sz w:val="24"/>
            <w:szCs w:val="24"/>
          </w:rPr>
          <w:delText xml:space="preserve">. Thus, </w:delText>
        </w:r>
      </w:del>
      <w:r>
        <w:rPr>
          <w:rFonts w:ascii="Times New Roman" w:eastAsia="Calibri" w:hAnsi="Times New Roman" w:cs="Times New Roman"/>
          <w:sz w:val="24"/>
          <w:szCs w:val="24"/>
        </w:rPr>
        <w:t xml:space="preserve">the risk of erroneously removing </w:t>
      </w:r>
      <w:del w:id="285" w:author="Gibran Hemani" w:date="2019-08-28T22:57:00Z">
        <w:r w:rsidDel="00F83783">
          <w:rPr>
            <w:rFonts w:ascii="Times New Roman" w:eastAsia="Calibri" w:hAnsi="Times New Roman" w:cs="Times New Roman"/>
            <w:sz w:val="24"/>
            <w:szCs w:val="24"/>
          </w:rPr>
          <w:delText xml:space="preserve">all instrument effects </w:delText>
        </w:r>
      </w:del>
      <w:ins w:id="286" w:author="Gibran Hemani" w:date="2019-08-28T22:57:00Z">
        <w:r w:rsidR="00F83783">
          <w:rPr>
            <w:rFonts w:ascii="Times New Roman" w:eastAsia="Calibri" w:hAnsi="Times New Roman" w:cs="Times New Roman"/>
            <w:sz w:val="24"/>
            <w:szCs w:val="24"/>
          </w:rPr>
          <w:t xml:space="preserve">the entire exposure signal </w:t>
        </w:r>
      </w:ins>
      <w:r>
        <w:rPr>
          <w:rFonts w:ascii="Times New Roman" w:eastAsia="Calibri" w:hAnsi="Times New Roman" w:cs="Times New Roman"/>
          <w:sz w:val="24"/>
          <w:szCs w:val="24"/>
        </w:rPr>
        <w:t xml:space="preserve">is replaced by the lesser risk of incorrectly </w:t>
      </w:r>
      <w:del w:id="287" w:author="Gibran Hemani" w:date="2019-08-28T22:57:00Z">
        <w:r w:rsidDel="00F83783">
          <w:rPr>
            <w:rFonts w:ascii="Times New Roman" w:eastAsia="Calibri" w:hAnsi="Times New Roman" w:cs="Times New Roman"/>
            <w:sz w:val="24"/>
            <w:szCs w:val="24"/>
          </w:rPr>
          <w:delText xml:space="preserve">adjusting </w:delText>
        </w:r>
        <w:commentRangeStart w:id="288"/>
        <w:commentRangeStart w:id="289"/>
        <w:r w:rsidDel="00F83783">
          <w:rPr>
            <w:rFonts w:ascii="Times New Roman" w:eastAsia="Calibri" w:hAnsi="Times New Roman" w:cs="Times New Roman"/>
            <w:sz w:val="24"/>
            <w:szCs w:val="24"/>
          </w:rPr>
          <w:delText>for the bias due to a minority of outliers</w:delText>
        </w:r>
        <w:commentRangeEnd w:id="288"/>
        <w:r w:rsidR="00A90DA0" w:rsidDel="00F83783">
          <w:rPr>
            <w:rStyle w:val="CommentReference"/>
          </w:rPr>
          <w:commentReference w:id="288"/>
        </w:r>
        <w:commentRangeEnd w:id="289"/>
        <w:r w:rsidR="00F83783" w:rsidDel="00F83783">
          <w:rPr>
            <w:rStyle w:val="CommentReference"/>
          </w:rPr>
          <w:commentReference w:id="289"/>
        </w:r>
      </w:del>
      <w:ins w:id="290" w:author="Gibran Hemani" w:date="2019-08-28T22:57:00Z">
        <w:r w:rsidR="00F83783">
          <w:rPr>
            <w:rFonts w:ascii="Times New Roman" w:eastAsia="Calibri" w:hAnsi="Times New Roman" w:cs="Times New Roman"/>
            <w:sz w:val="24"/>
            <w:szCs w:val="24"/>
          </w:rPr>
          <w:t>nullifying the effects of the outliers only</w:t>
        </w:r>
      </w:ins>
      <w:r>
        <w:rPr>
          <w:rFonts w:ascii="Times New Roman" w:eastAsia="Calibri" w:hAnsi="Times New Roman" w:cs="Times New Roman"/>
          <w:sz w:val="24"/>
          <w:szCs w:val="24"/>
        </w:rPr>
        <w:t>.</w:t>
      </w:r>
      <w:ins w:id="291" w:author="Gibran Hemani" w:date="2019-08-28T22:58:00Z">
        <w:r w:rsidR="00F83783">
          <w:rPr>
            <w:rFonts w:ascii="Times New Roman" w:eastAsia="Calibri" w:hAnsi="Times New Roman" w:cs="Times New Roman"/>
            <w:sz w:val="24"/>
            <w:szCs w:val="24"/>
          </w:rPr>
          <w:t xml:space="preserve"> This will introduce heterogeneity and slight bias but is unlikely to remove the exposure’s entire signal.</w:t>
        </w:r>
      </w:ins>
    </w:p>
    <w:p w14:paraId="252C3DD8" w14:textId="26F436A4"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classification of an outlier in MR analysis can be based on the statistical estimates of how a SNP being included as an instrument due to being reverse causal (</w:t>
      </w:r>
      <w:proofErr w:type="spellStart"/>
      <w:r w:rsidRPr="00454C7F">
        <w:rPr>
          <w:rFonts w:ascii="Times New Roman" w:eastAsia="Calibri" w:hAnsi="Times New Roman" w:cs="Times New Roman"/>
          <w:sz w:val="24"/>
          <w:szCs w:val="24"/>
        </w:rPr>
        <w:t>Steiger</w:t>
      </w:r>
      <w:proofErr w:type="spellEnd"/>
      <w:r w:rsidRPr="00454C7F">
        <w:rPr>
          <w:rFonts w:ascii="Times New Roman" w:eastAsia="Calibri" w:hAnsi="Times New Roman" w:cs="Times New Roman"/>
          <w:sz w:val="24"/>
          <w:szCs w:val="24"/>
        </w:rPr>
        <w:t xml:space="preserve"> filtering) </w:t>
      </w:r>
      <w:r w:rsidRPr="00454C7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MiwgMTc8L3N0eWxlPjwvRGlzcGxheVRleHQ+PHJlY29yZD48cmVjLW51bWJlcj4zNDwvcmVjLW51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QXV0aG9yPkhlbWFuaTwvQXV0aG9yPjxZZWFyPjIwMTc8L1llYXI+PFJlY051bT4yODwvUmVjTnVt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MiwgMTc8L3N0eWxlPjwvRGlzcGxheVRleHQ+PHJlY29yZD48cmVjLW51bWJlcj4zNDwvcmVjLW51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QXV0aG9yPkhlbWFuaTwvQXV0aG9yPjxZZWFyPjIwMTc8L1llYXI+PFJlY051bT4yODwvUmVjTnVt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12, 17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the extent to which a single SNP disproportionately influences the overall result (e.g. Cook’s distance)</w:t>
      </w:r>
      <w:del w:id="292" w:author="Yoonsu Cho" w:date="2019-08-19T17:45:00Z">
        <w:r w:rsidRPr="00454C7F" w:rsidDel="001A7A27">
          <w:rPr>
            <w:rFonts w:ascii="Times New Roman" w:eastAsia="Calibri" w:hAnsi="Times New Roman" w:cs="Times New Roman"/>
            <w:sz w:val="24"/>
            <w:szCs w:val="24"/>
          </w:rPr>
          <w:delText xml:space="preserve"> </w:delText>
        </w:r>
        <w:r w:rsidRPr="00454C7F" w:rsidDel="001A7A27">
          <w:rPr>
            <w:rFonts w:ascii="Times New Roman" w:eastAsia="Calibri" w:hAnsi="Times New Roman" w:cs="Times New Roman"/>
            <w:sz w:val="24"/>
            <w:szCs w:val="24"/>
          </w:rPr>
          <w:fldChar w:fldCharType="begin"/>
        </w:r>
      </w:del>
      <w:r w:rsidR="001A7A27">
        <w:rPr>
          <w:rFonts w:ascii="Times New Roman" w:eastAsia="Calibri" w:hAnsi="Times New Roman" w:cs="Times New Roman"/>
          <w:sz w:val="24"/>
          <w:szCs w:val="24"/>
        </w:rPr>
        <w:instrText xml:space="preserve"> ADDIN EN.CITE &lt;EndNote&gt;&lt;Cite&gt;&lt;Author&gt;Corbin&lt;/Author&gt;&lt;Year&gt;2016&lt;/Year&gt;&lt;RecNum&gt;27&lt;/RecNum&gt;&lt;DisplayText&gt;&lt;style face="superscript"&gt;11&lt;/style&gt;&lt;/DisplayText&gt;&lt;record&gt;&lt;rec-number&gt;27&lt;/rec-number&gt;&lt;foreign-keys&gt;&lt;key app="EN" db-id="x0teevaf5a05akervd25v50wfwp9z5x2vwxd" timestamp="1531929642"&gt;27&lt;/key&gt;&lt;/foreign-keys&gt;&lt;ref-type name="Journal Article"&gt;17&lt;/ref-type&gt;&lt;contributors&gt;&lt;authors&gt;&lt;author&gt;Corbin, L. J.&lt;/author&gt;&lt;author&gt;Richmond, R. C.&lt;/author&gt;&lt;author&gt;Wade, K. H.&lt;/author&gt;&lt;author&gt;Burgess, S.&lt;/author&gt;&lt;author&gt;Bowden, J.&lt;/author&gt;&lt;author&gt;Davey Smith, G.&lt;/author&gt;&lt;author&gt;Timpson, N. J.&lt;/author&gt;&lt;/authors&gt;&lt;/contributors&gt;&lt;auth-address&gt;Univ Bristol, MRC Integrat Epidemiol Unit, Bristol, Avon, England&amp;#xD;Univ Cambridge, Dept Publ Hlth &amp;amp; Primary Care, Cambridge, England&amp;#xD;Cambridge Inst Publ Hlth, MRC Biostat Unit, Cambridge, England&lt;/auth-address&gt;&lt;titles&gt;&lt;title&gt;BMI as a Modifiable Risk Factor for Type 2 Diabetes: Refining and Understanding Causal Estimates Using Mendelian Randomization&lt;/title&gt;&lt;secondary-title&gt;Diabetes&lt;/secondary-title&gt;&lt;alt-title&gt;Diabetes&amp;#xD;Diabetes&lt;/alt-title&gt;&lt;/titles&gt;&lt;periodical&gt;&lt;full-title&gt;Diabetes&lt;/full-title&gt;&lt;abbr-1&gt;Diabetes&lt;/abbr-1&gt;&lt;/periodical&gt;&lt;pages&gt;3002-3007&lt;/pages&gt;&lt;volume&gt;65&lt;/volume&gt;&lt;number&gt;10&lt;/number&gt;&lt;keywords&gt;&lt;keyword&gt;body-mass index&lt;/keyword&gt;&lt;keyword&gt;instruments&lt;/keyword&gt;&lt;keyword&gt;association&lt;/keyword&gt;&lt;keyword&gt;regression&lt;/keyword&gt;&lt;keyword&gt;inference&lt;/keyword&gt;&lt;keyword&gt;insights&lt;/keyword&gt;&lt;keyword&gt;traits&lt;/keyword&gt;&lt;/keywords&gt;&lt;dates&gt;&lt;year&gt;2016&lt;/year&gt;&lt;pub-dates&gt;&lt;date&gt;Oct&lt;/date&gt;&lt;/pub-dates&gt;&lt;/dates&gt;&lt;isbn&gt;0012-1797&lt;/isbn&gt;&lt;accession-num&gt;WOS:000388372900020&lt;/accession-num&gt;&lt;urls&gt;&lt;related-urls&gt;&lt;url&gt;&lt;style face="underline" font="default" size="100%"&gt;&amp;lt;Go to ISI&amp;gt;://WOS:000388372900020&lt;/style&gt;&lt;/url&gt;&lt;/related-urls&gt;&lt;/urls&gt;&lt;language&gt;English&lt;/language&gt;&lt;/record&gt;&lt;/Cite&gt;&lt;/EndNote&gt;</w:instrText>
      </w:r>
      <w:del w:id="293" w:author="Yoonsu Cho" w:date="2019-08-19T17:45:00Z">
        <w:r w:rsidRPr="00454C7F" w:rsidDel="001A7A27">
          <w:rPr>
            <w:rFonts w:ascii="Times New Roman" w:eastAsia="Calibri" w:hAnsi="Times New Roman" w:cs="Times New Roman"/>
            <w:sz w:val="24"/>
            <w:szCs w:val="24"/>
          </w:rPr>
          <w:fldChar w:fldCharType="separate"/>
        </w:r>
      </w:del>
      <w:r w:rsidR="001A7A27" w:rsidRPr="001A7A27">
        <w:rPr>
          <w:rFonts w:ascii="Times New Roman" w:eastAsia="Calibri" w:hAnsi="Times New Roman" w:cs="Times New Roman"/>
          <w:noProof/>
          <w:sz w:val="24"/>
          <w:szCs w:val="24"/>
          <w:vertAlign w:val="superscript"/>
        </w:rPr>
        <w:t>11</w:t>
      </w:r>
      <w:del w:id="294" w:author="Yoonsu Cho" w:date="2019-08-19T17:45:00Z">
        <w:r w:rsidRPr="00454C7F" w:rsidDel="001A7A27">
          <w:rPr>
            <w:rFonts w:ascii="Times New Roman" w:eastAsia="Calibri" w:hAnsi="Times New Roman" w:cs="Times New Roman"/>
            <w:sz w:val="24"/>
            <w:szCs w:val="24"/>
          </w:rPr>
          <w:fldChar w:fldCharType="end"/>
        </w:r>
      </w:del>
      <w:r w:rsidRPr="00454C7F">
        <w:rPr>
          <w:rFonts w:ascii="Times New Roman" w:eastAsia="Calibri" w:hAnsi="Times New Roman" w:cs="Times New Roman"/>
          <w:sz w:val="24"/>
          <w:szCs w:val="24"/>
        </w:rPr>
        <w:t xml:space="preserve">, or most commonly the extent to which a SNP contributes to heterogeneity (e.g. Cochran’s Q statistic, MR-PRESSO, and implicitly in median- and mode-based estimators) </w:t>
      </w:r>
      <w:r w:rsidRPr="00454C7F">
        <w:rPr>
          <w:rFonts w:ascii="Times New Roman" w:eastAsia="Calibri" w:hAnsi="Times New Roman" w:cs="Times New Roman"/>
          <w:sz w:val="24"/>
          <w:szCs w:val="24"/>
        </w:rPr>
        <w:fldChar w:fldCharType="begin">
          <w:fldData xml:space="preserve">PEVuZE5vdGU+PENpdGU+PEF1dGhvcj5Cb3dkZW48L0F1dGhvcj48WWVhcj4yMDE4PC9ZZWFyPjxS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==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PEVuZE5vdGU+PENpdGU+PEF1dGhvcj5Cb3dkZW48L0F1dGhvcj48WWVhcj4yMDE4PC9ZZWFyPjxS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==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7, 8, 14, 15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philosophy of the latter two approaches is that proving horizontal pleiotropy is impossible, but that it should lead to outliers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&lt;EndNote&gt;&lt;Cite&gt;&lt;Author&gt;Hemani&lt;/Author&gt;&lt;Year&gt;2018&lt;/Year&gt;&lt;RecNum&gt;25&lt;/RecNum&gt;&lt;DisplayText&gt;&lt;style face="superscript"&gt;9&lt;/style&gt;&lt;/DisplayText&gt;&lt;record&gt;&lt;rec-number&gt;25&lt;/rec-number&gt;&lt;foreign-keys&gt;&lt;key app="EN" db-id="x0teevaf5a05akervd25v50wfwp9z5x2vwxd" timestamp="1531929007"&gt;25&lt;/key&gt;&lt;/foreign-keys&gt;&lt;ref-type name="Journal Article"&gt;17&lt;/ref-type&gt;&lt;contributors&gt;&lt;authors&gt;&lt;author&gt;Hemani, G.&lt;/author&gt;&lt;author&gt;Bowden, J.&lt;/author&gt;&lt;author&gt;Davey Smith, G.&lt;/author&gt;&lt;/authors&gt;&lt;/contributors&gt;&lt;auth-address&gt;MRC Integrative Epidemiology Unit, Population Health Sciences, University of Bristol.&lt;/auth-address&gt;&lt;titles&gt;&lt;title&gt;Evaluating the potential role of pleiotropy in Mendelian randomization studies&lt;/title&gt;&lt;secondary-title&gt;Hum Mol Genet&lt;/secondary-title&gt;&lt;/titles&gt;&lt;periodical&gt;&lt;full-title&gt;Hum Mol Genet&lt;/full-title&gt;&lt;/periodical&gt;&lt;edition&gt;2018/05/18&lt;/edition&gt;&lt;dates&gt;&lt;year&gt;2018&lt;/year&gt;&lt;pub-dates&gt;&lt;date&gt;May 16&lt;/date&gt;&lt;/pub-dates&gt;&lt;/dates&gt;&lt;isbn&gt;1460-2083 (Electronic)&amp;#xD;0964-6906 (Linking)&lt;/isbn&gt;&lt;accession-num&gt;29771313&lt;/accession-num&gt;&lt;urls&gt;&lt;related-urls&gt;&lt;url&gt;https://www.ncbi.nlm.nih.gov/pubmed/29771313&lt;/url&gt;&lt;/related-urls&gt;&lt;/urls&gt;&lt;electronic-resource-num&gt;10.1093/hmg/ddy163&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While a useful approximation, these approaches have two main limitations. First, determining whether a SNP is an outlier depends on the use of arbitrary thresholds, and this entails a trade-off between specificity and sensitivity. Second, if most variants are pleiotropic, then it is possible that the outlier SNPs are the </w:t>
      </w:r>
      <w:del w:id="295" w:author="George Davey Smith" w:date="2019-08-24T18:13:00Z">
        <w:r w:rsidRPr="00454C7F" w:rsidDel="00436489">
          <w:rPr>
            <w:rFonts w:ascii="Times New Roman" w:eastAsia="Calibri" w:hAnsi="Times New Roman" w:cs="Times New Roman"/>
            <w:sz w:val="24"/>
            <w:szCs w:val="24"/>
          </w:rPr>
          <w:delText xml:space="preserve">only </w:delText>
        </w:r>
      </w:del>
      <w:r w:rsidRPr="00454C7F">
        <w:rPr>
          <w:rFonts w:ascii="Times New Roman" w:eastAsia="Calibri" w:hAnsi="Times New Roman" w:cs="Times New Roman"/>
          <w:sz w:val="24"/>
          <w:szCs w:val="24"/>
        </w:rPr>
        <w:t xml:space="preserve">valid instruments. Such a scenario can arise for complex traits such as gene expression or protein levels that have a few large effects and many small effects. For example, for C-reactive protein (CRP) levels, the SNP in the </w:t>
      </w:r>
      <w:r w:rsidRPr="00454C7F">
        <w:rPr>
          <w:rFonts w:ascii="Times New Roman" w:eastAsia="Calibri" w:hAnsi="Times New Roman" w:cs="Times New Roman"/>
          <w:i/>
          <w:sz w:val="24"/>
          <w:szCs w:val="24"/>
        </w:rPr>
        <w:t>CRP</w:t>
      </w:r>
      <w:r w:rsidRPr="00454C7F">
        <w:rPr>
          <w:rFonts w:ascii="Times New Roman" w:eastAsia="Calibri" w:hAnsi="Times New Roman" w:cs="Times New Roman"/>
          <w:sz w:val="24"/>
          <w:szCs w:val="24"/>
        </w:rPr>
        <w:t xml:space="preserve"> gene region is likely the only valid instrument in some analyses </w:t>
      </w:r>
      <w:r w:rsidRPr="00454C7F">
        <w:rPr>
          <w:rFonts w:ascii="Times New Roman" w:eastAsia="Calibri" w:hAnsi="Times New Roman" w:cs="Times New Roman"/>
          <w:sz w:val="24"/>
          <w:szCs w:val="24"/>
        </w:rPr>
        <w:fldChar w:fldCharType="begin">
          <w:fldData xml:space="preserve">PEVuZE5vdGU+PENpdGU+PEF1dGhvcj5IYXJ0d2lnPC9BdXRob3I+PFllYXI+MjAxNzwvWWVhcj48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PEVuZE5vdGU+PENpdGU+PEF1dGhvcj5IYXJ0d2lnPC9BdXRob3I+PFllYXI+MjAxNzwvWWVhcj48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39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In this context, bias due to horizontal pleiotropy cannot be avoided by selection of instruments </w:t>
      </w:r>
      <w:commentRangeStart w:id="296"/>
      <w:r w:rsidRPr="00454C7F">
        <w:rPr>
          <w:rFonts w:ascii="Times New Roman" w:eastAsia="Calibri" w:hAnsi="Times New Roman" w:cs="Times New Roman"/>
          <w:sz w:val="24"/>
          <w:szCs w:val="24"/>
        </w:rPr>
        <w:t xml:space="preserve">since this approach may generate more bias </w:t>
      </w:r>
      <w:r w:rsidRPr="00454C7F">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&lt;EndNote&gt;&lt;Cite&gt;&lt;Author&gt;Burgess&lt;/Author&gt;&lt;Year&gt;2011&lt;/Year&gt;&lt;RecNum&gt;12&lt;/RecNum&gt;&lt;DisplayText&gt;&lt;style face="superscript"&gt;40&lt;/style&gt;&lt;/DisplayText&gt;&lt;record&gt;&lt;rec-number&gt;12&lt;/rec-number&gt;&lt;foreign-keys&gt;&lt;key app="EN" db-id="x0teevaf5a05akervd25v50wfwp9z5x2vwxd" timestamp="1531845032"&gt;12&lt;/key&gt;&lt;/foreign-keys&gt;&lt;ref-type name="Journal Article"&gt;17&lt;/ref-type&gt;&lt;contributors&gt;&lt;authors&gt;&lt;author&gt;Burgess, S.&lt;/author&gt;&lt;author&gt;Thompson, S. G.&lt;/author&gt;&lt;author&gt;CRP CHD Genetics Collaboration,&lt;/author&gt;&lt;/authors&gt;&lt;/contributors&gt;&lt;auth-address&gt;MRC Biostatistics Unit, Institute of Public Health, University Forvie Site, Rosinson Way, Cambridge CB2 OSR, UK. stephen.burgess@mrc-bsu.cam.ac.uk&lt;/auth-address&gt;&lt;titles&gt;&lt;title&gt;Avoiding bias from weak instruments in Mendelian randomization studies&lt;/title&gt;&lt;secondary-title&gt;Int J Epidemiol&lt;/secondary-title&gt;&lt;/titles&gt;&lt;periodical&gt;&lt;full-title&gt;Int J Epidemiol&lt;/full-title&gt;&lt;/periodical&gt;&lt;pages&gt;755-64&lt;/pages&gt;&lt;volume&gt;40&lt;/volume&gt;&lt;number&gt;3&lt;/number&gt;&lt;edition&gt;2011/03/19&lt;/edition&gt;&lt;keywords&gt;&lt;keyword&gt;*Bias&lt;/keyword&gt;&lt;keyword&gt;Confounding Factors (Epidemiology)&lt;/keyword&gt;&lt;keyword&gt;Data Interpretation, Statistical&lt;/keyword&gt;&lt;keyword&gt;Female&lt;/keyword&gt;&lt;keyword&gt;Genetic Predisposition to Disease/*epidemiology&lt;/keyword&gt;&lt;keyword&gt;Genetic Variation&lt;/keyword&gt;&lt;keyword&gt;Genotype&lt;/keyword&gt;&lt;keyword&gt;Humans&lt;/keyword&gt;&lt;keyword&gt;Male&lt;/keyword&gt;&lt;keyword&gt;*Mendelian Randomization Analysis&lt;/keyword&gt;&lt;keyword&gt;Random Allocation&lt;/keyword&gt;&lt;keyword&gt;Sensitivity and Specificity&lt;/keyword&gt;&lt;/keywords&gt;&lt;dates&gt;&lt;year&gt;2011&lt;/year&gt;&lt;pub-dates&gt;&lt;date&gt;Jun&lt;/date&gt;&lt;/pub-dates&gt;&lt;/dates&gt;&lt;isbn&gt;1464-3685 (Electronic)&amp;#xD;0300-5771 (Linking)&lt;/isbn&gt;&lt;accession-num&gt;21414999&lt;/accession-num&gt;&lt;urls&gt;&lt;related-urls&gt;&lt;url&gt;&lt;style face="underline" font="default" size="100%"&gt;https://www.ncbi.nlm.nih.gov/pubmed/21414999&lt;/style&gt;&lt;/url&gt;&lt;/related-urls&gt;&lt;/urls&gt;&lt;electronic-resource-num&gt;10.1093/ije/dyr036&lt;/electronic-resource-num&gt;&lt;/record&gt;&lt;/Cite&gt;&lt;/EndNote&gt;</w:instrText>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40</w:t>
      </w:r>
      <w:r w:rsidRPr="00454C7F">
        <w:rPr>
          <w:rFonts w:ascii="Times New Roman" w:eastAsia="Calibri" w:hAnsi="Times New Roman" w:cs="Times New Roman"/>
          <w:sz w:val="24"/>
          <w:szCs w:val="24"/>
        </w:rPr>
        <w:fldChar w:fldCharType="end"/>
      </w:r>
      <w:commentRangeEnd w:id="296"/>
      <w:r w:rsidR="00436489">
        <w:rPr>
          <w:rStyle w:val="CommentReference"/>
        </w:rPr>
        <w:commentReference w:id="296"/>
      </w:r>
      <w:r w:rsidRPr="00454C7F">
        <w:rPr>
          <w:rFonts w:ascii="Times New Roman" w:eastAsia="Calibri" w:hAnsi="Times New Roman" w:cs="Times New Roman"/>
          <w:sz w:val="24"/>
          <w:szCs w:val="24"/>
        </w:rPr>
        <w:t xml:space="preserve">. This is supported by our simulation which demonstrates that in the presence of extensive pleiotropy removing outliers increased FDR and bias. </w:t>
      </w:r>
    </w:p>
    <w:p w14:paraId="2D4D486F" w14:textId="0B9FD872"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MR-TRYX should, in principle, avoid the problem of outlier removal because instead of removing outliers in their entirety, it attempts to eliminate the component of the SNP-outcome </w:t>
      </w:r>
      <w:r w:rsidRPr="00454C7F">
        <w:rPr>
          <w:rFonts w:ascii="Times New Roman" w:eastAsia="Calibri" w:hAnsi="Times New Roman" w:cs="Times New Roman"/>
          <w:sz w:val="24"/>
          <w:szCs w:val="24"/>
        </w:rPr>
        <w:lastRenderedPageBreak/>
        <w:t xml:space="preserve">effect that is due to horizontal pleiotropy. Hence, we avoid implicitly cherry picking from amongst the SNPs to be used in the analysis, and if we have low sensitivity (i.e. a more relaxed threshold for outlier detection) it doesn’t mean that there will be an unnecessary loss of power in the overall analysis. Previous work has adjusted for the effect of pleiotropic phenotypes, but they treated pleiotropic phenotypes as exogenous variables that are not associated with the causal pathways of interest </w:t>
      </w:r>
      <w:r w:rsidRPr="00454C7F">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&lt;EndNote&gt;&lt;Cite&gt;&lt;Author&gt;Jiang&lt;/Author&gt;&lt;Year&gt;2017&lt;/Year&gt;&lt;RecNum&gt;69&lt;/RecNum&gt;&lt;DisplayText&gt;&lt;style face="superscript"&gt;41&lt;/style&gt;&lt;/DisplayText&gt;&lt;record&gt;&lt;rec-number&gt;69&lt;/rec-number&gt;&lt;foreign-keys&gt;&lt;key app="EN" db-id="x0teevaf5a05akervd25v50wfwp9z5x2vwxd" timestamp="1539364032"&gt;69&lt;/key&gt;&lt;/foreign-keys&gt;&lt;ref-type name="Journal Article"&gt;17&lt;/ref-type&gt;&lt;contributors&gt;&lt;authors&gt;&lt;author&gt;Jiang, Lai&lt;/author&gt;&lt;author&gt;Oualkacha, Karim&lt;/author&gt;&lt;author&gt;Didelez, Vanessa&lt;/author&gt;&lt;author&gt;Ciampi, Antonio&lt;/author&gt;&lt;author&gt;Rosa, Pedro&lt;/author&gt;&lt;author&gt;Benedet, Andrea L&lt;/author&gt;&lt;author&gt;Mathotaarachchi, Sulantha S&lt;/author&gt;&lt;author&gt;Richards, Brent&lt;/author&gt;&lt;author&gt;Greenwood, Celia MT&lt;/author&gt;&lt;/authors&gt;&lt;/contributors&gt;&lt;titles&gt;&lt;title&gt;Constrained Instruments and their Application to Mendelian Randomization with Pleiotropy&lt;/title&gt;&lt;secondary-title&gt;bioRxiv&lt;/secondary-title&gt;&lt;/titles&gt;&lt;periodical&gt;&lt;full-title&gt;BioRxiv&lt;/full-title&gt;&lt;/periodical&gt;&lt;pages&gt;227454&lt;/pages&gt;&lt;dates&gt;&lt;year&gt;2017&lt;/year&gt;&lt;/dates&gt;&lt;urls&gt;&lt;/urls&gt;&lt;/record&gt;&lt;/Cite&gt;&lt;/EndNote&gt;</w:instrText>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In MR-TRYX, candidate traits are treated as endogenous variables to account for the effect of the traits on the original association. Moreover, our method is applicable in the two-sample context, whereas the previous method requires individual level data. The problem of outlier detection which remains in MR-TRYX could be sidestepped by applying the adjustment approach to all SNPs irrespective of their contributions to heterogeneity.</w:t>
      </w:r>
    </w:p>
    <w:p w14:paraId="08E09050" w14:textId="5D204348"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Upon identification of potentially pleiotropic SNPs, MR-TRYX can only account for these if the pathways through which pleiotropy is acting can be identified. Detecting the pathways depends on the density and coverage of the human phenome available for the analysis. We use the MR-Base database of GWAS summary results, which comprises several hundred independent traits</w:t>
      </w:r>
      <w:r>
        <w:rPr>
          <w:rFonts w:ascii="Times New Roman" w:eastAsia="Calibri" w:hAnsi="Times New Roman" w:cs="Times New Roman"/>
          <w:sz w:val="24"/>
          <w:szCs w:val="24"/>
        </w:rPr>
        <w:t xml:space="preserve"> (</w:t>
      </w:r>
      <w:ins w:id="297" w:author="Gibran Hemani" w:date="2019-08-21T10:02:00Z">
        <w:r w:rsidR="00D30475">
          <w:rPr>
            <w:rFonts w:ascii="Times New Roman" w:eastAsia="Calibri" w:hAnsi="Times New Roman" w:cs="Times New Roman"/>
            <w:sz w:val="24"/>
            <w:szCs w:val="24"/>
          </w:rPr>
          <w:t xml:space="preserve">we selected </w:t>
        </w:r>
      </w:ins>
      <w:commentRangeStart w:id="298"/>
      <w:commentRangeStart w:id="299"/>
      <w:r>
        <w:rPr>
          <w:rFonts w:ascii="Times New Roman" w:eastAsia="Calibri" w:hAnsi="Times New Roman" w:cs="Times New Roman"/>
          <w:sz w:val="24"/>
          <w:szCs w:val="24"/>
        </w:rPr>
        <w:t xml:space="preserve">605 traits from UK Biobank </w:t>
      </w:r>
      <w:commentRangeEnd w:id="298"/>
      <w:r w:rsidR="00702386">
        <w:rPr>
          <w:rStyle w:val="CommentReference"/>
        </w:rPr>
        <w:commentReference w:id="298"/>
      </w:r>
      <w:commentRangeEnd w:id="299"/>
      <w:r w:rsidR="00294B69">
        <w:rPr>
          <w:rStyle w:val="CommentReference"/>
        </w:rPr>
        <w:commentReference w:id="299"/>
      </w:r>
      <w:r>
        <w:rPr>
          <w:rFonts w:ascii="Times New Roman" w:eastAsia="Calibri" w:hAnsi="Times New Roman" w:cs="Times New Roman"/>
          <w:sz w:val="24"/>
          <w:szCs w:val="24"/>
        </w:rPr>
        <w:t>and 342 other complex traits and diseases obtained from previous GWA studies)</w:t>
      </w:r>
      <w:r w:rsidRPr="00454C7F">
        <w:rPr>
          <w:rFonts w:ascii="Times New Roman" w:eastAsia="Calibri" w:hAnsi="Times New Roman" w:cs="Times New Roman"/>
          <w:sz w:val="24"/>
          <w:szCs w:val="24"/>
        </w:rPr>
        <w:t xml:space="preserve">. While a valuable resource, it is certainly not covering the whole human phenome, and therefore even if a pleiotropic variant is detected correctly, it may not be possible </w:t>
      </w:r>
      <w:commentRangeStart w:id="300"/>
      <w:r w:rsidRPr="00454C7F">
        <w:rPr>
          <w:rFonts w:ascii="Times New Roman" w:eastAsia="Calibri" w:hAnsi="Times New Roman" w:cs="Times New Roman"/>
          <w:sz w:val="24"/>
          <w:szCs w:val="24"/>
        </w:rPr>
        <w:t>to adjust it away</w:t>
      </w:r>
      <w:commentRangeEnd w:id="300"/>
      <w:r w:rsidR="00D0506A">
        <w:rPr>
          <w:rStyle w:val="CommentReference"/>
        </w:rPr>
        <w:commentReference w:id="300"/>
      </w:r>
      <w:r w:rsidRPr="00454C7F">
        <w:rPr>
          <w:rFonts w:ascii="Times New Roman" w:eastAsia="Calibri" w:hAnsi="Times New Roman" w:cs="Times New Roman"/>
          <w:sz w:val="24"/>
          <w:szCs w:val="24"/>
        </w:rPr>
        <w:t xml:space="preserve">. In the empirical analyses, often fewer than half of the candidate traits were inferred to be associated with the outcome. </w:t>
      </w:r>
      <w:r>
        <w:rPr>
          <w:rFonts w:ascii="Times New Roman" w:eastAsia="Calibri" w:hAnsi="Times New Roman" w:cs="Times New Roman"/>
          <w:sz w:val="24"/>
          <w:szCs w:val="24"/>
        </w:rPr>
        <w:t xml:space="preserve"> Also, </w:t>
      </w:r>
      <w:ins w:id="301" w:author="George Davey Smith" w:date="2019-08-24T18:16:00Z">
        <w:r w:rsidR="00F73A1D">
          <w:rPr>
            <w:rFonts w:ascii="Times New Roman" w:eastAsia="Calibri" w:hAnsi="Times New Roman" w:cs="Times New Roman"/>
            <w:sz w:val="24"/>
            <w:szCs w:val="24"/>
          </w:rPr>
          <w:t xml:space="preserve">the </w:t>
        </w:r>
      </w:ins>
      <w:r w:rsidRPr="00DC2830">
        <w:rPr>
          <w:rFonts w:ascii="Times New Roman" w:eastAsia="Calibri" w:hAnsi="Times New Roman" w:cs="Times New Roman"/>
          <w:sz w:val="24"/>
          <w:szCs w:val="24"/>
        </w:rPr>
        <w:t xml:space="preserve">MR-Base database </w:t>
      </w:r>
      <w:commentRangeStart w:id="302"/>
      <w:r w:rsidRPr="00DC2830">
        <w:rPr>
          <w:rFonts w:ascii="Times New Roman" w:eastAsia="Calibri" w:hAnsi="Times New Roman" w:cs="Times New Roman"/>
          <w:sz w:val="24"/>
          <w:szCs w:val="24"/>
        </w:rPr>
        <w:t>is currently biased towards discovery GWAS, with few results from replication studies.</w:t>
      </w:r>
      <w:r>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Yet, as we illustrated, MR-TRYX allows for an informative analysis that could routinely be applied in MR analyses</w:t>
      </w:r>
      <w:commentRangeEnd w:id="302"/>
      <w:r w:rsidR="00FC6265">
        <w:rPr>
          <w:rStyle w:val="CommentReference"/>
        </w:rPr>
        <w:commentReference w:id="302"/>
      </w:r>
      <w:r w:rsidRPr="00454C7F">
        <w:rPr>
          <w:rFonts w:ascii="Times New Roman" w:eastAsia="Calibri" w:hAnsi="Times New Roman" w:cs="Times New Roman"/>
          <w:sz w:val="24"/>
          <w:szCs w:val="24"/>
        </w:rPr>
        <w:t xml:space="preserve">. Broadening phenotype coverage is an on-going pursuit that will continually improve MR-TRYX analysis </w:t>
      </w:r>
      <w:r w:rsidRPr="00454C7F">
        <w:rPr>
          <w:rFonts w:ascii="Times New Roman" w:eastAsia="Calibri" w:hAnsi="Times New Roman" w:cs="Times New Roman"/>
          <w:sz w:val="24"/>
          <w:szCs w:val="24"/>
        </w:rPr>
        <w:fldChar w:fldCharType="begin">
          <w:fldData xml:space="preserve">PEVuZE5vdGU+PENpdGU+PEF1dGhvcj5WaXNzY2hlcjwvQXV0aG9yPjxZZWFyPjIwMTc8L1llYXI+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PEVuZE5vdGU+PENpdGU+PEF1dGhvcj5WaXNzY2hlcjwvQXV0aG9yPjxZZWFyPjIwMTc8L1llYXI+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5E54DF55" w14:textId="36002F89" w:rsidR="00F71261" w:rsidRDefault="000C0344" w:rsidP="00FD5064">
      <w:pPr>
        <w:spacing w:after="160" w:line="480" w:lineRule="auto"/>
        <w:jc w:val="both"/>
        <w:rPr>
          <w:ins w:id="303" w:author="Yoonsu Cho" w:date="2019-08-19T17:35:00Z"/>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MR-TRYX is an expansive framework and there are several limitations in addition to those discussed already. First, our LASSO extension to multivariable MR is used to automate the selection of exposures that will be used for adjustment. A shrinkage step of LASSO may increase the SNP-exposure effect heterogeneity</w:t>
      </w:r>
      <w:r>
        <w:rPr>
          <w:rFonts w:ascii="Times New Roman" w:eastAsia="Calibri" w:hAnsi="Times New Roman" w:cs="Times New Roman"/>
          <w:sz w:val="24"/>
          <w:szCs w:val="24"/>
        </w:rPr>
        <w:t>, which is</w:t>
      </w:r>
      <w:r w:rsidRPr="00454C7F">
        <w:rPr>
          <w:rFonts w:ascii="Times New Roman" w:eastAsia="Calibri" w:hAnsi="Times New Roman" w:cs="Times New Roman"/>
          <w:sz w:val="24"/>
          <w:szCs w:val="24"/>
        </w:rPr>
        <w:t xml:space="preserve"> necessary </w:t>
      </w:r>
      <w:r>
        <w:rPr>
          <w:rFonts w:ascii="Times New Roman" w:eastAsia="Calibri" w:hAnsi="Times New Roman" w:cs="Times New Roman"/>
          <w:sz w:val="24"/>
          <w:szCs w:val="24"/>
        </w:rPr>
        <w:t xml:space="preserve">to assess </w:t>
      </w:r>
      <w:r w:rsidRPr="00454C7F">
        <w:rPr>
          <w:rFonts w:ascii="Times New Roman" w:eastAsia="Calibri" w:hAnsi="Times New Roman" w:cs="Times New Roman"/>
          <w:sz w:val="24"/>
          <w:szCs w:val="24"/>
        </w:rPr>
        <w:t xml:space="preserve">the power of multivariable MR </w:t>
      </w:r>
      <w:r w:rsidRPr="00454C7F">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25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Multivariable MR is adept at establishing conditionally independent exposures but the reason that some exposures have attenuated effects in comparison to their total effects could be because </w:t>
      </w:r>
      <w:del w:id="304" w:author="George Davey Smith" w:date="2019-08-24T18:18:00Z">
        <w:r w:rsidRPr="00454C7F" w:rsidDel="009D6635">
          <w:rPr>
            <w:rFonts w:ascii="Times New Roman" w:eastAsia="Calibri" w:hAnsi="Times New Roman" w:cs="Times New Roman"/>
            <w:sz w:val="24"/>
            <w:szCs w:val="24"/>
          </w:rPr>
          <w:delText>of</w:delText>
        </w:r>
      </w:del>
      <w:r w:rsidRPr="00454C7F">
        <w:rPr>
          <w:rFonts w:ascii="Times New Roman" w:eastAsia="Calibri" w:hAnsi="Times New Roman" w:cs="Times New Roman"/>
          <w:sz w:val="24"/>
          <w:szCs w:val="24"/>
        </w:rPr>
        <w:t xml:space="preserve"> a) their total effects were biased by pleiotropy or b) they are mediated by the exposures that are included in the model. Interpretations of a) and b) are very different, because in the case of mediation the exposure is a causal factor for the outcome. Second, we were primarily using the multivariable approach for practical purposes to avoid having multiple highly related exposures taken forward to the adjustment step (e.g. multiple different measures of body composition such as body weight and BMI). This approach worked effectively, although a problem remains unsolved in automating the removal of traits that are “similar” to the outcome. For example, if a trait similar to the outcome CHD associates with an outlier and is included in the multivariable analysis of multiple exposures against </w:t>
      </w:r>
      <w:del w:id="305" w:author="George Davey Smith" w:date="2019-08-24T18:18:00Z">
        <w:r w:rsidRPr="00454C7F" w:rsidDel="00CE5B24">
          <w:rPr>
            <w:rFonts w:ascii="Times New Roman" w:eastAsia="Calibri" w:hAnsi="Times New Roman" w:cs="Times New Roman"/>
            <w:sz w:val="24"/>
            <w:szCs w:val="24"/>
          </w:rPr>
          <w:delText xml:space="preserve">coronary </w:delText>
        </w:r>
      </w:del>
      <w:r w:rsidRPr="00454C7F">
        <w:rPr>
          <w:rFonts w:ascii="Times New Roman" w:eastAsia="Calibri" w:hAnsi="Times New Roman" w:cs="Times New Roman"/>
          <w:sz w:val="24"/>
          <w:szCs w:val="24"/>
        </w:rPr>
        <w:t xml:space="preserve">CHD, then all </w:t>
      </w:r>
      <w:commentRangeStart w:id="306"/>
      <w:commentRangeStart w:id="307"/>
      <w:r w:rsidRPr="00454C7F">
        <w:rPr>
          <w:rFonts w:ascii="Times New Roman" w:eastAsia="Calibri" w:hAnsi="Times New Roman" w:cs="Times New Roman"/>
          <w:sz w:val="24"/>
          <w:szCs w:val="24"/>
        </w:rPr>
        <w:t xml:space="preserve">the </w:t>
      </w:r>
      <w:commentRangeEnd w:id="306"/>
      <w:commentRangeEnd w:id="307"/>
      <w:ins w:id="308" w:author="Gibran Hemani" w:date="2019-08-28T23:12:00Z">
        <w:r w:rsidR="00EF4E76">
          <w:rPr>
            <w:rFonts w:ascii="Times New Roman" w:eastAsia="Calibri" w:hAnsi="Times New Roman" w:cs="Times New Roman"/>
            <w:sz w:val="24"/>
            <w:szCs w:val="24"/>
          </w:rPr>
          <w:t xml:space="preserve">other </w:t>
        </w:r>
      </w:ins>
      <w:r w:rsidR="00846042">
        <w:rPr>
          <w:rStyle w:val="CommentReference"/>
        </w:rPr>
        <w:commentReference w:id="306"/>
      </w:r>
      <w:r w:rsidR="00EF4E76">
        <w:rPr>
          <w:rStyle w:val="CommentReference"/>
        </w:rPr>
        <w:commentReference w:id="307"/>
      </w:r>
      <w:r w:rsidRPr="00454C7F">
        <w:rPr>
          <w:rFonts w:ascii="Times New Roman" w:eastAsia="Calibri" w:hAnsi="Times New Roman" w:cs="Times New Roman"/>
          <w:sz w:val="24"/>
          <w:szCs w:val="24"/>
        </w:rPr>
        <w:t xml:space="preserve">putative exposures will be dropped from the model. In the analyses presented we manually removed traits that came up as candidate pleiotropic pathways but were, in fact, synonymous with or closely related to the outcome. Third, we note that heterogeneity does not necessarily arise only because of pleiotropy, for example the non-collapsibility of odds ratios will introduce heterogeneity automatically which cannot be adjusted away through the TRYX approach. Many other mechanisms exist that can lead to bias in MR, as has been described in detail elsewhere. Fourth, SNPs can appear to be outliers not through being pleiotropic, but through other mechanisms, such as population stratification (association of alleles with phenotypes being confounded by ancestral population), canalization (developmental compensation to a genetic change) </w:t>
      </w:r>
      <w:r w:rsidRPr="00454C7F">
        <w:rPr>
          <w:rFonts w:ascii="Times New Roman" w:eastAsia="Calibri" w:hAnsi="Times New Roman" w:cs="Times New Roman"/>
          <w:sz w:val="24"/>
          <w:szCs w:val="24"/>
        </w:rPr>
        <w:fldChar w:fldCharType="begin">
          <w:fldData xml:space="preserve">PEVuZE5vdGU+PENpdGU+PEF1dGhvcj5EYXZleSBTbWl0aDwvQXV0aG9yPjxZZWFyPjIwMDM8L1ll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PEVuZE5vdGU+PENpdGU+PEF1dGhvcj5EYXZleSBTbWl0aDwvQXV0aG9yPjxZZWFyPjIwMDM8L1ll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2, 43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or the influence on phenotype being changeable across </w:t>
      </w:r>
      <w:r w:rsidRPr="00454C7F">
        <w:rPr>
          <w:rFonts w:ascii="Times New Roman" w:eastAsia="Calibri" w:hAnsi="Times New Roman" w:cs="Times New Roman"/>
          <w:sz w:val="24"/>
          <w:szCs w:val="24"/>
        </w:rPr>
        <w:lastRenderedPageBreak/>
        <w:t xml:space="preserve">the life course </w:t>
      </w:r>
      <w:r w:rsidRPr="00454C7F">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&lt;EndNote&gt;&lt;Cite&gt;&lt;Author&gt;Tan&lt;/Author&gt;&lt;Year&gt;2013&lt;/Year&gt;&lt;RecNum&gt;90&lt;/RecNum&gt;&lt;DisplayText&gt;&lt;style face="superscript"&gt;44&lt;/style&gt;&lt;/DisplayText&gt;&lt;record&gt;&lt;rec-number&gt;90&lt;/rec-number&gt;&lt;foreign-keys&gt;&lt;key app="EN" db-id="x0teevaf5a05akervd25v50wfwp9z5x2vwxd" timestamp="1542630979"&gt;90&lt;/key&gt;&lt;/foreign-keys&gt;&lt;ref-type name="Journal Article"&gt;17&lt;/ref-type&gt;&lt;contributors&gt;&lt;authors&gt;&lt;author&gt;Tan, Q.&lt;/author&gt;&lt;author&gt;Jacobsen, R.&lt;/author&gt;&lt;author&gt;Sorensen, M.&lt;/author&gt;&lt;author&gt;Christiansen, L.&lt;/author&gt;&lt;author&gt;Kruse, T. A.&lt;/author&gt;&lt;author&gt;Christensen, K.&lt;/author&gt;&lt;/authors&gt;&lt;/contributors&gt;&lt;auth-address&gt;Institute of Public Health, University of Southern Denmark, Odense C, Denmark. qtan@health.sdu.dk&lt;/auth-address&gt;&lt;titles&gt;&lt;title&gt;Analyzing age-specific genetic effects on human extreme age survival in cohort-based longitudinal studies&lt;/title&gt;&lt;secondary-title&gt;Eur J Hum Genet&lt;/secondary-title&gt;&lt;/titles&gt;&lt;periodical&gt;&lt;full-title&gt;Eur J Hum Genet&lt;/full-title&gt;&lt;/periodical&gt;&lt;pages&gt;451-4&lt;/pages&gt;&lt;volume&gt;21&lt;/volume&gt;&lt;number&gt;4&lt;/number&gt;&lt;edition&gt;2012/08/16&lt;/edition&gt;&lt;keywords&gt;&lt;keyword&gt;Aged, 80 and over&lt;/keyword&gt;&lt;keyword&gt;Alleles&lt;/keyword&gt;&lt;keyword&gt;Apolipoproteins E/genetics&lt;/keyword&gt;&lt;keyword&gt;Cohort Studies&lt;/keyword&gt;&lt;keyword&gt;Denmark&lt;/keyword&gt;&lt;keyword&gt;Female&lt;/keyword&gt;&lt;keyword&gt;Genotype&lt;/keyword&gt;&lt;keyword&gt;Humans&lt;/keyword&gt;&lt;keyword&gt;Longevity/*genetics&lt;/keyword&gt;&lt;keyword&gt;Longitudinal Studies&lt;/keyword&gt;&lt;keyword&gt;Male&lt;/keyword&gt;&lt;keyword&gt;Models, Genetic&lt;/keyword&gt;&lt;keyword&gt;Population/*genetics&lt;/keyword&gt;&lt;/keywords&gt;&lt;dates&gt;&lt;year&gt;2013&lt;/year&gt;&lt;pub-dates&gt;&lt;date&gt;Apr&lt;/date&gt;&lt;/pub-dates&gt;&lt;/dates&gt;&lt;isbn&gt;1476-5438 (Electronic)&amp;#xD;1018-4813 (Linking)&lt;/isbn&gt;&lt;accession-num&gt;22892531&lt;/accession-num&gt;&lt;urls&gt;&lt;related-urls&gt;&lt;url&gt;https://www.ncbi.nlm.nih.gov/pubmed/22892531&lt;/url&gt;&lt;/related-urls&gt;&lt;/urls&gt;&lt;custom2&gt;PMC3598313&lt;/custom2&gt;&lt;electronic-resource-num&gt;10.1038/ejhg.2012.182&lt;/electronic-resource-num&gt;&lt;/record&gt;&lt;/Cite&gt;&lt;/EndNote&gt;</w:instrText>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Pr="00A400F9">
        <w:rPr>
          <w:rFonts w:ascii="Times New Roman" w:eastAsia="Calibri" w:hAnsi="Times New Roman" w:cs="Times New Roman"/>
          <w:sz w:val="24"/>
          <w:szCs w:val="24"/>
        </w:rPr>
        <w:t xml:space="preserve">Fifth, since MR-TRYX uses the resource from MR-Base, it is recommended that the user acknowledge the limitation and restriction of MR-Base </w:t>
      </w:r>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Pr>
          <w:rFonts w:ascii="Times New Roman" w:eastAsia="Calibri" w:hAnsi="Times New Roman" w:cs="Times New Roman"/>
          <w:sz w:val="24"/>
          <w:szCs w:val="24"/>
        </w:rPr>
        <w:fldChar w:fldCharType="separate"/>
      </w:r>
      <w:r w:rsidRPr="00A400F9">
        <w:rPr>
          <w:rFonts w:ascii="Times New Roman" w:eastAsia="Calibri" w:hAnsi="Times New Roman" w:cs="Times New Roman"/>
          <w:noProof/>
          <w:sz w:val="24"/>
          <w:szCs w:val="24"/>
          <w:vertAlign w:val="superscript"/>
        </w:rPr>
        <w:t>10</w:t>
      </w:r>
      <w:r>
        <w:rPr>
          <w:rFonts w:ascii="Times New Roman" w:eastAsia="Calibri" w:hAnsi="Times New Roman" w:cs="Times New Roman"/>
          <w:sz w:val="24"/>
          <w:szCs w:val="24"/>
        </w:rPr>
        <w:fldChar w:fldCharType="end"/>
      </w:r>
      <w:r w:rsidRPr="00A400F9">
        <w:rPr>
          <w:rFonts w:ascii="Times New Roman" w:eastAsia="Calibri" w:hAnsi="Times New Roman" w:cs="Times New Roman"/>
          <w:sz w:val="24"/>
          <w:szCs w:val="24"/>
        </w:rPr>
        <w:t xml:space="preserve">. </w:t>
      </w:r>
      <w:commentRangeStart w:id="309"/>
      <w:r w:rsidRPr="00A400F9">
        <w:rPr>
          <w:rFonts w:ascii="Times New Roman" w:eastAsia="Calibri" w:hAnsi="Times New Roman" w:cs="Times New Roman"/>
          <w:sz w:val="24"/>
          <w:szCs w:val="24"/>
        </w:rPr>
        <w:t>For example, the population should be the same for the exposure (or the candidate traits) and the outcome traits to avoid mis-estimation of the magnitude of the association.</w:t>
      </w:r>
      <w:commentRangeEnd w:id="309"/>
      <w:r w:rsidR="00726F01">
        <w:rPr>
          <w:rStyle w:val="CommentReference"/>
        </w:rPr>
        <w:commentReference w:id="309"/>
      </w:r>
      <w:r w:rsidRPr="00A400F9">
        <w:rPr>
          <w:rFonts w:ascii="Times New Roman" w:eastAsia="Calibri" w:hAnsi="Times New Roman" w:cs="Times New Roman"/>
          <w:sz w:val="24"/>
          <w:szCs w:val="24"/>
        </w:rPr>
        <w:t xml:space="preserve"> </w:t>
      </w:r>
      <w:ins w:id="310" w:author="Yoonsu Cho" w:date="2019-08-19T17:34:00Z">
        <w:r w:rsidR="00294B69">
          <w:rPr>
            <w:rFonts w:ascii="Times New Roman" w:eastAsia="Calibri" w:hAnsi="Times New Roman" w:cs="Times New Roman"/>
            <w:sz w:val="24"/>
            <w:szCs w:val="24"/>
          </w:rPr>
          <w:t xml:space="preserve">Also, </w:t>
        </w:r>
      </w:ins>
      <w:commentRangeStart w:id="311"/>
      <w:ins w:id="312" w:author="Yoonsu Cho" w:date="2019-08-19T17:40:00Z">
        <w:r w:rsidR="00F71261">
          <w:rPr>
            <w:rFonts w:ascii="Times New Roman" w:eastAsia="Calibri" w:hAnsi="Times New Roman" w:cs="Times New Roman"/>
            <w:sz w:val="24"/>
            <w:szCs w:val="24"/>
          </w:rPr>
          <w:t>the</w:t>
        </w:r>
      </w:ins>
      <w:ins w:id="313" w:author="Yoonsu Cho" w:date="2019-08-19T17:41:00Z">
        <w:r w:rsidR="00F71261">
          <w:rPr>
            <w:rFonts w:ascii="Times New Roman" w:eastAsia="Calibri" w:hAnsi="Times New Roman" w:cs="Times New Roman"/>
            <w:sz w:val="24"/>
            <w:szCs w:val="24"/>
          </w:rPr>
          <w:t xml:space="preserve">re shouldn’t be overlapping </w:t>
        </w:r>
      </w:ins>
      <w:ins w:id="314" w:author="Yoonsu Cho" w:date="2019-08-19T17:44:00Z">
        <w:r w:rsidR="00F71261">
          <w:rPr>
            <w:rFonts w:ascii="Times New Roman" w:eastAsia="Calibri" w:hAnsi="Times New Roman" w:cs="Times New Roman"/>
            <w:sz w:val="24"/>
            <w:szCs w:val="24"/>
          </w:rPr>
          <w:t>samples</w:t>
        </w:r>
      </w:ins>
      <w:ins w:id="315" w:author="Yoonsu Cho" w:date="2019-08-19T17:41:00Z">
        <w:r w:rsidR="00F71261">
          <w:rPr>
            <w:rFonts w:ascii="Times New Roman" w:eastAsia="Calibri" w:hAnsi="Times New Roman" w:cs="Times New Roman"/>
            <w:sz w:val="24"/>
            <w:szCs w:val="24"/>
          </w:rPr>
          <w:t xml:space="preserve"> </w:t>
        </w:r>
      </w:ins>
      <w:commentRangeEnd w:id="311"/>
      <w:r w:rsidR="007A78FD">
        <w:rPr>
          <w:rStyle w:val="CommentReference"/>
        </w:rPr>
        <w:commentReference w:id="311"/>
      </w:r>
      <w:ins w:id="316" w:author="Yoonsu Cho" w:date="2019-08-19T17:36:00Z">
        <w:r w:rsidR="00F71261">
          <w:rPr>
            <w:rFonts w:ascii="Times New Roman" w:eastAsia="Calibri" w:hAnsi="Times New Roman" w:cs="Times New Roman"/>
            <w:sz w:val="24"/>
            <w:szCs w:val="24"/>
          </w:rPr>
          <w:t xml:space="preserve">between the GWAS studies for the SNP-exposure and </w:t>
        </w:r>
      </w:ins>
      <w:ins w:id="317" w:author="Yoonsu Cho" w:date="2019-08-19T17:37:00Z">
        <w:r w:rsidR="00F71261">
          <w:rPr>
            <w:rFonts w:ascii="Times New Roman" w:eastAsia="Calibri" w:hAnsi="Times New Roman" w:cs="Times New Roman"/>
            <w:sz w:val="24"/>
            <w:szCs w:val="24"/>
          </w:rPr>
          <w:t>SNP-outcome association</w:t>
        </w:r>
      </w:ins>
      <w:ins w:id="318" w:author="Yoonsu Cho" w:date="2019-08-19T17:42:00Z">
        <w:r w:rsidR="00F71261">
          <w:rPr>
            <w:rFonts w:ascii="Times New Roman" w:eastAsia="Calibri" w:hAnsi="Times New Roman" w:cs="Times New Roman"/>
            <w:sz w:val="24"/>
            <w:szCs w:val="24"/>
          </w:rPr>
          <w:t xml:space="preserve"> to prevent effec</w:t>
        </w:r>
      </w:ins>
      <w:ins w:id="319" w:author="Yoonsu Cho" w:date="2019-08-19T17:38:00Z">
        <w:r w:rsidR="00F71261">
          <w:rPr>
            <w:rFonts w:ascii="Times New Roman" w:eastAsia="Calibri" w:hAnsi="Times New Roman" w:cs="Times New Roman"/>
            <w:sz w:val="24"/>
            <w:szCs w:val="24"/>
          </w:rPr>
          <w:t>t estimates being b</w:t>
        </w:r>
      </w:ins>
      <w:ins w:id="320" w:author="Yoonsu Cho" w:date="2019-08-19T17:42:00Z">
        <w:r w:rsidR="00F71261">
          <w:rPr>
            <w:rFonts w:ascii="Times New Roman" w:eastAsia="Calibri" w:hAnsi="Times New Roman" w:cs="Times New Roman"/>
            <w:sz w:val="24"/>
            <w:szCs w:val="24"/>
          </w:rPr>
          <w:t>ia</w:t>
        </w:r>
      </w:ins>
      <w:ins w:id="321" w:author="Yoonsu Cho" w:date="2019-08-19T17:38:00Z">
        <w:r w:rsidR="00F71261">
          <w:rPr>
            <w:rFonts w:ascii="Times New Roman" w:eastAsia="Calibri" w:hAnsi="Times New Roman" w:cs="Times New Roman"/>
            <w:sz w:val="24"/>
            <w:szCs w:val="24"/>
          </w:rPr>
          <w:t>sed</w:t>
        </w:r>
      </w:ins>
      <w:ins w:id="322" w:author="Yoonsu Cho" w:date="2019-08-19T17:42:00Z">
        <w:r w:rsidR="00F71261">
          <w:rPr>
            <w:rFonts w:ascii="Times New Roman" w:eastAsia="Calibri" w:hAnsi="Times New Roman" w:cs="Times New Roman"/>
            <w:sz w:val="24"/>
            <w:szCs w:val="24"/>
          </w:rPr>
          <w:t>.</w:t>
        </w:r>
      </w:ins>
    </w:p>
    <w:p w14:paraId="0D3F3B7F" w14:textId="48D5C061" w:rsidR="00FD5064" w:rsidRPr="00454C7F" w:rsidRDefault="000C0344" w:rsidP="00FD5064">
      <w:pPr>
        <w:spacing w:after="160" w:line="480" w:lineRule="auto"/>
        <w:jc w:val="both"/>
        <w:rPr>
          <w:rFonts w:ascii="Times New Roman" w:eastAsia="Calibri" w:hAnsi="Times New Roman" w:cs="Times New Roman"/>
          <w:sz w:val="24"/>
          <w:szCs w:val="24"/>
        </w:rPr>
      </w:pPr>
      <w:del w:id="323" w:author="George Davey Smith" w:date="2019-08-24T18:21:00Z">
        <w:r w:rsidRPr="00A400F9" w:rsidDel="00966ED7">
          <w:rPr>
            <w:rFonts w:ascii="Times New Roman" w:eastAsia="Calibri" w:hAnsi="Times New Roman" w:cs="Times New Roman"/>
            <w:sz w:val="24"/>
            <w:szCs w:val="24"/>
          </w:rPr>
          <w:delText>The u</w:delText>
        </w:r>
      </w:del>
      <w:ins w:id="324" w:author="George Davey Smith" w:date="2019-08-24T18:21:00Z">
        <w:r w:rsidR="00966ED7">
          <w:rPr>
            <w:rFonts w:ascii="Times New Roman" w:eastAsia="Calibri" w:hAnsi="Times New Roman" w:cs="Times New Roman"/>
            <w:sz w:val="24"/>
            <w:szCs w:val="24"/>
          </w:rPr>
          <w:t>U</w:t>
        </w:r>
      </w:ins>
      <w:r w:rsidRPr="00A400F9">
        <w:rPr>
          <w:rFonts w:ascii="Times New Roman" w:eastAsia="Calibri" w:hAnsi="Times New Roman" w:cs="Times New Roman"/>
          <w:sz w:val="24"/>
          <w:szCs w:val="24"/>
        </w:rPr>
        <w:t>sers should consider modifying their analyses when the limitation indicated above are avoidable</w:t>
      </w:r>
      <w:r>
        <w:rPr>
          <w:rFonts w:ascii="Times New Roman" w:eastAsia="Calibri" w:hAnsi="Times New Roman" w:cs="Times New Roman"/>
          <w:sz w:val="24"/>
          <w:szCs w:val="24"/>
        </w:rPr>
        <w:t xml:space="preserve">. </w:t>
      </w:r>
      <w:r w:rsidR="00FD5064">
        <w:rPr>
          <w:rFonts w:ascii="Times New Roman" w:eastAsia="Calibri" w:hAnsi="Times New Roman" w:cs="Times New Roman"/>
          <w:sz w:val="24"/>
          <w:szCs w:val="24"/>
        </w:rPr>
        <w:t>Sixth</w:t>
      </w:r>
      <w:r w:rsidRPr="00454C7F">
        <w:rPr>
          <w:rFonts w:ascii="Times New Roman" w:eastAsia="Calibri" w:hAnsi="Times New Roman" w:cs="Times New Roman"/>
          <w:sz w:val="24"/>
          <w:szCs w:val="24"/>
        </w:rPr>
        <w:t xml:space="preserve">, in the case of a binary outcome, there may be parametric restrictions on the conditional causal odds ratio in our multivariable MR model where the exposure effect is linear in the exposure on the log odds ratio scale </w:t>
      </w:r>
      <w:r w:rsidRPr="00454C7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However, the two-stage estimator with a logistic second-stage model still yields a valid test of the causal null hypothesis </w:t>
      </w:r>
      <w:r w:rsidRPr="00454C7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00FD5064" w:rsidRPr="00454C7F">
        <w:rPr>
          <w:rFonts w:ascii="Times New Roman" w:eastAsia="Calibri" w:hAnsi="Times New Roman" w:cs="Times New Roman"/>
          <w:sz w:val="24"/>
          <w:szCs w:val="24"/>
        </w:rPr>
        <w:t>Finally, it is necessary for the effects through the identified pleiotropic pathways to be accurately estimated. This is a recursive problem – MR-TRYX adjusts the SNP-outcome effects based on the pleiotropic effect through the outlier SNP, but it does this by introducing more SNPs into the analysis that instrument the candidate traits. These new SNPs may themselves exhibit pleiotropic effects which could lead to bias in the estimates of the candidate traits on the outcome, requiring a second round of TRYX-style candidate trait searches; and so on. In the example of education level and BMI, adjustment for the pleiotropic pathway failed to substantially reduce the degree of heterogeneity. Further developments could involve recursively analysing alternative pathways.</w:t>
      </w:r>
    </w:p>
    <w:p w14:paraId="4DDAD6D3" w14:textId="4AF75330" w:rsidR="000C0344" w:rsidRPr="00454C7F" w:rsidRDefault="000C0344" w:rsidP="000C0344">
      <w:pPr>
        <w:spacing w:after="160" w:line="480" w:lineRule="auto"/>
        <w:jc w:val="both"/>
        <w:rPr>
          <w:rFonts w:ascii="Times New Roman" w:eastAsia="Calibri" w:hAnsi="Times New Roman" w:cs="Times New Roman"/>
          <w:sz w:val="24"/>
          <w:szCs w:val="24"/>
        </w:rPr>
      </w:pPr>
    </w:p>
    <w:p w14:paraId="5F703AB0" w14:textId="7FD66310"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this study, we demonstrated the use of MR-TRYX through four examples of identifying putative pathways. In the first empirical example (SBP on CHD), we illustrated the validity of MR-TRYX to detect the traits that possibly influence the disease outcome. Apart from SBP, </w:t>
      </w:r>
      <w:r w:rsidRPr="00454C7F">
        <w:rPr>
          <w:rFonts w:ascii="Times New Roman" w:eastAsia="Calibri" w:hAnsi="Times New Roman" w:cs="Times New Roman"/>
          <w:sz w:val="24"/>
          <w:szCs w:val="24"/>
        </w:rPr>
        <w:lastRenderedPageBreak/>
        <w:t xml:space="preserve">MR-TRYX also detected well established risk factors for CHD including adiposity, cholesterol levels and standing height. An interesting finding </w:t>
      </w:r>
      <w:ins w:id="325" w:author="George Davey Smith" w:date="2019-08-24T18:22:00Z">
        <w:r w:rsidR="007834A3">
          <w:rPr>
            <w:rFonts w:ascii="Times New Roman" w:eastAsia="Calibri" w:hAnsi="Times New Roman" w:cs="Times New Roman"/>
            <w:sz w:val="24"/>
            <w:szCs w:val="24"/>
          </w:rPr>
          <w:t>from</w:t>
        </w:r>
      </w:ins>
      <w:del w:id="326" w:author="George Davey Smith" w:date="2019-08-24T18:22:00Z">
        <w:r w:rsidRPr="00454C7F" w:rsidDel="007834A3">
          <w:rPr>
            <w:rFonts w:ascii="Times New Roman" w:eastAsia="Calibri" w:hAnsi="Times New Roman" w:cs="Times New Roman"/>
            <w:sz w:val="24"/>
            <w:szCs w:val="24"/>
          </w:rPr>
          <w:delText>of</w:delText>
        </w:r>
      </w:del>
      <w:r w:rsidRPr="00454C7F">
        <w:rPr>
          <w:rFonts w:ascii="Times New Roman" w:eastAsia="Calibri" w:hAnsi="Times New Roman" w:cs="Times New Roman"/>
          <w:sz w:val="24"/>
          <w:szCs w:val="24"/>
        </w:rPr>
        <w:t xml:space="preserve"> this example is that headache related traits (e.g. experience of pain due to headache and self-reported status of ibuprofen intake) were identified as candidate traits, which may influence the original association. </w:t>
      </w:r>
      <w:r w:rsidRPr="00454C7F">
        <w:rPr>
          <w:rFonts w:ascii="Times New Roman" w:hAnsi="Times New Roman" w:cs="Times New Roman"/>
          <w:sz w:val="24"/>
          <w:szCs w:val="24"/>
        </w:rPr>
        <w:t>In support of the putative finding for self-reported ibuprofen use associating with CHD, we also found that pain experienced in the last month (headache) and self-reported migraine were associated with lower risk of CHD (OR per 1 SD: 0.33; 95% CI: 0.12, 0.89 and Beta= 0.02; 95% CI: 0.0004, 0.65, respectively). A</w:t>
      </w:r>
      <w:r w:rsidRPr="00454C7F">
        <w:rPr>
          <w:rFonts w:ascii="Times New Roman" w:eastAsia="Calibri" w:hAnsi="Times New Roman" w:cs="Times New Roman"/>
          <w:sz w:val="24"/>
          <w:szCs w:val="24"/>
        </w:rPr>
        <w:t xml:space="preserve"> previous study reported shared genetic risk between headache (migraine) and CHD, suggesting a potential role of migraine in vascular mechanisms </w:t>
      </w:r>
      <w:r w:rsidRPr="00454C7F">
        <w:rPr>
          <w:rFonts w:ascii="Times New Roman" w:eastAsia="Calibri" w:hAnsi="Times New Roman" w:cs="Times New Roman"/>
          <w:sz w:val="24"/>
          <w:szCs w:val="24"/>
        </w:rPr>
        <w:fldChar w:fldCharType="begin">
          <w:fldData xml:space="preserve">PEVuZE5vdGU+PENpdGU+PEF1dGhvcj5XaW5zdm9sZDwvQXV0aG9yPjxZZWFyPjIwMTc8L1llYXI+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UGxvcyBPbmU8L2FiYnItMT48L2FsdC1wZXJpb2RpY2FsPjx2b2x1bWU+MTI8L3ZvbHVtZT48bnVt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=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PEVuZE5vdGU+PENpdGU+PEF1dGhvcj5XaW5zdm9sZDwvQXV0aG9yPjxZZWFyPjIwMTc8L1llYXI+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UGxvcyBPbmU8L2FiYnItMT48L2FsdC1wZXJpb2RpY2FsPjx2b2x1bWU+MTI8L3ZvbHVtZT48bnVt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=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An alternative mechanism that could give rise to this association is that the effect of pain on lower CHD risk is </w:t>
      </w:r>
      <w:del w:id="327" w:author="George Davey Smith" w:date="2019-08-24T18:22:00Z">
        <w:r w:rsidRPr="00454C7F" w:rsidDel="007834A3">
          <w:rPr>
            <w:rFonts w:ascii="Times New Roman" w:eastAsia="Calibri" w:hAnsi="Times New Roman" w:cs="Times New Roman"/>
            <w:sz w:val="24"/>
            <w:szCs w:val="24"/>
          </w:rPr>
          <w:delText xml:space="preserve">entirely </w:delText>
        </w:r>
      </w:del>
      <w:r w:rsidRPr="00454C7F">
        <w:rPr>
          <w:rFonts w:ascii="Times New Roman" w:eastAsia="Calibri" w:hAnsi="Times New Roman" w:cs="Times New Roman"/>
          <w:sz w:val="24"/>
          <w:szCs w:val="24"/>
        </w:rPr>
        <w:t xml:space="preserve">mediated through the use of medications such as aspirin that have known protective effects on CHD. </w:t>
      </w:r>
    </w:p>
    <w:p w14:paraId="6F884A33"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5A9385AE" w14:textId="71B9F4F2"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example of urate and CHD demonstrated the benefit of the adjustment method showing that the noise due to pleiotropy was substantially reduced after correcting for the effect of candidate traits. The presence of hypothyroidism and self-reported levothyroxine sodium intake status were identified as putative risk factors for risk of CHD, which is consistent with previous clinical trial</w:t>
      </w:r>
      <w:ins w:id="328" w:author="George Davey Smith" w:date="2019-08-24T18:22:00Z">
        <w:r w:rsidR="00C01F5C">
          <w:rPr>
            <w:rFonts w:ascii="Times New Roman" w:eastAsia="Calibri" w:hAnsi="Times New Roman" w:cs="Times New Roman"/>
            <w:sz w:val="24"/>
            <w:szCs w:val="24"/>
          </w:rPr>
          <w:t>s</w:t>
        </w:r>
      </w:ins>
      <w:del w:id="329" w:author="George Davey Smith" w:date="2019-08-24T18:22:00Z">
        <w:r w:rsidRPr="00454C7F" w:rsidDel="00C01F5C">
          <w:rPr>
            <w:rFonts w:ascii="Times New Roman" w:eastAsia="Calibri" w:hAnsi="Times New Roman" w:cs="Times New Roman"/>
            <w:sz w:val="24"/>
            <w:szCs w:val="24"/>
          </w:rPr>
          <w:delText xml:space="preserve"> studies</w:delText>
        </w:r>
      </w:del>
      <w:r w:rsidRPr="00454C7F">
        <w:rPr>
          <w:rFonts w:ascii="Times New Roman" w:eastAsia="Calibri" w:hAnsi="Times New Roman" w:cs="Times New Roman"/>
          <w:sz w:val="24"/>
          <w:szCs w:val="24"/>
        </w:rPr>
        <w:t xml:space="preserve">: thyroid dysfunction is associated with </w:t>
      </w:r>
      <w:del w:id="330" w:author="George Davey Smith" w:date="2019-08-24T18:22:00Z">
        <w:r w:rsidRPr="00454C7F" w:rsidDel="00C01F5C">
          <w:rPr>
            <w:rFonts w:ascii="Times New Roman" w:eastAsia="Calibri" w:hAnsi="Times New Roman" w:cs="Times New Roman"/>
            <w:sz w:val="24"/>
            <w:szCs w:val="24"/>
          </w:rPr>
          <w:delText>the</w:delText>
        </w:r>
      </w:del>
      <w:r w:rsidRPr="00454C7F">
        <w:rPr>
          <w:rFonts w:ascii="Times New Roman" w:eastAsia="Calibri" w:hAnsi="Times New Roman" w:cs="Times New Roman"/>
          <w:sz w:val="24"/>
          <w:szCs w:val="24"/>
        </w:rPr>
        <w:t xml:space="preserve"> overall coronary risk </w:t>
      </w:r>
      <w:r w:rsidRPr="00454C7F">
        <w:rPr>
          <w:rFonts w:ascii="Times New Roman" w:eastAsia="Calibri" w:hAnsi="Times New Roman" w:cs="Times New Roman"/>
          <w:sz w:val="24"/>
          <w:szCs w:val="24"/>
        </w:rPr>
        <w:fldChar w:fldCharType="begin">
          <w:fldData xml:space="preserve">PEVuZE5vdGU+PENpdGU+PEF1dGhvcj5Sb2RvbmRpPC9BdXRob3I+PFllYXI+MjAxMDwvWWVhcj48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PEVuZE5vdGU+PENpdGU+PEF1dGhvcj5Sb2RvbmRpPC9BdXRob3I+PFllYXI+MjAxMDwvWWVhcj48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which can be reversed by levothyroxine therapy </w:t>
      </w:r>
      <w:r w:rsidRPr="00454C7F">
        <w:rPr>
          <w:rFonts w:ascii="Times New Roman" w:eastAsia="Calibri" w:hAnsi="Times New Roman" w:cs="Times New Roman"/>
          <w:sz w:val="24"/>
          <w:szCs w:val="24"/>
        </w:rPr>
        <w:fldChar w:fldCharType="begin">
          <w:fldData xml:space="preserve">PEVuZE5vdGU+PENpdGU+PEF1dGhvcj5GYWRleWV2PC9BdXRob3I+PFllYXI+MjAwNjwvWWVhcj48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PEVuZE5vdGU+PENpdGU+PEF1dGhvcj5GYWRleWV2PC9BdXRob3I+PFllYXI+MjAwNjwvWWVhcj48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In the education – BMI example, we showed that increased alcohol intake and slower usual walking pace may influence </w:t>
      </w:r>
      <w:del w:id="331" w:author="George Davey Smith" w:date="2019-08-24T18:23:00Z">
        <w:r w:rsidRPr="00454C7F" w:rsidDel="00B171EA">
          <w:rPr>
            <w:rFonts w:ascii="Times New Roman" w:eastAsia="Calibri" w:hAnsi="Times New Roman" w:cs="Times New Roman"/>
            <w:sz w:val="24"/>
            <w:szCs w:val="24"/>
          </w:rPr>
          <w:delText>the</w:delText>
        </w:r>
      </w:del>
      <w:r w:rsidRPr="00454C7F">
        <w:rPr>
          <w:rFonts w:ascii="Times New Roman" w:eastAsia="Calibri" w:hAnsi="Times New Roman" w:cs="Times New Roman"/>
          <w:sz w:val="24"/>
          <w:szCs w:val="24"/>
        </w:rPr>
        <w:t xml:space="preserve"> obesity</w:t>
      </w:r>
      <w:del w:id="332" w:author="George Davey Smith" w:date="2019-08-24T18:23:00Z">
        <w:r w:rsidRPr="00454C7F" w:rsidDel="00B171EA">
          <w:rPr>
            <w:rFonts w:ascii="Times New Roman" w:eastAsia="Calibri" w:hAnsi="Times New Roman" w:cs="Times New Roman"/>
            <w:sz w:val="24"/>
            <w:szCs w:val="24"/>
          </w:rPr>
          <w:delText xml:space="preserve"> of individuals</w:delText>
        </w:r>
      </w:del>
      <w:r w:rsidRPr="00454C7F">
        <w:rPr>
          <w:rFonts w:ascii="Times New Roman" w:eastAsia="Calibri" w:hAnsi="Times New Roman" w:cs="Times New Roman"/>
          <w:sz w:val="24"/>
          <w:szCs w:val="24"/>
        </w:rPr>
        <w:t xml:space="preserve">. These identified traits have been reported as possible risk factors for higher BMI and obesity </w:t>
      </w:r>
      <w:r w:rsidRPr="00454C7F">
        <w:rPr>
          <w:rFonts w:ascii="Times New Roman" w:eastAsia="Calibri" w:hAnsi="Times New Roman" w:cs="Times New Roman"/>
          <w:sz w:val="24"/>
          <w:szCs w:val="24"/>
        </w:rPr>
        <w:fldChar w:fldCharType="begin">
          <w:fldData xml:space="preserve">PEVuZE5vdGU+PENpdGU+PEF1dGhvcj5DaG88L0F1dGhvcj48WWVhcj4yMDE1PC9ZZWFyPjxSZWNO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PEVuZE5vdGU+PENpdGU+PEF1dGhvcj5DaG88L0F1dGhvcj48WWVhcj4yMDE1PC9ZZWFyPjxSZWNO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49, 50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Additionally, the example of sleep duration and risk of schizophrenia suggested coeliac disease and body composition as putative risk factors for schizophrenia. A number of observational studies suggested that schizophrenia is linked with body composition </w:t>
      </w:r>
      <w:r w:rsidRPr="00454C7F">
        <w:rPr>
          <w:rFonts w:ascii="Times New Roman" w:eastAsia="Calibri" w:hAnsi="Times New Roman" w:cs="Times New Roman"/>
          <w:sz w:val="24"/>
          <w:szCs w:val="24"/>
        </w:rPr>
        <w:fldChar w:fldCharType="begin"/>
      </w:r>
      <w:r w:rsidR="001A7A27">
        <w:rPr>
          <w:rFonts w:ascii="Times New Roman" w:eastAsia="Calibri" w:hAnsi="Times New Roman" w:cs="Times New Roman"/>
          <w:sz w:val="24"/>
          <w:szCs w:val="24"/>
        </w:rPr>
        <w:instrText xml:space="preserve"> ADDIN EN.CITE &lt;EndNote&gt;&lt;Cite&gt;&lt;Author&gt;Sugawara&lt;/Author&gt;&lt;Year&gt;2012&lt;/Year&gt;&lt;RecNum&gt;66&lt;/RecNum&gt;&lt;DisplayText&gt;&lt;style face="superscript"&gt;51&lt;/style&gt;&lt;/DisplayText&gt;&lt;record&gt;&lt;rec-number&gt;66&lt;/rec-number&gt;&lt;foreign-keys&gt;&lt;key app="EN" db-id="x0teevaf5a05akervd25v50wfwp9z5x2vwxd" timestamp="1535733896"&gt;66&lt;/key&gt;&lt;/foreign-keys&gt;&lt;ref-type name="Journal Article"&gt;17&lt;/ref-type&gt;&lt;contributors&gt;&lt;authors&gt;&lt;author&gt;Sugawara, N.&lt;/author&gt;&lt;author&gt;Yasui-Furukori, N.&lt;/author&gt;&lt;author&gt;Tsuchimine, S.&lt;/author&gt;&lt;author&gt;Fujii, A.&lt;/author&gt;&lt;author&gt;Sato, Y.&lt;/author&gt;&lt;author&gt;Saito, M.&lt;/author&gt;&lt;author&gt;Matsuzaka, M.&lt;/author&gt;&lt;author&gt;Takahashi, I.&lt;/author&gt;&lt;author&gt;Kaneko, S.&lt;/author&gt;&lt;/authors&gt;&lt;/contributors&gt;&lt;auth-address&gt;Department of Neuropsychiatry, Hirosaki University School of Medicine, Hirosaki, Japan. nsuga3@yahoo.co.jp.&lt;/auth-address&gt;&lt;titles&gt;&lt;title&gt;Body composition in patients with schizophrenia: Comparison with healthy controls&lt;/title&gt;&lt;secondary-title&gt;Ann Gen Psychiatry&lt;/secondary-title&gt;&lt;alt-title&gt;Annals of general psychiatry&lt;/alt-title&gt;&lt;/titles&gt;&lt;periodical&gt;&lt;full-title&gt;Ann Gen Psychiatry&lt;/full-title&gt;&lt;abbr-1&gt;Annals of general psychiatry&lt;/abbr-1&gt;&lt;/periodical&gt;&lt;alt-periodical&gt;&lt;full-title&gt;Ann Gen Psychiatry&lt;/full-title&gt;&lt;abbr-1&gt;Annals of general psychiatry&lt;/abbr-1&gt;&lt;/alt-periodical&gt;&lt;pages&gt;11&lt;/pages&gt;&lt;volume&gt;11&lt;/volume&gt;&lt;number&gt;1&lt;/number&gt;&lt;edition&gt;2012/05/05&lt;/edition&gt;&lt;dates&gt;&lt;year&gt;2012&lt;/year&gt;&lt;pub-dates&gt;&lt;date&gt;May 3&lt;/date&gt;&lt;/pub-dates&gt;&lt;/dates&gt;&lt;isbn&gt;1744-859x&lt;/isbn&gt;&lt;accession-num&gt;22554352&lt;/accession-num&gt;&lt;urls&gt;&lt;/urls&gt;&lt;custom2&gt;PMC3494526&lt;/custom2&gt;&lt;electronic-resource-num&gt;10.1186/1744-859x-11-11&lt;/electronic-resource-num&gt;&lt;remote-database-provider&gt;NLM&lt;/remote-database-provider&gt;&lt;language&gt;eng&lt;/language&gt;&lt;/record&gt;&lt;/Cite&gt;&lt;/EndNote&gt;</w:instrText>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51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and coeliac disease </w:t>
      </w:r>
      <w:r w:rsidRPr="00454C7F">
        <w:rPr>
          <w:rFonts w:ascii="Times New Roman" w:eastAsia="Calibri" w:hAnsi="Times New Roman" w:cs="Times New Roman"/>
          <w:sz w:val="24"/>
          <w:szCs w:val="24"/>
        </w:rPr>
        <w:fldChar w:fldCharType="begin">
          <w:fldData xml:space="preserve">PEVuZE5vdGU+PENpdGU+PEF1dGhvcj5MdWR2aWdzc29uPC9BdXRob3I+PFllYXI+MjAwNzwvWWVh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</w:fldData>
        </w:fldChar>
      </w:r>
      <w:r w:rsidR="001A7A27">
        <w:rPr>
          <w:rFonts w:ascii="Times New Roman" w:eastAsia="Calibri" w:hAnsi="Times New Roman" w:cs="Times New Roman"/>
          <w:sz w:val="24"/>
          <w:szCs w:val="24"/>
        </w:rPr>
        <w:instrText xml:space="preserve"> ADDIN EN.CITE </w:instrText>
      </w:r>
      <w:r w:rsidR="001A7A27">
        <w:rPr>
          <w:rFonts w:ascii="Times New Roman" w:eastAsia="Calibri" w:hAnsi="Times New Roman" w:cs="Times New Roman"/>
          <w:sz w:val="24"/>
          <w:szCs w:val="24"/>
        </w:rPr>
        <w:fldChar w:fldCharType="begin">
          <w:fldData xml:space="preserve">PEVuZE5vdGU+PENpdGU+PEF1dGhvcj5MdWR2aWdzc29uPC9BdXRob3I+PFllYXI+MjAwNzwvWWVh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</w:fldData>
        </w:fldChar>
      </w:r>
      <w:r w:rsidR="001A7A27">
        <w:rPr>
          <w:rFonts w:ascii="Times New Roman" w:eastAsia="Calibri" w:hAnsi="Times New Roman" w:cs="Times New Roman"/>
          <w:sz w:val="24"/>
          <w:szCs w:val="24"/>
        </w:rPr>
        <w:instrText xml:space="preserve"> ADDIN EN.CITE.DATA </w:instrText>
      </w:r>
      <w:r w:rsidR="001A7A27">
        <w:rPr>
          <w:rFonts w:ascii="Times New Roman" w:eastAsia="Calibri" w:hAnsi="Times New Roman" w:cs="Times New Roman"/>
          <w:sz w:val="24"/>
          <w:szCs w:val="24"/>
        </w:rPr>
      </w:r>
      <w:r w:rsidR="001A7A27">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1A7A27" w:rsidRPr="001A7A27">
        <w:rPr>
          <w:rFonts w:ascii="Times New Roman" w:eastAsia="Calibri" w:hAnsi="Times New Roman" w:cs="Times New Roman"/>
          <w:noProof/>
          <w:sz w:val="24"/>
          <w:szCs w:val="24"/>
          <w:vertAlign w:val="superscript"/>
        </w:rPr>
        <w:t>52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MR of binary exposures is often difficult to interpret because the instrument effects are on </w:t>
      </w:r>
      <w:r w:rsidRPr="00454C7F">
        <w:rPr>
          <w:rFonts w:ascii="Times New Roman" w:eastAsia="Calibri" w:hAnsi="Times New Roman" w:cs="Times New Roman"/>
          <w:sz w:val="24"/>
          <w:szCs w:val="24"/>
        </w:rPr>
        <w:lastRenderedPageBreak/>
        <w:t>liability to disease, not the presence or absence of the disease. Hence, the association between coeliac disease and schizophrenia may be better interpreted as an indication of shared disease aetiology. Nevertheless, this is a valuable finding since the causal effect of those putative risk factors on risk of schizophrenia has not been investigated using an MR approach. Therefore, our example illustrates how outliers can be used to identify alternative pathways, opening the door for hypothesis-free MR approaches and a network-based approach to disease.</w:t>
      </w:r>
    </w:p>
    <w:p w14:paraId="687C477D"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02CF7A1A"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In conclusion, we have shown a new method to deal with the bias from horizontal pleiotropy, and to identify putative risk factors for outcomes in a more directed manner than typical hypothesis-free analyses, by exploiting outliers. Heterogeneity is widespread across MR analyses and so we are tapping into a potential new reservoir of information for understanding the aetiology of disease. The strategy is a departure from previous ones dealing with pleiotropy – we have shown that enlarging the problem by searching across all traits for a better understanding of a specific exposure-outcome hypothesis can be fruitful.</w:t>
      </w:r>
    </w:p>
    <w:p w14:paraId="6C8BFC4D"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515B1367"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Author contributions</w:t>
      </w:r>
    </w:p>
    <w:p w14:paraId="2E0449E2" w14:textId="0453D18D"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YC, GDS and GH conceived the study and developed the statistical analysis plan. YC and GH developed the model and methods. YC, GDS and GH prepared the first draft of manuscript. YC, P</w:t>
      </w:r>
      <w:r>
        <w:rPr>
          <w:rFonts w:ascii="Times New Roman" w:eastAsia="Calibri" w:hAnsi="Times New Roman" w:cs="Times New Roman"/>
          <w:sz w:val="24"/>
          <w:szCs w:val="24"/>
        </w:rPr>
        <w:t>C</w:t>
      </w:r>
      <w:r w:rsidRPr="00454C7F">
        <w:rPr>
          <w:rFonts w:ascii="Times New Roman" w:eastAsia="Calibri" w:hAnsi="Times New Roman" w:cs="Times New Roman"/>
          <w:sz w:val="24"/>
          <w:szCs w:val="24"/>
        </w:rPr>
        <w:t xml:space="preserve">H, </w:t>
      </w:r>
      <w:r w:rsidR="00BA6DF0">
        <w:rPr>
          <w:rFonts w:ascii="Times New Roman" w:eastAsia="Calibri" w:hAnsi="Times New Roman" w:cs="Times New Roman"/>
          <w:sz w:val="24"/>
          <w:szCs w:val="24"/>
        </w:rPr>
        <w:t xml:space="preserve">ES, </w:t>
      </w:r>
      <w:r w:rsidRPr="00454C7F">
        <w:rPr>
          <w:rFonts w:ascii="Times New Roman" w:eastAsia="Calibri" w:hAnsi="Times New Roman" w:cs="Times New Roman"/>
          <w:sz w:val="24"/>
          <w:szCs w:val="24"/>
        </w:rPr>
        <w:t>T</w:t>
      </w:r>
      <w:r>
        <w:rPr>
          <w:rFonts w:ascii="Times New Roman" w:eastAsia="Calibri" w:hAnsi="Times New Roman" w:cs="Times New Roman"/>
          <w:sz w:val="24"/>
          <w:szCs w:val="24"/>
        </w:rPr>
        <w:t>R</w:t>
      </w:r>
      <w:r w:rsidRPr="00454C7F">
        <w:rPr>
          <w:rFonts w:ascii="Times New Roman" w:eastAsia="Calibri" w:hAnsi="Times New Roman" w:cs="Times New Roman"/>
          <w:sz w:val="24"/>
          <w:szCs w:val="24"/>
        </w:rPr>
        <w:t>G, JZ, A</w:t>
      </w:r>
      <w:r>
        <w:rPr>
          <w:rFonts w:ascii="Times New Roman" w:eastAsia="Calibri" w:hAnsi="Times New Roman" w:cs="Times New Roman"/>
          <w:sz w:val="24"/>
          <w:szCs w:val="24"/>
        </w:rPr>
        <w:t>P</w:t>
      </w:r>
      <w:r w:rsidRPr="00454C7F">
        <w:rPr>
          <w:rFonts w:ascii="Times New Roman" w:eastAsia="Calibri" w:hAnsi="Times New Roman" w:cs="Times New Roman"/>
          <w:sz w:val="24"/>
          <w:szCs w:val="24"/>
        </w:rPr>
        <w:t>M, GDS, and GH contributed to the writing of the manuscript. All authors reviewed and agreed on the m</w:t>
      </w:r>
      <w:r>
        <w:rPr>
          <w:rFonts w:ascii="Times New Roman" w:eastAsia="Calibri" w:hAnsi="Times New Roman" w:cs="Times New Roman"/>
          <w:sz w:val="24"/>
          <w:szCs w:val="24"/>
        </w:rPr>
        <w:t>anuscript.</w:t>
      </w:r>
    </w:p>
    <w:p w14:paraId="7593396A"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2C0EA14D"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Competing interests</w:t>
      </w:r>
    </w:p>
    <w:p w14:paraId="484EE24F"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authors declare that they have no conflict of interest.</w:t>
      </w:r>
    </w:p>
    <w:p w14:paraId="154CDAA7"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406CE600"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Data availability</w:t>
      </w:r>
    </w:p>
    <w:p w14:paraId="2CC063B8"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The data that support the findings of this study are available from MR-Base (</w:t>
      </w:r>
      <w:hyperlink r:id="rId59" w:history="1">
        <w:r w:rsidRPr="00454C7F">
          <w:rPr>
            <w:rStyle w:val="Hyperlink"/>
            <w:rFonts w:ascii="Times New Roman" w:eastAsia="Calibri" w:hAnsi="Times New Roman" w:cs="Times New Roman"/>
            <w:sz w:val="24"/>
            <w:szCs w:val="24"/>
          </w:rPr>
          <w:t>www.mrbase.org</w:t>
        </w:r>
      </w:hyperlink>
      <w:r w:rsidRPr="00454C7F">
        <w:rPr>
          <w:rFonts w:ascii="Times New Roman" w:eastAsia="Calibri" w:hAnsi="Times New Roman" w:cs="Times New Roman"/>
          <w:sz w:val="24"/>
          <w:szCs w:val="24"/>
        </w:rPr>
        <w:t>).</w:t>
      </w:r>
    </w:p>
    <w:p w14:paraId="6BBE5BE3" w14:textId="77777777" w:rsidR="000C0344" w:rsidRPr="00454C7F" w:rsidRDefault="000C0344" w:rsidP="000C0344">
      <w:pPr>
        <w:spacing w:line="480" w:lineRule="auto"/>
        <w:jc w:val="both"/>
        <w:rPr>
          <w:rFonts w:ascii="Times New Roman" w:eastAsia="Calibri" w:hAnsi="Times New Roman" w:cs="Times New Roman"/>
          <w:sz w:val="24"/>
          <w:szCs w:val="24"/>
        </w:rPr>
        <w:sectPr w:rsidR="000C0344" w:rsidRPr="00454C7F" w:rsidSect="00BB19B5">
          <w:pgSz w:w="11909" w:h="16834"/>
          <w:pgMar w:top="1440" w:right="1440" w:bottom="1440" w:left="1440" w:header="0" w:footer="720" w:gutter="0"/>
          <w:pgNumType w:start="1"/>
          <w:cols w:space="720"/>
          <w:docGrid w:linePitch="299"/>
        </w:sectPr>
      </w:pPr>
    </w:p>
    <w:p w14:paraId="00D80FB3" w14:textId="77777777" w:rsidR="000C0344" w:rsidRPr="009C735F" w:rsidRDefault="000C0344" w:rsidP="000C0344">
      <w:pPr>
        <w:pStyle w:val="Heading2"/>
        <w:spacing w:before="40" w:after="0" w:line="480" w:lineRule="auto"/>
        <w:jc w:val="both"/>
        <w:rPr>
          <w:rFonts w:ascii="Times New Roman" w:eastAsia="Calibri" w:hAnsi="Times New Roman" w:cs="Times New Roman"/>
          <w:b/>
          <w:sz w:val="24"/>
          <w:szCs w:val="24"/>
        </w:rPr>
      </w:pPr>
      <w:bookmarkStart w:id="333" w:name="_ert10e813tkt" w:colFirst="0" w:colLast="0"/>
      <w:bookmarkEnd w:id="333"/>
      <w:commentRangeStart w:id="334"/>
      <w:r w:rsidRPr="009C735F">
        <w:rPr>
          <w:rFonts w:ascii="Times New Roman" w:eastAsia="Calibri" w:hAnsi="Times New Roman" w:cs="Times New Roman"/>
          <w:b/>
          <w:sz w:val="24"/>
          <w:szCs w:val="24"/>
        </w:rPr>
        <w:lastRenderedPageBreak/>
        <w:t>References</w:t>
      </w:r>
      <w:commentRangeEnd w:id="334"/>
      <w:r w:rsidR="006F2667">
        <w:rPr>
          <w:rStyle w:val="CommentReference"/>
        </w:rPr>
        <w:commentReference w:id="334"/>
      </w:r>
    </w:p>
    <w:p w14:paraId="7BDEFFCB" w14:textId="77777777" w:rsidR="000C0344" w:rsidRPr="00A1408F" w:rsidRDefault="000C0344" w:rsidP="00613A56">
      <w:pPr>
        <w:spacing w:line="360" w:lineRule="auto"/>
        <w:ind w:left="567" w:hanging="567"/>
        <w:jc w:val="both"/>
        <w:rPr>
          <w:rFonts w:ascii="Times New Roman" w:eastAsia="Calibri" w:hAnsi="Times New Roman" w:cs="Times New Roman"/>
          <w:sz w:val="24"/>
          <w:szCs w:val="24"/>
        </w:rPr>
      </w:pPr>
    </w:p>
    <w:p w14:paraId="4B02C02A" w14:textId="77777777" w:rsidR="001A7A27" w:rsidRPr="001A7A27" w:rsidRDefault="000C0344" w:rsidP="001A7A27">
      <w:pPr>
        <w:pStyle w:val="EndNoteBibliography"/>
        <w:ind w:left="720" w:hanging="720"/>
      </w:pPr>
      <w:r w:rsidRPr="00A1408F">
        <w:rPr>
          <w:rFonts w:ascii="Times New Roman" w:eastAsia="Calibri" w:hAnsi="Times New Roman" w:cs="Times New Roman"/>
          <w:sz w:val="24"/>
          <w:szCs w:val="24"/>
        </w:rPr>
        <w:fldChar w:fldCharType="begin"/>
      </w:r>
      <w:r w:rsidRPr="00A1408F">
        <w:rPr>
          <w:rFonts w:ascii="Times New Roman" w:eastAsia="Calibri" w:hAnsi="Times New Roman" w:cs="Times New Roman"/>
          <w:sz w:val="24"/>
          <w:szCs w:val="24"/>
        </w:rPr>
        <w:instrText xml:space="preserve"> ADDIN EN.REFLIST </w:instrText>
      </w:r>
      <w:r w:rsidRPr="00A1408F">
        <w:rPr>
          <w:rFonts w:ascii="Times New Roman" w:eastAsia="Calibri" w:hAnsi="Times New Roman" w:cs="Times New Roman"/>
          <w:sz w:val="24"/>
          <w:szCs w:val="24"/>
        </w:rPr>
        <w:fldChar w:fldCharType="separate"/>
      </w:r>
      <w:r w:rsidR="001A7A27" w:rsidRPr="001A7A27">
        <w:t>1.</w:t>
      </w:r>
      <w:r w:rsidR="001A7A27" w:rsidRPr="001A7A27">
        <w:tab/>
        <w:t xml:space="preserve">Holmes MV, Ala-Korpela M, Davey Smith G. Mendelian randomization in cardiometabolic disease: challenges in evaluating causality. </w:t>
      </w:r>
      <w:r w:rsidR="001A7A27" w:rsidRPr="001A7A27">
        <w:rPr>
          <w:i/>
        </w:rPr>
        <w:t>Nat Rev Cardiol</w:t>
      </w:r>
      <w:r w:rsidR="001A7A27" w:rsidRPr="001A7A27">
        <w:t xml:space="preserve"> </w:t>
      </w:r>
      <w:r w:rsidR="001A7A27" w:rsidRPr="001A7A27">
        <w:rPr>
          <w:b/>
        </w:rPr>
        <w:t>14</w:t>
      </w:r>
      <w:r w:rsidR="001A7A27" w:rsidRPr="001A7A27">
        <w:t>, 577-590 (2017).</w:t>
      </w:r>
    </w:p>
    <w:p w14:paraId="74A28ACE" w14:textId="77777777" w:rsidR="001A7A27" w:rsidRPr="001A7A27" w:rsidRDefault="001A7A27" w:rsidP="001A7A27">
      <w:pPr>
        <w:pStyle w:val="EndNoteBibliography"/>
      </w:pPr>
    </w:p>
    <w:p w14:paraId="1D166327" w14:textId="77777777" w:rsidR="001A7A27" w:rsidRPr="001A7A27" w:rsidRDefault="001A7A27" w:rsidP="001A7A27">
      <w:pPr>
        <w:pStyle w:val="EndNoteBibliography"/>
        <w:ind w:left="720" w:hanging="720"/>
      </w:pPr>
      <w:r w:rsidRPr="001A7A27">
        <w:t>2.</w:t>
      </w:r>
      <w:r w:rsidRPr="001A7A27">
        <w:tab/>
        <w:t xml:space="preserve">Davey Smith G, Ebrahim S. 'Mendelian randomization': can genetic epidemiology contribute to understanding environmental determinants of disease? </w:t>
      </w:r>
      <w:r w:rsidRPr="001A7A27">
        <w:rPr>
          <w:i/>
        </w:rPr>
        <w:t>International Journal of Epidemiology</w:t>
      </w:r>
      <w:r w:rsidRPr="001A7A27">
        <w:t xml:space="preserve"> </w:t>
      </w:r>
      <w:r w:rsidRPr="001A7A27">
        <w:rPr>
          <w:b/>
        </w:rPr>
        <w:t>32</w:t>
      </w:r>
      <w:r w:rsidRPr="001A7A27">
        <w:t>, 1-22 (2003).</w:t>
      </w:r>
    </w:p>
    <w:p w14:paraId="6CEC7D13" w14:textId="77777777" w:rsidR="001A7A27" w:rsidRPr="001A7A27" w:rsidRDefault="001A7A27" w:rsidP="001A7A27">
      <w:pPr>
        <w:pStyle w:val="EndNoteBibliography"/>
      </w:pPr>
    </w:p>
    <w:p w14:paraId="4DAFC0A1" w14:textId="77777777" w:rsidR="001A7A27" w:rsidRPr="001A7A27" w:rsidRDefault="001A7A27" w:rsidP="001A7A27">
      <w:pPr>
        <w:pStyle w:val="EndNoteBibliography"/>
        <w:ind w:left="720" w:hanging="720"/>
      </w:pPr>
      <w:r w:rsidRPr="001A7A27">
        <w:t>3.</w:t>
      </w:r>
      <w:r w:rsidRPr="001A7A27">
        <w:tab/>
        <w:t xml:space="preserve">Davey Smith G, Hemani G. Mendelian randomization: genetic anchors for causal inference in epidemiological studies. </w:t>
      </w:r>
      <w:r w:rsidRPr="001A7A27">
        <w:rPr>
          <w:i/>
        </w:rPr>
        <w:t>Hum Mol Genet</w:t>
      </w:r>
      <w:r w:rsidRPr="001A7A27">
        <w:t xml:space="preserve"> </w:t>
      </w:r>
      <w:r w:rsidRPr="001A7A27">
        <w:rPr>
          <w:b/>
        </w:rPr>
        <w:t>23</w:t>
      </w:r>
      <w:r w:rsidRPr="001A7A27">
        <w:t>, R89-98 (2014).</w:t>
      </w:r>
    </w:p>
    <w:p w14:paraId="74DAB4C1" w14:textId="77777777" w:rsidR="001A7A27" w:rsidRPr="001A7A27" w:rsidRDefault="001A7A27" w:rsidP="001A7A27">
      <w:pPr>
        <w:pStyle w:val="EndNoteBibliography"/>
      </w:pPr>
    </w:p>
    <w:p w14:paraId="31F4A7D5" w14:textId="77777777" w:rsidR="001A7A27" w:rsidRPr="001A7A27" w:rsidRDefault="001A7A27" w:rsidP="001A7A27">
      <w:pPr>
        <w:pStyle w:val="EndNoteBibliography"/>
        <w:ind w:left="720" w:hanging="720"/>
      </w:pPr>
      <w:r w:rsidRPr="001A7A27">
        <w:t>4.</w:t>
      </w:r>
      <w:r w:rsidRPr="001A7A27">
        <w:tab/>
        <w:t xml:space="preserve">Johnson T, Uk S. Efficient calculation for multi-SNP genetic risk scores. In: </w:t>
      </w:r>
      <w:r w:rsidRPr="001A7A27">
        <w:rPr>
          <w:i/>
        </w:rPr>
        <w:t>Technical report, The Comprehensive R Archive Network</w:t>
      </w:r>
      <w:r w:rsidRPr="001A7A27">
        <w:t xml:space="preserve"> (ed^(eds) (2013).</w:t>
      </w:r>
    </w:p>
    <w:p w14:paraId="10BC88BC" w14:textId="77777777" w:rsidR="001A7A27" w:rsidRPr="001A7A27" w:rsidRDefault="001A7A27" w:rsidP="001A7A27">
      <w:pPr>
        <w:pStyle w:val="EndNoteBibliography"/>
      </w:pPr>
    </w:p>
    <w:p w14:paraId="372BC9AB" w14:textId="77777777" w:rsidR="001A7A27" w:rsidRPr="001A7A27" w:rsidRDefault="001A7A27" w:rsidP="001A7A27">
      <w:pPr>
        <w:pStyle w:val="EndNoteBibliography"/>
        <w:ind w:left="720" w:hanging="720"/>
      </w:pPr>
      <w:r w:rsidRPr="001A7A27">
        <w:t>5.</w:t>
      </w:r>
      <w:r w:rsidRPr="001A7A27">
        <w:tab/>
        <w:t xml:space="preserve">Pierce BL, Burgess S. Efficient design for Mendelian randomization studies: subsample and 2-sample instrumental variable estimators. </w:t>
      </w:r>
      <w:r w:rsidRPr="001A7A27">
        <w:rPr>
          <w:i/>
        </w:rPr>
        <w:t>Am J Epidemiol</w:t>
      </w:r>
      <w:r w:rsidRPr="001A7A27">
        <w:t xml:space="preserve"> </w:t>
      </w:r>
      <w:r w:rsidRPr="001A7A27">
        <w:rPr>
          <w:b/>
        </w:rPr>
        <w:t>178</w:t>
      </w:r>
      <w:r w:rsidRPr="001A7A27">
        <w:t>, 1177-1184 (2013).</w:t>
      </w:r>
    </w:p>
    <w:p w14:paraId="496EBA78" w14:textId="77777777" w:rsidR="001A7A27" w:rsidRPr="001A7A27" w:rsidRDefault="001A7A27" w:rsidP="001A7A27">
      <w:pPr>
        <w:pStyle w:val="EndNoteBibliography"/>
      </w:pPr>
    </w:p>
    <w:p w14:paraId="52519A09" w14:textId="77777777" w:rsidR="001A7A27" w:rsidRPr="001A7A27" w:rsidRDefault="001A7A27" w:rsidP="001A7A27">
      <w:pPr>
        <w:pStyle w:val="EndNoteBibliography"/>
        <w:ind w:left="720" w:hanging="720"/>
      </w:pPr>
      <w:r w:rsidRPr="001A7A27">
        <w:t>6.</w:t>
      </w:r>
      <w:r w:rsidRPr="001A7A27">
        <w:tab/>
        <w:t xml:space="preserve">Bowden J, Davey Smith G, Burgess S. Mendelian randomization with invalid instruments: effect estimation and bias detection through Egger regression. </w:t>
      </w:r>
      <w:r w:rsidRPr="001A7A27">
        <w:rPr>
          <w:i/>
        </w:rPr>
        <w:t>International Journal of Epidemiology</w:t>
      </w:r>
      <w:r w:rsidRPr="001A7A27">
        <w:t xml:space="preserve"> </w:t>
      </w:r>
      <w:r w:rsidRPr="001A7A27">
        <w:rPr>
          <w:b/>
        </w:rPr>
        <w:t>44</w:t>
      </w:r>
      <w:r w:rsidRPr="001A7A27">
        <w:t>, 512-525 (2015).</w:t>
      </w:r>
    </w:p>
    <w:p w14:paraId="52B1C7C8" w14:textId="77777777" w:rsidR="001A7A27" w:rsidRPr="001A7A27" w:rsidRDefault="001A7A27" w:rsidP="001A7A27">
      <w:pPr>
        <w:pStyle w:val="EndNoteBibliography"/>
      </w:pPr>
    </w:p>
    <w:p w14:paraId="7C2679A0" w14:textId="77777777" w:rsidR="001A7A27" w:rsidRPr="001A7A27" w:rsidRDefault="001A7A27" w:rsidP="001A7A27">
      <w:pPr>
        <w:pStyle w:val="EndNoteBibliography"/>
        <w:ind w:left="720" w:hanging="720"/>
      </w:pPr>
      <w:r w:rsidRPr="001A7A27">
        <w:t>7.</w:t>
      </w:r>
      <w:r w:rsidRPr="001A7A27">
        <w:tab/>
        <w:t xml:space="preserve">Bowden J, Davey Smith G, Haycock PC, Burgess S. Consistent Estimation in Mendelian Randomization with Some Invalid Instruments Using a Weighted Median Estimator. </w:t>
      </w:r>
      <w:r w:rsidRPr="001A7A27">
        <w:rPr>
          <w:i/>
        </w:rPr>
        <w:t>Genet Epidemiol</w:t>
      </w:r>
      <w:r w:rsidRPr="001A7A27">
        <w:t xml:space="preserve"> </w:t>
      </w:r>
      <w:r w:rsidRPr="001A7A27">
        <w:rPr>
          <w:b/>
        </w:rPr>
        <w:t>40</w:t>
      </w:r>
      <w:r w:rsidRPr="001A7A27">
        <w:t>, 304-314 (2016).</w:t>
      </w:r>
    </w:p>
    <w:p w14:paraId="1982457B" w14:textId="77777777" w:rsidR="001A7A27" w:rsidRPr="001A7A27" w:rsidRDefault="001A7A27" w:rsidP="001A7A27">
      <w:pPr>
        <w:pStyle w:val="EndNoteBibliography"/>
      </w:pPr>
    </w:p>
    <w:p w14:paraId="6409CE81" w14:textId="77777777" w:rsidR="001A7A27" w:rsidRPr="001A7A27" w:rsidRDefault="001A7A27" w:rsidP="001A7A27">
      <w:pPr>
        <w:pStyle w:val="EndNoteBibliography"/>
        <w:ind w:left="720" w:hanging="720"/>
      </w:pPr>
      <w:r w:rsidRPr="001A7A27">
        <w:t>8.</w:t>
      </w:r>
      <w:r w:rsidRPr="001A7A27">
        <w:tab/>
        <w:t xml:space="preserve">Hartwig FP, Davey Smith G, Bowden J. Robust inference in summary data Mendelian randomization via the zero modal pleiotropy assumption. </w:t>
      </w:r>
      <w:r w:rsidRPr="001A7A27">
        <w:rPr>
          <w:i/>
        </w:rPr>
        <w:t>Int J Epidemiol</w:t>
      </w:r>
      <w:r w:rsidRPr="001A7A27">
        <w:t xml:space="preserve"> </w:t>
      </w:r>
      <w:r w:rsidRPr="001A7A27">
        <w:rPr>
          <w:b/>
        </w:rPr>
        <w:t>46</w:t>
      </w:r>
      <w:r w:rsidRPr="001A7A27">
        <w:t>, 1985-1998 (2017).</w:t>
      </w:r>
    </w:p>
    <w:p w14:paraId="39160C50" w14:textId="77777777" w:rsidR="001A7A27" w:rsidRPr="001A7A27" w:rsidRDefault="001A7A27" w:rsidP="001A7A27">
      <w:pPr>
        <w:pStyle w:val="EndNoteBibliography"/>
      </w:pPr>
    </w:p>
    <w:p w14:paraId="5E5A8E27" w14:textId="77777777" w:rsidR="001A7A27" w:rsidRPr="001A7A27" w:rsidRDefault="001A7A27" w:rsidP="001A7A27">
      <w:pPr>
        <w:pStyle w:val="EndNoteBibliography"/>
        <w:ind w:left="720" w:hanging="720"/>
      </w:pPr>
      <w:r w:rsidRPr="001A7A27">
        <w:t>9.</w:t>
      </w:r>
      <w:r w:rsidRPr="001A7A27">
        <w:tab/>
        <w:t xml:space="preserve">Hemani G, Bowden J, Davey Smith G. Evaluating the potential role of pleiotropy in Mendelian randomization studies. </w:t>
      </w:r>
      <w:r w:rsidRPr="001A7A27">
        <w:rPr>
          <w:i/>
        </w:rPr>
        <w:t>Hum Mol Genet</w:t>
      </w:r>
      <w:r w:rsidRPr="001A7A27">
        <w:t>,  (2018).</w:t>
      </w:r>
    </w:p>
    <w:p w14:paraId="1D8E9439" w14:textId="77777777" w:rsidR="001A7A27" w:rsidRPr="001A7A27" w:rsidRDefault="001A7A27" w:rsidP="001A7A27">
      <w:pPr>
        <w:pStyle w:val="EndNoteBibliography"/>
      </w:pPr>
    </w:p>
    <w:p w14:paraId="7EFBC24F" w14:textId="77777777" w:rsidR="001A7A27" w:rsidRPr="001A7A27" w:rsidRDefault="001A7A27" w:rsidP="001A7A27">
      <w:pPr>
        <w:pStyle w:val="EndNoteBibliography"/>
        <w:ind w:left="720" w:hanging="720"/>
      </w:pPr>
      <w:r w:rsidRPr="001A7A27">
        <w:t>10.</w:t>
      </w:r>
      <w:r w:rsidRPr="001A7A27">
        <w:tab/>
        <w:t>Hemani G</w:t>
      </w:r>
      <w:r w:rsidRPr="001A7A27">
        <w:rPr>
          <w:i/>
        </w:rPr>
        <w:t>, et al.</w:t>
      </w:r>
      <w:r w:rsidRPr="001A7A27">
        <w:t xml:space="preserve"> The MR-Base platform supports systematic causal inference across the human phenome. </w:t>
      </w:r>
      <w:r w:rsidRPr="001A7A27">
        <w:rPr>
          <w:i/>
        </w:rPr>
        <w:t>eLife</w:t>
      </w:r>
      <w:r w:rsidRPr="001A7A27">
        <w:t xml:space="preserve"> </w:t>
      </w:r>
      <w:r w:rsidRPr="001A7A27">
        <w:rPr>
          <w:b/>
        </w:rPr>
        <w:t>7</w:t>
      </w:r>
      <w:r w:rsidRPr="001A7A27">
        <w:t>, e34408 (2018).</w:t>
      </w:r>
    </w:p>
    <w:p w14:paraId="72F5958E" w14:textId="77777777" w:rsidR="001A7A27" w:rsidRPr="001A7A27" w:rsidRDefault="001A7A27" w:rsidP="001A7A27">
      <w:pPr>
        <w:pStyle w:val="EndNoteBibliography"/>
      </w:pPr>
    </w:p>
    <w:p w14:paraId="2D88357E" w14:textId="77777777" w:rsidR="001A7A27" w:rsidRPr="001A7A27" w:rsidRDefault="001A7A27" w:rsidP="001A7A27">
      <w:pPr>
        <w:pStyle w:val="EndNoteBibliography"/>
        <w:ind w:left="720" w:hanging="720"/>
      </w:pPr>
      <w:r w:rsidRPr="001A7A27">
        <w:t>11.</w:t>
      </w:r>
      <w:r w:rsidRPr="001A7A27">
        <w:tab/>
        <w:t>Corbin LJ</w:t>
      </w:r>
      <w:r w:rsidRPr="001A7A27">
        <w:rPr>
          <w:i/>
        </w:rPr>
        <w:t>, et al.</w:t>
      </w:r>
      <w:r w:rsidRPr="001A7A27">
        <w:t xml:space="preserve"> BMI as a Modifiable Risk Factor for Type 2 Diabetes: Refining and Understanding Causal Estimates Using Mendelian Randomization. </w:t>
      </w:r>
      <w:r w:rsidRPr="001A7A27">
        <w:rPr>
          <w:i/>
        </w:rPr>
        <w:t>Diabetes</w:t>
      </w:r>
      <w:r w:rsidRPr="001A7A27">
        <w:t xml:space="preserve"> </w:t>
      </w:r>
      <w:r w:rsidRPr="001A7A27">
        <w:rPr>
          <w:b/>
        </w:rPr>
        <w:t>65</w:t>
      </w:r>
      <w:r w:rsidRPr="001A7A27">
        <w:t>, 3002-3007 (2016).</w:t>
      </w:r>
    </w:p>
    <w:p w14:paraId="00ABDC52" w14:textId="77777777" w:rsidR="001A7A27" w:rsidRPr="001A7A27" w:rsidRDefault="001A7A27" w:rsidP="001A7A27">
      <w:pPr>
        <w:pStyle w:val="EndNoteBibliography"/>
      </w:pPr>
    </w:p>
    <w:p w14:paraId="15B400AC" w14:textId="77777777" w:rsidR="001A7A27" w:rsidRPr="001A7A27" w:rsidRDefault="001A7A27" w:rsidP="001A7A27">
      <w:pPr>
        <w:pStyle w:val="EndNoteBibliography"/>
        <w:ind w:left="720" w:hanging="720"/>
      </w:pPr>
      <w:r w:rsidRPr="001A7A27">
        <w:t>12.</w:t>
      </w:r>
      <w:r w:rsidRPr="001A7A27">
        <w:tab/>
        <w:t xml:space="preserve">Hemani G, Tilling K, Davey Smith G. Orienting the causal relationship between imprecisely measured traits using GWAS summary data. </w:t>
      </w:r>
      <w:r w:rsidRPr="001A7A27">
        <w:rPr>
          <w:i/>
        </w:rPr>
        <w:t>Plos Genet</w:t>
      </w:r>
      <w:r w:rsidRPr="001A7A27">
        <w:t xml:space="preserve"> </w:t>
      </w:r>
      <w:r w:rsidRPr="001A7A27">
        <w:rPr>
          <w:b/>
        </w:rPr>
        <w:t>13</w:t>
      </w:r>
      <w:r w:rsidRPr="001A7A27">
        <w:t>,  (2017).</w:t>
      </w:r>
    </w:p>
    <w:p w14:paraId="1EAECA6F" w14:textId="77777777" w:rsidR="001A7A27" w:rsidRPr="001A7A27" w:rsidRDefault="001A7A27" w:rsidP="001A7A27">
      <w:pPr>
        <w:pStyle w:val="EndNoteBibliography"/>
      </w:pPr>
    </w:p>
    <w:p w14:paraId="2BF1D58E" w14:textId="77777777" w:rsidR="001A7A27" w:rsidRPr="001A7A27" w:rsidRDefault="001A7A27" w:rsidP="001A7A27">
      <w:pPr>
        <w:pStyle w:val="EndNoteBibliography"/>
        <w:ind w:left="720" w:hanging="720"/>
      </w:pPr>
      <w:r w:rsidRPr="001A7A27">
        <w:t>13.</w:t>
      </w:r>
      <w:r w:rsidRPr="001A7A27">
        <w:tab/>
        <w:t xml:space="preserve">Bowden J, Del Greco MF, Minelli C, Davey Smith G, Sheehan N, Thompson J. A framework for the investigation of pleiotropy in two-sample summary data Mendelian randomization. </w:t>
      </w:r>
      <w:r w:rsidRPr="001A7A27">
        <w:rPr>
          <w:i/>
        </w:rPr>
        <w:t>Stat Med</w:t>
      </w:r>
      <w:r w:rsidRPr="001A7A27">
        <w:t xml:space="preserve"> </w:t>
      </w:r>
      <w:r w:rsidRPr="001A7A27">
        <w:rPr>
          <w:b/>
        </w:rPr>
        <w:t>36</w:t>
      </w:r>
      <w:r w:rsidRPr="001A7A27">
        <w:t>, 1783-1802 (2017).</w:t>
      </w:r>
    </w:p>
    <w:p w14:paraId="7A6B4538" w14:textId="77777777" w:rsidR="001A7A27" w:rsidRPr="001A7A27" w:rsidRDefault="001A7A27" w:rsidP="001A7A27">
      <w:pPr>
        <w:pStyle w:val="EndNoteBibliography"/>
      </w:pPr>
    </w:p>
    <w:p w14:paraId="796BA3F9" w14:textId="77777777" w:rsidR="001A7A27" w:rsidRPr="001A7A27" w:rsidRDefault="001A7A27" w:rsidP="001A7A27">
      <w:pPr>
        <w:pStyle w:val="EndNoteBibliography"/>
        <w:ind w:left="720" w:hanging="720"/>
      </w:pPr>
      <w:r w:rsidRPr="001A7A27">
        <w:t>14.</w:t>
      </w:r>
      <w:r w:rsidRPr="001A7A27">
        <w:tab/>
        <w:t>Bowden J</w:t>
      </w:r>
      <w:r w:rsidRPr="001A7A27">
        <w:rPr>
          <w:i/>
        </w:rPr>
        <w:t>, et al.</w:t>
      </w:r>
      <w:r w:rsidRPr="001A7A27">
        <w:t xml:space="preserve"> Improving the visualization, interpretation and analysis of two-sample summary data Mendelian randomization via the Radial plot and Radial regression. </w:t>
      </w:r>
      <w:r w:rsidRPr="001A7A27">
        <w:rPr>
          <w:i/>
        </w:rPr>
        <w:t>Int J Epidemiol</w:t>
      </w:r>
      <w:r w:rsidRPr="001A7A27">
        <w:t>,  (2018).</w:t>
      </w:r>
    </w:p>
    <w:p w14:paraId="5F6EE166" w14:textId="77777777" w:rsidR="001A7A27" w:rsidRPr="001A7A27" w:rsidRDefault="001A7A27" w:rsidP="001A7A27">
      <w:pPr>
        <w:pStyle w:val="EndNoteBibliography"/>
      </w:pPr>
    </w:p>
    <w:p w14:paraId="09C246F1" w14:textId="77777777" w:rsidR="001A7A27" w:rsidRPr="001A7A27" w:rsidRDefault="001A7A27" w:rsidP="001A7A27">
      <w:pPr>
        <w:pStyle w:val="EndNoteBibliography"/>
        <w:ind w:left="720" w:hanging="720"/>
      </w:pPr>
      <w:r w:rsidRPr="001A7A27">
        <w:lastRenderedPageBreak/>
        <w:t>15.</w:t>
      </w:r>
      <w:r w:rsidRPr="001A7A27">
        <w:tab/>
        <w:t xml:space="preserve">Verbanck M, Chen CY, Neale B, Do R. Detection of widespread horizontal pleiotropy in causal relationships inferred from Mendelian randomization between complex traits and diseases. </w:t>
      </w:r>
      <w:r w:rsidRPr="001A7A27">
        <w:rPr>
          <w:i/>
        </w:rPr>
        <w:t>Nat Genet</w:t>
      </w:r>
      <w:r w:rsidRPr="001A7A27">
        <w:t xml:space="preserve"> </w:t>
      </w:r>
      <w:r w:rsidRPr="001A7A27">
        <w:rPr>
          <w:b/>
        </w:rPr>
        <w:t>50</w:t>
      </w:r>
      <w:r w:rsidRPr="001A7A27">
        <w:t>, 693-698 (2018).</w:t>
      </w:r>
    </w:p>
    <w:p w14:paraId="0DD86C44" w14:textId="77777777" w:rsidR="001A7A27" w:rsidRPr="001A7A27" w:rsidRDefault="001A7A27" w:rsidP="001A7A27">
      <w:pPr>
        <w:pStyle w:val="EndNoteBibliography"/>
      </w:pPr>
    </w:p>
    <w:p w14:paraId="3DB3DE31" w14:textId="77777777" w:rsidR="001A7A27" w:rsidRPr="001A7A27" w:rsidRDefault="001A7A27" w:rsidP="001A7A27">
      <w:pPr>
        <w:pStyle w:val="EndNoteBibliography"/>
        <w:ind w:left="720" w:hanging="720"/>
      </w:pPr>
      <w:r w:rsidRPr="001A7A27">
        <w:t>16.</w:t>
      </w:r>
      <w:r w:rsidRPr="001A7A27">
        <w:tab/>
        <w:t xml:space="preserve">Bakker M, Wicherts JM. Outlier removal, sum scores, and the inflation of the Type I error rate in independent samples t tests: the power of alternatives and recommendations. </w:t>
      </w:r>
      <w:r w:rsidRPr="001A7A27">
        <w:rPr>
          <w:i/>
        </w:rPr>
        <w:t>Psychol Methods</w:t>
      </w:r>
      <w:r w:rsidRPr="001A7A27">
        <w:t xml:space="preserve"> </w:t>
      </w:r>
      <w:r w:rsidRPr="001A7A27">
        <w:rPr>
          <w:b/>
        </w:rPr>
        <w:t>19</w:t>
      </w:r>
      <w:r w:rsidRPr="001A7A27">
        <w:t>, 409-427 (2014).</w:t>
      </w:r>
    </w:p>
    <w:p w14:paraId="4DBB78F3" w14:textId="77777777" w:rsidR="001A7A27" w:rsidRPr="001A7A27" w:rsidRDefault="001A7A27" w:rsidP="001A7A27">
      <w:pPr>
        <w:pStyle w:val="EndNoteBibliography"/>
      </w:pPr>
    </w:p>
    <w:p w14:paraId="6AD5A81C" w14:textId="77777777" w:rsidR="001A7A27" w:rsidRPr="001A7A27" w:rsidRDefault="001A7A27" w:rsidP="001A7A27">
      <w:pPr>
        <w:pStyle w:val="EndNoteBibliography"/>
        <w:ind w:left="720" w:hanging="720"/>
      </w:pPr>
      <w:r w:rsidRPr="001A7A27">
        <w:t>17.</w:t>
      </w:r>
      <w:r w:rsidRPr="001A7A27">
        <w:tab/>
        <w:t>Hemani G</w:t>
      </w:r>
      <w:r w:rsidRPr="001A7A27">
        <w:rPr>
          <w:i/>
        </w:rPr>
        <w:t>, et al.</w:t>
      </w:r>
      <w:r w:rsidRPr="001A7A27">
        <w:t xml:space="preserve"> Automating Mendelian randomization through machine learning to construct a putative causal map of the human phenome. </w:t>
      </w:r>
      <w:r w:rsidRPr="001A7A27">
        <w:rPr>
          <w:i/>
        </w:rPr>
        <w:t>bioRxiv</w:t>
      </w:r>
      <w:r w:rsidRPr="001A7A27">
        <w:t>, 173682 (2017).</w:t>
      </w:r>
    </w:p>
    <w:p w14:paraId="701CF9D5" w14:textId="77777777" w:rsidR="001A7A27" w:rsidRPr="001A7A27" w:rsidRDefault="001A7A27" w:rsidP="001A7A27">
      <w:pPr>
        <w:pStyle w:val="EndNoteBibliography"/>
      </w:pPr>
    </w:p>
    <w:p w14:paraId="553EB938" w14:textId="77777777" w:rsidR="001A7A27" w:rsidRPr="001A7A27" w:rsidRDefault="001A7A27" w:rsidP="001A7A27">
      <w:pPr>
        <w:pStyle w:val="EndNoteBibliography"/>
        <w:ind w:left="720" w:hanging="720"/>
      </w:pPr>
      <w:r w:rsidRPr="001A7A27">
        <w:t>18.</w:t>
      </w:r>
      <w:r w:rsidRPr="001A7A27">
        <w:tab/>
        <w:t xml:space="preserve">Bateson W. </w:t>
      </w:r>
      <w:r w:rsidRPr="001A7A27">
        <w:rPr>
          <w:i/>
        </w:rPr>
        <w:t>The methods and scope of genetics</w:t>
      </w:r>
      <w:r w:rsidRPr="001A7A27">
        <w:t>. Cambridge University Press (2014).</w:t>
      </w:r>
    </w:p>
    <w:p w14:paraId="5EE1AC14" w14:textId="77777777" w:rsidR="001A7A27" w:rsidRPr="001A7A27" w:rsidRDefault="001A7A27" w:rsidP="001A7A27">
      <w:pPr>
        <w:pStyle w:val="EndNoteBibliography"/>
      </w:pPr>
    </w:p>
    <w:p w14:paraId="3B1A88A0" w14:textId="77777777" w:rsidR="001A7A27" w:rsidRPr="001A7A27" w:rsidRDefault="001A7A27" w:rsidP="001A7A27">
      <w:pPr>
        <w:pStyle w:val="EndNoteBibliography"/>
        <w:ind w:left="720" w:hanging="720"/>
      </w:pPr>
      <w:r w:rsidRPr="001A7A27">
        <w:t>19.</w:t>
      </w:r>
      <w:r w:rsidRPr="001A7A27">
        <w:tab/>
        <w:t xml:space="preserve">Burgess S, Butterworth A, Thompson SG. Mendelian randomization analysis with multiple genetic variants using summarized data. </w:t>
      </w:r>
      <w:r w:rsidRPr="001A7A27">
        <w:rPr>
          <w:i/>
        </w:rPr>
        <w:t>Genet Epidemiol</w:t>
      </w:r>
      <w:r w:rsidRPr="001A7A27">
        <w:t xml:space="preserve"> </w:t>
      </w:r>
      <w:r w:rsidRPr="001A7A27">
        <w:rPr>
          <w:b/>
        </w:rPr>
        <w:t>37</w:t>
      </w:r>
      <w:r w:rsidRPr="001A7A27">
        <w:t>, 658-665 (2013).</w:t>
      </w:r>
    </w:p>
    <w:p w14:paraId="642CEF65" w14:textId="77777777" w:rsidR="001A7A27" w:rsidRPr="001A7A27" w:rsidRDefault="001A7A27" w:rsidP="001A7A27">
      <w:pPr>
        <w:pStyle w:val="EndNoteBibliography"/>
      </w:pPr>
    </w:p>
    <w:p w14:paraId="411DBE31" w14:textId="77777777" w:rsidR="001A7A27" w:rsidRPr="001A7A27" w:rsidRDefault="001A7A27" w:rsidP="001A7A27">
      <w:pPr>
        <w:pStyle w:val="EndNoteBibliography"/>
        <w:ind w:left="720" w:hanging="720"/>
      </w:pPr>
      <w:r w:rsidRPr="001A7A27">
        <w:t>20.</w:t>
      </w:r>
      <w:r w:rsidRPr="001A7A27">
        <w:tab/>
        <w:t>Bowden J</w:t>
      </w:r>
      <w:r w:rsidRPr="001A7A27">
        <w:rPr>
          <w:i/>
        </w:rPr>
        <w:t>, et al.</w:t>
      </w:r>
      <w:r w:rsidRPr="001A7A27">
        <w:t xml:space="preserve"> Improving the visualization, interpretation and analysis of two-sample summary data Mendelian randomization via the Radial plot and Radial regression. </w:t>
      </w:r>
      <w:r w:rsidRPr="001A7A27">
        <w:rPr>
          <w:i/>
        </w:rPr>
        <w:t>Int J Epidemiol</w:t>
      </w:r>
      <w:r w:rsidRPr="001A7A27">
        <w:t xml:space="preserve"> </w:t>
      </w:r>
      <w:r w:rsidRPr="001A7A27">
        <w:rPr>
          <w:b/>
        </w:rPr>
        <w:t>47</w:t>
      </w:r>
      <w:r w:rsidRPr="001A7A27">
        <w:t>, 1264-1278 (2018).</w:t>
      </w:r>
    </w:p>
    <w:p w14:paraId="4522A5A0" w14:textId="77777777" w:rsidR="001A7A27" w:rsidRPr="001A7A27" w:rsidRDefault="001A7A27" w:rsidP="001A7A27">
      <w:pPr>
        <w:pStyle w:val="EndNoteBibliography"/>
      </w:pPr>
    </w:p>
    <w:p w14:paraId="0AC795F4" w14:textId="77777777" w:rsidR="001A7A27" w:rsidRPr="001A7A27" w:rsidRDefault="001A7A27" w:rsidP="001A7A27">
      <w:pPr>
        <w:pStyle w:val="EndNoteBibliography"/>
        <w:ind w:left="720" w:hanging="720"/>
      </w:pPr>
      <w:r w:rsidRPr="001A7A27">
        <w:t>21.</w:t>
      </w:r>
      <w:r w:rsidRPr="001A7A27">
        <w:tab/>
        <w:t xml:space="preserve">Bowden J, Hemani G, Davey Smith G. Detecting individual and global horizontal pleiotropy in Mendelian randomization: a job for the humble heterogeneity statistic? </w:t>
      </w:r>
      <w:r w:rsidRPr="001A7A27">
        <w:rPr>
          <w:i/>
        </w:rPr>
        <w:t>Am J Epidemiol</w:t>
      </w:r>
      <w:r w:rsidRPr="001A7A27">
        <w:t>,  (2018).</w:t>
      </w:r>
    </w:p>
    <w:p w14:paraId="45FACAA0" w14:textId="77777777" w:rsidR="001A7A27" w:rsidRPr="001A7A27" w:rsidRDefault="001A7A27" w:rsidP="001A7A27">
      <w:pPr>
        <w:pStyle w:val="EndNoteBibliography"/>
      </w:pPr>
    </w:p>
    <w:p w14:paraId="0AEB0A5D" w14:textId="77777777" w:rsidR="001A7A27" w:rsidRPr="001A7A27" w:rsidRDefault="001A7A27" w:rsidP="001A7A27">
      <w:pPr>
        <w:pStyle w:val="EndNoteBibliography"/>
        <w:ind w:left="720" w:hanging="720"/>
      </w:pPr>
      <w:r w:rsidRPr="001A7A27">
        <w:t>22.</w:t>
      </w:r>
      <w:r w:rsidRPr="001A7A27">
        <w:tab/>
        <w:t xml:space="preserve">Sterne JA, Davey Smith G. Sifting the evidence-what's wrong with significance tests? </w:t>
      </w:r>
      <w:r w:rsidRPr="001A7A27">
        <w:rPr>
          <w:i/>
        </w:rPr>
        <w:t>Phys Ther</w:t>
      </w:r>
      <w:r w:rsidRPr="001A7A27">
        <w:t xml:space="preserve"> </w:t>
      </w:r>
      <w:r w:rsidRPr="001A7A27">
        <w:rPr>
          <w:b/>
        </w:rPr>
        <w:t>81</w:t>
      </w:r>
      <w:r w:rsidRPr="001A7A27">
        <w:t>, 1464-1469 (2001).</w:t>
      </w:r>
    </w:p>
    <w:p w14:paraId="783EBD5C" w14:textId="77777777" w:rsidR="001A7A27" w:rsidRPr="001A7A27" w:rsidRDefault="001A7A27" w:rsidP="001A7A27">
      <w:pPr>
        <w:pStyle w:val="EndNoteBibliography"/>
      </w:pPr>
    </w:p>
    <w:p w14:paraId="2B75B664" w14:textId="77777777" w:rsidR="001A7A27" w:rsidRPr="001A7A27" w:rsidRDefault="001A7A27" w:rsidP="001A7A27">
      <w:pPr>
        <w:pStyle w:val="EndNoteBibliography"/>
        <w:ind w:left="720" w:hanging="720"/>
      </w:pPr>
      <w:r w:rsidRPr="001A7A27">
        <w:t>23.</w:t>
      </w:r>
      <w:r w:rsidRPr="001A7A27">
        <w:tab/>
        <w:t xml:space="preserve">Wasserstein RL, Lazar NA. The ASA's Statement on p-Values: Context, Process, and Purpose. </w:t>
      </w:r>
      <w:r w:rsidRPr="001A7A27">
        <w:rPr>
          <w:i/>
        </w:rPr>
        <w:t>Am Stat</w:t>
      </w:r>
      <w:r w:rsidRPr="001A7A27">
        <w:t xml:space="preserve"> </w:t>
      </w:r>
      <w:r w:rsidRPr="001A7A27">
        <w:rPr>
          <w:b/>
        </w:rPr>
        <w:t>70</w:t>
      </w:r>
      <w:r w:rsidRPr="001A7A27">
        <w:t>, 129-131 (2016).</w:t>
      </w:r>
    </w:p>
    <w:p w14:paraId="6470A1CE" w14:textId="77777777" w:rsidR="001A7A27" w:rsidRPr="001A7A27" w:rsidRDefault="001A7A27" w:rsidP="001A7A27">
      <w:pPr>
        <w:pStyle w:val="EndNoteBibliography"/>
      </w:pPr>
    </w:p>
    <w:p w14:paraId="6AEE7C28" w14:textId="77777777" w:rsidR="001A7A27" w:rsidRPr="001A7A27" w:rsidRDefault="001A7A27" w:rsidP="001A7A27">
      <w:pPr>
        <w:pStyle w:val="EndNoteBibliography"/>
        <w:ind w:left="720" w:hanging="720"/>
      </w:pPr>
      <w:r w:rsidRPr="001A7A27">
        <w:t>24.</w:t>
      </w:r>
      <w:r w:rsidRPr="001A7A27">
        <w:tab/>
        <w:t xml:space="preserve">Sanderson E, Davey Smith G, Windmeijer F, Bowden J. An examination of multivariable Mendelian randomization in the single-sample and two-sample summary data settings. </w:t>
      </w:r>
      <w:r w:rsidRPr="001A7A27">
        <w:rPr>
          <w:i/>
        </w:rPr>
        <w:t>Int J Epidemiol</w:t>
      </w:r>
      <w:r w:rsidRPr="001A7A27">
        <w:t>,  (2018).</w:t>
      </w:r>
    </w:p>
    <w:p w14:paraId="4C18F0DB" w14:textId="77777777" w:rsidR="001A7A27" w:rsidRPr="001A7A27" w:rsidRDefault="001A7A27" w:rsidP="001A7A27">
      <w:pPr>
        <w:pStyle w:val="EndNoteBibliography"/>
      </w:pPr>
    </w:p>
    <w:p w14:paraId="444BA87E" w14:textId="77777777" w:rsidR="001A7A27" w:rsidRPr="001A7A27" w:rsidRDefault="001A7A27" w:rsidP="001A7A27">
      <w:pPr>
        <w:pStyle w:val="EndNoteBibliography"/>
        <w:ind w:left="720" w:hanging="720"/>
      </w:pPr>
      <w:r w:rsidRPr="001A7A27">
        <w:t>25.</w:t>
      </w:r>
      <w:r w:rsidRPr="001A7A27">
        <w:tab/>
        <w:t xml:space="preserve">Sanderson E, Davey Smith G, Windmeijer F, Bowden J. An examination of multivariable Mendelian randomization in the single sample and two-sample summary data settings. </w:t>
      </w:r>
      <w:r w:rsidRPr="001A7A27">
        <w:rPr>
          <w:i/>
        </w:rPr>
        <w:t>bioRxiv</w:t>
      </w:r>
      <w:r w:rsidRPr="001A7A27">
        <w:t>,  (2018).</w:t>
      </w:r>
    </w:p>
    <w:p w14:paraId="7B4CCD31" w14:textId="77777777" w:rsidR="001A7A27" w:rsidRPr="001A7A27" w:rsidRDefault="001A7A27" w:rsidP="001A7A27">
      <w:pPr>
        <w:pStyle w:val="EndNoteBibliography"/>
      </w:pPr>
    </w:p>
    <w:p w14:paraId="692A4782" w14:textId="77777777" w:rsidR="001A7A27" w:rsidRPr="001A7A27" w:rsidRDefault="001A7A27" w:rsidP="001A7A27">
      <w:pPr>
        <w:pStyle w:val="EndNoteBibliography"/>
        <w:ind w:left="720" w:hanging="720"/>
      </w:pPr>
      <w:r w:rsidRPr="001A7A27">
        <w:t>26.</w:t>
      </w:r>
      <w:r w:rsidRPr="001A7A27">
        <w:tab/>
        <w:t xml:space="preserve">Bennett DA, Holmes MV. Mendelian randomisation in cardiovascular research: an introduction for clinicians. </w:t>
      </w:r>
      <w:r w:rsidRPr="001A7A27">
        <w:rPr>
          <w:i/>
        </w:rPr>
        <w:t>Heart</w:t>
      </w:r>
      <w:r w:rsidRPr="001A7A27">
        <w:t xml:space="preserve"> </w:t>
      </w:r>
      <w:r w:rsidRPr="001A7A27">
        <w:rPr>
          <w:b/>
        </w:rPr>
        <w:t>103</w:t>
      </w:r>
      <w:r w:rsidRPr="001A7A27">
        <w:t>, 1400-1407 (2017).</w:t>
      </w:r>
    </w:p>
    <w:p w14:paraId="08502C94" w14:textId="77777777" w:rsidR="001A7A27" w:rsidRPr="001A7A27" w:rsidRDefault="001A7A27" w:rsidP="001A7A27">
      <w:pPr>
        <w:pStyle w:val="EndNoteBibliography"/>
      </w:pPr>
    </w:p>
    <w:p w14:paraId="123BDB2B" w14:textId="77777777" w:rsidR="001A7A27" w:rsidRPr="001A7A27" w:rsidRDefault="001A7A27" w:rsidP="001A7A27">
      <w:pPr>
        <w:pStyle w:val="EndNoteBibliography"/>
        <w:ind w:left="720" w:hanging="720"/>
      </w:pPr>
      <w:r w:rsidRPr="001A7A27">
        <w:t>27.</w:t>
      </w:r>
      <w:r w:rsidRPr="001A7A27">
        <w:tab/>
        <w:t>White J</w:t>
      </w:r>
      <w:r w:rsidRPr="001A7A27">
        <w:rPr>
          <w:i/>
        </w:rPr>
        <w:t>, et al.</w:t>
      </w:r>
      <w:r w:rsidRPr="001A7A27">
        <w:t xml:space="preserve"> Plasma urate concentration and risk of coronary heart disease: a Mendelian randomisation analysis. </w:t>
      </w:r>
      <w:r w:rsidRPr="001A7A27">
        <w:rPr>
          <w:i/>
        </w:rPr>
        <w:t>Lancet Diabetes Endocrinol</w:t>
      </w:r>
      <w:r w:rsidRPr="001A7A27">
        <w:t xml:space="preserve"> </w:t>
      </w:r>
      <w:r w:rsidRPr="001A7A27">
        <w:rPr>
          <w:b/>
        </w:rPr>
        <w:t>4</w:t>
      </w:r>
      <w:r w:rsidRPr="001A7A27">
        <w:t>, 327-336 (2016).</w:t>
      </w:r>
    </w:p>
    <w:p w14:paraId="2F30F4C1" w14:textId="77777777" w:rsidR="001A7A27" w:rsidRPr="001A7A27" w:rsidRDefault="001A7A27" w:rsidP="001A7A27">
      <w:pPr>
        <w:pStyle w:val="EndNoteBibliography"/>
      </w:pPr>
    </w:p>
    <w:p w14:paraId="6A1E4816" w14:textId="77777777" w:rsidR="001A7A27" w:rsidRPr="001A7A27" w:rsidRDefault="001A7A27" w:rsidP="001A7A27">
      <w:pPr>
        <w:pStyle w:val="EndNoteBibliography"/>
        <w:ind w:left="720" w:hanging="720"/>
      </w:pPr>
      <w:r w:rsidRPr="001A7A27">
        <w:t>28.</w:t>
      </w:r>
      <w:r w:rsidRPr="001A7A27">
        <w:tab/>
        <w:t>Tyrrell J</w:t>
      </w:r>
      <w:r w:rsidRPr="001A7A27">
        <w:rPr>
          <w:i/>
        </w:rPr>
        <w:t>, et al.</w:t>
      </w:r>
      <w:r w:rsidRPr="001A7A27">
        <w:t xml:space="preserve"> Height, body mass index, and socioeconomic status: mendelian randomisation study in UK Biobank. </w:t>
      </w:r>
      <w:r w:rsidRPr="001A7A27">
        <w:rPr>
          <w:i/>
        </w:rPr>
        <w:t>BMJ</w:t>
      </w:r>
      <w:r w:rsidRPr="001A7A27">
        <w:t xml:space="preserve"> </w:t>
      </w:r>
      <w:r w:rsidRPr="001A7A27">
        <w:rPr>
          <w:b/>
        </w:rPr>
        <w:t>352</w:t>
      </w:r>
      <w:r w:rsidRPr="001A7A27">
        <w:t>, i582 (2016).</w:t>
      </w:r>
    </w:p>
    <w:p w14:paraId="3E1A0C26" w14:textId="77777777" w:rsidR="001A7A27" w:rsidRPr="001A7A27" w:rsidRDefault="001A7A27" w:rsidP="001A7A27">
      <w:pPr>
        <w:pStyle w:val="EndNoteBibliography"/>
      </w:pPr>
    </w:p>
    <w:p w14:paraId="23552026" w14:textId="77777777" w:rsidR="001A7A27" w:rsidRPr="001A7A27" w:rsidRDefault="001A7A27" w:rsidP="001A7A27">
      <w:pPr>
        <w:pStyle w:val="EndNoteBibliography"/>
        <w:ind w:left="720" w:hanging="720"/>
      </w:pPr>
      <w:r w:rsidRPr="001A7A27">
        <w:t>29.</w:t>
      </w:r>
      <w:r w:rsidRPr="001A7A27">
        <w:tab/>
        <w:t xml:space="preserve">Kaskie RE, Graziano B, Ferrarelli F. Schizophrenia and sleep disorders: links, risks, and management challenges. </w:t>
      </w:r>
      <w:r w:rsidRPr="001A7A27">
        <w:rPr>
          <w:i/>
        </w:rPr>
        <w:t>Nat Sci Sleep</w:t>
      </w:r>
      <w:r w:rsidRPr="001A7A27">
        <w:t xml:space="preserve"> </w:t>
      </w:r>
      <w:r w:rsidRPr="001A7A27">
        <w:rPr>
          <w:b/>
        </w:rPr>
        <w:t>9</w:t>
      </w:r>
      <w:r w:rsidRPr="001A7A27">
        <w:t>, 227-239 (2017).</w:t>
      </w:r>
    </w:p>
    <w:p w14:paraId="25C3E418" w14:textId="77777777" w:rsidR="001A7A27" w:rsidRPr="001A7A27" w:rsidRDefault="001A7A27" w:rsidP="001A7A27">
      <w:pPr>
        <w:pStyle w:val="EndNoteBibliography"/>
      </w:pPr>
    </w:p>
    <w:p w14:paraId="4F5097B6" w14:textId="77777777" w:rsidR="001A7A27" w:rsidRPr="001A7A27" w:rsidRDefault="001A7A27" w:rsidP="001A7A27">
      <w:pPr>
        <w:pStyle w:val="EndNoteBibliography"/>
        <w:ind w:left="720" w:hanging="720"/>
      </w:pPr>
      <w:r w:rsidRPr="001A7A27">
        <w:t>30.</w:t>
      </w:r>
      <w:r w:rsidRPr="001A7A27">
        <w:tab/>
        <w:t>Anderson EL</w:t>
      </w:r>
      <w:r w:rsidRPr="001A7A27">
        <w:rPr>
          <w:i/>
        </w:rPr>
        <w:t>, et al.</w:t>
      </w:r>
      <w:r w:rsidRPr="001A7A27">
        <w:t xml:space="preserve"> Education, intelligence and Alzheimer’s disease: Evidence from a multivariable two-sample Mendelian randomization study. </w:t>
      </w:r>
      <w:r w:rsidRPr="001A7A27">
        <w:rPr>
          <w:i/>
        </w:rPr>
        <w:t>bioRxiv</w:t>
      </w:r>
      <w:r w:rsidRPr="001A7A27">
        <w:t>,  (2018).</w:t>
      </w:r>
    </w:p>
    <w:p w14:paraId="5EB57CEE" w14:textId="77777777" w:rsidR="001A7A27" w:rsidRPr="001A7A27" w:rsidRDefault="001A7A27" w:rsidP="001A7A27">
      <w:pPr>
        <w:pStyle w:val="EndNoteBibliography"/>
      </w:pPr>
    </w:p>
    <w:p w14:paraId="0DF89906" w14:textId="77777777" w:rsidR="001A7A27" w:rsidRPr="001A7A27" w:rsidRDefault="001A7A27" w:rsidP="001A7A27">
      <w:pPr>
        <w:pStyle w:val="EndNoteBibliography"/>
        <w:ind w:left="720" w:hanging="720"/>
      </w:pPr>
      <w:r w:rsidRPr="001A7A27">
        <w:lastRenderedPageBreak/>
        <w:t>31.</w:t>
      </w:r>
      <w:r w:rsidRPr="001A7A27">
        <w:tab/>
        <w:t>Kleber ME</w:t>
      </w:r>
      <w:r w:rsidRPr="001A7A27">
        <w:rPr>
          <w:i/>
        </w:rPr>
        <w:t>, et al.</w:t>
      </w:r>
      <w:r w:rsidRPr="001A7A27">
        <w:t xml:space="preserve"> Uric Acid and Cardiovascular Events: A Mendelian Randomization Study. </w:t>
      </w:r>
      <w:r w:rsidRPr="001A7A27">
        <w:rPr>
          <w:i/>
        </w:rPr>
        <w:t>J Am Soc Nephrol</w:t>
      </w:r>
      <w:r w:rsidRPr="001A7A27">
        <w:t xml:space="preserve"> </w:t>
      </w:r>
      <w:r w:rsidRPr="001A7A27">
        <w:rPr>
          <w:b/>
        </w:rPr>
        <w:t>26</w:t>
      </w:r>
      <w:r w:rsidRPr="001A7A27">
        <w:t>, 2831-2838 (2015).</w:t>
      </w:r>
    </w:p>
    <w:p w14:paraId="1EF4120C" w14:textId="77777777" w:rsidR="001A7A27" w:rsidRPr="001A7A27" w:rsidRDefault="001A7A27" w:rsidP="001A7A27">
      <w:pPr>
        <w:pStyle w:val="EndNoteBibliography"/>
      </w:pPr>
    </w:p>
    <w:p w14:paraId="662474BE" w14:textId="77777777" w:rsidR="001A7A27" w:rsidRPr="001A7A27" w:rsidRDefault="001A7A27" w:rsidP="001A7A27">
      <w:pPr>
        <w:pStyle w:val="EndNoteBibliography"/>
        <w:ind w:left="720" w:hanging="720"/>
      </w:pPr>
      <w:r w:rsidRPr="001A7A27">
        <w:t>32.</w:t>
      </w:r>
      <w:r w:rsidRPr="001A7A27">
        <w:tab/>
        <w:t xml:space="preserve">Strom D, Dudovitz R, Guerrero LR, Wong MD. The Link between Education and Health: It Is Not What You Know, but Whom You Know. </w:t>
      </w:r>
      <w:r w:rsidRPr="001A7A27">
        <w:rPr>
          <w:i/>
        </w:rPr>
        <w:t>J Gen Intern Med</w:t>
      </w:r>
      <w:r w:rsidRPr="001A7A27">
        <w:t xml:space="preserve"> </w:t>
      </w:r>
      <w:r w:rsidRPr="001A7A27">
        <w:rPr>
          <w:b/>
        </w:rPr>
        <w:t>30</w:t>
      </w:r>
      <w:r w:rsidRPr="001A7A27">
        <w:t>, S277-S278 (2015).</w:t>
      </w:r>
    </w:p>
    <w:p w14:paraId="479C400C" w14:textId="77777777" w:rsidR="001A7A27" w:rsidRPr="001A7A27" w:rsidRDefault="001A7A27" w:rsidP="001A7A27">
      <w:pPr>
        <w:pStyle w:val="EndNoteBibliography"/>
      </w:pPr>
    </w:p>
    <w:p w14:paraId="70216DE5" w14:textId="77777777" w:rsidR="001A7A27" w:rsidRPr="001A7A27" w:rsidRDefault="001A7A27" w:rsidP="001A7A27">
      <w:pPr>
        <w:pStyle w:val="EndNoteBibliography"/>
        <w:ind w:left="720" w:hanging="720"/>
      </w:pPr>
      <w:r w:rsidRPr="001A7A27">
        <w:t>33.</w:t>
      </w:r>
      <w:r w:rsidRPr="001A7A27">
        <w:tab/>
        <w:t>Bockerman P</w:t>
      </w:r>
      <w:r w:rsidRPr="001A7A27">
        <w:rPr>
          <w:i/>
        </w:rPr>
        <w:t>, et al.</w:t>
      </w:r>
      <w:r w:rsidRPr="001A7A27">
        <w:t xml:space="preserve"> Does higher education protect against obesity? Evidence using Mendelian randomization. </w:t>
      </w:r>
      <w:r w:rsidRPr="001A7A27">
        <w:rPr>
          <w:i/>
        </w:rPr>
        <w:t>Prev Med</w:t>
      </w:r>
      <w:r w:rsidRPr="001A7A27">
        <w:t xml:space="preserve"> </w:t>
      </w:r>
      <w:r w:rsidRPr="001A7A27">
        <w:rPr>
          <w:b/>
        </w:rPr>
        <w:t>101</w:t>
      </w:r>
      <w:r w:rsidRPr="001A7A27">
        <w:t>, 195-198 (2017).</w:t>
      </w:r>
    </w:p>
    <w:p w14:paraId="0C4C138B" w14:textId="77777777" w:rsidR="001A7A27" w:rsidRPr="001A7A27" w:rsidRDefault="001A7A27" w:rsidP="001A7A27">
      <w:pPr>
        <w:pStyle w:val="EndNoteBibliography"/>
      </w:pPr>
    </w:p>
    <w:p w14:paraId="42DF480C" w14:textId="77777777" w:rsidR="001A7A27" w:rsidRPr="001A7A27" w:rsidRDefault="001A7A27" w:rsidP="001A7A27">
      <w:pPr>
        <w:pStyle w:val="EndNoteBibliography"/>
        <w:ind w:left="720" w:hanging="720"/>
      </w:pPr>
      <w:r w:rsidRPr="001A7A27">
        <w:t>34.</w:t>
      </w:r>
      <w:r w:rsidRPr="001A7A27">
        <w:tab/>
        <w:t xml:space="preserve">Cohen AK, Rai M, Rehkopf DH, Abrams B. Educational attainment and obesity: a systematic review. </w:t>
      </w:r>
      <w:r w:rsidRPr="001A7A27">
        <w:rPr>
          <w:i/>
        </w:rPr>
        <w:t>Obes Rev</w:t>
      </w:r>
      <w:r w:rsidRPr="001A7A27">
        <w:t xml:space="preserve"> </w:t>
      </w:r>
      <w:r w:rsidRPr="001A7A27">
        <w:rPr>
          <w:b/>
        </w:rPr>
        <w:t>14</w:t>
      </w:r>
      <w:r w:rsidRPr="001A7A27">
        <w:t>, 989-1005 (2013).</w:t>
      </w:r>
    </w:p>
    <w:p w14:paraId="2E17C57A" w14:textId="77777777" w:rsidR="001A7A27" w:rsidRPr="001A7A27" w:rsidRDefault="001A7A27" w:rsidP="001A7A27">
      <w:pPr>
        <w:pStyle w:val="EndNoteBibliography"/>
      </w:pPr>
    </w:p>
    <w:p w14:paraId="49196524" w14:textId="77777777" w:rsidR="001A7A27" w:rsidRPr="001A7A27" w:rsidRDefault="001A7A27" w:rsidP="001A7A27">
      <w:pPr>
        <w:pStyle w:val="EndNoteBibliography"/>
        <w:ind w:left="720" w:hanging="720"/>
      </w:pPr>
      <w:r w:rsidRPr="001A7A27">
        <w:t>35.</w:t>
      </w:r>
      <w:r w:rsidRPr="001A7A27">
        <w:tab/>
        <w:t>Okbay A</w:t>
      </w:r>
      <w:r w:rsidRPr="001A7A27">
        <w:rPr>
          <w:i/>
        </w:rPr>
        <w:t>, et al.</w:t>
      </w:r>
      <w:r w:rsidRPr="001A7A27">
        <w:t xml:space="preserve"> Genome-wide association study identifies 74 loci associated with educational attainment. </w:t>
      </w:r>
      <w:r w:rsidRPr="001A7A27">
        <w:rPr>
          <w:i/>
        </w:rPr>
        <w:t>Nature</w:t>
      </w:r>
      <w:r w:rsidRPr="001A7A27">
        <w:t xml:space="preserve"> </w:t>
      </w:r>
      <w:r w:rsidRPr="001A7A27">
        <w:rPr>
          <w:b/>
        </w:rPr>
        <w:t>533</w:t>
      </w:r>
      <w:r w:rsidRPr="001A7A27">
        <w:t>, 539-542 (2016).</w:t>
      </w:r>
    </w:p>
    <w:p w14:paraId="24B6E55B" w14:textId="77777777" w:rsidR="001A7A27" w:rsidRPr="001A7A27" w:rsidRDefault="001A7A27" w:rsidP="001A7A27">
      <w:pPr>
        <w:pStyle w:val="EndNoteBibliography"/>
      </w:pPr>
    </w:p>
    <w:p w14:paraId="6468FBC4" w14:textId="77777777" w:rsidR="001A7A27" w:rsidRPr="001A7A27" w:rsidRDefault="001A7A27" w:rsidP="001A7A27">
      <w:pPr>
        <w:pStyle w:val="EndNoteBibliography"/>
        <w:ind w:left="720" w:hanging="720"/>
      </w:pPr>
      <w:r w:rsidRPr="001A7A27">
        <w:t>36.</w:t>
      </w:r>
      <w:r w:rsidRPr="001A7A27">
        <w:tab/>
        <w:t>Locke AE</w:t>
      </w:r>
      <w:r w:rsidRPr="001A7A27">
        <w:rPr>
          <w:i/>
        </w:rPr>
        <w:t>, et al.</w:t>
      </w:r>
      <w:r w:rsidRPr="001A7A27">
        <w:t xml:space="preserve"> Genetic studies of body mass index yield new insights for obesity biology. </w:t>
      </w:r>
      <w:r w:rsidRPr="001A7A27">
        <w:rPr>
          <w:i/>
        </w:rPr>
        <w:t>Nature</w:t>
      </w:r>
      <w:r w:rsidRPr="001A7A27">
        <w:t xml:space="preserve"> </w:t>
      </w:r>
      <w:r w:rsidRPr="001A7A27">
        <w:rPr>
          <w:b/>
        </w:rPr>
        <w:t>518</w:t>
      </w:r>
      <w:r w:rsidRPr="001A7A27">
        <w:t>, 197-206 (2015).</w:t>
      </w:r>
    </w:p>
    <w:p w14:paraId="5C7D09CF" w14:textId="77777777" w:rsidR="001A7A27" w:rsidRPr="001A7A27" w:rsidRDefault="001A7A27" w:rsidP="001A7A27">
      <w:pPr>
        <w:pStyle w:val="EndNoteBibliography"/>
      </w:pPr>
    </w:p>
    <w:p w14:paraId="26B4CE16" w14:textId="77777777" w:rsidR="001A7A27" w:rsidRPr="001A7A27" w:rsidRDefault="001A7A27" w:rsidP="001A7A27">
      <w:pPr>
        <w:pStyle w:val="EndNoteBibliography"/>
        <w:ind w:left="720" w:hanging="720"/>
      </w:pPr>
      <w:r w:rsidRPr="001A7A27">
        <w:t>37.</w:t>
      </w:r>
      <w:r w:rsidRPr="001A7A27">
        <w:tab/>
        <w:t>Zhu ZH</w:t>
      </w:r>
      <w:r w:rsidRPr="001A7A27">
        <w:rPr>
          <w:i/>
        </w:rPr>
        <w:t>, et al.</w:t>
      </w:r>
      <w:r w:rsidRPr="001A7A27">
        <w:t xml:space="preserve"> Causal associations between risk factors and common diseases inferred from GWAS summary data. </w:t>
      </w:r>
      <w:r w:rsidRPr="001A7A27">
        <w:rPr>
          <w:i/>
        </w:rPr>
        <w:t>Nat Commun</w:t>
      </w:r>
      <w:r w:rsidRPr="001A7A27">
        <w:t xml:space="preserve"> </w:t>
      </w:r>
      <w:r w:rsidRPr="001A7A27">
        <w:rPr>
          <w:b/>
        </w:rPr>
        <w:t>9</w:t>
      </w:r>
      <w:r w:rsidRPr="001A7A27">
        <w:t>,  (2018).</w:t>
      </w:r>
    </w:p>
    <w:p w14:paraId="62838660" w14:textId="77777777" w:rsidR="001A7A27" w:rsidRPr="001A7A27" w:rsidRDefault="001A7A27" w:rsidP="001A7A27">
      <w:pPr>
        <w:pStyle w:val="EndNoteBibliography"/>
      </w:pPr>
    </w:p>
    <w:p w14:paraId="49E2FB8A" w14:textId="77777777" w:rsidR="001A7A27" w:rsidRPr="001A7A27" w:rsidRDefault="001A7A27" w:rsidP="001A7A27">
      <w:pPr>
        <w:pStyle w:val="EndNoteBibliography"/>
        <w:ind w:left="720" w:hanging="720"/>
      </w:pPr>
      <w:r w:rsidRPr="001A7A27">
        <w:t>38.</w:t>
      </w:r>
      <w:r w:rsidRPr="001A7A27">
        <w:tab/>
        <w:t xml:space="preserve">Burgess S, Thompson SG. Multivariable Mendelian randomization: the use of pleiotropic genetic variants to estimate causal effects. </w:t>
      </w:r>
      <w:r w:rsidRPr="001A7A27">
        <w:rPr>
          <w:i/>
        </w:rPr>
        <w:t>Am J Epidemiol</w:t>
      </w:r>
      <w:r w:rsidRPr="001A7A27">
        <w:t xml:space="preserve"> </w:t>
      </w:r>
      <w:r w:rsidRPr="001A7A27">
        <w:rPr>
          <w:b/>
        </w:rPr>
        <w:t>181</w:t>
      </w:r>
      <w:r w:rsidRPr="001A7A27">
        <w:t>, 251-260 (2015).</w:t>
      </w:r>
    </w:p>
    <w:p w14:paraId="4AD0CD10" w14:textId="77777777" w:rsidR="001A7A27" w:rsidRPr="001A7A27" w:rsidRDefault="001A7A27" w:rsidP="001A7A27">
      <w:pPr>
        <w:pStyle w:val="EndNoteBibliography"/>
      </w:pPr>
    </w:p>
    <w:p w14:paraId="32ABBE16" w14:textId="77777777" w:rsidR="001A7A27" w:rsidRPr="001A7A27" w:rsidRDefault="001A7A27" w:rsidP="001A7A27">
      <w:pPr>
        <w:pStyle w:val="EndNoteBibliography"/>
        <w:ind w:left="720" w:hanging="720"/>
      </w:pPr>
      <w:r w:rsidRPr="001A7A27">
        <w:t>39.</w:t>
      </w:r>
      <w:r w:rsidRPr="001A7A27">
        <w:tab/>
        <w:t xml:space="preserve">Hartwig FP, Borges MC, Horta BL, Bowden J, Davey Smith G. Inflammatory Biomarkers and Risk of Schizophrenia A 2-Sample Mendelian Randomization Study. </w:t>
      </w:r>
      <w:r w:rsidRPr="001A7A27">
        <w:rPr>
          <w:i/>
        </w:rPr>
        <w:t>Jama Psychiat</w:t>
      </w:r>
      <w:r w:rsidRPr="001A7A27">
        <w:t xml:space="preserve"> </w:t>
      </w:r>
      <w:r w:rsidRPr="001A7A27">
        <w:rPr>
          <w:b/>
        </w:rPr>
        <w:t>74</w:t>
      </w:r>
      <w:r w:rsidRPr="001A7A27">
        <w:t>, 1226-1233 (2017).</w:t>
      </w:r>
    </w:p>
    <w:p w14:paraId="27E9271E" w14:textId="77777777" w:rsidR="001A7A27" w:rsidRPr="001A7A27" w:rsidRDefault="001A7A27" w:rsidP="001A7A27">
      <w:pPr>
        <w:pStyle w:val="EndNoteBibliography"/>
      </w:pPr>
    </w:p>
    <w:p w14:paraId="12FF36BE" w14:textId="77777777" w:rsidR="001A7A27" w:rsidRPr="001A7A27" w:rsidRDefault="001A7A27" w:rsidP="001A7A27">
      <w:pPr>
        <w:pStyle w:val="EndNoteBibliography"/>
        <w:ind w:left="720" w:hanging="720"/>
      </w:pPr>
      <w:r w:rsidRPr="001A7A27">
        <w:t>40.</w:t>
      </w:r>
      <w:r w:rsidRPr="001A7A27">
        <w:tab/>
        <w:t xml:space="preserve">Burgess S, Thompson SG, CRP CHD Genetics Collaboration. Avoiding bias from weak instruments in Mendelian randomization studies. </w:t>
      </w:r>
      <w:r w:rsidRPr="001A7A27">
        <w:rPr>
          <w:i/>
        </w:rPr>
        <w:t>Int J Epidemiol</w:t>
      </w:r>
      <w:r w:rsidRPr="001A7A27">
        <w:t xml:space="preserve"> </w:t>
      </w:r>
      <w:r w:rsidRPr="001A7A27">
        <w:rPr>
          <w:b/>
        </w:rPr>
        <w:t>40</w:t>
      </w:r>
      <w:r w:rsidRPr="001A7A27">
        <w:t>, 755-764 (2011).</w:t>
      </w:r>
    </w:p>
    <w:p w14:paraId="3837DB81" w14:textId="77777777" w:rsidR="001A7A27" w:rsidRPr="001A7A27" w:rsidRDefault="001A7A27" w:rsidP="001A7A27">
      <w:pPr>
        <w:pStyle w:val="EndNoteBibliography"/>
      </w:pPr>
    </w:p>
    <w:p w14:paraId="21A1AC88" w14:textId="77777777" w:rsidR="001A7A27" w:rsidRPr="001A7A27" w:rsidRDefault="001A7A27" w:rsidP="001A7A27">
      <w:pPr>
        <w:pStyle w:val="EndNoteBibliography"/>
        <w:ind w:left="720" w:hanging="720"/>
      </w:pPr>
      <w:r w:rsidRPr="001A7A27">
        <w:t>41.</w:t>
      </w:r>
      <w:r w:rsidRPr="001A7A27">
        <w:tab/>
        <w:t>Jiang L</w:t>
      </w:r>
      <w:r w:rsidRPr="001A7A27">
        <w:rPr>
          <w:i/>
        </w:rPr>
        <w:t>, et al.</w:t>
      </w:r>
      <w:r w:rsidRPr="001A7A27">
        <w:t xml:space="preserve"> Constrained Instruments and their Application to Mendelian Randomization with Pleiotropy. </w:t>
      </w:r>
      <w:r w:rsidRPr="001A7A27">
        <w:rPr>
          <w:i/>
        </w:rPr>
        <w:t>bioRxiv</w:t>
      </w:r>
      <w:r w:rsidRPr="001A7A27">
        <w:t>, 227454 (2017).</w:t>
      </w:r>
    </w:p>
    <w:p w14:paraId="7756486D" w14:textId="77777777" w:rsidR="001A7A27" w:rsidRPr="001A7A27" w:rsidRDefault="001A7A27" w:rsidP="001A7A27">
      <w:pPr>
        <w:pStyle w:val="EndNoteBibliography"/>
      </w:pPr>
    </w:p>
    <w:p w14:paraId="6D6092E7" w14:textId="77777777" w:rsidR="001A7A27" w:rsidRPr="001A7A27" w:rsidRDefault="001A7A27" w:rsidP="001A7A27">
      <w:pPr>
        <w:pStyle w:val="EndNoteBibliography"/>
        <w:ind w:left="720" w:hanging="720"/>
      </w:pPr>
      <w:r w:rsidRPr="001A7A27">
        <w:t>42.</w:t>
      </w:r>
      <w:r w:rsidRPr="001A7A27">
        <w:tab/>
        <w:t>Visscher PM</w:t>
      </w:r>
      <w:r w:rsidRPr="001A7A27">
        <w:rPr>
          <w:i/>
        </w:rPr>
        <w:t>, et al.</w:t>
      </w:r>
      <w:r w:rsidRPr="001A7A27">
        <w:t xml:space="preserve"> 10 Years of GWAS Discovery: Biology, Function, and Translation. </w:t>
      </w:r>
      <w:r w:rsidRPr="001A7A27">
        <w:rPr>
          <w:i/>
        </w:rPr>
        <w:t>Am J Hum Genet</w:t>
      </w:r>
      <w:r w:rsidRPr="001A7A27">
        <w:t xml:space="preserve"> </w:t>
      </w:r>
      <w:r w:rsidRPr="001A7A27">
        <w:rPr>
          <w:b/>
        </w:rPr>
        <w:t>101</w:t>
      </w:r>
      <w:r w:rsidRPr="001A7A27">
        <w:t>, 5-22 (2017).</w:t>
      </w:r>
    </w:p>
    <w:p w14:paraId="27999D25" w14:textId="77777777" w:rsidR="001A7A27" w:rsidRPr="001A7A27" w:rsidRDefault="001A7A27" w:rsidP="001A7A27">
      <w:pPr>
        <w:pStyle w:val="EndNoteBibliography"/>
      </w:pPr>
    </w:p>
    <w:p w14:paraId="09D747F3" w14:textId="77777777" w:rsidR="001A7A27" w:rsidRPr="001A7A27" w:rsidRDefault="001A7A27" w:rsidP="001A7A27">
      <w:pPr>
        <w:pStyle w:val="EndNoteBibliography"/>
        <w:ind w:left="720" w:hanging="720"/>
      </w:pPr>
      <w:r w:rsidRPr="001A7A27">
        <w:t>43.</w:t>
      </w:r>
      <w:r w:rsidRPr="001A7A27">
        <w:tab/>
        <w:t xml:space="preserve">Davey Smith G, Ebrahim S. Mendelian randomization: prospects, potentials, and limitations. </w:t>
      </w:r>
      <w:r w:rsidRPr="001A7A27">
        <w:rPr>
          <w:i/>
        </w:rPr>
        <w:t>Int J Epidemiol</w:t>
      </w:r>
      <w:r w:rsidRPr="001A7A27">
        <w:t xml:space="preserve"> </w:t>
      </w:r>
      <w:r w:rsidRPr="001A7A27">
        <w:rPr>
          <w:b/>
        </w:rPr>
        <w:t>33</w:t>
      </w:r>
      <w:r w:rsidRPr="001A7A27">
        <w:t>, 30-42 (2004).</w:t>
      </w:r>
    </w:p>
    <w:p w14:paraId="6B0B6B66" w14:textId="77777777" w:rsidR="001A7A27" w:rsidRPr="001A7A27" w:rsidRDefault="001A7A27" w:rsidP="001A7A27">
      <w:pPr>
        <w:pStyle w:val="EndNoteBibliography"/>
      </w:pPr>
    </w:p>
    <w:p w14:paraId="05A57A6A" w14:textId="77777777" w:rsidR="001A7A27" w:rsidRPr="001A7A27" w:rsidRDefault="001A7A27" w:rsidP="001A7A27">
      <w:pPr>
        <w:pStyle w:val="EndNoteBibliography"/>
        <w:ind w:left="720" w:hanging="720"/>
      </w:pPr>
      <w:r w:rsidRPr="001A7A27">
        <w:t>44.</w:t>
      </w:r>
      <w:r w:rsidRPr="001A7A27">
        <w:tab/>
        <w:t xml:space="preserve">Tan Q, Jacobsen R, Sorensen M, Christiansen L, Kruse TA, Christensen K. Analyzing age-specific genetic effects on human extreme age survival in cohort-based longitudinal studies. </w:t>
      </w:r>
      <w:r w:rsidRPr="001A7A27">
        <w:rPr>
          <w:i/>
        </w:rPr>
        <w:t>Eur J Hum Genet</w:t>
      </w:r>
      <w:r w:rsidRPr="001A7A27">
        <w:t xml:space="preserve"> </w:t>
      </w:r>
      <w:r w:rsidRPr="001A7A27">
        <w:rPr>
          <w:b/>
        </w:rPr>
        <w:t>21</w:t>
      </w:r>
      <w:r w:rsidRPr="001A7A27">
        <w:t>, 451-454 (2013).</w:t>
      </w:r>
    </w:p>
    <w:p w14:paraId="527802CE" w14:textId="77777777" w:rsidR="001A7A27" w:rsidRPr="001A7A27" w:rsidRDefault="001A7A27" w:rsidP="001A7A27">
      <w:pPr>
        <w:pStyle w:val="EndNoteBibliography"/>
      </w:pPr>
    </w:p>
    <w:p w14:paraId="4FD55F77" w14:textId="77777777" w:rsidR="001A7A27" w:rsidRPr="001A7A27" w:rsidRDefault="001A7A27" w:rsidP="001A7A27">
      <w:pPr>
        <w:pStyle w:val="EndNoteBibliography"/>
        <w:ind w:left="720" w:hanging="720"/>
      </w:pPr>
      <w:r w:rsidRPr="001A7A27">
        <w:t>45.</w:t>
      </w:r>
      <w:r w:rsidRPr="001A7A27">
        <w:tab/>
        <w:t xml:space="preserve">Vansteelandt S, Bowden J, Babanezhad M, Goetghebeur E. On Instrumental Variables Estimation of Causal Odds Ratios. </w:t>
      </w:r>
      <w:r w:rsidRPr="001A7A27">
        <w:rPr>
          <w:i/>
        </w:rPr>
        <w:t>Stat Sci</w:t>
      </w:r>
      <w:r w:rsidRPr="001A7A27">
        <w:t xml:space="preserve"> </w:t>
      </w:r>
      <w:r w:rsidRPr="001A7A27">
        <w:rPr>
          <w:b/>
        </w:rPr>
        <w:t>26</w:t>
      </w:r>
      <w:r w:rsidRPr="001A7A27">
        <w:t>, 403-422 (2011).</w:t>
      </w:r>
    </w:p>
    <w:p w14:paraId="1C8B8F2D" w14:textId="77777777" w:rsidR="001A7A27" w:rsidRPr="001A7A27" w:rsidRDefault="001A7A27" w:rsidP="001A7A27">
      <w:pPr>
        <w:pStyle w:val="EndNoteBibliography"/>
      </w:pPr>
    </w:p>
    <w:p w14:paraId="1B2855F4" w14:textId="77777777" w:rsidR="001A7A27" w:rsidRPr="001A7A27" w:rsidRDefault="001A7A27" w:rsidP="001A7A27">
      <w:pPr>
        <w:pStyle w:val="EndNoteBibliography"/>
        <w:ind w:left="720" w:hanging="720"/>
      </w:pPr>
      <w:r w:rsidRPr="001A7A27">
        <w:t>46.</w:t>
      </w:r>
      <w:r w:rsidRPr="001A7A27">
        <w:tab/>
        <w:t>Winsvold BS</w:t>
      </w:r>
      <w:r w:rsidRPr="001A7A27">
        <w:rPr>
          <w:i/>
        </w:rPr>
        <w:t>, et al.</w:t>
      </w:r>
      <w:r w:rsidRPr="001A7A27">
        <w:t xml:space="preserve"> Shared genetic risk between migraine and coronary artery disease: A genome-wide analysis of common variants. </w:t>
      </w:r>
      <w:r w:rsidRPr="001A7A27">
        <w:rPr>
          <w:i/>
        </w:rPr>
        <w:t>Plos One</w:t>
      </w:r>
      <w:r w:rsidRPr="001A7A27">
        <w:t xml:space="preserve"> </w:t>
      </w:r>
      <w:r w:rsidRPr="001A7A27">
        <w:rPr>
          <w:b/>
        </w:rPr>
        <w:t>12</w:t>
      </w:r>
      <w:r w:rsidRPr="001A7A27">
        <w:t>,  (2017).</w:t>
      </w:r>
    </w:p>
    <w:p w14:paraId="54B390F1" w14:textId="77777777" w:rsidR="001A7A27" w:rsidRPr="001A7A27" w:rsidRDefault="001A7A27" w:rsidP="001A7A27">
      <w:pPr>
        <w:pStyle w:val="EndNoteBibliography"/>
      </w:pPr>
    </w:p>
    <w:p w14:paraId="2A40D4B7" w14:textId="77777777" w:rsidR="001A7A27" w:rsidRPr="001A7A27" w:rsidRDefault="001A7A27" w:rsidP="001A7A27">
      <w:pPr>
        <w:pStyle w:val="EndNoteBibliography"/>
        <w:ind w:left="720" w:hanging="720"/>
      </w:pPr>
      <w:r w:rsidRPr="001A7A27">
        <w:t>47.</w:t>
      </w:r>
      <w:r w:rsidRPr="001A7A27">
        <w:tab/>
        <w:t>Rodondi N</w:t>
      </w:r>
      <w:r w:rsidRPr="001A7A27">
        <w:rPr>
          <w:i/>
        </w:rPr>
        <w:t>, et al.</w:t>
      </w:r>
      <w:r w:rsidRPr="001A7A27">
        <w:t xml:space="preserve"> Subclinical hypothyroidism and the risk of coronary heart disease and mortality. </w:t>
      </w:r>
      <w:r w:rsidRPr="001A7A27">
        <w:rPr>
          <w:i/>
        </w:rPr>
        <w:t>JAMA</w:t>
      </w:r>
      <w:r w:rsidRPr="001A7A27">
        <w:t xml:space="preserve"> </w:t>
      </w:r>
      <w:r w:rsidRPr="001A7A27">
        <w:rPr>
          <w:b/>
        </w:rPr>
        <w:t>304</w:t>
      </w:r>
      <w:r w:rsidRPr="001A7A27">
        <w:t>, 1365-1374 (2010).</w:t>
      </w:r>
    </w:p>
    <w:p w14:paraId="26D6F0FE" w14:textId="77777777" w:rsidR="001A7A27" w:rsidRPr="001A7A27" w:rsidRDefault="001A7A27" w:rsidP="001A7A27">
      <w:pPr>
        <w:pStyle w:val="EndNoteBibliography"/>
      </w:pPr>
    </w:p>
    <w:p w14:paraId="44B27096" w14:textId="77777777" w:rsidR="001A7A27" w:rsidRPr="001A7A27" w:rsidRDefault="001A7A27" w:rsidP="001A7A27">
      <w:pPr>
        <w:pStyle w:val="EndNoteBibliography"/>
        <w:ind w:left="720" w:hanging="720"/>
      </w:pPr>
      <w:r w:rsidRPr="001A7A27">
        <w:t>48.</w:t>
      </w:r>
      <w:r w:rsidRPr="001A7A27">
        <w:tab/>
        <w:t xml:space="preserve">Fadeyev VV, Sytch J, Kalashnikov V, Rojtman A, Syrkin A, Melnichenko G. Levothyroxine replacement therapy in patients with subclinical hypothyroidism and coronary artery disease. </w:t>
      </w:r>
      <w:r w:rsidRPr="001A7A27">
        <w:rPr>
          <w:i/>
        </w:rPr>
        <w:t>Endocr Pract</w:t>
      </w:r>
      <w:r w:rsidRPr="001A7A27">
        <w:t xml:space="preserve"> </w:t>
      </w:r>
      <w:r w:rsidRPr="001A7A27">
        <w:rPr>
          <w:b/>
        </w:rPr>
        <w:t>12</w:t>
      </w:r>
      <w:r w:rsidRPr="001A7A27">
        <w:t>, 5-17 (2006).</w:t>
      </w:r>
    </w:p>
    <w:p w14:paraId="6F48840B" w14:textId="77777777" w:rsidR="001A7A27" w:rsidRPr="001A7A27" w:rsidRDefault="001A7A27" w:rsidP="001A7A27">
      <w:pPr>
        <w:pStyle w:val="EndNoteBibliography"/>
      </w:pPr>
    </w:p>
    <w:p w14:paraId="3AF7E644" w14:textId="77777777" w:rsidR="001A7A27" w:rsidRPr="001A7A27" w:rsidRDefault="001A7A27" w:rsidP="001A7A27">
      <w:pPr>
        <w:pStyle w:val="EndNoteBibliography"/>
        <w:ind w:left="720" w:hanging="720"/>
      </w:pPr>
      <w:r w:rsidRPr="001A7A27">
        <w:t>49.</w:t>
      </w:r>
      <w:r w:rsidRPr="001A7A27">
        <w:tab/>
        <w:t xml:space="preserve">Cho Y, Shin SY, Won S, Relton CL, Davey Smith G, Shin MJ. Alcohol intake and cardiovascular risk factors: A Mendelian randomisation study. </w:t>
      </w:r>
      <w:r w:rsidRPr="001A7A27">
        <w:rPr>
          <w:i/>
        </w:rPr>
        <w:t>Sci Rep</w:t>
      </w:r>
      <w:r w:rsidRPr="001A7A27">
        <w:t xml:space="preserve"> </w:t>
      </w:r>
      <w:r w:rsidRPr="001A7A27">
        <w:rPr>
          <w:b/>
        </w:rPr>
        <w:t>5</w:t>
      </w:r>
      <w:r w:rsidRPr="001A7A27">
        <w:t>, 18422 (2015).</w:t>
      </w:r>
    </w:p>
    <w:p w14:paraId="46C1CB55" w14:textId="77777777" w:rsidR="001A7A27" w:rsidRPr="001A7A27" w:rsidRDefault="001A7A27" w:rsidP="001A7A27">
      <w:pPr>
        <w:pStyle w:val="EndNoteBibliography"/>
      </w:pPr>
    </w:p>
    <w:p w14:paraId="6A5DB249" w14:textId="77777777" w:rsidR="001A7A27" w:rsidRPr="001A7A27" w:rsidRDefault="001A7A27" w:rsidP="001A7A27">
      <w:pPr>
        <w:pStyle w:val="EndNoteBibliography"/>
        <w:ind w:left="720" w:hanging="720"/>
      </w:pPr>
      <w:r w:rsidRPr="001A7A27">
        <w:t>50.</w:t>
      </w:r>
      <w:r w:rsidRPr="001A7A27">
        <w:tab/>
        <w:t xml:space="preserve">Williams PT, Thompson PD. The relationship of walking intensity to total and cause-specific mortality. Results from the National Walkers' Health Study. </w:t>
      </w:r>
      <w:r w:rsidRPr="001A7A27">
        <w:rPr>
          <w:i/>
        </w:rPr>
        <w:t>Plos One</w:t>
      </w:r>
      <w:r w:rsidRPr="001A7A27">
        <w:t xml:space="preserve"> </w:t>
      </w:r>
      <w:r w:rsidRPr="001A7A27">
        <w:rPr>
          <w:b/>
        </w:rPr>
        <w:t>8</w:t>
      </w:r>
      <w:r w:rsidRPr="001A7A27">
        <w:t>, e81098 (2013).</w:t>
      </w:r>
    </w:p>
    <w:p w14:paraId="7D926718" w14:textId="77777777" w:rsidR="001A7A27" w:rsidRPr="001A7A27" w:rsidRDefault="001A7A27" w:rsidP="001A7A27">
      <w:pPr>
        <w:pStyle w:val="EndNoteBibliography"/>
      </w:pPr>
    </w:p>
    <w:p w14:paraId="6AC00958" w14:textId="77777777" w:rsidR="001A7A27" w:rsidRPr="001A7A27" w:rsidRDefault="001A7A27" w:rsidP="001A7A27">
      <w:pPr>
        <w:pStyle w:val="EndNoteBibliography"/>
        <w:ind w:left="720" w:hanging="720"/>
      </w:pPr>
      <w:r w:rsidRPr="001A7A27">
        <w:t>51.</w:t>
      </w:r>
      <w:r w:rsidRPr="001A7A27">
        <w:tab/>
        <w:t>Sugawara N</w:t>
      </w:r>
      <w:r w:rsidRPr="001A7A27">
        <w:rPr>
          <w:i/>
        </w:rPr>
        <w:t>, et al.</w:t>
      </w:r>
      <w:r w:rsidRPr="001A7A27">
        <w:t xml:space="preserve"> Body composition in patients with schizophrenia: Comparison with healthy controls. </w:t>
      </w:r>
      <w:r w:rsidRPr="001A7A27">
        <w:rPr>
          <w:i/>
        </w:rPr>
        <w:t>Annals of general psychiatry</w:t>
      </w:r>
      <w:r w:rsidRPr="001A7A27">
        <w:t xml:space="preserve"> </w:t>
      </w:r>
      <w:r w:rsidRPr="001A7A27">
        <w:rPr>
          <w:b/>
        </w:rPr>
        <w:t>11</w:t>
      </w:r>
      <w:r w:rsidRPr="001A7A27">
        <w:t>, 11 (2012).</w:t>
      </w:r>
    </w:p>
    <w:p w14:paraId="20D31C52" w14:textId="77777777" w:rsidR="001A7A27" w:rsidRPr="001A7A27" w:rsidRDefault="001A7A27" w:rsidP="001A7A27">
      <w:pPr>
        <w:pStyle w:val="EndNoteBibliography"/>
      </w:pPr>
    </w:p>
    <w:p w14:paraId="0CB89DEE" w14:textId="77777777" w:rsidR="001A7A27" w:rsidRPr="001A7A27" w:rsidRDefault="001A7A27" w:rsidP="001A7A27">
      <w:pPr>
        <w:pStyle w:val="EndNoteBibliography"/>
        <w:ind w:left="720" w:hanging="720"/>
      </w:pPr>
      <w:r w:rsidRPr="001A7A27">
        <w:t>52.</w:t>
      </w:r>
      <w:r w:rsidRPr="001A7A27">
        <w:tab/>
        <w:t xml:space="preserve">Ludvigsson JF, Osby U, Ekbom A, Montgomery SM. Coeliac disease and risk of schizophrenia and other psychosis: a general population cohort study. </w:t>
      </w:r>
      <w:r w:rsidRPr="001A7A27">
        <w:rPr>
          <w:i/>
        </w:rPr>
        <w:t>Scand J Gastroenterol</w:t>
      </w:r>
      <w:r w:rsidRPr="001A7A27">
        <w:t xml:space="preserve"> </w:t>
      </w:r>
      <w:r w:rsidRPr="001A7A27">
        <w:rPr>
          <w:b/>
        </w:rPr>
        <w:t>42</w:t>
      </w:r>
      <w:r w:rsidRPr="001A7A27">
        <w:t>, 179-185 (2007).</w:t>
      </w:r>
    </w:p>
    <w:p w14:paraId="14C8FE3C" w14:textId="77777777" w:rsidR="001A7A27" w:rsidRPr="001A7A27" w:rsidRDefault="001A7A27" w:rsidP="001A7A27">
      <w:pPr>
        <w:pStyle w:val="EndNoteBibliography"/>
      </w:pPr>
    </w:p>
    <w:p w14:paraId="09832B23" w14:textId="218F62AB" w:rsidR="000C0344" w:rsidRPr="00A1408F" w:rsidRDefault="000C0344" w:rsidP="00613A56">
      <w:pPr>
        <w:spacing w:line="360" w:lineRule="auto"/>
        <w:ind w:left="567" w:hanging="567"/>
        <w:jc w:val="both"/>
        <w:rPr>
          <w:rFonts w:ascii="Times New Roman" w:eastAsia="Calibri" w:hAnsi="Times New Roman" w:cs="Times New Roman"/>
          <w:sz w:val="24"/>
          <w:szCs w:val="24"/>
        </w:rPr>
        <w:sectPr w:rsidR="000C0344" w:rsidRPr="00A1408F">
          <w:pgSz w:w="11909" w:h="16834"/>
          <w:pgMar w:top="1440" w:right="1440" w:bottom="1440" w:left="1440" w:header="0" w:footer="720" w:gutter="0"/>
          <w:pgNumType w:start="1"/>
          <w:cols w:space="720"/>
        </w:sectPr>
      </w:pPr>
      <w:r w:rsidRPr="00A1408F">
        <w:rPr>
          <w:rFonts w:ascii="Times New Roman" w:eastAsia="Calibri" w:hAnsi="Times New Roman" w:cs="Times New Roman"/>
          <w:sz w:val="24"/>
          <w:szCs w:val="24"/>
        </w:rPr>
        <w:fldChar w:fldCharType="end"/>
      </w:r>
    </w:p>
    <w:p w14:paraId="081A9132" w14:textId="77777777" w:rsidR="000C0344" w:rsidRPr="00454C7F" w:rsidRDefault="000C0344" w:rsidP="000C0344">
      <w:pPr>
        <w:spacing w:line="48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sz w:val="24"/>
          <w:szCs w:val="24"/>
        </w:rPr>
        <w:lastRenderedPageBreak/>
        <w:t>Figure legends</w:t>
      </w:r>
    </w:p>
    <w:p w14:paraId="7E40D678" w14:textId="77777777" w:rsidR="000C0344" w:rsidRPr="00454C7F" w:rsidRDefault="000C0344" w:rsidP="000C0344">
      <w:pPr>
        <w:spacing w:line="480" w:lineRule="auto"/>
        <w:rPr>
          <w:rFonts w:ascii="Times New Roman" w:eastAsia="Times New Roman" w:hAnsi="Times New Roman" w:cs="Times New Roman"/>
          <w:sz w:val="24"/>
          <w:szCs w:val="24"/>
        </w:rPr>
      </w:pPr>
    </w:p>
    <w:p w14:paraId="1870B959" w14:textId="16525EF2"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1.  Conceptual framework of the study:  Illustration of identifying novel factors that influence the original </w:t>
      </w:r>
      <w:del w:id="335" w:author="George Davey Smith" w:date="2019-08-24T18:24:00Z">
        <w:r w:rsidRPr="00454C7F" w:rsidDel="008A6955">
          <w:rPr>
            <w:rFonts w:ascii="Times New Roman" w:hAnsi="Times New Roman" w:cs="Times New Roman"/>
            <w:b/>
            <w:color w:val="000000"/>
            <w:sz w:val="24"/>
            <w:szCs w:val="24"/>
          </w:rPr>
          <w:delText>association</w:delText>
        </w:r>
      </w:del>
      <w:ins w:id="336" w:author="George Davey Smith" w:date="2019-08-24T18:24:00Z">
        <w:r w:rsidR="008A6955">
          <w:rPr>
            <w:rFonts w:ascii="Times New Roman" w:hAnsi="Times New Roman" w:cs="Times New Roman"/>
            <w:b/>
            <w:color w:val="000000"/>
            <w:sz w:val="24"/>
            <w:szCs w:val="24"/>
          </w:rPr>
          <w:t>observations</w:t>
        </w:r>
      </w:ins>
      <w:r w:rsidRPr="00454C7F">
        <w:rPr>
          <w:rFonts w:ascii="Times New Roman" w:hAnsi="Times New Roman" w:cs="Times New Roman"/>
          <w:b/>
          <w:color w:val="000000"/>
          <w:sz w:val="24"/>
          <w:szCs w:val="24"/>
        </w:rPr>
        <w:t xml:space="preserve">. </w:t>
      </w:r>
      <w:r w:rsidRPr="00454C7F">
        <w:rPr>
          <w:rFonts w:ascii="Times New Roman" w:hAnsi="Times New Roman" w:cs="Times New Roman"/>
          <w:color w:val="000000"/>
          <w:sz w:val="24"/>
          <w:szCs w:val="24"/>
        </w:rPr>
        <w:t xml:space="preserve">(a) Where </w:t>
      </w:r>
      <w:commentRangeStart w:id="337"/>
      <w:del w:id="338" w:author="Gibran Hemani" w:date="2019-08-28T23:18:00Z">
        <w:r w:rsidRPr="00454C7F" w:rsidDel="003C76CB">
          <w:rPr>
            <w:rFonts w:ascii="Times New Roman" w:hAnsi="Times New Roman" w:cs="Times New Roman"/>
            <w:color w:val="000000"/>
            <w:sz w:val="24"/>
            <w:szCs w:val="24"/>
          </w:rPr>
          <w:delText>(gy)</w:delText>
        </w:r>
        <w:commentRangeEnd w:id="337"/>
        <w:r w:rsidR="008F08E1" w:rsidDel="003C76CB">
          <w:rPr>
            <w:rStyle w:val="CommentReference"/>
          </w:rPr>
          <w:commentReference w:id="337"/>
        </w:r>
        <w:r w:rsidRPr="00454C7F" w:rsidDel="003C76CB">
          <w:rPr>
            <w:rFonts w:ascii="Times New Roman" w:hAnsi="Times New Roman" w:cs="Times New Roman"/>
            <w:color w:val="000000"/>
            <w:sz w:val="24"/>
            <w:szCs w:val="24"/>
          </w:rPr>
          <w:delText xml:space="preserve"> is the total effect of the SNP on the outcome, </w:delText>
        </w:r>
      </w:del>
      <w:r w:rsidRPr="00454C7F">
        <w:rPr>
          <w:rFonts w:ascii="Times New Roman" w:hAnsi="Times New Roman" w:cs="Times New Roman"/>
          <w:color w:val="000000"/>
          <w:sz w:val="24"/>
          <w:szCs w:val="24"/>
        </w:rPr>
        <w:t>(</w:t>
      </w:r>
      <w:proofErr w:type="spellStart"/>
      <w:r w:rsidRPr="00454C7F">
        <w:rPr>
          <w:rFonts w:ascii="Times New Roman" w:hAnsi="Times New Roman" w:cs="Times New Roman"/>
          <w:color w:val="000000"/>
          <w:sz w:val="24"/>
          <w:szCs w:val="24"/>
        </w:rPr>
        <w:t>gx</w:t>
      </w:r>
      <w:proofErr w:type="spellEnd"/>
      <w:r w:rsidRPr="00454C7F">
        <w:rPr>
          <w:rFonts w:ascii="Times New Roman" w:hAnsi="Times New Roman" w:cs="Times New Roman"/>
          <w:color w:val="000000"/>
          <w:sz w:val="24"/>
          <w:szCs w:val="24"/>
        </w:rPr>
        <w:t>) is the SNP-exposure effect, (</w:t>
      </w:r>
      <w:proofErr w:type="spellStart"/>
      <w:r w:rsidRPr="00454C7F">
        <w:rPr>
          <w:rFonts w:ascii="Times New Roman" w:hAnsi="Times New Roman" w:cs="Times New Roman"/>
          <w:color w:val="000000"/>
          <w:sz w:val="24"/>
          <w:szCs w:val="24"/>
        </w:rPr>
        <w:t>xy</w:t>
      </w:r>
      <w:proofErr w:type="spellEnd"/>
      <w:r w:rsidRPr="00454C7F">
        <w:rPr>
          <w:rFonts w:ascii="Times New Roman" w:hAnsi="Times New Roman" w:cs="Times New Roman"/>
          <w:color w:val="000000"/>
          <w:sz w:val="24"/>
          <w:szCs w:val="24"/>
        </w:rPr>
        <w:t>) is the exposure-outcome effect as estimated through MR analysis from the non-outlier SNPs, (</w:t>
      </w:r>
      <w:proofErr w:type="spellStart"/>
      <w:r w:rsidRPr="00454C7F">
        <w:rPr>
          <w:rFonts w:ascii="Times New Roman" w:hAnsi="Times New Roman" w:cs="Times New Roman"/>
          <w:color w:val="000000"/>
          <w:sz w:val="24"/>
          <w:szCs w:val="24"/>
        </w:rPr>
        <w:t>gp</w:t>
      </w:r>
      <w:proofErr w:type="spellEnd"/>
      <w:r w:rsidRPr="00454C7F">
        <w:rPr>
          <w:rFonts w:ascii="Times New Roman" w:hAnsi="Times New Roman" w:cs="Times New Roman"/>
          <w:color w:val="000000"/>
          <w:sz w:val="24"/>
          <w:szCs w:val="24"/>
        </w:rPr>
        <w:t>) is the SNP-candidate trait effect and (</w:t>
      </w:r>
      <w:proofErr w:type="spellStart"/>
      <w:r w:rsidRPr="00454C7F">
        <w:rPr>
          <w:rFonts w:ascii="Times New Roman" w:hAnsi="Times New Roman" w:cs="Times New Roman"/>
          <w:color w:val="000000"/>
          <w:sz w:val="24"/>
          <w:szCs w:val="24"/>
        </w:rPr>
        <w:t>py</w:t>
      </w:r>
      <w:proofErr w:type="spellEnd"/>
      <w:r w:rsidRPr="00454C7F">
        <w:rPr>
          <w:rFonts w:ascii="Times New Roman" w:hAnsi="Times New Roman" w:cs="Times New Roman"/>
          <w:color w:val="000000"/>
          <w:sz w:val="24"/>
          <w:szCs w:val="24"/>
        </w:rPr>
        <w:t xml:space="preserve">) is the causal effect of the candidate trait on the outcome. (b) The open circles represent valid instruments and the slope of the dotted line represents the causal effect estimate of the exposure on the outcome. The </w:t>
      </w:r>
      <w:commentRangeStart w:id="339"/>
      <w:r w:rsidRPr="00454C7F">
        <w:rPr>
          <w:rFonts w:ascii="Times New Roman" w:hAnsi="Times New Roman" w:cs="Times New Roman"/>
          <w:color w:val="000000"/>
          <w:sz w:val="24"/>
          <w:szCs w:val="24"/>
        </w:rPr>
        <w:t xml:space="preserve">closed </w:t>
      </w:r>
      <w:ins w:id="340" w:author="Gibran Hemani" w:date="2019-08-28T23:18:00Z">
        <w:r w:rsidR="001C38C7">
          <w:rPr>
            <w:rFonts w:ascii="Times New Roman" w:hAnsi="Times New Roman" w:cs="Times New Roman"/>
            <w:color w:val="000000"/>
            <w:sz w:val="24"/>
            <w:szCs w:val="24"/>
          </w:rPr>
          <w:t xml:space="preserve">red </w:t>
        </w:r>
      </w:ins>
      <w:r w:rsidRPr="00454C7F">
        <w:rPr>
          <w:rFonts w:ascii="Times New Roman" w:hAnsi="Times New Roman" w:cs="Times New Roman"/>
          <w:color w:val="000000"/>
          <w:sz w:val="24"/>
          <w:szCs w:val="24"/>
        </w:rPr>
        <w:t xml:space="preserve">circle </w:t>
      </w:r>
      <w:commentRangeEnd w:id="339"/>
      <w:r w:rsidR="000F5E10">
        <w:rPr>
          <w:rStyle w:val="CommentReference"/>
        </w:rPr>
        <w:commentReference w:id="339"/>
      </w:r>
      <w:r w:rsidRPr="00454C7F">
        <w:rPr>
          <w:rFonts w:ascii="Times New Roman" w:hAnsi="Times New Roman" w:cs="Times New Roman"/>
          <w:color w:val="000000"/>
          <w:sz w:val="24"/>
          <w:szCs w:val="24"/>
        </w:rPr>
        <w:t>represents an outlier SNP which influences the outcome</w:t>
      </w:r>
      <w:del w:id="341" w:author="George Davey Smith" w:date="2019-08-24T18:25:00Z">
        <w:r w:rsidRPr="00454C7F" w:rsidDel="00B22A9D">
          <w:rPr>
            <w:rFonts w:ascii="Times New Roman" w:hAnsi="Times New Roman" w:cs="Times New Roman"/>
            <w:color w:val="000000"/>
            <w:sz w:val="24"/>
            <w:szCs w:val="24"/>
          </w:rPr>
          <w:delText>,</w:delText>
        </w:r>
      </w:del>
      <w:r w:rsidRPr="00454C7F">
        <w:rPr>
          <w:rFonts w:ascii="Times New Roman" w:hAnsi="Times New Roman" w:cs="Times New Roman"/>
          <w:color w:val="000000"/>
          <w:sz w:val="24"/>
          <w:szCs w:val="24"/>
        </w:rPr>
        <w:t xml:space="preserve"> through two independent pathways</w:t>
      </w:r>
      <w:ins w:id="342" w:author="Gibran Hemani" w:date="2019-08-28T23:19:00Z">
        <w:r w:rsidR="001C38C7">
          <w:rPr>
            <w:rFonts w:ascii="Times New Roman" w:hAnsi="Times New Roman" w:cs="Times New Roman"/>
            <w:color w:val="000000"/>
            <w:sz w:val="24"/>
            <w:szCs w:val="24"/>
          </w:rPr>
          <w:t>, P and X</w:t>
        </w:r>
      </w:ins>
      <w:r w:rsidRPr="00454C7F">
        <w:rPr>
          <w:rFonts w:ascii="Times New Roman" w:hAnsi="Times New Roman" w:cs="Times New Roman"/>
          <w:color w:val="000000"/>
          <w:sz w:val="24"/>
          <w:szCs w:val="24"/>
        </w:rPr>
        <w:t xml:space="preserve"> </w:t>
      </w:r>
      <w:del w:id="343" w:author="Gibran Hemani" w:date="2019-08-28T23:19:00Z">
        <w:r w:rsidRPr="00454C7F" w:rsidDel="001C38C7">
          <w:rPr>
            <w:rFonts w:ascii="Times New Roman" w:hAnsi="Times New Roman" w:cs="Times New Roman"/>
            <w:color w:val="000000"/>
            <w:sz w:val="24"/>
            <w:szCs w:val="24"/>
          </w:rPr>
          <w:delText>(</w:delText>
        </w:r>
        <w:commentRangeStart w:id="344"/>
        <w:r w:rsidRPr="00454C7F" w:rsidDel="001C38C7">
          <w:rPr>
            <w:rFonts w:ascii="Times New Roman" w:hAnsi="Times New Roman" w:cs="Times New Roman"/>
            <w:color w:val="000000"/>
            <w:sz w:val="24"/>
            <w:szCs w:val="24"/>
          </w:rPr>
          <w:delText>py</w:delText>
        </w:r>
        <w:commentRangeEnd w:id="344"/>
        <w:r w:rsidR="007E1B04" w:rsidDel="001C38C7">
          <w:rPr>
            <w:rStyle w:val="CommentReference"/>
          </w:rPr>
          <w:commentReference w:id="344"/>
        </w:r>
        <w:r w:rsidRPr="00454C7F" w:rsidDel="001C38C7">
          <w:rPr>
            <w:rFonts w:ascii="Times New Roman" w:hAnsi="Times New Roman" w:cs="Times New Roman"/>
            <w:color w:val="000000"/>
            <w:sz w:val="24"/>
            <w:szCs w:val="24"/>
          </w:rPr>
          <w:delText>).</w:delText>
        </w:r>
        <w:r w:rsidRPr="00454C7F" w:rsidDel="0042092D">
          <w:rPr>
            <w:rFonts w:ascii="Times New Roman" w:hAnsi="Times New Roman" w:cs="Times New Roman"/>
            <w:b/>
            <w:color w:val="000000"/>
            <w:sz w:val="24"/>
            <w:szCs w:val="24"/>
          </w:rPr>
          <w:delText xml:space="preserve"> </w:delText>
        </w:r>
      </w:del>
      <w:r w:rsidRPr="00454C7F">
        <w:rPr>
          <w:rFonts w:ascii="Times New Roman" w:hAnsi="Times New Roman" w:cs="Times New Roman"/>
          <w:color w:val="000000"/>
          <w:sz w:val="24"/>
          <w:szCs w:val="24"/>
        </w:rPr>
        <w:t xml:space="preserve">(c) One way in which the red SNP can exhibit a larger influence on the outcome than expected given its effect on the exposure is if it influences the outcome additionally through another pathway (horizontal pleiotropy). (d) Using the MR-Base database of GWAS summary data for hundreds of traits we can search for ‘candidate traits’ with which the outlier SNP has an association. (e) </w:t>
      </w:r>
      <w:r w:rsidR="002E0E47">
        <w:rPr>
          <w:rFonts w:ascii="Times New Roman" w:hAnsi="Times New Roman" w:cs="Times New Roman"/>
          <w:color w:val="000000"/>
          <w:sz w:val="24"/>
          <w:szCs w:val="24"/>
        </w:rPr>
        <w:t>Instruments excluding the original outlier SNP are obtained for each candidate trait, LASSO-based multivariable MR is used to prune the candidate traits to avoid redundancy, and t</w:t>
      </w:r>
      <w:r w:rsidRPr="00454C7F">
        <w:rPr>
          <w:rFonts w:ascii="Times New Roman" w:hAnsi="Times New Roman" w:cs="Times New Roman"/>
          <w:color w:val="000000"/>
          <w:sz w:val="24"/>
          <w:szCs w:val="24"/>
        </w:rPr>
        <w:t xml:space="preserve">he causal </w:t>
      </w:r>
      <w:r w:rsidR="00F15B1B">
        <w:rPr>
          <w:rFonts w:ascii="Times New Roman" w:hAnsi="Times New Roman" w:cs="Times New Roman"/>
          <w:color w:val="000000"/>
          <w:sz w:val="24"/>
          <w:szCs w:val="24"/>
        </w:rPr>
        <w:t xml:space="preserve">influence </w:t>
      </w:r>
      <w:r w:rsidRPr="00454C7F">
        <w:rPr>
          <w:rFonts w:ascii="Times New Roman" w:hAnsi="Times New Roman" w:cs="Times New Roman"/>
          <w:color w:val="000000"/>
          <w:sz w:val="24"/>
          <w:szCs w:val="24"/>
        </w:rPr>
        <w:t>of each of those</w:t>
      </w:r>
      <w:r w:rsidR="002E0E47">
        <w:rPr>
          <w:rFonts w:ascii="Times New Roman" w:hAnsi="Times New Roman" w:cs="Times New Roman"/>
          <w:color w:val="000000"/>
          <w:sz w:val="24"/>
          <w:szCs w:val="24"/>
        </w:rPr>
        <w:t xml:space="preserve"> independent</w:t>
      </w:r>
      <w:r w:rsidRPr="00454C7F">
        <w:rPr>
          <w:rFonts w:ascii="Times New Roman" w:hAnsi="Times New Roman" w:cs="Times New Roman"/>
          <w:color w:val="000000"/>
          <w:sz w:val="24"/>
          <w:szCs w:val="24"/>
        </w:rPr>
        <w:t xml:space="preserve"> candidate traits on the outcome can </w:t>
      </w:r>
      <w:r w:rsidR="002E0E47">
        <w:rPr>
          <w:rFonts w:ascii="Times New Roman" w:hAnsi="Times New Roman" w:cs="Times New Roman"/>
          <w:color w:val="000000"/>
          <w:sz w:val="24"/>
          <w:szCs w:val="24"/>
        </w:rPr>
        <w:t xml:space="preserve">subsequently </w:t>
      </w:r>
      <w:r w:rsidRPr="00454C7F">
        <w:rPr>
          <w:rFonts w:ascii="Times New Roman" w:hAnsi="Times New Roman" w:cs="Times New Roman"/>
          <w:color w:val="000000"/>
          <w:sz w:val="24"/>
          <w:szCs w:val="24"/>
        </w:rPr>
        <w:t xml:space="preserve">be estimated. This allows us to identify new traits that putatively influence the </w:t>
      </w:r>
      <w:proofErr w:type="gramStart"/>
      <w:r w:rsidRPr="00454C7F">
        <w:rPr>
          <w:rFonts w:ascii="Times New Roman" w:hAnsi="Times New Roman" w:cs="Times New Roman"/>
          <w:color w:val="000000"/>
          <w:sz w:val="24"/>
          <w:szCs w:val="24"/>
        </w:rPr>
        <w:t>outcome</w:t>
      </w:r>
      <w:r w:rsidR="00F15B1B">
        <w:rPr>
          <w:rFonts w:ascii="Times New Roman" w:hAnsi="Times New Roman" w:cs="Times New Roman"/>
          <w:color w:val="000000"/>
          <w:sz w:val="24"/>
          <w:szCs w:val="24"/>
        </w:rPr>
        <w:t>, and</w:t>
      </w:r>
      <w:proofErr w:type="gramEnd"/>
      <w:r w:rsidR="00F15B1B">
        <w:rPr>
          <w:rFonts w:ascii="Times New Roman" w:hAnsi="Times New Roman" w:cs="Times New Roman"/>
          <w:color w:val="000000"/>
          <w:sz w:val="24"/>
          <w:szCs w:val="24"/>
        </w:rPr>
        <w:t xml:space="preserve"> adjust the SNP-outcome associations for pleiotropic pathways in the original exposure-outcome model</w:t>
      </w:r>
      <w:r w:rsidRPr="00454C7F">
        <w:rPr>
          <w:rFonts w:ascii="Times New Roman" w:hAnsi="Times New Roman" w:cs="Times New Roman"/>
          <w:color w:val="000000"/>
          <w:sz w:val="24"/>
          <w:szCs w:val="24"/>
        </w:rPr>
        <w:t xml:space="preserve">. </w:t>
      </w:r>
    </w:p>
    <w:p w14:paraId="378359A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45126E93" w14:textId="50F7283F"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2. </w:t>
      </w:r>
      <w:r>
        <w:rPr>
          <w:rFonts w:ascii="Times New Roman" w:hAnsi="Times New Roman" w:cs="Times New Roman"/>
          <w:b/>
          <w:color w:val="000000"/>
          <w:sz w:val="24"/>
          <w:szCs w:val="24"/>
        </w:rPr>
        <w:t>Simulations comparing methods across different scenarios</w:t>
      </w:r>
      <w:r w:rsidRPr="00454C7F">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Pr>
          <w:rFonts w:ascii="Times New Roman" w:hAnsi="Times New Roman" w:cs="Times New Roman"/>
          <w:bCs/>
          <w:color w:val="000000"/>
          <w:sz w:val="24"/>
          <w:szCs w:val="24"/>
        </w:rPr>
        <w:t>We evaluated three scenarios: confounding pleiotropy, horizontal pleiotropy, and mediated pleiotropy (columns of graphs, with DAGs illustrating the scenarios. See methods for full details). The x axis of each graph represents the proportion of variants used to instrument x that exhibit pleiotropic effects.</w:t>
      </w:r>
      <w:r w:rsidR="00254BD2">
        <w:rPr>
          <w:rFonts w:ascii="Times New Roman" w:hAnsi="Times New Roman" w:cs="Times New Roman"/>
          <w:bCs/>
          <w:color w:val="000000"/>
          <w:sz w:val="24"/>
          <w:szCs w:val="24"/>
        </w:rPr>
        <w:t xml:space="preserve"> Typically</w:t>
      </w:r>
      <w:r w:rsidR="008347D4">
        <w:rPr>
          <w:rFonts w:ascii="Times New Roman" w:hAnsi="Times New Roman" w:cs="Times New Roman"/>
          <w:bCs/>
          <w:color w:val="000000"/>
          <w:sz w:val="24"/>
          <w:szCs w:val="24"/>
        </w:rPr>
        <w:t>,</w:t>
      </w:r>
      <w:r w:rsidR="00254BD2">
        <w:rPr>
          <w:rFonts w:ascii="Times New Roman" w:hAnsi="Times New Roman" w:cs="Times New Roman"/>
          <w:bCs/>
          <w:color w:val="000000"/>
          <w:sz w:val="24"/>
          <w:szCs w:val="24"/>
        </w:rPr>
        <w:t xml:space="preserve"> 30 instruments were simulated directly for </w:t>
      </w:r>
      <w:proofErr w:type="gramStart"/>
      <w:r w:rsidR="00254BD2">
        <w:rPr>
          <w:rFonts w:ascii="Times New Roman" w:hAnsi="Times New Roman" w:cs="Times New Roman"/>
          <w:bCs/>
          <w:color w:val="000000"/>
          <w:sz w:val="24"/>
          <w:szCs w:val="24"/>
        </w:rPr>
        <w:t>x</w:t>
      </w:r>
      <w:proofErr w:type="gramEnd"/>
      <w:r w:rsidR="00254BD2">
        <w:rPr>
          <w:rFonts w:ascii="Times New Roman" w:hAnsi="Times New Roman" w:cs="Times New Roman"/>
          <w:bCs/>
          <w:color w:val="000000"/>
          <w:sz w:val="24"/>
          <w:szCs w:val="24"/>
        </w:rPr>
        <w:t xml:space="preserve"> but this varies across scenarios</w:t>
      </w:r>
      <w:r w:rsidR="00602850">
        <w:rPr>
          <w:rFonts w:ascii="Times New Roman" w:hAnsi="Times New Roman" w:cs="Times New Roman"/>
          <w:bCs/>
          <w:color w:val="000000"/>
          <w:sz w:val="24"/>
          <w:szCs w:val="24"/>
        </w:rPr>
        <w:t xml:space="preserve"> where necessary</w:t>
      </w:r>
      <w:r w:rsidR="00254BD2">
        <w:rPr>
          <w:rFonts w:ascii="Times New Roman" w:hAnsi="Times New Roman" w:cs="Times New Roman"/>
          <w:bCs/>
          <w:color w:val="000000"/>
          <w:sz w:val="24"/>
          <w:szCs w:val="24"/>
        </w:rPr>
        <w:t>.</w:t>
      </w:r>
      <w:r>
        <w:rPr>
          <w:rFonts w:ascii="Times New Roman" w:hAnsi="Times New Roman" w:cs="Times New Roman"/>
          <w:bCs/>
          <w:color w:val="000000"/>
          <w:sz w:val="24"/>
          <w:szCs w:val="24"/>
        </w:rPr>
        <w:t xml:space="preserve"> The y axis of the first row of graphs represents the proportion of simulations that lead to unbiased effect estimates of x on y. The y axis of the second row of graphs represents the sensitivity and specificity of the analysis across the simulations, where the area under the receiving operating curve (AUROC) represents the ability of the method to distinguish between simulations in which the causal effect of x on y is either null or not null. For all graphs, higher y axis values </w:t>
      </w:r>
      <w:r>
        <w:rPr>
          <w:rFonts w:ascii="Times New Roman" w:hAnsi="Times New Roman" w:cs="Times New Roman"/>
          <w:bCs/>
          <w:color w:val="000000"/>
          <w:sz w:val="24"/>
          <w:szCs w:val="24"/>
        </w:rPr>
        <w:lastRenderedPageBreak/>
        <w:t xml:space="preserve">are better. Seven methods are evaluated at each simulation. ‘Raw’ = IVW random effects estimates applied to all detected instruments; ‘Removed’ = either all outliers are removed, or only outliers detected to associate with a candidate trait; ‘MVMR’ = multivariable MR using either candidate traits detected to associate with any instrument or using only candidate traits associated with outlier instruments; ‘Adjusted’ = Adjusting SNP-outcome associations for candidate traits applied either only to variants detected to be outliers, or all variants regardless of outlier status. </w:t>
      </w:r>
    </w:p>
    <w:p w14:paraId="6F28C54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0A24563D" w14:textId="06E0A979" w:rsidR="000C0344" w:rsidRPr="00454C7F" w:rsidRDefault="000C0344" w:rsidP="000C0344">
      <w:pPr>
        <w:spacing w:line="48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 xml:space="preserve">Figure 3. </w:t>
      </w:r>
      <w:r w:rsidRPr="00454C7F">
        <w:rPr>
          <w:rFonts w:ascii="Times New Roman" w:hAnsi="Times New Roman" w:cs="Times New Roman"/>
          <w:b/>
          <w:sz w:val="24"/>
          <w:szCs w:val="24"/>
        </w:rPr>
        <w:t>Manhattan</w:t>
      </w:r>
      <w:r w:rsidRPr="00454C7F">
        <w:rPr>
          <w:rFonts w:ascii="Times New Roman" w:hAnsi="Times New Roman" w:cs="Times New Roman"/>
          <w:b/>
          <w:color w:val="000000"/>
          <w:sz w:val="24"/>
          <w:szCs w:val="24"/>
        </w:rPr>
        <w:t xml:space="preserve"> plot to visualise the causal associations between candidate exposures and hypothesised outcome. </w:t>
      </w:r>
      <w:r w:rsidRPr="00454C7F">
        <w:rPr>
          <w:rFonts w:ascii="Times New Roman" w:hAnsi="Times New Roman" w:cs="Times New Roman"/>
          <w:sz w:val="24"/>
          <w:szCs w:val="24"/>
        </w:rPr>
        <w:t>This represents the number of traits associated with outliers. T</w:t>
      </w:r>
      <w:r w:rsidRPr="00454C7F">
        <w:rPr>
          <w:rFonts w:ascii="Times New Roman" w:hAnsi="Times New Roman" w:cs="Times New Roman"/>
          <w:color w:val="000000"/>
          <w:sz w:val="24"/>
          <w:szCs w:val="24"/>
        </w:rPr>
        <w:t xml:space="preserve">he plot is stratified by phenotype category and, within each group, </w:t>
      </w:r>
      <w:r w:rsidRPr="00454C7F">
        <w:rPr>
          <w:rFonts w:ascii="Times New Roman" w:hAnsi="Times New Roman" w:cs="Times New Roman"/>
          <w:sz w:val="24"/>
          <w:szCs w:val="24"/>
        </w:rPr>
        <w:t>we</w:t>
      </w:r>
      <w:r w:rsidRPr="00454C7F">
        <w:rPr>
          <w:rFonts w:ascii="Times New Roman" w:hAnsi="Times New Roman" w:cs="Times New Roman"/>
          <w:color w:val="000000"/>
          <w:sz w:val="24"/>
          <w:szCs w:val="24"/>
        </w:rPr>
        <w:t xml:space="preserve"> present the results related to the candidate traits identified. Along the X axis, different phenotype groups are shown in different colours. The Y axis presents log transformed P value for each trait. Filled </w:t>
      </w:r>
      <w:r w:rsidRPr="00454C7F">
        <w:rPr>
          <w:rFonts w:ascii="Times New Roman" w:hAnsi="Times New Roman" w:cs="Times New Roman"/>
          <w:sz w:val="24"/>
          <w:szCs w:val="24"/>
        </w:rPr>
        <w:t>circles</w:t>
      </w:r>
      <w:r w:rsidRPr="00454C7F">
        <w:rPr>
          <w:rFonts w:ascii="Times New Roman" w:hAnsi="Times New Roman" w:cs="Times New Roman"/>
          <w:color w:val="000000"/>
          <w:sz w:val="24"/>
          <w:szCs w:val="24"/>
        </w:rPr>
        <w:t xml:space="preserve"> in each category indicate </w:t>
      </w:r>
      <w:r w:rsidRPr="00454C7F">
        <w:rPr>
          <w:rFonts w:ascii="Times New Roman" w:hAnsi="Times New Roman" w:cs="Times New Roman"/>
          <w:sz w:val="24"/>
          <w:szCs w:val="24"/>
        </w:rPr>
        <w:t>the evidence of</w:t>
      </w:r>
      <w:r w:rsidRPr="00454C7F">
        <w:rPr>
          <w:rFonts w:ascii="Times New Roman" w:hAnsi="Times New Roman" w:cs="Times New Roman"/>
          <w:color w:val="000000"/>
          <w:sz w:val="24"/>
          <w:szCs w:val="24"/>
        </w:rPr>
        <w:t xml:space="preserve"> association between candidate traits and </w:t>
      </w:r>
      <w:r w:rsidRPr="00454C7F">
        <w:rPr>
          <w:rFonts w:ascii="Times New Roman" w:hAnsi="Times New Roman" w:cs="Times New Roman"/>
          <w:sz w:val="24"/>
          <w:szCs w:val="24"/>
        </w:rPr>
        <w:t>exposure or outcome</w:t>
      </w:r>
      <w:r w:rsidRPr="00454C7F">
        <w:rPr>
          <w:rFonts w:ascii="Times New Roman" w:hAnsi="Times New Roman" w:cs="Times New Roman"/>
          <w:color w:val="000000"/>
          <w:sz w:val="24"/>
          <w:szCs w:val="24"/>
        </w:rPr>
        <w:t xml:space="preserve"> (</w:t>
      </w:r>
      <w:ins w:id="345" w:author="George Davey Smith" w:date="2019-08-24T18:27:00Z">
        <w:r w:rsidR="006A15E1">
          <w:rPr>
            <w:rFonts w:ascii="Times New Roman" w:hAnsi="Times New Roman" w:cs="Times New Roman"/>
            <w:color w:val="000000"/>
            <w:sz w:val="24"/>
            <w:szCs w:val="24"/>
          </w:rPr>
          <w:t xml:space="preserve">using </w:t>
        </w:r>
        <w:proofErr w:type="gramStart"/>
        <w:r w:rsidR="006A15E1">
          <w:rPr>
            <w:rFonts w:ascii="Times New Roman" w:hAnsi="Times New Roman" w:cs="Times New Roman"/>
            <w:color w:val="000000"/>
            <w:sz w:val="24"/>
            <w:szCs w:val="24"/>
          </w:rPr>
          <w:t>a</w:t>
        </w:r>
      </w:ins>
      <w:proofErr w:type="gramEnd"/>
      <w:ins w:id="346" w:author="Gibran Hemani" w:date="2019-08-28T23:31:00Z">
        <w:r w:rsidR="005C30C2">
          <w:rPr>
            <w:rFonts w:ascii="Times New Roman" w:hAnsi="Times New Roman" w:cs="Times New Roman"/>
            <w:color w:val="000000"/>
            <w:sz w:val="24"/>
            <w:szCs w:val="24"/>
          </w:rPr>
          <w:t xml:space="preserve"> FDR</w:t>
        </w:r>
      </w:ins>
      <w:ins w:id="347" w:author="George Davey Smith" w:date="2019-08-24T18:27:00Z">
        <w:del w:id="348" w:author="Gibran Hemani" w:date="2019-08-28T23:31:00Z">
          <w:r w:rsidR="006A15E1" w:rsidDel="005C30C2">
            <w:rPr>
              <w:rFonts w:ascii="Times New Roman" w:hAnsi="Times New Roman" w:cs="Times New Roman"/>
              <w:color w:val="000000"/>
              <w:sz w:val="24"/>
              <w:szCs w:val="24"/>
            </w:rPr>
            <w:delText xml:space="preserve"> </w:delText>
          </w:r>
        </w:del>
      </w:ins>
      <w:del w:id="349" w:author="Gibran Hemani" w:date="2019-08-28T23:31:00Z">
        <w:r w:rsidRPr="00454C7F" w:rsidDel="005C30C2">
          <w:rPr>
            <w:rFonts w:ascii="Times New Roman" w:hAnsi="Times New Roman" w:cs="Times New Roman"/>
            <w:color w:val="000000"/>
            <w:sz w:val="24"/>
            <w:szCs w:val="24"/>
          </w:rPr>
          <w:delText>p</w:delText>
        </w:r>
      </w:del>
      <w:r w:rsidRPr="00454C7F">
        <w:rPr>
          <w:rFonts w:ascii="Times New Roman" w:hAnsi="Times New Roman" w:cs="Times New Roman"/>
          <w:color w:val="000000"/>
          <w:sz w:val="24"/>
          <w:szCs w:val="24"/>
        </w:rPr>
        <w:t xml:space="preserve"> &lt; 0.05</w:t>
      </w:r>
      <w:ins w:id="350" w:author="George Davey Smith" w:date="2019-08-24T18:27:00Z">
        <w:r w:rsidR="006A15E1">
          <w:rPr>
            <w:rFonts w:ascii="Times New Roman" w:hAnsi="Times New Roman" w:cs="Times New Roman"/>
            <w:color w:val="000000"/>
            <w:sz w:val="24"/>
            <w:szCs w:val="24"/>
          </w:rPr>
          <w:t xml:space="preserve"> threshold; see methods for discussion of </w:t>
        </w:r>
        <w:commentRangeStart w:id="351"/>
        <w:commentRangeStart w:id="352"/>
        <w:r w:rsidR="006A15E1">
          <w:rPr>
            <w:rFonts w:ascii="Times New Roman" w:hAnsi="Times New Roman" w:cs="Times New Roman"/>
            <w:color w:val="000000"/>
            <w:sz w:val="24"/>
            <w:szCs w:val="24"/>
          </w:rPr>
          <w:t>this</w:t>
        </w:r>
      </w:ins>
      <w:commentRangeEnd w:id="351"/>
      <w:ins w:id="353" w:author="George Davey Smith" w:date="2019-08-24T18:28:00Z">
        <w:r w:rsidR="008E0ABA">
          <w:rPr>
            <w:rStyle w:val="CommentReference"/>
          </w:rPr>
          <w:commentReference w:id="351"/>
        </w:r>
      </w:ins>
      <w:commentRangeEnd w:id="352"/>
      <w:r w:rsidR="001C11C2">
        <w:rPr>
          <w:rStyle w:val="CommentReference"/>
        </w:rPr>
        <w:commentReference w:id="352"/>
      </w:r>
      <w:r w:rsidRPr="00454C7F">
        <w:rPr>
          <w:rFonts w:ascii="Times New Roman" w:hAnsi="Times New Roman" w:cs="Times New Roman"/>
          <w:color w:val="000000"/>
          <w:sz w:val="24"/>
          <w:szCs w:val="24"/>
        </w:rPr>
        <w:t>). (A) Empirical analysis 1:  Systolic blood pressure (mmHg) and coronary heart disease (log odds). (B) Empirical analysis 2:  Urate (mg/dl) and coronary heart disease (log odds). (C) Empirical analysis 3: Sleep duration (hour/night) and schizophrenia (log odds). (D) Empirical analysis 4:  Years of schooling (years) and body mass index (kg/m</w:t>
      </w:r>
      <w:r w:rsidRPr="00454C7F">
        <w:rPr>
          <w:rFonts w:ascii="Times New Roman" w:hAnsi="Times New Roman" w:cs="Times New Roman"/>
          <w:color w:val="000000"/>
          <w:sz w:val="24"/>
          <w:szCs w:val="24"/>
          <w:vertAlign w:val="superscript"/>
        </w:rPr>
        <w:t>2</w:t>
      </w:r>
      <w:r w:rsidRPr="00454C7F">
        <w:rPr>
          <w:rFonts w:ascii="Times New Roman" w:hAnsi="Times New Roman" w:cs="Times New Roman"/>
          <w:color w:val="000000"/>
          <w:sz w:val="24"/>
          <w:szCs w:val="24"/>
        </w:rPr>
        <w:t>).</w:t>
      </w:r>
    </w:p>
    <w:p w14:paraId="2F0D0CF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22B66EE4" w14:textId="77777777"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w:t>
      </w:r>
      <w:r>
        <w:rPr>
          <w:rFonts w:ascii="Times New Roman" w:hAnsi="Times New Roman" w:cs="Times New Roman"/>
          <w:b/>
          <w:color w:val="000000"/>
          <w:sz w:val="24"/>
          <w:szCs w:val="24"/>
        </w:rPr>
        <w:t>4</w:t>
      </w:r>
      <w:r w:rsidRPr="00454C7F">
        <w:rPr>
          <w:rFonts w:ascii="Times New Roman" w:hAnsi="Times New Roman" w:cs="Times New Roman"/>
          <w:b/>
          <w:color w:val="000000"/>
          <w:sz w:val="24"/>
          <w:szCs w:val="24"/>
        </w:rPr>
        <w:t xml:space="preserve">. Scatter plot for the exposure-outcome association adjusting the SNP effects on the candidate traits. </w:t>
      </w:r>
      <w:r w:rsidRPr="00454C7F">
        <w:rPr>
          <w:rFonts w:ascii="Times New Roman" w:hAnsi="Times New Roman" w:cs="Times New Roman"/>
          <w:color w:val="000000"/>
          <w:sz w:val="24"/>
          <w:szCs w:val="24"/>
        </w:rPr>
        <w:t>The arrow indicates changes in the SNP effect after conditioning on the effect of candidate traits on the outcome. The candidate traits that influence the association of the original exposure and the original outcome were listed in the box. (A) Empirical analysis 1:  Systolic blood pressure (mmHg) and coronary heart disease (log odds). (B) Empirical analysis 2:  Urate (mg/dl) and coronary heart disease (log odds). (C) Empirical analysis 3: Sleep duration (hour/night) and schizophrenia (log odds). (D) Empirical analysis 4:  Years of schooling (years) and body mass index (kg/m</w:t>
      </w:r>
      <w:r w:rsidRPr="00454C7F">
        <w:rPr>
          <w:rFonts w:ascii="Times New Roman" w:hAnsi="Times New Roman" w:cs="Times New Roman"/>
          <w:color w:val="000000"/>
          <w:sz w:val="24"/>
          <w:szCs w:val="24"/>
          <w:vertAlign w:val="superscript"/>
        </w:rPr>
        <w:t>2</w:t>
      </w:r>
      <w:r w:rsidRPr="00454C7F">
        <w:rPr>
          <w:rFonts w:ascii="Times New Roman" w:hAnsi="Times New Roman" w:cs="Times New Roman"/>
          <w:color w:val="000000"/>
          <w:sz w:val="24"/>
          <w:szCs w:val="24"/>
        </w:rPr>
        <w:t>).</w:t>
      </w:r>
    </w:p>
    <w:p w14:paraId="4BC8E589" w14:textId="77777777" w:rsidR="000C0344" w:rsidRDefault="000C0344" w:rsidP="000C0344">
      <w:pPr>
        <w:spacing w:line="240" w:lineRule="auto"/>
        <w:jc w:val="both"/>
        <w:rPr>
          <w:color w:val="000000"/>
        </w:rPr>
        <w:sectPr w:rsidR="000C0344" w:rsidSect="00BB19B5">
          <w:pgSz w:w="11906" w:h="16838"/>
          <w:pgMar w:top="720" w:right="720" w:bottom="720" w:left="720" w:header="708" w:footer="708" w:gutter="0"/>
          <w:cols w:space="720"/>
          <w:docGrid w:linePitch="299"/>
        </w:sectPr>
      </w:pPr>
    </w:p>
    <w:p w14:paraId="751AA843"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 xml:space="preserve">Figure </w:t>
      </w:r>
      <w:commentRangeStart w:id="354"/>
      <w:r w:rsidRPr="00454C7F">
        <w:rPr>
          <w:rFonts w:ascii="Times New Roman" w:hAnsi="Times New Roman" w:cs="Times New Roman"/>
          <w:b/>
          <w:color w:val="000000"/>
        </w:rPr>
        <w:t>1</w:t>
      </w:r>
      <w:commentRangeEnd w:id="354"/>
      <w:r w:rsidR="009134DB">
        <w:rPr>
          <w:rStyle w:val="CommentReference"/>
        </w:rPr>
        <w:commentReference w:id="354"/>
      </w:r>
      <w:r w:rsidRPr="00454C7F">
        <w:rPr>
          <w:rFonts w:ascii="Times New Roman" w:hAnsi="Times New Roman" w:cs="Times New Roman"/>
          <w:b/>
          <w:color w:val="000000"/>
        </w:rPr>
        <w:t xml:space="preserve">. </w:t>
      </w:r>
    </w:p>
    <w:p w14:paraId="1AB5F6F9" w14:textId="77777777" w:rsidR="000C0344" w:rsidRPr="00454C7F" w:rsidRDefault="000C0344" w:rsidP="000C0344">
      <w:pPr>
        <w:spacing w:line="240" w:lineRule="auto"/>
        <w:rPr>
          <w:rFonts w:ascii="Times New Roman" w:eastAsia="Times New Roman" w:hAnsi="Times New Roman" w:cs="Times New Roman"/>
          <w:sz w:val="24"/>
          <w:szCs w:val="24"/>
        </w:rPr>
      </w:pPr>
    </w:p>
    <w:p w14:paraId="51D05FD6" w14:textId="77777777" w:rsidR="000C0344" w:rsidRPr="00454C7F" w:rsidRDefault="000C0344" w:rsidP="000C0344">
      <w:pPr>
        <w:spacing w:line="240" w:lineRule="auto"/>
        <w:rPr>
          <w:rFonts w:ascii="Times New Roman" w:eastAsia="Times New Roman" w:hAnsi="Times New Roman" w:cs="Times New Roman"/>
          <w:sz w:val="24"/>
          <w:szCs w:val="24"/>
        </w:rPr>
        <w:sectPr w:rsidR="000C0344" w:rsidRPr="00454C7F" w:rsidSect="00BB19B5">
          <w:pgSz w:w="11906" w:h="16838"/>
          <w:pgMar w:top="720" w:right="720" w:bottom="720" w:left="720" w:header="708" w:footer="708" w:gutter="0"/>
          <w:cols w:space="720"/>
          <w:docGrid w:linePitch="299"/>
        </w:sectPr>
      </w:pPr>
      <w:r w:rsidRPr="00454C7F">
        <w:rPr>
          <w:rFonts w:ascii="Times New Roman" w:eastAsia="Times New Roman" w:hAnsi="Times New Roman" w:cs="Times New Roman"/>
          <w:noProof/>
          <w:sz w:val="24"/>
          <w:szCs w:val="24"/>
        </w:rPr>
        <w:drawing>
          <wp:inline distT="0" distB="0" distL="0" distR="0" wp14:anchorId="7EBEBAF9" wp14:editId="7617DF96">
            <wp:extent cx="6645910" cy="6022343"/>
            <wp:effectExtent l="0" t="0" r="2540" b="0"/>
            <wp:docPr id="59" name="Picture 59" descr="\\ads.bris.ac.uk\filestore\myfiles\StudentPG1\yc16575\Desktop\exploiting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bris.ac.uk\filestore\myfiles\StudentPG1\yc16575\Desktop\exploiting_outlier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45910" cy="6022343"/>
                    </a:xfrm>
                    <a:prstGeom prst="rect">
                      <a:avLst/>
                    </a:prstGeom>
                    <a:noFill/>
                    <a:ln>
                      <a:noFill/>
                    </a:ln>
                  </pic:spPr>
                </pic:pic>
              </a:graphicData>
            </a:graphic>
          </wp:inline>
        </w:drawing>
      </w:r>
    </w:p>
    <w:p w14:paraId="41F9631E" w14:textId="77777777" w:rsidR="000C0344" w:rsidRDefault="000C0344" w:rsidP="000C0344">
      <w:pPr>
        <w:spacing w:line="240" w:lineRule="auto"/>
        <w:rPr>
          <w:rFonts w:ascii="Times New Roman" w:hAnsi="Times New Roman" w:cs="Times New Roman"/>
          <w:b/>
          <w:color w:val="000000"/>
        </w:rPr>
      </w:pPr>
      <w:r w:rsidRPr="00454C7F">
        <w:rPr>
          <w:rFonts w:ascii="Times New Roman" w:hAnsi="Times New Roman" w:cs="Times New Roman"/>
          <w:b/>
          <w:color w:val="000000"/>
        </w:rPr>
        <w:lastRenderedPageBreak/>
        <w:t>Figure 2.</w:t>
      </w:r>
    </w:p>
    <w:p w14:paraId="175C4F97" w14:textId="77777777" w:rsidR="000C0344" w:rsidRPr="00454C7F" w:rsidRDefault="000C0344" w:rsidP="000C0344">
      <w:pPr>
        <w:spacing w:line="240" w:lineRule="auto"/>
        <w:rPr>
          <w:rFonts w:ascii="Times New Roman" w:hAnsi="Times New Roman" w:cs="Times New Roman"/>
        </w:rPr>
        <w:sectPr w:rsidR="000C0344" w:rsidRPr="00454C7F" w:rsidSect="00BB19B5">
          <w:pgSz w:w="16838" w:h="11906" w:orient="landscape" w:code="9"/>
          <w:pgMar w:top="720" w:right="720" w:bottom="720" w:left="720" w:header="708" w:footer="708" w:gutter="0"/>
          <w:cols w:space="720"/>
          <w:docGrid w:linePitch="299"/>
        </w:sectPr>
      </w:pPr>
      <w:r w:rsidRPr="00454C7F">
        <w:rPr>
          <w:rFonts w:ascii="Times New Roman" w:hAnsi="Times New Roman" w:cs="Times New Roman"/>
          <w:b/>
          <w:color w:val="000000"/>
        </w:rPr>
        <w:t xml:space="preserve"> </w:t>
      </w:r>
      <w:r>
        <w:rPr>
          <w:rFonts w:ascii="Times New Roman" w:eastAsia="Times New Roman" w:hAnsi="Times New Roman" w:cs="Times New Roman"/>
          <w:noProof/>
          <w:sz w:val="24"/>
          <w:szCs w:val="24"/>
        </w:rPr>
        <w:drawing>
          <wp:inline distT="0" distB="0" distL="0" distR="0" wp14:anchorId="0CE96486" wp14:editId="70C212DD">
            <wp:extent cx="7697397" cy="591577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e2.pdf"/>
                    <pic:cNvPicPr/>
                  </pic:nvPicPr>
                  <pic:blipFill>
                    <a:blip r:embed="rId61">
                      <a:extLst>
                        <a:ext uri="{28A0092B-C50C-407E-A947-70E740481C1C}">
                          <a14:useLocalDpi xmlns:a14="http://schemas.microsoft.com/office/drawing/2010/main" val="0"/>
                        </a:ext>
                      </a:extLst>
                    </a:blip>
                    <a:stretch>
                      <a:fillRect/>
                    </a:stretch>
                  </pic:blipFill>
                  <pic:spPr>
                    <a:xfrm>
                      <a:off x="0" y="0"/>
                      <a:ext cx="7709307" cy="5924923"/>
                    </a:xfrm>
                    <a:prstGeom prst="rect">
                      <a:avLst/>
                    </a:prstGeom>
                  </pic:spPr>
                </pic:pic>
              </a:graphicData>
            </a:graphic>
          </wp:inline>
        </w:drawing>
      </w:r>
    </w:p>
    <w:p w14:paraId="4B661797"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Figure 3.</w:t>
      </w:r>
    </w:p>
    <w:p w14:paraId="26A3DD7D" w14:textId="77777777" w:rsidR="000C0344" w:rsidRPr="00454C7F" w:rsidRDefault="000C0344" w:rsidP="000C0344">
      <w:pPr>
        <w:spacing w:line="240" w:lineRule="auto"/>
        <w:rPr>
          <w:rFonts w:ascii="Times New Roman" w:eastAsia="Times New Roman" w:hAnsi="Times New Roman" w:cs="Times New Roman"/>
          <w:sz w:val="24"/>
          <w:szCs w:val="24"/>
        </w:rPr>
      </w:pPr>
    </w:p>
    <w:p w14:paraId="7774D1E2" w14:textId="77777777" w:rsidR="000C0344" w:rsidRPr="00454C7F" w:rsidRDefault="000C0344" w:rsidP="000C0344">
      <w:pPr>
        <w:spacing w:line="240" w:lineRule="auto"/>
        <w:rPr>
          <w:rFonts w:ascii="Times New Roman" w:eastAsia="Times New Roman" w:hAnsi="Times New Roman" w:cs="Times New Roman"/>
          <w:sz w:val="24"/>
          <w:szCs w:val="24"/>
        </w:rPr>
      </w:pPr>
    </w:p>
    <w:p w14:paraId="57A4C442"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eastAsia="Times New Roman" w:hAnsi="Times New Roman" w:cs="Times New Roman"/>
          <w:noProof/>
          <w:sz w:val="24"/>
          <w:szCs w:val="24"/>
        </w:rPr>
        <w:drawing>
          <wp:inline distT="0" distB="0" distL="0" distR="0" wp14:anchorId="605A8C3D" wp14:editId="0CC2E5FE">
            <wp:extent cx="6643006" cy="6920969"/>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3.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643006" cy="6920969"/>
                    </a:xfrm>
                    <a:prstGeom prst="rect">
                      <a:avLst/>
                    </a:prstGeom>
                  </pic:spPr>
                </pic:pic>
              </a:graphicData>
            </a:graphic>
          </wp:inline>
        </w:drawing>
      </w:r>
    </w:p>
    <w:p w14:paraId="670A0D3D" w14:textId="77777777" w:rsidR="000C0344" w:rsidRPr="00454C7F" w:rsidRDefault="000C0344" w:rsidP="000C0344">
      <w:pPr>
        <w:widowControl w:val="0"/>
        <w:pBdr>
          <w:top w:val="nil"/>
          <w:left w:val="nil"/>
          <w:bottom w:val="nil"/>
          <w:right w:val="nil"/>
          <w:between w:val="nil"/>
        </w:pBdr>
        <w:rPr>
          <w:rFonts w:ascii="Times New Roman" w:eastAsia="Times New Roman" w:hAnsi="Times New Roman" w:cs="Times New Roman"/>
          <w:sz w:val="24"/>
          <w:szCs w:val="24"/>
        </w:rPr>
        <w:sectPr w:rsidR="000C0344" w:rsidRPr="00454C7F" w:rsidSect="00BB19B5">
          <w:pgSz w:w="11906" w:h="16838"/>
          <w:pgMar w:top="720" w:right="720" w:bottom="720" w:left="720" w:header="708" w:footer="708" w:gutter="0"/>
          <w:cols w:space="720"/>
          <w:docGrid w:linePitch="299"/>
        </w:sectPr>
      </w:pPr>
      <w:r w:rsidRPr="00454C7F">
        <w:rPr>
          <w:rFonts w:ascii="Times New Roman" w:hAnsi="Times New Roman" w:cs="Times New Roman"/>
        </w:rPr>
        <w:br w:type="page"/>
      </w:r>
    </w:p>
    <w:p w14:paraId="07AAC145"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Figure 4.</w:t>
      </w:r>
    </w:p>
    <w:p w14:paraId="3CC51AF4" w14:textId="77777777" w:rsidR="000C0344" w:rsidRPr="00454C7F" w:rsidRDefault="000C0344" w:rsidP="000C0344">
      <w:pPr>
        <w:rPr>
          <w:rFonts w:ascii="Times New Roman" w:eastAsia="Times New Roman" w:hAnsi="Times New Roman" w:cs="Times New Roman"/>
          <w:sz w:val="24"/>
          <w:szCs w:val="24"/>
        </w:rPr>
      </w:pPr>
    </w:p>
    <w:p w14:paraId="70A7E6E4" w14:textId="77777777" w:rsidR="000C0344" w:rsidRPr="00454C7F" w:rsidRDefault="000C0344" w:rsidP="000C0344">
      <w:pPr>
        <w:rPr>
          <w:rFonts w:ascii="Times New Roman" w:eastAsia="Times New Roman" w:hAnsi="Times New Roman" w:cs="Times New Roman"/>
          <w:sz w:val="24"/>
          <w:szCs w:val="24"/>
        </w:rPr>
      </w:pPr>
      <w:r w:rsidRPr="00454C7F">
        <w:rPr>
          <w:rFonts w:ascii="Times New Roman" w:hAnsi="Times New Roman" w:cs="Times New Roman"/>
          <w:noProof/>
        </w:rPr>
        <w:drawing>
          <wp:inline distT="0" distB="0" distL="0" distR="0" wp14:anchorId="2BFDEEFB" wp14:editId="47C5E561">
            <wp:extent cx="6645910" cy="5736052"/>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645910" cy="5736052"/>
                    </a:xfrm>
                    <a:prstGeom prst="rect">
                      <a:avLst/>
                    </a:prstGeom>
                  </pic:spPr>
                </pic:pic>
              </a:graphicData>
            </a:graphic>
          </wp:inline>
        </w:drawing>
      </w:r>
    </w:p>
    <w:p w14:paraId="7451BA60" w14:textId="77777777" w:rsidR="000C0344" w:rsidRPr="00454C7F" w:rsidRDefault="000C0344" w:rsidP="000C0344">
      <w:pPr>
        <w:rPr>
          <w:rFonts w:ascii="Times New Roman" w:eastAsia="Times New Roman" w:hAnsi="Times New Roman" w:cs="Times New Roman"/>
          <w:sz w:val="24"/>
          <w:szCs w:val="24"/>
        </w:rPr>
      </w:pPr>
    </w:p>
    <w:p w14:paraId="7E67F752" w14:textId="77777777" w:rsidR="000C0344" w:rsidRPr="00454C7F" w:rsidRDefault="000C0344" w:rsidP="000C0344">
      <w:pPr>
        <w:spacing w:line="240" w:lineRule="auto"/>
        <w:jc w:val="both"/>
        <w:rPr>
          <w:rFonts w:ascii="Times New Roman" w:hAnsi="Times New Roman" w:cs="Times New Roman"/>
          <w:b/>
          <w:color w:val="000000"/>
        </w:rPr>
      </w:pPr>
    </w:p>
    <w:p w14:paraId="75880E21" w14:textId="77777777" w:rsidR="000C0344" w:rsidRPr="00454C7F" w:rsidRDefault="000C0344" w:rsidP="000C0344">
      <w:pPr>
        <w:spacing w:line="240" w:lineRule="auto"/>
        <w:jc w:val="both"/>
        <w:rPr>
          <w:rFonts w:ascii="Times New Roman" w:eastAsia="Calibri" w:hAnsi="Times New Roman" w:cs="Times New Roman"/>
        </w:rPr>
        <w:sectPr w:rsidR="000C0344" w:rsidRPr="00454C7F" w:rsidSect="00BB19B5">
          <w:pgSz w:w="11906" w:h="16838"/>
          <w:pgMar w:top="720" w:right="720" w:bottom="720" w:left="720" w:header="708" w:footer="708" w:gutter="0"/>
          <w:cols w:space="720"/>
          <w:docGrid w:linePitch="299"/>
        </w:sectPr>
      </w:pPr>
    </w:p>
    <w:p w14:paraId="7F93063D"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Table 1. Candidate traits associated with both exposure and outcome.</w:t>
      </w:r>
    </w:p>
    <w:p w14:paraId="466354E9" w14:textId="77777777" w:rsidR="000C0344" w:rsidRPr="00454C7F" w:rsidRDefault="000C0344" w:rsidP="000C0344">
      <w:pPr>
        <w:spacing w:line="240" w:lineRule="auto"/>
        <w:rPr>
          <w:rFonts w:ascii="Times New Roman" w:eastAsia="Times New Roman" w:hAnsi="Times New Roman" w:cs="Times New Roman"/>
          <w:sz w:val="24"/>
          <w:szCs w:val="24"/>
        </w:rPr>
      </w:pPr>
    </w:p>
    <w:tbl>
      <w:tblPr>
        <w:tblW w:w="10576" w:type="dxa"/>
        <w:tblLayout w:type="fixed"/>
        <w:tblLook w:val="0400" w:firstRow="0" w:lastRow="0" w:firstColumn="0" w:lastColumn="0" w:noHBand="0" w:noVBand="1"/>
      </w:tblPr>
      <w:tblGrid>
        <w:gridCol w:w="1242"/>
        <w:gridCol w:w="1134"/>
        <w:gridCol w:w="1560"/>
        <w:gridCol w:w="3685"/>
        <w:gridCol w:w="851"/>
        <w:gridCol w:w="2104"/>
      </w:tblGrid>
      <w:tr w:rsidR="000C0344" w:rsidRPr="00454C7F" w14:paraId="29B72D5C" w14:textId="77777777" w:rsidTr="00BB19B5">
        <w:trPr>
          <w:trHeight w:val="702"/>
        </w:trPr>
        <w:tc>
          <w:tcPr>
            <w:tcW w:w="1242"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6BBD4722"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Outlier SNPs</w:t>
            </w:r>
          </w:p>
        </w:tc>
        <w:tc>
          <w:tcPr>
            <w:tcW w:w="1134"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575ED10C"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Nearest gene</w:t>
            </w:r>
          </w:p>
        </w:tc>
        <w:tc>
          <w:tcPr>
            <w:tcW w:w="1560"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6B869033"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Category</w:t>
            </w:r>
          </w:p>
        </w:tc>
        <w:tc>
          <w:tcPr>
            <w:tcW w:w="3685"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2456E260"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 xml:space="preserve">Phenotypes </w:t>
            </w:r>
            <w:r w:rsidRPr="00454C7F">
              <w:rPr>
                <w:rFonts w:ascii="Times New Roman" w:hAnsi="Times New Roman" w:cs="Times New Roman"/>
                <w:vertAlign w:val="superscript"/>
              </w:rPr>
              <w:t>1</w:t>
            </w:r>
          </w:p>
        </w:tc>
        <w:tc>
          <w:tcPr>
            <w:tcW w:w="851" w:type="dxa"/>
            <w:tcBorders>
              <w:top w:val="single" w:sz="4" w:space="0" w:color="000000"/>
              <w:bottom w:val="single" w:sz="4" w:space="0" w:color="000000"/>
            </w:tcBorders>
            <w:shd w:val="clear" w:color="auto" w:fill="F2F2F2"/>
            <w:vAlign w:val="center"/>
          </w:tcPr>
          <w:p w14:paraId="34373B71" w14:textId="77777777" w:rsidR="000C0344" w:rsidRPr="00454C7F" w:rsidRDefault="000C0344" w:rsidP="00BB19B5">
            <w:pPr>
              <w:spacing w:line="240" w:lineRule="auto"/>
              <w:jc w:val="center"/>
              <w:rPr>
                <w:rFonts w:ascii="Times New Roman" w:hAnsi="Times New Roman" w:cs="Times New Roman"/>
                <w:b/>
                <w:sz w:val="20"/>
                <w:szCs w:val="20"/>
              </w:rPr>
            </w:pPr>
            <w:r w:rsidRPr="00454C7F">
              <w:rPr>
                <w:rFonts w:ascii="Times New Roman" w:hAnsi="Times New Roman" w:cs="Times New Roman"/>
                <w:b/>
                <w:sz w:val="20"/>
                <w:szCs w:val="20"/>
              </w:rPr>
              <w:t xml:space="preserve">N SNPs </w:t>
            </w:r>
            <w:r w:rsidRPr="00454C7F">
              <w:rPr>
                <w:rFonts w:ascii="Times New Roman" w:hAnsi="Times New Roman" w:cs="Times New Roman"/>
                <w:vertAlign w:val="superscript"/>
              </w:rPr>
              <w:t>2</w:t>
            </w:r>
          </w:p>
        </w:tc>
        <w:tc>
          <w:tcPr>
            <w:tcW w:w="2104" w:type="dxa"/>
            <w:tcBorders>
              <w:top w:val="single" w:sz="4" w:space="0" w:color="000000"/>
              <w:bottom w:val="single" w:sz="4" w:space="0" w:color="000000"/>
            </w:tcBorders>
            <w:shd w:val="clear" w:color="auto" w:fill="F2F2F2"/>
            <w:vAlign w:val="center"/>
          </w:tcPr>
          <w:p w14:paraId="45F02B3A" w14:textId="77777777" w:rsidR="000C0344" w:rsidRPr="00454C7F" w:rsidRDefault="000C0344" w:rsidP="00BB19B5">
            <w:pPr>
              <w:spacing w:line="240" w:lineRule="auto"/>
              <w:jc w:val="center"/>
              <w:rPr>
                <w:rFonts w:ascii="Times New Roman" w:hAnsi="Times New Roman" w:cs="Times New Roman"/>
                <w:b/>
                <w:sz w:val="20"/>
                <w:szCs w:val="20"/>
              </w:rPr>
            </w:pPr>
            <w:r w:rsidRPr="00454C7F">
              <w:rPr>
                <w:rFonts w:ascii="Times New Roman" w:hAnsi="Times New Roman" w:cs="Times New Roman"/>
                <w:b/>
                <w:sz w:val="20"/>
                <w:szCs w:val="20"/>
              </w:rPr>
              <w:t xml:space="preserve">Beta (95% CI) </w:t>
            </w:r>
            <w:r w:rsidRPr="00454C7F">
              <w:rPr>
                <w:rFonts w:ascii="Times New Roman" w:hAnsi="Times New Roman" w:cs="Times New Roman"/>
                <w:vertAlign w:val="superscript"/>
              </w:rPr>
              <w:t>3</w:t>
            </w:r>
          </w:p>
        </w:tc>
      </w:tr>
      <w:tr w:rsidR="000C0344" w:rsidRPr="00454C7F" w14:paraId="731380C8" w14:textId="77777777" w:rsidTr="00BB19B5">
        <w:trPr>
          <w:trHeight w:val="370"/>
        </w:trPr>
        <w:tc>
          <w:tcPr>
            <w:tcW w:w="10576" w:type="dxa"/>
            <w:gridSpan w:val="6"/>
            <w:tcBorders>
              <w:top w:val="single" w:sz="4" w:space="0" w:color="000000"/>
              <w:bottom w:val="single" w:sz="4" w:space="0" w:color="auto"/>
            </w:tcBorders>
            <w:tcMar>
              <w:top w:w="0" w:type="dxa"/>
              <w:left w:w="108" w:type="dxa"/>
              <w:bottom w:w="0" w:type="dxa"/>
              <w:right w:w="108" w:type="dxa"/>
            </w:tcMar>
            <w:vAlign w:val="center"/>
          </w:tcPr>
          <w:p w14:paraId="7353DB5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b/>
                <w:color w:val="000000"/>
              </w:rPr>
              <w:t>Empirical analysis 1.  Systolic blood pressure (mmHg) and coronary heart disease (log odds)</w:t>
            </w:r>
          </w:p>
        </w:tc>
      </w:tr>
      <w:tr w:rsidR="000C0344" w:rsidRPr="00454C7F" w14:paraId="1F2CE461" w14:textId="77777777" w:rsidTr="00BB19B5">
        <w:trPr>
          <w:trHeight w:val="335"/>
        </w:trPr>
        <w:tc>
          <w:tcPr>
            <w:tcW w:w="1242" w:type="dxa"/>
            <w:vMerge w:val="restart"/>
            <w:tcBorders>
              <w:top w:val="single" w:sz="4" w:space="0" w:color="auto"/>
            </w:tcBorders>
            <w:tcMar>
              <w:top w:w="0" w:type="dxa"/>
              <w:left w:w="108" w:type="dxa"/>
              <w:bottom w:w="0" w:type="dxa"/>
              <w:right w:w="108" w:type="dxa"/>
            </w:tcMar>
            <w:vAlign w:val="center"/>
          </w:tcPr>
          <w:p w14:paraId="4E407E8D"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rs3184504</w:t>
            </w:r>
          </w:p>
        </w:tc>
        <w:tc>
          <w:tcPr>
            <w:tcW w:w="1134" w:type="dxa"/>
            <w:vMerge w:val="restart"/>
            <w:tcBorders>
              <w:top w:val="single" w:sz="4" w:space="0" w:color="auto"/>
            </w:tcBorders>
            <w:tcMar>
              <w:top w:w="0" w:type="dxa"/>
              <w:left w:w="108" w:type="dxa"/>
              <w:bottom w:w="0" w:type="dxa"/>
              <w:right w:w="108" w:type="dxa"/>
            </w:tcMar>
            <w:vAlign w:val="center"/>
          </w:tcPr>
          <w:p w14:paraId="1B43D7D8"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highlight w:val="white"/>
              </w:rPr>
              <w:t>SH2B3</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14BC2D2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121DB133"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 of first child</w:t>
            </w:r>
          </w:p>
        </w:tc>
        <w:tc>
          <w:tcPr>
            <w:tcW w:w="851" w:type="dxa"/>
            <w:tcBorders>
              <w:top w:val="single" w:sz="4" w:space="0" w:color="auto"/>
              <w:bottom w:val="dotted" w:sz="4" w:space="0" w:color="000000"/>
            </w:tcBorders>
            <w:vAlign w:val="center"/>
          </w:tcPr>
          <w:p w14:paraId="1823BE8E"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40</w:t>
            </w:r>
          </w:p>
        </w:tc>
        <w:tc>
          <w:tcPr>
            <w:tcW w:w="2104" w:type="dxa"/>
            <w:tcBorders>
              <w:top w:val="single" w:sz="4" w:space="0" w:color="auto"/>
              <w:bottom w:val="dotted" w:sz="4" w:space="0" w:color="000000"/>
            </w:tcBorders>
            <w:vAlign w:val="center"/>
          </w:tcPr>
          <w:p w14:paraId="2E521CF0"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-0.312 (-0.498, -0.126)</w:t>
            </w:r>
          </w:p>
        </w:tc>
      </w:tr>
      <w:tr w:rsidR="000C0344" w:rsidRPr="00454C7F" w14:paraId="7613BC39" w14:textId="77777777" w:rsidTr="00BB19B5">
        <w:trPr>
          <w:trHeight w:val="335"/>
        </w:trPr>
        <w:tc>
          <w:tcPr>
            <w:tcW w:w="1242" w:type="dxa"/>
            <w:vMerge/>
            <w:tcMar>
              <w:top w:w="0" w:type="dxa"/>
              <w:left w:w="108" w:type="dxa"/>
              <w:bottom w:w="0" w:type="dxa"/>
              <w:right w:w="108" w:type="dxa"/>
            </w:tcMar>
            <w:vAlign w:val="center"/>
          </w:tcPr>
          <w:p w14:paraId="184211C4" w14:textId="77777777" w:rsidR="000C0344" w:rsidRPr="00454C7F" w:rsidRDefault="000C0344" w:rsidP="00BB19B5">
            <w:pPr>
              <w:widowControl w:val="0"/>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39B04C58" w14:textId="77777777" w:rsidR="000C0344" w:rsidRPr="00454C7F" w:rsidRDefault="000C0344" w:rsidP="00BB19B5">
            <w:pPr>
              <w:widowControl w:val="0"/>
              <w:rPr>
                <w:rFonts w:ascii="Times New Roman" w:hAnsi="Times New Roman" w:cs="Times New Roman"/>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3B6D920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7587EA03"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Standing height</w:t>
            </w:r>
          </w:p>
        </w:tc>
        <w:tc>
          <w:tcPr>
            <w:tcW w:w="851" w:type="dxa"/>
            <w:tcBorders>
              <w:top w:val="dotted" w:sz="4" w:space="0" w:color="000000"/>
              <w:bottom w:val="dotted" w:sz="4" w:space="0" w:color="000000"/>
            </w:tcBorders>
            <w:vAlign w:val="center"/>
          </w:tcPr>
          <w:p w14:paraId="7A295C43"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577</w:t>
            </w:r>
          </w:p>
        </w:tc>
        <w:tc>
          <w:tcPr>
            <w:tcW w:w="2104" w:type="dxa"/>
            <w:tcBorders>
              <w:top w:val="dotted" w:sz="4" w:space="0" w:color="000000"/>
              <w:bottom w:val="dotted" w:sz="4" w:space="0" w:color="000000"/>
            </w:tcBorders>
            <w:vAlign w:val="center"/>
          </w:tcPr>
          <w:p w14:paraId="1FC57B3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-0.208 (-0.264, -0.152)</w:t>
            </w:r>
          </w:p>
        </w:tc>
      </w:tr>
      <w:tr w:rsidR="000C0344" w:rsidRPr="00454C7F" w14:paraId="16F944D7" w14:textId="77777777" w:rsidTr="00BB19B5">
        <w:trPr>
          <w:trHeight w:val="335"/>
        </w:trPr>
        <w:tc>
          <w:tcPr>
            <w:tcW w:w="1242" w:type="dxa"/>
            <w:vMerge/>
            <w:tcBorders>
              <w:bottom w:val="dotted" w:sz="4" w:space="0" w:color="000000"/>
            </w:tcBorders>
            <w:tcMar>
              <w:top w:w="0" w:type="dxa"/>
              <w:left w:w="108" w:type="dxa"/>
              <w:bottom w:w="0" w:type="dxa"/>
              <w:right w:w="108" w:type="dxa"/>
            </w:tcMar>
            <w:vAlign w:val="center"/>
          </w:tcPr>
          <w:p w14:paraId="6E28C41A" w14:textId="77777777" w:rsidR="000C0344" w:rsidRPr="00454C7F" w:rsidRDefault="000C0344" w:rsidP="00BB19B5">
            <w:pPr>
              <w:widowControl w:val="0"/>
              <w:rPr>
                <w:rFonts w:ascii="Times New Roman" w:hAnsi="Times New Roman" w:cs="Times New Roman"/>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2CF7FAC7" w14:textId="77777777" w:rsidR="000C0344" w:rsidRPr="00454C7F" w:rsidRDefault="000C0344" w:rsidP="00BB19B5">
            <w:pPr>
              <w:widowControl w:val="0"/>
              <w:rPr>
                <w:rFonts w:ascii="Times New Roman" w:hAnsi="Times New Roman" w:cs="Times New Roman"/>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405C7C5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Lipid</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371AB321"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LDL cholesterol</w:t>
            </w:r>
          </w:p>
          <w:p w14:paraId="1656C232"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HDL cholesterol</w:t>
            </w:r>
          </w:p>
          <w:p w14:paraId="1964BD67"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Total cholesterol</w:t>
            </w:r>
          </w:p>
        </w:tc>
        <w:tc>
          <w:tcPr>
            <w:tcW w:w="851" w:type="dxa"/>
            <w:tcBorders>
              <w:top w:val="dotted" w:sz="4" w:space="0" w:color="000000"/>
              <w:bottom w:val="dotted" w:sz="4" w:space="0" w:color="000000"/>
            </w:tcBorders>
            <w:vAlign w:val="center"/>
          </w:tcPr>
          <w:p w14:paraId="48C2C5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78</w:t>
            </w:r>
          </w:p>
          <w:p w14:paraId="73236CB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p w14:paraId="310EF5D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tc>
        <w:tc>
          <w:tcPr>
            <w:tcW w:w="2104" w:type="dxa"/>
            <w:tcBorders>
              <w:top w:val="dotted" w:sz="4" w:space="0" w:color="000000"/>
              <w:bottom w:val="dotted" w:sz="4" w:space="0" w:color="000000"/>
            </w:tcBorders>
            <w:vAlign w:val="center"/>
          </w:tcPr>
          <w:p w14:paraId="25FACE1E"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0.393 (0.290, 0.497)</w:t>
            </w:r>
          </w:p>
          <w:p w14:paraId="21C21C8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-0.172 (-0.288, -0.055)</w:t>
            </w:r>
          </w:p>
          <w:p w14:paraId="2ECD59C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0.378 (0.271, 0.484)</w:t>
            </w:r>
          </w:p>
        </w:tc>
      </w:tr>
      <w:tr w:rsidR="000C0344" w:rsidRPr="00454C7F" w14:paraId="143797B8" w14:textId="77777777" w:rsidTr="00BB19B5">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73D2AC0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rs9349379</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741E1354"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highlight w:val="white"/>
              </w:rPr>
              <w:t>PHACTR</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40D883B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Medications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4D41C33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Self-reported status of ibuprofen intake</w:t>
            </w:r>
          </w:p>
        </w:tc>
        <w:tc>
          <w:tcPr>
            <w:tcW w:w="851" w:type="dxa"/>
            <w:tcBorders>
              <w:top w:val="dotted" w:sz="4" w:space="0" w:color="000000"/>
              <w:bottom w:val="single" w:sz="4" w:space="0" w:color="auto"/>
            </w:tcBorders>
            <w:vAlign w:val="center"/>
          </w:tcPr>
          <w:p w14:paraId="6EEC117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2</w:t>
            </w:r>
          </w:p>
        </w:tc>
        <w:tc>
          <w:tcPr>
            <w:tcW w:w="2104" w:type="dxa"/>
            <w:tcBorders>
              <w:top w:val="dotted" w:sz="4" w:space="0" w:color="000000"/>
              <w:bottom w:val="single" w:sz="4" w:space="0" w:color="auto"/>
            </w:tcBorders>
            <w:vAlign w:val="center"/>
          </w:tcPr>
          <w:p w14:paraId="7166EA4E" w14:textId="77777777" w:rsidR="000C0344" w:rsidRPr="00CE7A7B" w:rsidRDefault="000C0344" w:rsidP="00BB19B5">
            <w:pPr>
              <w:spacing w:line="240" w:lineRule="auto"/>
              <w:jc w:val="center"/>
              <w:rPr>
                <w:rFonts w:ascii="Times New Roman" w:hAnsi="Times New Roman" w:cs="Times New Roman"/>
                <w:spacing w:val="-8"/>
                <w:sz w:val="20"/>
                <w:szCs w:val="20"/>
              </w:rPr>
            </w:pPr>
            <w:r w:rsidRPr="00CE7A7B">
              <w:rPr>
                <w:rFonts w:ascii="Times New Roman" w:hAnsi="Times New Roman" w:cs="Times New Roman"/>
                <w:spacing w:val="-8"/>
                <w:sz w:val="20"/>
                <w:szCs w:val="20"/>
              </w:rPr>
              <w:t xml:space="preserve">-16.726 (-37.262, </w:t>
            </w:r>
            <w:commentRangeStart w:id="355"/>
            <w:r w:rsidRPr="00CE7A7B">
              <w:rPr>
                <w:rFonts w:ascii="Times New Roman" w:hAnsi="Times New Roman" w:cs="Times New Roman"/>
                <w:spacing w:val="-8"/>
                <w:sz w:val="20"/>
                <w:szCs w:val="20"/>
              </w:rPr>
              <w:t>3.811</w:t>
            </w:r>
            <w:commentRangeEnd w:id="355"/>
            <w:r w:rsidR="00221A5B">
              <w:rPr>
                <w:rStyle w:val="CommentReference"/>
              </w:rPr>
              <w:commentReference w:id="355"/>
            </w:r>
            <w:r w:rsidRPr="00CE7A7B">
              <w:rPr>
                <w:rFonts w:ascii="Times New Roman" w:hAnsi="Times New Roman" w:cs="Times New Roman"/>
                <w:spacing w:val="-8"/>
                <w:sz w:val="20"/>
                <w:szCs w:val="20"/>
              </w:rPr>
              <w:t>)</w:t>
            </w:r>
          </w:p>
        </w:tc>
      </w:tr>
      <w:tr w:rsidR="000C0344" w:rsidRPr="00454C7F" w14:paraId="04E0683E"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33C4182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b/>
                <w:color w:val="000000"/>
              </w:rPr>
              <w:t>Empirical analysis 2.  Urate (mg/dl) and coronary heart disease (log odds)</w:t>
            </w:r>
          </w:p>
        </w:tc>
      </w:tr>
      <w:tr w:rsidR="000C0344" w:rsidRPr="00454C7F" w14:paraId="5CA45992" w14:textId="77777777" w:rsidTr="00BB19B5">
        <w:trPr>
          <w:trHeight w:val="335"/>
        </w:trPr>
        <w:tc>
          <w:tcPr>
            <w:tcW w:w="1242" w:type="dxa"/>
            <w:vMerge w:val="restart"/>
            <w:tcBorders>
              <w:top w:val="single" w:sz="4" w:space="0" w:color="auto"/>
            </w:tcBorders>
            <w:tcMar>
              <w:top w:w="0" w:type="dxa"/>
              <w:left w:w="108" w:type="dxa"/>
              <w:bottom w:w="0" w:type="dxa"/>
              <w:right w:w="108" w:type="dxa"/>
            </w:tcMar>
            <w:vAlign w:val="center"/>
          </w:tcPr>
          <w:p w14:paraId="300BC9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rs653178</w:t>
            </w:r>
          </w:p>
        </w:tc>
        <w:tc>
          <w:tcPr>
            <w:tcW w:w="1134" w:type="dxa"/>
            <w:vMerge w:val="restart"/>
            <w:tcBorders>
              <w:top w:val="single" w:sz="4" w:space="0" w:color="auto"/>
            </w:tcBorders>
            <w:tcMar>
              <w:top w:w="0" w:type="dxa"/>
              <w:left w:w="108" w:type="dxa"/>
              <w:bottom w:w="0" w:type="dxa"/>
              <w:right w:w="108" w:type="dxa"/>
            </w:tcMar>
            <w:vAlign w:val="center"/>
          </w:tcPr>
          <w:p w14:paraId="4F41B977" w14:textId="77777777" w:rsidR="000C0344" w:rsidRPr="00454C7F" w:rsidRDefault="000C0344" w:rsidP="00BB19B5">
            <w:pPr>
              <w:spacing w:line="240" w:lineRule="auto"/>
              <w:jc w:val="center"/>
              <w:rPr>
                <w:rFonts w:ascii="Times New Roman" w:hAnsi="Times New Roman" w:cs="Times New Roman"/>
                <w:i/>
                <w:sz w:val="20"/>
                <w:szCs w:val="20"/>
                <w:highlight w:val="white"/>
              </w:rPr>
            </w:pPr>
            <w:r w:rsidRPr="00454C7F">
              <w:rPr>
                <w:rFonts w:ascii="Times New Roman" w:hAnsi="Times New Roman" w:cs="Times New Roman"/>
                <w:i/>
                <w:sz w:val="20"/>
                <w:szCs w:val="20"/>
              </w:rPr>
              <w:t>ATXN2</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2774DDA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49672355"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 of first child</w:t>
            </w:r>
          </w:p>
          <w:p w14:paraId="14C3566A"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w:t>
            </w:r>
          </w:p>
        </w:tc>
        <w:tc>
          <w:tcPr>
            <w:tcW w:w="851" w:type="dxa"/>
            <w:tcBorders>
              <w:top w:val="single" w:sz="4" w:space="0" w:color="auto"/>
              <w:bottom w:val="dotted" w:sz="4" w:space="0" w:color="000000"/>
            </w:tcBorders>
            <w:vAlign w:val="center"/>
          </w:tcPr>
          <w:p w14:paraId="24D6CE8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31</w:t>
            </w:r>
          </w:p>
          <w:p w14:paraId="5FBD65A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40</w:t>
            </w:r>
          </w:p>
        </w:tc>
        <w:tc>
          <w:tcPr>
            <w:tcW w:w="2104" w:type="dxa"/>
            <w:tcBorders>
              <w:top w:val="single" w:sz="4" w:space="0" w:color="auto"/>
              <w:bottom w:val="dotted" w:sz="4" w:space="0" w:color="000000"/>
            </w:tcBorders>
            <w:vAlign w:val="center"/>
          </w:tcPr>
          <w:p w14:paraId="7FF1D7B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0.347 (0.065, 0.628)</w:t>
            </w:r>
          </w:p>
          <w:p w14:paraId="7BED60B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-0.312 (-0.498, -0.126)</w:t>
            </w:r>
          </w:p>
        </w:tc>
      </w:tr>
      <w:tr w:rsidR="000C0344" w:rsidRPr="00454C7F" w14:paraId="6259F4BE" w14:textId="77777777" w:rsidTr="00BB19B5">
        <w:trPr>
          <w:trHeight w:val="335"/>
        </w:trPr>
        <w:tc>
          <w:tcPr>
            <w:tcW w:w="1242" w:type="dxa"/>
            <w:vMerge/>
            <w:tcMar>
              <w:top w:w="0" w:type="dxa"/>
              <w:left w:w="108" w:type="dxa"/>
              <w:bottom w:w="0" w:type="dxa"/>
              <w:right w:w="108" w:type="dxa"/>
            </w:tcMar>
            <w:vAlign w:val="center"/>
          </w:tcPr>
          <w:p w14:paraId="280D1114"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1854FA58"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0F14BFC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2A0E563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Comparative height size at age 10</w:t>
            </w:r>
          </w:p>
          <w:p w14:paraId="030F424C"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Hip circumference</w:t>
            </w:r>
          </w:p>
          <w:p w14:paraId="7B6F12C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Impedance of arm (left)</w:t>
            </w:r>
          </w:p>
          <w:p w14:paraId="6F3167B0"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Standing height</w:t>
            </w:r>
          </w:p>
        </w:tc>
        <w:tc>
          <w:tcPr>
            <w:tcW w:w="851" w:type="dxa"/>
            <w:tcBorders>
              <w:top w:val="dotted" w:sz="4" w:space="0" w:color="000000"/>
              <w:bottom w:val="dotted" w:sz="4" w:space="0" w:color="000000"/>
            </w:tcBorders>
            <w:vAlign w:val="center"/>
          </w:tcPr>
          <w:p w14:paraId="5563CFA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357</w:t>
            </w:r>
          </w:p>
          <w:p w14:paraId="71216E10"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275</w:t>
            </w:r>
          </w:p>
          <w:p w14:paraId="2A88517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305</w:t>
            </w:r>
          </w:p>
          <w:p w14:paraId="4AA9898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577</w:t>
            </w:r>
          </w:p>
        </w:tc>
        <w:tc>
          <w:tcPr>
            <w:tcW w:w="2104" w:type="dxa"/>
            <w:tcBorders>
              <w:top w:val="dotted" w:sz="4" w:space="0" w:color="000000"/>
              <w:bottom w:val="dotted" w:sz="4" w:space="0" w:color="000000"/>
            </w:tcBorders>
            <w:vAlign w:val="center"/>
          </w:tcPr>
          <w:p w14:paraId="650D2D2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-0.248 (-0.342, -0.154)</w:t>
            </w:r>
          </w:p>
          <w:p w14:paraId="458ACED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0.131 (0.030, 0.231)</w:t>
            </w:r>
          </w:p>
          <w:p w14:paraId="792F0B56" w14:textId="5473ACFE"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-0.263 (-0.38</w:t>
            </w:r>
            <w:r w:rsidR="008347D4">
              <w:rPr>
                <w:rFonts w:ascii="Times New Roman" w:hAnsi="Times New Roman" w:cs="Times New Roman"/>
                <w:sz w:val="20"/>
                <w:szCs w:val="20"/>
              </w:rPr>
              <w:t>0</w:t>
            </w:r>
            <w:r w:rsidRPr="00454C7F">
              <w:rPr>
                <w:rFonts w:ascii="Times New Roman" w:hAnsi="Times New Roman" w:cs="Times New Roman"/>
                <w:sz w:val="20"/>
                <w:szCs w:val="20"/>
              </w:rPr>
              <w:t>, -0.145)</w:t>
            </w:r>
          </w:p>
          <w:p w14:paraId="1CD2E9A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-0.208 (-0.264, -0.152)</w:t>
            </w:r>
          </w:p>
        </w:tc>
      </w:tr>
      <w:tr w:rsidR="000C0344" w:rsidRPr="00454C7F" w14:paraId="2524E77F" w14:textId="77777777" w:rsidTr="00BB19B5">
        <w:trPr>
          <w:trHeight w:val="801"/>
        </w:trPr>
        <w:tc>
          <w:tcPr>
            <w:tcW w:w="1242" w:type="dxa"/>
            <w:vMerge/>
            <w:tcMar>
              <w:top w:w="0" w:type="dxa"/>
              <w:left w:w="108" w:type="dxa"/>
              <w:bottom w:w="0" w:type="dxa"/>
              <w:right w:w="108" w:type="dxa"/>
            </w:tcMar>
            <w:vAlign w:val="center"/>
          </w:tcPr>
          <w:p w14:paraId="300F17C2"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4E0F352F"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tcBorders>
            <w:tcMar>
              <w:top w:w="0" w:type="dxa"/>
              <w:left w:w="108" w:type="dxa"/>
              <w:bottom w:w="0" w:type="dxa"/>
              <w:right w:w="108" w:type="dxa"/>
            </w:tcMar>
            <w:vAlign w:val="center"/>
          </w:tcPr>
          <w:p w14:paraId="38781F65"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Lipid</w:t>
            </w:r>
          </w:p>
        </w:tc>
        <w:tc>
          <w:tcPr>
            <w:tcW w:w="3685" w:type="dxa"/>
            <w:tcBorders>
              <w:top w:val="dotted" w:sz="4" w:space="0" w:color="000000"/>
            </w:tcBorders>
            <w:tcMar>
              <w:top w:w="0" w:type="dxa"/>
              <w:left w:w="108" w:type="dxa"/>
              <w:bottom w:w="0" w:type="dxa"/>
              <w:right w:w="108" w:type="dxa"/>
            </w:tcMar>
            <w:vAlign w:val="center"/>
          </w:tcPr>
          <w:p w14:paraId="73593EE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HDL cholesterol</w:t>
            </w:r>
          </w:p>
          <w:p w14:paraId="41D0171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LDL cholesterol</w:t>
            </w:r>
          </w:p>
          <w:p w14:paraId="671387A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Total cholesterol</w:t>
            </w:r>
          </w:p>
        </w:tc>
        <w:tc>
          <w:tcPr>
            <w:tcW w:w="851" w:type="dxa"/>
            <w:tcBorders>
              <w:top w:val="dotted" w:sz="4" w:space="0" w:color="000000"/>
            </w:tcBorders>
            <w:vAlign w:val="center"/>
          </w:tcPr>
          <w:p w14:paraId="7348F75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78</w:t>
            </w:r>
          </w:p>
          <w:p w14:paraId="5146FD8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p w14:paraId="2B7A2F2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tc>
        <w:tc>
          <w:tcPr>
            <w:tcW w:w="2104" w:type="dxa"/>
            <w:tcBorders>
              <w:top w:val="dotted" w:sz="4" w:space="0" w:color="000000"/>
            </w:tcBorders>
            <w:vAlign w:val="center"/>
          </w:tcPr>
          <w:p w14:paraId="096F49E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0.393 (0.290, 0.497)</w:t>
            </w:r>
          </w:p>
          <w:p w14:paraId="0D72E3E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-0.172 (-0.288, -0.055)</w:t>
            </w:r>
          </w:p>
          <w:p w14:paraId="0B9D1B1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0.378 (0.271, 0.484)</w:t>
            </w:r>
          </w:p>
        </w:tc>
      </w:tr>
      <w:tr w:rsidR="000C0344" w:rsidRPr="00454C7F" w14:paraId="18FECBDD" w14:textId="77777777" w:rsidTr="00BB19B5">
        <w:trPr>
          <w:trHeight w:val="335"/>
        </w:trPr>
        <w:tc>
          <w:tcPr>
            <w:tcW w:w="1242" w:type="dxa"/>
            <w:vMerge/>
            <w:tcMar>
              <w:top w:w="0" w:type="dxa"/>
              <w:left w:w="108" w:type="dxa"/>
              <w:bottom w:w="0" w:type="dxa"/>
              <w:right w:w="108" w:type="dxa"/>
            </w:tcMar>
            <w:vAlign w:val="center"/>
          </w:tcPr>
          <w:p w14:paraId="13D1B813"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6F8F6892"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6BABA7A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Disease</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334C2410" w14:textId="77777777" w:rsidR="000C0344" w:rsidRPr="00454C7F" w:rsidRDefault="000C0344" w:rsidP="00BB19B5">
            <w:pPr>
              <w:spacing w:line="240" w:lineRule="auto"/>
              <w:rPr>
                <w:rFonts w:ascii="Times New Roman" w:hAnsi="Times New Roman" w:cs="Times New Roman"/>
                <w:spacing w:val="-6"/>
                <w:sz w:val="20"/>
                <w:szCs w:val="20"/>
              </w:rPr>
            </w:pPr>
            <w:r w:rsidRPr="00454C7F">
              <w:rPr>
                <w:rFonts w:ascii="Times New Roman" w:hAnsi="Times New Roman" w:cs="Times New Roman"/>
                <w:spacing w:val="-6"/>
                <w:sz w:val="20"/>
                <w:szCs w:val="20"/>
              </w:rPr>
              <w:t>hypothyroidism/myxoedema (Self-reported)</w:t>
            </w:r>
          </w:p>
        </w:tc>
        <w:tc>
          <w:tcPr>
            <w:tcW w:w="851" w:type="dxa"/>
            <w:tcBorders>
              <w:top w:val="dotted" w:sz="4" w:space="0" w:color="000000"/>
              <w:bottom w:val="dotted" w:sz="4" w:space="0" w:color="000000"/>
            </w:tcBorders>
            <w:vAlign w:val="center"/>
          </w:tcPr>
          <w:p w14:paraId="0B1044A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77</w:t>
            </w:r>
          </w:p>
        </w:tc>
        <w:tc>
          <w:tcPr>
            <w:tcW w:w="2104" w:type="dxa"/>
            <w:tcBorders>
              <w:top w:val="dotted" w:sz="4" w:space="0" w:color="000000"/>
              <w:bottom w:val="dotted" w:sz="4" w:space="0" w:color="000000"/>
            </w:tcBorders>
            <w:vAlign w:val="center"/>
          </w:tcPr>
          <w:p w14:paraId="0A271935"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0.847 (0.211, 1.483)</w:t>
            </w:r>
          </w:p>
        </w:tc>
      </w:tr>
      <w:tr w:rsidR="000C0344" w:rsidRPr="00454C7F" w14:paraId="3F481497" w14:textId="77777777" w:rsidTr="00BB19B5">
        <w:trPr>
          <w:trHeight w:val="335"/>
        </w:trPr>
        <w:tc>
          <w:tcPr>
            <w:tcW w:w="1242" w:type="dxa"/>
            <w:vMerge/>
            <w:tcMar>
              <w:top w:w="0" w:type="dxa"/>
              <w:left w:w="108" w:type="dxa"/>
              <w:bottom w:w="0" w:type="dxa"/>
              <w:right w:w="108" w:type="dxa"/>
            </w:tcMar>
            <w:vAlign w:val="center"/>
          </w:tcPr>
          <w:p w14:paraId="01DFAD50"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7D08893C"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4B85C553"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Smoking</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65EFDBB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Past tobacco smoking</w:t>
            </w:r>
          </w:p>
        </w:tc>
        <w:tc>
          <w:tcPr>
            <w:tcW w:w="851" w:type="dxa"/>
            <w:tcBorders>
              <w:top w:val="dotted" w:sz="4" w:space="0" w:color="000000"/>
              <w:bottom w:val="dotted" w:sz="4" w:space="0" w:color="000000"/>
            </w:tcBorders>
            <w:vAlign w:val="center"/>
          </w:tcPr>
          <w:p w14:paraId="3DCDD2A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41</w:t>
            </w:r>
          </w:p>
        </w:tc>
        <w:tc>
          <w:tcPr>
            <w:tcW w:w="2104" w:type="dxa"/>
            <w:tcBorders>
              <w:top w:val="dotted" w:sz="4" w:space="0" w:color="000000"/>
              <w:bottom w:val="dotted" w:sz="4" w:space="0" w:color="000000"/>
            </w:tcBorders>
            <w:vAlign w:val="center"/>
          </w:tcPr>
          <w:p w14:paraId="1C172736" w14:textId="05952782"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-0.265 (-0.5</w:t>
            </w:r>
            <w:r w:rsidR="008347D4">
              <w:rPr>
                <w:rFonts w:ascii="Times New Roman" w:hAnsi="Times New Roman" w:cs="Times New Roman"/>
                <w:sz w:val="20"/>
                <w:szCs w:val="20"/>
              </w:rPr>
              <w:t>00</w:t>
            </w:r>
            <w:r w:rsidRPr="00454C7F">
              <w:rPr>
                <w:rFonts w:ascii="Times New Roman" w:hAnsi="Times New Roman" w:cs="Times New Roman"/>
                <w:sz w:val="20"/>
                <w:szCs w:val="20"/>
              </w:rPr>
              <w:t>, -0.029)</w:t>
            </w:r>
          </w:p>
        </w:tc>
      </w:tr>
      <w:tr w:rsidR="000C0344" w:rsidRPr="00454C7F" w14:paraId="564184DC" w14:textId="77777777" w:rsidTr="00BB19B5">
        <w:trPr>
          <w:trHeight w:val="335"/>
        </w:trPr>
        <w:tc>
          <w:tcPr>
            <w:tcW w:w="1242" w:type="dxa"/>
            <w:vMerge/>
            <w:tcBorders>
              <w:bottom w:val="dotted" w:sz="4" w:space="0" w:color="000000"/>
            </w:tcBorders>
            <w:tcMar>
              <w:top w:w="0" w:type="dxa"/>
              <w:left w:w="108" w:type="dxa"/>
              <w:bottom w:w="0" w:type="dxa"/>
              <w:right w:w="108" w:type="dxa"/>
            </w:tcMar>
            <w:vAlign w:val="center"/>
          </w:tcPr>
          <w:p w14:paraId="4B4AB3C1"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0BDED739"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7EF34C9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Medications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56CE4779"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Treatment/medication: levothyroxine sodium</w:t>
            </w:r>
          </w:p>
        </w:tc>
        <w:tc>
          <w:tcPr>
            <w:tcW w:w="851" w:type="dxa"/>
            <w:tcBorders>
              <w:top w:val="dotted" w:sz="4" w:space="0" w:color="000000"/>
              <w:bottom w:val="dotted" w:sz="4" w:space="0" w:color="000000"/>
            </w:tcBorders>
            <w:vAlign w:val="center"/>
          </w:tcPr>
          <w:p w14:paraId="4298C84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51</w:t>
            </w:r>
          </w:p>
        </w:tc>
        <w:tc>
          <w:tcPr>
            <w:tcW w:w="2104" w:type="dxa"/>
            <w:tcBorders>
              <w:top w:val="dotted" w:sz="4" w:space="0" w:color="000000"/>
              <w:bottom w:val="dotted" w:sz="4" w:space="0" w:color="000000"/>
            </w:tcBorders>
            <w:vAlign w:val="center"/>
          </w:tcPr>
          <w:p w14:paraId="7A48CF31" w14:textId="46195236"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1.231 (0.27</w:t>
            </w:r>
            <w:r w:rsidR="008347D4">
              <w:rPr>
                <w:rFonts w:ascii="Times New Roman" w:hAnsi="Times New Roman" w:cs="Times New Roman"/>
                <w:color w:val="000000"/>
                <w:sz w:val="20"/>
                <w:szCs w:val="20"/>
              </w:rPr>
              <w:t>0</w:t>
            </w:r>
            <w:r w:rsidRPr="00454C7F">
              <w:rPr>
                <w:rFonts w:ascii="Times New Roman" w:hAnsi="Times New Roman" w:cs="Times New Roman"/>
                <w:color w:val="000000"/>
                <w:sz w:val="20"/>
                <w:szCs w:val="20"/>
              </w:rPr>
              <w:t>, 2.191)</w:t>
            </w:r>
          </w:p>
        </w:tc>
      </w:tr>
      <w:tr w:rsidR="000C0344" w:rsidRPr="00454C7F" w14:paraId="40C53FF3" w14:textId="77777777" w:rsidTr="00BB19B5">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2A92C1B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rs642803</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5B1E627E" w14:textId="77777777" w:rsidR="000C0344" w:rsidRPr="00454C7F" w:rsidRDefault="000C0344" w:rsidP="00BB19B5">
            <w:pPr>
              <w:spacing w:line="240" w:lineRule="auto"/>
              <w:jc w:val="center"/>
              <w:rPr>
                <w:rFonts w:ascii="Times New Roman" w:hAnsi="Times New Roman" w:cs="Times New Roman"/>
                <w:i/>
                <w:sz w:val="20"/>
                <w:szCs w:val="20"/>
                <w:highlight w:val="white"/>
              </w:rPr>
            </w:pPr>
            <w:r w:rsidRPr="00454C7F">
              <w:rPr>
                <w:rFonts w:ascii="Times New Roman" w:hAnsi="Times New Roman" w:cs="Times New Roman"/>
                <w:i/>
                <w:sz w:val="20"/>
                <w:szCs w:val="20"/>
              </w:rPr>
              <w:t>OVOL1</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37B573E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472B857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Waist circumference</w:t>
            </w:r>
          </w:p>
        </w:tc>
        <w:tc>
          <w:tcPr>
            <w:tcW w:w="851" w:type="dxa"/>
            <w:tcBorders>
              <w:top w:val="dotted" w:sz="4" w:space="0" w:color="000000"/>
              <w:bottom w:val="single" w:sz="4" w:space="0" w:color="auto"/>
            </w:tcBorders>
            <w:vAlign w:val="center"/>
          </w:tcPr>
          <w:p w14:paraId="6BABC9F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218</w:t>
            </w:r>
          </w:p>
        </w:tc>
        <w:tc>
          <w:tcPr>
            <w:tcW w:w="2104" w:type="dxa"/>
            <w:tcBorders>
              <w:top w:val="dotted" w:sz="4" w:space="0" w:color="000000"/>
              <w:bottom w:val="single" w:sz="4" w:space="0" w:color="auto"/>
            </w:tcBorders>
            <w:vAlign w:val="center"/>
          </w:tcPr>
          <w:p w14:paraId="3870219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0.458 (0.352, 0.563)</w:t>
            </w:r>
          </w:p>
        </w:tc>
      </w:tr>
      <w:tr w:rsidR="000C0344" w:rsidRPr="00454C7F" w14:paraId="456832FA"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6A33198D" w14:textId="77777777" w:rsidR="000C0344" w:rsidRPr="00454C7F" w:rsidRDefault="000C0344" w:rsidP="00BB19B5">
            <w:pPr>
              <w:spacing w:line="240" w:lineRule="auto"/>
              <w:rPr>
                <w:rFonts w:ascii="Times New Roman" w:hAnsi="Times New Roman" w:cs="Times New Roman"/>
                <w:color w:val="000000"/>
                <w:sz w:val="20"/>
                <w:szCs w:val="20"/>
              </w:rPr>
            </w:pPr>
            <w:r w:rsidRPr="00454C7F">
              <w:rPr>
                <w:rFonts w:ascii="Times New Roman" w:hAnsi="Times New Roman" w:cs="Times New Roman"/>
                <w:b/>
                <w:color w:val="000000"/>
              </w:rPr>
              <w:t>Empirical analysis 3.  Sleep duration (hour/night) and schizophrenia (log odds)</w:t>
            </w:r>
          </w:p>
        </w:tc>
      </w:tr>
      <w:tr w:rsidR="000C0344" w:rsidRPr="00454C7F" w14:paraId="513D9EC6" w14:textId="77777777" w:rsidTr="00BB19B5">
        <w:trPr>
          <w:trHeight w:val="335"/>
        </w:trPr>
        <w:tc>
          <w:tcPr>
            <w:tcW w:w="1242" w:type="dxa"/>
            <w:tcBorders>
              <w:top w:val="single" w:sz="4" w:space="0" w:color="auto"/>
              <w:bottom w:val="dotted" w:sz="4" w:space="0" w:color="000000"/>
            </w:tcBorders>
            <w:tcMar>
              <w:top w:w="0" w:type="dxa"/>
              <w:left w:w="108" w:type="dxa"/>
              <w:bottom w:w="0" w:type="dxa"/>
              <w:right w:w="108" w:type="dxa"/>
            </w:tcMar>
            <w:vAlign w:val="center"/>
          </w:tcPr>
          <w:p w14:paraId="49788B3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rs7764984</w:t>
            </w:r>
          </w:p>
        </w:tc>
        <w:tc>
          <w:tcPr>
            <w:tcW w:w="1134" w:type="dxa"/>
            <w:tcBorders>
              <w:top w:val="single" w:sz="4" w:space="0" w:color="auto"/>
              <w:bottom w:val="dotted" w:sz="4" w:space="0" w:color="000000"/>
            </w:tcBorders>
            <w:tcMar>
              <w:top w:w="0" w:type="dxa"/>
              <w:left w:w="108" w:type="dxa"/>
              <w:bottom w:w="0" w:type="dxa"/>
              <w:right w:w="108" w:type="dxa"/>
            </w:tcMar>
            <w:vAlign w:val="center"/>
          </w:tcPr>
          <w:p w14:paraId="3081BA7D" w14:textId="77777777" w:rsidR="000C0344" w:rsidRPr="00454C7F" w:rsidRDefault="000C0344" w:rsidP="00BB19B5">
            <w:pPr>
              <w:spacing w:line="240" w:lineRule="auto"/>
              <w:jc w:val="center"/>
              <w:rPr>
                <w:rFonts w:ascii="Times New Roman" w:hAnsi="Times New Roman" w:cs="Times New Roman"/>
                <w:i/>
                <w:w w:val="90"/>
                <w:sz w:val="20"/>
                <w:szCs w:val="20"/>
              </w:rPr>
            </w:pPr>
            <w:r w:rsidRPr="00454C7F">
              <w:rPr>
                <w:rFonts w:ascii="Times New Roman" w:hAnsi="Times New Roman" w:cs="Times New Roman"/>
                <w:i/>
                <w:w w:val="90"/>
                <w:sz w:val="20"/>
                <w:szCs w:val="20"/>
              </w:rPr>
              <w:t>HIST1H2BJ</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7BDC0A6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Disease</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4387E5B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pacing w:val="-8"/>
                <w:sz w:val="20"/>
                <w:szCs w:val="20"/>
              </w:rPr>
              <w:t>Malabsorption/coeliac disease (self-reported)</w:t>
            </w:r>
          </w:p>
        </w:tc>
        <w:tc>
          <w:tcPr>
            <w:tcW w:w="851" w:type="dxa"/>
            <w:tcBorders>
              <w:top w:val="single" w:sz="4" w:space="0" w:color="auto"/>
              <w:bottom w:val="dotted" w:sz="4" w:space="0" w:color="000000"/>
            </w:tcBorders>
            <w:vAlign w:val="center"/>
          </w:tcPr>
          <w:p w14:paraId="4F845E4B"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11</w:t>
            </w:r>
          </w:p>
        </w:tc>
        <w:tc>
          <w:tcPr>
            <w:tcW w:w="2104" w:type="dxa"/>
            <w:tcBorders>
              <w:top w:val="single" w:sz="4" w:space="0" w:color="auto"/>
              <w:bottom w:val="dotted" w:sz="4" w:space="0" w:color="000000"/>
            </w:tcBorders>
            <w:vAlign w:val="center"/>
          </w:tcPr>
          <w:p w14:paraId="242241A8" w14:textId="77777777" w:rsidR="000C0344" w:rsidRPr="00CE7A7B" w:rsidRDefault="000C0344" w:rsidP="00BB19B5">
            <w:pPr>
              <w:spacing w:line="240" w:lineRule="auto"/>
              <w:jc w:val="center"/>
              <w:rPr>
                <w:rFonts w:ascii="Times New Roman" w:hAnsi="Times New Roman" w:cs="Times New Roman"/>
                <w:color w:val="000000"/>
                <w:spacing w:val="-6"/>
                <w:sz w:val="20"/>
                <w:szCs w:val="20"/>
              </w:rPr>
            </w:pPr>
            <w:r w:rsidRPr="00CE7A7B">
              <w:rPr>
                <w:rFonts w:ascii="Times New Roman" w:hAnsi="Times New Roman" w:cs="Times New Roman"/>
                <w:color w:val="000000"/>
                <w:spacing w:val="-6"/>
                <w:sz w:val="20"/>
              </w:rPr>
              <w:t>-8.401 (-12.842, -3.961)</w:t>
            </w:r>
          </w:p>
        </w:tc>
      </w:tr>
      <w:tr w:rsidR="000C0344" w:rsidRPr="00454C7F" w14:paraId="3FE680EE" w14:textId="77777777" w:rsidTr="00BB19B5">
        <w:trPr>
          <w:trHeight w:val="335"/>
        </w:trPr>
        <w:tc>
          <w:tcPr>
            <w:tcW w:w="1242" w:type="dxa"/>
            <w:vMerge w:val="restart"/>
            <w:tcBorders>
              <w:top w:val="dotted" w:sz="4" w:space="0" w:color="000000"/>
            </w:tcBorders>
            <w:tcMar>
              <w:top w:w="0" w:type="dxa"/>
              <w:left w:w="108" w:type="dxa"/>
              <w:bottom w:w="0" w:type="dxa"/>
              <w:right w:w="108" w:type="dxa"/>
            </w:tcMar>
            <w:vAlign w:val="center"/>
          </w:tcPr>
          <w:p w14:paraId="4400FC7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rs13107325</w:t>
            </w:r>
          </w:p>
        </w:tc>
        <w:tc>
          <w:tcPr>
            <w:tcW w:w="1134" w:type="dxa"/>
            <w:vMerge w:val="restart"/>
            <w:tcBorders>
              <w:top w:val="dotted" w:sz="4" w:space="0" w:color="000000"/>
            </w:tcBorders>
            <w:tcMar>
              <w:top w:w="0" w:type="dxa"/>
              <w:left w:w="108" w:type="dxa"/>
              <w:bottom w:w="0" w:type="dxa"/>
              <w:right w:w="108" w:type="dxa"/>
            </w:tcMar>
            <w:vAlign w:val="center"/>
          </w:tcPr>
          <w:p w14:paraId="74E2B965"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SLC39A8</w:t>
            </w: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38EF592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513C9BAA"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Impedance of leg (left)</w:t>
            </w:r>
          </w:p>
        </w:tc>
        <w:tc>
          <w:tcPr>
            <w:tcW w:w="851" w:type="dxa"/>
            <w:tcBorders>
              <w:top w:val="dotted" w:sz="4" w:space="0" w:color="000000"/>
              <w:bottom w:val="dotted" w:sz="4" w:space="0" w:color="000000"/>
            </w:tcBorders>
            <w:vAlign w:val="center"/>
          </w:tcPr>
          <w:p w14:paraId="1D2CA8D1"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282</w:t>
            </w:r>
          </w:p>
        </w:tc>
        <w:tc>
          <w:tcPr>
            <w:tcW w:w="2104" w:type="dxa"/>
            <w:tcBorders>
              <w:top w:val="dotted" w:sz="4" w:space="0" w:color="000000"/>
              <w:bottom w:val="dotted" w:sz="4" w:space="0" w:color="000000"/>
            </w:tcBorders>
            <w:vAlign w:val="center"/>
          </w:tcPr>
          <w:p w14:paraId="55552E8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0.179 (0.047, 0.311)</w:t>
            </w:r>
          </w:p>
        </w:tc>
      </w:tr>
      <w:tr w:rsidR="000C0344" w:rsidRPr="00454C7F" w14:paraId="0E0ADCD8" w14:textId="77777777" w:rsidTr="00BB19B5">
        <w:trPr>
          <w:trHeight w:val="335"/>
        </w:trPr>
        <w:tc>
          <w:tcPr>
            <w:tcW w:w="1242" w:type="dxa"/>
            <w:vMerge/>
            <w:tcBorders>
              <w:bottom w:val="single" w:sz="4" w:space="0" w:color="auto"/>
            </w:tcBorders>
            <w:tcMar>
              <w:top w:w="0" w:type="dxa"/>
              <w:left w:w="108" w:type="dxa"/>
              <w:bottom w:w="0" w:type="dxa"/>
              <w:right w:w="108" w:type="dxa"/>
            </w:tcMar>
            <w:vAlign w:val="center"/>
          </w:tcPr>
          <w:p w14:paraId="08ECF16C"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Borders>
              <w:bottom w:val="single" w:sz="4" w:space="0" w:color="auto"/>
            </w:tcBorders>
            <w:tcMar>
              <w:top w:w="0" w:type="dxa"/>
              <w:left w:w="108" w:type="dxa"/>
              <w:bottom w:w="0" w:type="dxa"/>
              <w:right w:w="108" w:type="dxa"/>
            </w:tcMar>
            <w:vAlign w:val="center"/>
          </w:tcPr>
          <w:p w14:paraId="04F6703D" w14:textId="77777777" w:rsidR="000C0344" w:rsidRPr="00454C7F" w:rsidRDefault="000C0344" w:rsidP="00BB19B5">
            <w:pPr>
              <w:spacing w:line="240" w:lineRule="auto"/>
              <w:jc w:val="center"/>
              <w:rPr>
                <w:rFonts w:ascii="Times New Roman" w:hAnsi="Times New Roman" w:cs="Times New Roman"/>
                <w:i/>
                <w:sz w:val="20"/>
                <w:szCs w:val="20"/>
              </w:rPr>
            </w:pP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7D3C89E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Memory</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16828602"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Prospective memory result</w:t>
            </w:r>
          </w:p>
        </w:tc>
        <w:tc>
          <w:tcPr>
            <w:tcW w:w="851" w:type="dxa"/>
            <w:tcBorders>
              <w:top w:val="dotted" w:sz="4" w:space="0" w:color="000000"/>
              <w:bottom w:val="single" w:sz="4" w:space="0" w:color="auto"/>
            </w:tcBorders>
            <w:vAlign w:val="center"/>
          </w:tcPr>
          <w:p w14:paraId="285BCB93"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w:t>
            </w:r>
          </w:p>
        </w:tc>
        <w:tc>
          <w:tcPr>
            <w:tcW w:w="2104" w:type="dxa"/>
            <w:tcBorders>
              <w:top w:val="dotted" w:sz="4" w:space="0" w:color="000000"/>
              <w:bottom w:val="single" w:sz="4" w:space="0" w:color="auto"/>
            </w:tcBorders>
            <w:vAlign w:val="center"/>
          </w:tcPr>
          <w:p w14:paraId="649D9FD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4.493 (1.851, 7.135)</w:t>
            </w:r>
          </w:p>
        </w:tc>
      </w:tr>
      <w:tr w:rsidR="000C0344" w:rsidRPr="00454C7F" w14:paraId="5D0E3BCC"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51C71219" w14:textId="77777777" w:rsidR="000C0344" w:rsidRPr="00454C7F" w:rsidRDefault="000C0344" w:rsidP="00BB19B5">
            <w:pPr>
              <w:spacing w:line="240" w:lineRule="auto"/>
              <w:rPr>
                <w:rFonts w:ascii="Times New Roman" w:hAnsi="Times New Roman" w:cs="Times New Roman"/>
                <w:color w:val="000000"/>
                <w:sz w:val="20"/>
                <w:szCs w:val="20"/>
              </w:rPr>
            </w:pPr>
            <w:r w:rsidRPr="00454C7F">
              <w:rPr>
                <w:rFonts w:ascii="Times New Roman" w:hAnsi="Times New Roman" w:cs="Times New Roman"/>
                <w:b/>
                <w:color w:val="000000"/>
              </w:rPr>
              <w:t>Empirical analysis 4.  Years of schooling (years) and body mass index (kg/m</w:t>
            </w:r>
            <w:r w:rsidRPr="00454C7F">
              <w:rPr>
                <w:rFonts w:ascii="Times New Roman" w:hAnsi="Times New Roman" w:cs="Times New Roman"/>
                <w:b/>
                <w:color w:val="000000"/>
                <w:vertAlign w:val="superscript"/>
              </w:rPr>
              <w:t>2</w:t>
            </w:r>
            <w:r w:rsidRPr="00454C7F">
              <w:rPr>
                <w:rFonts w:ascii="Times New Roman" w:hAnsi="Times New Roman" w:cs="Times New Roman"/>
                <w:b/>
                <w:color w:val="000000"/>
              </w:rPr>
              <w:t>)</w:t>
            </w:r>
          </w:p>
        </w:tc>
      </w:tr>
      <w:tr w:rsidR="000C0344" w:rsidRPr="00454C7F" w14:paraId="31A51DAC" w14:textId="77777777" w:rsidTr="00BB19B5">
        <w:trPr>
          <w:trHeight w:val="335"/>
        </w:trPr>
        <w:tc>
          <w:tcPr>
            <w:tcW w:w="1242" w:type="dxa"/>
            <w:tcBorders>
              <w:top w:val="single" w:sz="4" w:space="0" w:color="auto"/>
            </w:tcBorders>
            <w:tcMar>
              <w:top w:w="0" w:type="dxa"/>
              <w:left w:w="108" w:type="dxa"/>
              <w:bottom w:w="0" w:type="dxa"/>
              <w:right w:w="108" w:type="dxa"/>
            </w:tcMar>
            <w:vAlign w:val="center"/>
          </w:tcPr>
          <w:p w14:paraId="0618DE7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rs6882046</w:t>
            </w:r>
          </w:p>
        </w:tc>
        <w:tc>
          <w:tcPr>
            <w:tcW w:w="1134" w:type="dxa"/>
            <w:tcBorders>
              <w:top w:val="single" w:sz="4" w:space="0" w:color="auto"/>
            </w:tcBorders>
            <w:tcMar>
              <w:top w:w="0" w:type="dxa"/>
              <w:left w:w="108" w:type="dxa"/>
              <w:bottom w:w="0" w:type="dxa"/>
              <w:right w:w="108" w:type="dxa"/>
            </w:tcMar>
            <w:vAlign w:val="center"/>
          </w:tcPr>
          <w:p w14:paraId="031B87E0" w14:textId="77777777" w:rsidR="000C0344" w:rsidRPr="00454C7F" w:rsidRDefault="000C0344" w:rsidP="00BB19B5">
            <w:pPr>
              <w:spacing w:line="240" w:lineRule="auto"/>
              <w:jc w:val="center"/>
              <w:rPr>
                <w:rFonts w:ascii="Times New Roman" w:hAnsi="Times New Roman" w:cs="Times New Roman"/>
                <w:i/>
                <w:w w:val="90"/>
                <w:sz w:val="20"/>
                <w:szCs w:val="20"/>
              </w:rPr>
            </w:pPr>
            <w:r w:rsidRPr="00454C7F">
              <w:rPr>
                <w:rFonts w:ascii="Times New Roman" w:hAnsi="Times New Roman" w:cs="Times New Roman"/>
                <w:i/>
                <w:w w:val="90"/>
                <w:sz w:val="20"/>
                <w:szCs w:val="20"/>
              </w:rPr>
              <w:t>LINC00461</w:t>
            </w:r>
          </w:p>
        </w:tc>
        <w:tc>
          <w:tcPr>
            <w:tcW w:w="1560" w:type="dxa"/>
            <w:tcBorders>
              <w:top w:val="single" w:sz="4" w:space="0" w:color="auto"/>
            </w:tcBorders>
            <w:tcMar>
              <w:top w:w="0" w:type="dxa"/>
              <w:left w:w="108" w:type="dxa"/>
              <w:bottom w:w="0" w:type="dxa"/>
              <w:right w:w="108" w:type="dxa"/>
            </w:tcMar>
            <w:vAlign w:val="center"/>
          </w:tcPr>
          <w:p w14:paraId="52384D8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Borders>
              <w:top w:val="single" w:sz="4" w:space="0" w:color="auto"/>
            </w:tcBorders>
            <w:tcMar>
              <w:top w:w="0" w:type="dxa"/>
              <w:left w:w="108" w:type="dxa"/>
              <w:bottom w:w="0" w:type="dxa"/>
              <w:right w:w="108" w:type="dxa"/>
            </w:tcMar>
            <w:vAlign w:val="center"/>
          </w:tcPr>
          <w:p w14:paraId="550313E1"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tcBorders>
              <w:top w:val="single" w:sz="4" w:space="0" w:color="auto"/>
            </w:tcBorders>
            <w:vAlign w:val="center"/>
          </w:tcPr>
          <w:p w14:paraId="721E756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tcBorders>
              <w:top w:val="single" w:sz="4" w:space="0" w:color="auto"/>
            </w:tcBorders>
            <w:vAlign w:val="center"/>
          </w:tcPr>
          <w:p w14:paraId="158BDCDF"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r w:rsidR="000C0344" w:rsidRPr="00454C7F" w14:paraId="2DE948B8" w14:textId="77777777" w:rsidTr="00BB19B5">
        <w:trPr>
          <w:trHeight w:val="335"/>
        </w:trPr>
        <w:tc>
          <w:tcPr>
            <w:tcW w:w="1242" w:type="dxa"/>
            <w:vMerge w:val="restart"/>
            <w:tcMar>
              <w:top w:w="0" w:type="dxa"/>
              <w:left w:w="108" w:type="dxa"/>
              <w:bottom w:w="0" w:type="dxa"/>
              <w:right w:w="108" w:type="dxa"/>
            </w:tcMar>
            <w:vAlign w:val="center"/>
          </w:tcPr>
          <w:p w14:paraId="26700DF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rs4800490</w:t>
            </w:r>
          </w:p>
        </w:tc>
        <w:tc>
          <w:tcPr>
            <w:tcW w:w="1134" w:type="dxa"/>
            <w:vMerge w:val="restart"/>
            <w:tcMar>
              <w:top w:w="0" w:type="dxa"/>
              <w:left w:w="108" w:type="dxa"/>
              <w:bottom w:w="0" w:type="dxa"/>
              <w:right w:w="108" w:type="dxa"/>
            </w:tcMar>
            <w:vAlign w:val="center"/>
          </w:tcPr>
          <w:p w14:paraId="33D4F607"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NPC1</w:t>
            </w:r>
          </w:p>
        </w:tc>
        <w:tc>
          <w:tcPr>
            <w:tcW w:w="1560" w:type="dxa"/>
            <w:tcMar>
              <w:top w:w="0" w:type="dxa"/>
              <w:left w:w="108" w:type="dxa"/>
              <w:bottom w:w="0" w:type="dxa"/>
              <w:right w:w="108" w:type="dxa"/>
            </w:tcMar>
            <w:vAlign w:val="center"/>
          </w:tcPr>
          <w:p w14:paraId="0BEF4BF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Mar>
              <w:top w:w="0" w:type="dxa"/>
              <w:left w:w="108" w:type="dxa"/>
              <w:bottom w:w="0" w:type="dxa"/>
              <w:right w:w="108" w:type="dxa"/>
            </w:tcMar>
            <w:vAlign w:val="center"/>
          </w:tcPr>
          <w:p w14:paraId="76418835"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vAlign w:val="center"/>
          </w:tcPr>
          <w:p w14:paraId="4B135EC7"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vAlign w:val="center"/>
          </w:tcPr>
          <w:p w14:paraId="4127C62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r w:rsidR="000C0344" w:rsidRPr="00454C7F" w14:paraId="76714C5B" w14:textId="77777777" w:rsidTr="00BB19B5">
        <w:trPr>
          <w:trHeight w:val="335"/>
        </w:trPr>
        <w:tc>
          <w:tcPr>
            <w:tcW w:w="1242" w:type="dxa"/>
            <w:vMerge/>
            <w:tcMar>
              <w:top w:w="0" w:type="dxa"/>
              <w:left w:w="108" w:type="dxa"/>
              <w:bottom w:w="0" w:type="dxa"/>
              <w:right w:w="108" w:type="dxa"/>
            </w:tcMar>
            <w:vAlign w:val="center"/>
          </w:tcPr>
          <w:p w14:paraId="69977510"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7272C5D2" w14:textId="77777777" w:rsidR="000C0344" w:rsidRPr="00454C7F" w:rsidRDefault="000C0344" w:rsidP="00BB19B5">
            <w:pPr>
              <w:spacing w:line="240" w:lineRule="auto"/>
              <w:jc w:val="center"/>
              <w:rPr>
                <w:rFonts w:ascii="Times New Roman" w:hAnsi="Times New Roman" w:cs="Times New Roman"/>
                <w:i/>
                <w:sz w:val="20"/>
                <w:szCs w:val="20"/>
              </w:rPr>
            </w:pPr>
          </w:p>
        </w:tc>
        <w:tc>
          <w:tcPr>
            <w:tcW w:w="1560" w:type="dxa"/>
            <w:tcMar>
              <w:top w:w="0" w:type="dxa"/>
              <w:left w:w="108" w:type="dxa"/>
              <w:bottom w:w="0" w:type="dxa"/>
              <w:right w:w="108" w:type="dxa"/>
            </w:tcMar>
            <w:vAlign w:val="center"/>
          </w:tcPr>
          <w:p w14:paraId="381BEF6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Exercise</w:t>
            </w:r>
          </w:p>
        </w:tc>
        <w:tc>
          <w:tcPr>
            <w:tcW w:w="3685" w:type="dxa"/>
            <w:tcMar>
              <w:top w:w="0" w:type="dxa"/>
              <w:left w:w="108" w:type="dxa"/>
              <w:bottom w:w="0" w:type="dxa"/>
              <w:right w:w="108" w:type="dxa"/>
            </w:tcMar>
            <w:vAlign w:val="center"/>
          </w:tcPr>
          <w:p w14:paraId="22BCA587"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Usual walking pace</w:t>
            </w:r>
          </w:p>
        </w:tc>
        <w:tc>
          <w:tcPr>
            <w:tcW w:w="851" w:type="dxa"/>
            <w:vAlign w:val="center"/>
          </w:tcPr>
          <w:p w14:paraId="3A26F4B9"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22</w:t>
            </w:r>
          </w:p>
        </w:tc>
        <w:tc>
          <w:tcPr>
            <w:tcW w:w="2104" w:type="dxa"/>
            <w:vAlign w:val="center"/>
          </w:tcPr>
          <w:p w14:paraId="03873E6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-1.595 (-2.364, -0.825)</w:t>
            </w:r>
          </w:p>
        </w:tc>
      </w:tr>
      <w:tr w:rsidR="000C0344" w:rsidRPr="00454C7F" w14:paraId="52D66937" w14:textId="77777777" w:rsidTr="00BB19B5">
        <w:trPr>
          <w:trHeight w:val="335"/>
        </w:trPr>
        <w:tc>
          <w:tcPr>
            <w:tcW w:w="1242" w:type="dxa"/>
            <w:tcBorders>
              <w:bottom w:val="single" w:sz="4" w:space="0" w:color="auto"/>
            </w:tcBorders>
            <w:tcMar>
              <w:top w:w="0" w:type="dxa"/>
              <w:left w:w="108" w:type="dxa"/>
              <w:bottom w:w="0" w:type="dxa"/>
              <w:right w:w="108" w:type="dxa"/>
            </w:tcMar>
            <w:vAlign w:val="center"/>
          </w:tcPr>
          <w:p w14:paraId="738B2A9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rs8049439</w:t>
            </w:r>
          </w:p>
        </w:tc>
        <w:tc>
          <w:tcPr>
            <w:tcW w:w="1134" w:type="dxa"/>
            <w:tcBorders>
              <w:bottom w:val="single" w:sz="4" w:space="0" w:color="auto"/>
            </w:tcBorders>
            <w:tcMar>
              <w:top w:w="0" w:type="dxa"/>
              <w:left w:w="108" w:type="dxa"/>
              <w:bottom w:w="0" w:type="dxa"/>
              <w:right w:w="108" w:type="dxa"/>
            </w:tcMar>
            <w:vAlign w:val="center"/>
          </w:tcPr>
          <w:p w14:paraId="3CED62C8"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ATXN2L</w:t>
            </w:r>
          </w:p>
        </w:tc>
        <w:tc>
          <w:tcPr>
            <w:tcW w:w="1560" w:type="dxa"/>
            <w:tcBorders>
              <w:bottom w:val="single" w:sz="4" w:space="0" w:color="auto"/>
            </w:tcBorders>
            <w:tcMar>
              <w:top w:w="0" w:type="dxa"/>
              <w:left w:w="108" w:type="dxa"/>
              <w:bottom w:w="0" w:type="dxa"/>
              <w:right w:w="108" w:type="dxa"/>
            </w:tcMar>
            <w:vAlign w:val="center"/>
          </w:tcPr>
          <w:p w14:paraId="79F365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Borders>
              <w:bottom w:val="single" w:sz="4" w:space="0" w:color="auto"/>
            </w:tcBorders>
            <w:tcMar>
              <w:top w:w="0" w:type="dxa"/>
              <w:left w:w="108" w:type="dxa"/>
              <w:bottom w:w="0" w:type="dxa"/>
              <w:right w:w="108" w:type="dxa"/>
            </w:tcMar>
            <w:vAlign w:val="center"/>
          </w:tcPr>
          <w:p w14:paraId="098DA1B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tcBorders>
              <w:bottom w:val="single" w:sz="4" w:space="0" w:color="auto"/>
            </w:tcBorders>
            <w:vAlign w:val="center"/>
          </w:tcPr>
          <w:p w14:paraId="198171C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tcBorders>
              <w:bottom w:val="single" w:sz="4" w:space="0" w:color="auto"/>
            </w:tcBorders>
            <w:vAlign w:val="center"/>
          </w:tcPr>
          <w:p w14:paraId="15F77F2C"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bl>
    <w:p w14:paraId="068F3F98" w14:textId="77777777" w:rsidR="000C0344" w:rsidRPr="00454C7F" w:rsidRDefault="000C0344" w:rsidP="000C0344">
      <w:pPr>
        <w:spacing w:line="240" w:lineRule="auto"/>
        <w:rPr>
          <w:rFonts w:ascii="Times New Roman" w:eastAsia="Times New Roman" w:hAnsi="Times New Roman" w:cs="Times New Roman"/>
          <w:sz w:val="24"/>
          <w:szCs w:val="24"/>
        </w:rPr>
      </w:pPr>
    </w:p>
    <w:p w14:paraId="4087712D"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rPr>
        <w:t>SNP, single nucleotide polymorphism; VLDL, very low-density lipoprotein; HDLC, high density lipoprotein cholesterol; LDLC, low density lipoprotein cholesterol; N SNPs, number of SNPs; CI, confidence interval.</w:t>
      </w:r>
    </w:p>
    <w:p w14:paraId="270DA5B7" w14:textId="77777777" w:rsidR="000C0344" w:rsidRPr="00454C7F" w:rsidRDefault="000C0344" w:rsidP="000C0344">
      <w:pPr>
        <w:spacing w:line="240" w:lineRule="auto"/>
        <w:jc w:val="both"/>
        <w:rPr>
          <w:rFonts w:ascii="Times New Roman" w:hAnsi="Times New Roman" w:cs="Times New Roman"/>
        </w:rPr>
      </w:pPr>
      <w:r w:rsidRPr="00454C7F">
        <w:rPr>
          <w:rFonts w:ascii="Times New Roman" w:hAnsi="Times New Roman" w:cs="Times New Roman"/>
          <w:vertAlign w:val="superscript"/>
        </w:rPr>
        <w:t>1</w:t>
      </w:r>
      <w:r w:rsidRPr="00454C7F">
        <w:rPr>
          <w:rFonts w:ascii="Times New Roman" w:hAnsi="Times New Roman" w:cs="Times New Roman"/>
        </w:rPr>
        <w:t xml:space="preserve"> Candidate traits that are associated with outliers (p &lt; 5 x 10</w:t>
      </w:r>
      <w:r w:rsidRPr="00454C7F">
        <w:rPr>
          <w:rFonts w:ascii="Times New Roman" w:hAnsi="Times New Roman" w:cs="Times New Roman"/>
          <w:vertAlign w:val="superscript"/>
        </w:rPr>
        <w:t>-8</w:t>
      </w:r>
      <w:r w:rsidRPr="00454C7F">
        <w:rPr>
          <w:rFonts w:ascii="Times New Roman" w:hAnsi="Times New Roman" w:cs="Times New Roman"/>
        </w:rPr>
        <w:t xml:space="preserve">) and both exposure and outcome are listed. The listed traits were used in the adjusted model to investigate whether they are associated with CHD. </w:t>
      </w:r>
      <w:r w:rsidRPr="00454C7F">
        <w:rPr>
          <w:rFonts w:ascii="Times New Roman" w:hAnsi="Times New Roman" w:cs="Times New Roman"/>
          <w:vertAlign w:val="superscript"/>
        </w:rPr>
        <w:t xml:space="preserve">2 </w:t>
      </w:r>
      <w:r w:rsidRPr="00454C7F">
        <w:rPr>
          <w:rFonts w:ascii="Times New Roman" w:hAnsi="Times New Roman" w:cs="Times New Roman"/>
        </w:rPr>
        <w:t xml:space="preserve">The number of SNPs used for two sample MR analysis of candidate traits on the outcome. </w:t>
      </w:r>
      <w:r w:rsidRPr="00454C7F">
        <w:rPr>
          <w:rFonts w:ascii="Times New Roman" w:hAnsi="Times New Roman" w:cs="Times New Roman"/>
          <w:vertAlign w:val="superscript"/>
        </w:rPr>
        <w:t xml:space="preserve">3 </w:t>
      </w:r>
      <w:r w:rsidRPr="00454C7F">
        <w:rPr>
          <w:rFonts w:ascii="Times New Roman" w:hAnsi="Times New Roman" w:cs="Times New Roman"/>
        </w:rPr>
        <w:t xml:space="preserve">The results were presented as IVW beta coefficient (95% CI), derived from two sample MR analyses. </w:t>
      </w:r>
    </w:p>
    <w:p w14:paraId="519B1334" w14:textId="77777777" w:rsidR="000C0344" w:rsidRPr="00454C7F" w:rsidRDefault="000C0344" w:rsidP="000C0344">
      <w:pPr>
        <w:spacing w:line="240" w:lineRule="auto"/>
        <w:jc w:val="both"/>
        <w:rPr>
          <w:rFonts w:ascii="Times New Roman" w:hAnsi="Times New Roman" w:cs="Times New Roman"/>
        </w:rPr>
        <w:sectPr w:rsidR="000C0344" w:rsidRPr="00454C7F" w:rsidSect="00BB19B5">
          <w:pgSz w:w="11906" w:h="16838"/>
          <w:pgMar w:top="720" w:right="720" w:bottom="720" w:left="720" w:header="708" w:footer="708" w:gutter="0"/>
          <w:cols w:space="720"/>
          <w:docGrid w:linePitch="299"/>
        </w:sectPr>
      </w:pPr>
      <w:r w:rsidRPr="00454C7F">
        <w:rPr>
          <w:rFonts w:ascii="Times New Roman" w:hAnsi="Times New Roman" w:cs="Times New Roman"/>
        </w:rPr>
        <w:t xml:space="preserve"> </w:t>
      </w:r>
    </w:p>
    <w:p w14:paraId="453C94CC"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Table 2. The results of empirical analyses with different IV estimators derived from different methods.</w:t>
      </w:r>
    </w:p>
    <w:p w14:paraId="402526F5" w14:textId="77777777" w:rsidR="000C0344" w:rsidRPr="00454C7F" w:rsidRDefault="000C0344" w:rsidP="000C0344">
      <w:pPr>
        <w:spacing w:line="240" w:lineRule="auto"/>
        <w:rPr>
          <w:rFonts w:ascii="Times New Roman" w:eastAsia="Times New Roman" w:hAnsi="Times New Roman" w:cs="Times New Roman"/>
          <w:sz w:val="24"/>
          <w:szCs w:val="24"/>
        </w:rPr>
      </w:pPr>
    </w:p>
    <w:tbl>
      <w:tblPr>
        <w:tblW w:w="13921" w:type="dxa"/>
        <w:tblInd w:w="108" w:type="dxa"/>
        <w:tblLayout w:type="fixed"/>
        <w:tblLook w:val="0400" w:firstRow="0" w:lastRow="0" w:firstColumn="0" w:lastColumn="0" w:noHBand="0" w:noVBand="1"/>
      </w:tblPr>
      <w:tblGrid>
        <w:gridCol w:w="290"/>
        <w:gridCol w:w="2238"/>
        <w:gridCol w:w="2844"/>
        <w:gridCol w:w="2845"/>
        <w:gridCol w:w="2845"/>
        <w:gridCol w:w="2859"/>
      </w:tblGrid>
      <w:tr w:rsidR="000C0344" w:rsidRPr="00454C7F" w14:paraId="01E06B18" w14:textId="77777777" w:rsidTr="00BB19B5">
        <w:trPr>
          <w:trHeight w:val="273"/>
        </w:trPr>
        <w:tc>
          <w:tcPr>
            <w:tcW w:w="2528" w:type="dxa"/>
            <w:gridSpan w:val="2"/>
            <w:tcBorders>
              <w:top w:val="single" w:sz="4" w:space="0" w:color="000000"/>
            </w:tcBorders>
            <w:shd w:val="clear" w:color="auto" w:fill="D9D9D9" w:themeFill="background1" w:themeFillShade="D9"/>
            <w:tcMar>
              <w:top w:w="0" w:type="dxa"/>
              <w:left w:w="108" w:type="dxa"/>
              <w:bottom w:w="0" w:type="dxa"/>
              <w:right w:w="108" w:type="dxa"/>
            </w:tcMar>
            <w:vAlign w:val="center"/>
          </w:tcPr>
          <w:p w14:paraId="6C545E77" w14:textId="77777777" w:rsidR="000C0344" w:rsidRPr="00454C7F" w:rsidRDefault="000C0344" w:rsidP="00BB19B5">
            <w:pPr>
              <w:spacing w:line="240" w:lineRule="auto"/>
              <w:jc w:val="center"/>
              <w:rPr>
                <w:rFonts w:ascii="Times New Roman" w:eastAsia="Times New Roman" w:hAnsi="Times New Roman" w:cs="Times New Roman"/>
                <w:sz w:val="24"/>
                <w:szCs w:val="24"/>
              </w:rPr>
            </w:pPr>
          </w:p>
        </w:tc>
        <w:tc>
          <w:tcPr>
            <w:tcW w:w="11393" w:type="dxa"/>
            <w:gridSpan w:val="4"/>
            <w:tcBorders>
              <w:top w:val="single" w:sz="4" w:space="0" w:color="000000"/>
            </w:tcBorders>
            <w:shd w:val="clear" w:color="auto" w:fill="D9D9D9" w:themeFill="background1" w:themeFillShade="D9"/>
            <w:tcMar>
              <w:top w:w="0" w:type="dxa"/>
              <w:left w:w="108" w:type="dxa"/>
              <w:bottom w:w="0" w:type="dxa"/>
              <w:right w:w="108" w:type="dxa"/>
            </w:tcMar>
            <w:vAlign w:val="center"/>
          </w:tcPr>
          <w:p w14:paraId="7BB8F6C9" w14:textId="77777777" w:rsidR="000C0344" w:rsidRPr="00454C7F" w:rsidRDefault="000C0344" w:rsidP="00BB19B5">
            <w:pPr>
              <w:spacing w:line="240" w:lineRule="auto"/>
              <w:jc w:val="center"/>
              <w:rPr>
                <w:rFonts w:ascii="Times New Roman" w:eastAsia="Times New Roman" w:hAnsi="Times New Roman" w:cs="Times New Roman"/>
                <w:b/>
                <w:sz w:val="24"/>
                <w:szCs w:val="24"/>
              </w:rPr>
            </w:pPr>
            <w:r w:rsidRPr="00454C7F">
              <w:rPr>
                <w:rFonts w:ascii="Times New Roman" w:hAnsi="Times New Roman" w:cs="Times New Roman"/>
                <w:b/>
                <w:color w:val="000000"/>
              </w:rPr>
              <w:t>Estimates</w:t>
            </w:r>
            <w:r w:rsidRPr="00454C7F">
              <w:rPr>
                <w:rFonts w:ascii="Times New Roman" w:eastAsia="Times New Roman" w:hAnsi="Times New Roman" w:cs="Times New Roman"/>
                <w:b/>
                <w:sz w:val="24"/>
                <w:szCs w:val="24"/>
              </w:rPr>
              <w:t xml:space="preserve"> (</w:t>
            </w:r>
            <w:r w:rsidRPr="00454C7F">
              <w:rPr>
                <w:rFonts w:ascii="Times New Roman" w:hAnsi="Times New Roman" w:cs="Times New Roman"/>
                <w:b/>
                <w:color w:val="000000"/>
              </w:rPr>
              <w:t>95% CIs)</w:t>
            </w:r>
          </w:p>
        </w:tc>
      </w:tr>
      <w:tr w:rsidR="000C0344" w:rsidRPr="00454C7F" w14:paraId="1E6A3E76" w14:textId="77777777" w:rsidTr="00BB19B5">
        <w:trPr>
          <w:trHeight w:val="273"/>
        </w:trPr>
        <w:tc>
          <w:tcPr>
            <w:tcW w:w="2528" w:type="dxa"/>
            <w:gridSpan w:val="2"/>
            <w:tcBorders>
              <w:bottom w:val="single" w:sz="4" w:space="0" w:color="auto"/>
            </w:tcBorders>
            <w:shd w:val="clear" w:color="auto" w:fill="D9D9D9" w:themeFill="background1" w:themeFillShade="D9"/>
            <w:tcMar>
              <w:top w:w="0" w:type="dxa"/>
              <w:left w:w="108" w:type="dxa"/>
              <w:bottom w:w="0" w:type="dxa"/>
              <w:right w:w="108" w:type="dxa"/>
            </w:tcMar>
            <w:vAlign w:val="center"/>
          </w:tcPr>
          <w:p w14:paraId="197924C1" w14:textId="77777777" w:rsidR="000C0344" w:rsidRPr="00454C7F" w:rsidRDefault="000C0344" w:rsidP="00BB19B5">
            <w:pPr>
              <w:spacing w:line="240" w:lineRule="auto"/>
              <w:rPr>
                <w:rFonts w:ascii="Times New Roman" w:hAnsi="Times New Roman" w:cs="Times New Roman"/>
                <w:color w:val="000000"/>
              </w:rPr>
            </w:pPr>
            <w:r w:rsidRPr="00454C7F">
              <w:rPr>
                <w:rFonts w:ascii="Times New Roman" w:hAnsi="Times New Roman" w:cs="Times New Roman"/>
                <w:b/>
                <w:color w:val="000000"/>
              </w:rPr>
              <w:t>Methods</w:t>
            </w:r>
          </w:p>
        </w:tc>
        <w:tc>
          <w:tcPr>
            <w:tcW w:w="2844"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5783B9F6"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All variants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7381E589"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Removing outliers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594FAA6F"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Removing candidate outliers </w:t>
            </w:r>
          </w:p>
        </w:tc>
        <w:tc>
          <w:tcPr>
            <w:tcW w:w="2859"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604A534B" w14:textId="77777777" w:rsidR="000C0344" w:rsidRPr="00454C7F" w:rsidRDefault="000C0344" w:rsidP="00BB19B5">
            <w:pPr>
              <w:spacing w:line="240" w:lineRule="auto"/>
              <w:jc w:val="center"/>
              <w:rPr>
                <w:rFonts w:ascii="Times New Roman" w:hAnsi="Times New Roman" w:cs="Times New Roman"/>
                <w:b/>
                <w:color w:val="000000"/>
                <w:spacing w:val="-10"/>
                <w:vertAlign w:val="superscript"/>
              </w:rPr>
            </w:pPr>
            <w:r w:rsidRPr="00454C7F">
              <w:rPr>
                <w:rFonts w:ascii="Times New Roman" w:hAnsi="Times New Roman" w:cs="Times New Roman"/>
                <w:b/>
                <w:color w:val="000000"/>
                <w:spacing w:val="-10"/>
              </w:rPr>
              <w:t>Adjustment for candidate outliers</w:t>
            </w:r>
          </w:p>
        </w:tc>
      </w:tr>
      <w:tr w:rsidR="000C0344" w:rsidRPr="00454C7F" w14:paraId="0EDF9B9B" w14:textId="77777777" w:rsidTr="00BB19B5">
        <w:trPr>
          <w:trHeight w:val="273"/>
        </w:trPr>
        <w:tc>
          <w:tcPr>
            <w:tcW w:w="13921" w:type="dxa"/>
            <w:gridSpan w:val="6"/>
            <w:tcBorders>
              <w:bottom w:val="single" w:sz="4" w:space="0" w:color="auto"/>
            </w:tcBorders>
            <w:shd w:val="clear" w:color="auto" w:fill="auto"/>
            <w:tcMar>
              <w:top w:w="0" w:type="dxa"/>
              <w:left w:w="108" w:type="dxa"/>
              <w:bottom w:w="0" w:type="dxa"/>
              <w:right w:w="108" w:type="dxa"/>
            </w:tcMar>
            <w:vAlign w:val="center"/>
          </w:tcPr>
          <w:p w14:paraId="6CEB0304"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1.  Systolic blood pressure (mmHg) and coronary heart disease (log odds)</w:t>
            </w:r>
          </w:p>
        </w:tc>
      </w:tr>
      <w:tr w:rsidR="000C0344" w:rsidRPr="00454C7F" w14:paraId="6C2FD3B1" w14:textId="77777777" w:rsidTr="00BB19B5">
        <w:trPr>
          <w:trHeight w:val="273"/>
        </w:trPr>
        <w:tc>
          <w:tcPr>
            <w:tcW w:w="290" w:type="dxa"/>
            <w:tcBorders>
              <w:top w:val="single" w:sz="4" w:space="0" w:color="auto"/>
            </w:tcBorders>
            <w:tcMar>
              <w:top w:w="0" w:type="dxa"/>
              <w:left w:w="108" w:type="dxa"/>
              <w:bottom w:w="0" w:type="dxa"/>
              <w:right w:w="108" w:type="dxa"/>
            </w:tcMar>
            <w:vAlign w:val="center"/>
          </w:tcPr>
          <w:p w14:paraId="33613332" w14:textId="77777777" w:rsidR="000C0344" w:rsidRPr="00454C7F" w:rsidRDefault="000C0344" w:rsidP="00BB19B5">
            <w:pPr>
              <w:spacing w:line="240" w:lineRule="auto"/>
              <w:rPr>
                <w:rFonts w:ascii="Times New Roman" w:hAnsi="Times New Roman" w:cs="Times New Roman"/>
              </w:rPr>
            </w:pPr>
          </w:p>
        </w:tc>
        <w:tc>
          <w:tcPr>
            <w:tcW w:w="2238" w:type="dxa"/>
            <w:tcBorders>
              <w:top w:val="single" w:sz="4" w:space="0" w:color="auto"/>
            </w:tcBorders>
            <w:vAlign w:val="center"/>
          </w:tcPr>
          <w:p w14:paraId="32F5CD3F" w14:textId="77777777" w:rsidR="000C0344" w:rsidRPr="00454C7F" w:rsidRDefault="000C0344" w:rsidP="00BB19B5">
            <w:pPr>
              <w:spacing w:line="240" w:lineRule="auto"/>
              <w:rPr>
                <w:rFonts w:ascii="Times New Roman" w:hAnsi="Times New Roman" w:cs="Times New Roman"/>
                <w:color w:val="000000"/>
              </w:rPr>
            </w:pPr>
            <w:r w:rsidRPr="00454C7F">
              <w:rPr>
                <w:rFonts w:ascii="Times New Roman" w:hAnsi="Times New Roman" w:cs="Times New Roman"/>
                <w:color w:val="000000"/>
              </w:rPr>
              <w:t>Heterogeneity (</w:t>
            </w:r>
            <w:r w:rsidRPr="00454C7F">
              <w:rPr>
                <w:rFonts w:ascii="Times New Roman" w:hAnsi="Times New Roman" w:cs="Times New Roman"/>
                <w:i/>
                <w:color w:val="000000"/>
              </w:rPr>
              <w:t>Q</w:t>
            </w:r>
            <w:r w:rsidRPr="00454C7F">
              <w:rPr>
                <w:rFonts w:ascii="Times New Roman" w:hAnsi="Times New Roman" w:cs="Times New Roman"/>
                <w:color w:val="000000"/>
              </w:rPr>
              <w:t>)</w:t>
            </w:r>
            <w:r w:rsidRPr="00454C7F">
              <w:rPr>
                <w:rFonts w:ascii="Times New Roman" w:hAnsi="Times New Roman" w:cs="Times New Roman"/>
                <w:color w:val="000000"/>
                <w:vertAlign w:val="superscript"/>
              </w:rPr>
              <w:t>1</w:t>
            </w:r>
          </w:p>
        </w:tc>
        <w:tc>
          <w:tcPr>
            <w:tcW w:w="2844" w:type="dxa"/>
            <w:tcBorders>
              <w:top w:val="single" w:sz="4" w:space="0" w:color="auto"/>
            </w:tcBorders>
            <w:tcMar>
              <w:top w:w="0" w:type="dxa"/>
              <w:left w:w="108" w:type="dxa"/>
              <w:bottom w:w="0" w:type="dxa"/>
              <w:right w:w="108" w:type="dxa"/>
            </w:tcMar>
            <w:vAlign w:val="center"/>
          </w:tcPr>
          <w:p w14:paraId="1ACFB9B0"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 xml:space="preserve">682.7 </w:t>
            </w:r>
          </w:p>
          <w:p w14:paraId="2E135993"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157)</w:t>
            </w:r>
          </w:p>
        </w:tc>
        <w:tc>
          <w:tcPr>
            <w:tcW w:w="2845" w:type="dxa"/>
            <w:tcBorders>
              <w:top w:val="single" w:sz="4" w:space="0" w:color="auto"/>
            </w:tcBorders>
            <w:tcMar>
              <w:top w:w="0" w:type="dxa"/>
              <w:left w:w="108" w:type="dxa"/>
              <w:bottom w:w="0" w:type="dxa"/>
              <w:right w:w="108" w:type="dxa"/>
            </w:tcMar>
            <w:vAlign w:val="center"/>
          </w:tcPr>
          <w:p w14:paraId="37601E91" w14:textId="77777777" w:rsidR="000C0344" w:rsidRPr="00454C7F" w:rsidRDefault="000C0344" w:rsidP="00BB19B5">
            <w:pPr>
              <w:spacing w:line="240" w:lineRule="auto"/>
              <w:jc w:val="center"/>
              <w:rPr>
                <w:rFonts w:ascii="Times New Roman" w:hAnsi="Times New Roman" w:cs="Times New Roman"/>
              </w:rPr>
            </w:pPr>
            <w:r w:rsidRPr="00454C7F">
              <w:rPr>
                <w:rFonts w:ascii="Times New Roman" w:hAnsi="Times New Roman" w:cs="Times New Roman"/>
              </w:rPr>
              <w:t>312.1</w:t>
            </w:r>
          </w:p>
          <w:p w14:paraId="7D81630F" w14:textId="77777777" w:rsidR="000C0344" w:rsidRPr="00454C7F" w:rsidRDefault="000C0344" w:rsidP="00BB19B5">
            <w:pPr>
              <w:spacing w:line="240" w:lineRule="auto"/>
              <w:jc w:val="center"/>
              <w:rPr>
                <w:rFonts w:ascii="Times New Roman" w:hAnsi="Times New Roman" w:cs="Times New Roman"/>
              </w:rPr>
            </w:pPr>
            <w:r w:rsidRPr="00454C7F">
              <w:rPr>
                <w:rFonts w:ascii="Times New Roman" w:hAnsi="Times New Roman" w:cs="Times New Roman"/>
              </w:rPr>
              <w:t>(N SNPs = 150)</w:t>
            </w:r>
          </w:p>
        </w:tc>
        <w:tc>
          <w:tcPr>
            <w:tcW w:w="2845" w:type="dxa"/>
            <w:tcBorders>
              <w:top w:val="single" w:sz="4" w:space="0" w:color="auto"/>
            </w:tcBorders>
            <w:tcMar>
              <w:top w:w="0" w:type="dxa"/>
              <w:left w:w="108" w:type="dxa"/>
              <w:bottom w:w="0" w:type="dxa"/>
              <w:right w:w="108" w:type="dxa"/>
            </w:tcMar>
            <w:vAlign w:val="center"/>
          </w:tcPr>
          <w:p w14:paraId="67C2341A"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448.7</w:t>
            </w:r>
          </w:p>
          <w:p w14:paraId="2055BAD0"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155)</w:t>
            </w:r>
          </w:p>
        </w:tc>
        <w:tc>
          <w:tcPr>
            <w:tcW w:w="2859" w:type="dxa"/>
            <w:tcBorders>
              <w:top w:val="single" w:sz="4" w:space="0" w:color="auto"/>
            </w:tcBorders>
            <w:tcMar>
              <w:top w:w="0" w:type="dxa"/>
              <w:left w:w="108" w:type="dxa"/>
              <w:bottom w:w="0" w:type="dxa"/>
              <w:right w:w="108" w:type="dxa"/>
            </w:tcMar>
            <w:vAlign w:val="center"/>
          </w:tcPr>
          <w:p w14:paraId="13EC9096"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567.6</w:t>
            </w:r>
          </w:p>
          <w:p w14:paraId="757387DB"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157)</w:t>
            </w:r>
          </w:p>
        </w:tc>
      </w:tr>
      <w:tr w:rsidR="000C0344" w:rsidRPr="00454C7F" w14:paraId="5746B34E" w14:textId="77777777" w:rsidTr="00BB19B5">
        <w:trPr>
          <w:trHeight w:val="273"/>
        </w:trPr>
        <w:tc>
          <w:tcPr>
            <w:tcW w:w="290" w:type="dxa"/>
            <w:tcMar>
              <w:top w:w="0" w:type="dxa"/>
              <w:left w:w="108" w:type="dxa"/>
              <w:bottom w:w="0" w:type="dxa"/>
              <w:right w:w="108" w:type="dxa"/>
            </w:tcMar>
            <w:vAlign w:val="center"/>
          </w:tcPr>
          <w:p w14:paraId="01D92650"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029F8C08"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IVW random effects</w:t>
            </w:r>
          </w:p>
        </w:tc>
        <w:tc>
          <w:tcPr>
            <w:tcW w:w="2844" w:type="dxa"/>
            <w:tcMar>
              <w:top w:w="0" w:type="dxa"/>
              <w:left w:w="108" w:type="dxa"/>
              <w:bottom w:w="0" w:type="dxa"/>
              <w:right w:w="108" w:type="dxa"/>
            </w:tcMar>
            <w:vAlign w:val="bottom"/>
          </w:tcPr>
          <w:p w14:paraId="3DCBAE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1.761 (1.474, 2.104)</w:t>
            </w:r>
          </w:p>
        </w:tc>
        <w:tc>
          <w:tcPr>
            <w:tcW w:w="2845" w:type="dxa"/>
            <w:tcMar>
              <w:top w:w="0" w:type="dxa"/>
              <w:left w:w="108" w:type="dxa"/>
              <w:bottom w:w="0" w:type="dxa"/>
              <w:right w:w="108" w:type="dxa"/>
            </w:tcMar>
            <w:vAlign w:val="bottom"/>
          </w:tcPr>
          <w:p w14:paraId="49F3548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1.876 (1.655, 2.125)</w:t>
            </w:r>
          </w:p>
        </w:tc>
        <w:tc>
          <w:tcPr>
            <w:tcW w:w="2845" w:type="dxa"/>
            <w:tcMar>
              <w:top w:w="0" w:type="dxa"/>
              <w:left w:w="108" w:type="dxa"/>
              <w:bottom w:w="0" w:type="dxa"/>
              <w:right w:w="108" w:type="dxa"/>
            </w:tcMar>
            <w:vAlign w:val="bottom"/>
          </w:tcPr>
          <w:p w14:paraId="16FF331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1.797 (0.558, 5.789)</w:t>
            </w:r>
          </w:p>
        </w:tc>
        <w:tc>
          <w:tcPr>
            <w:tcW w:w="2859" w:type="dxa"/>
            <w:tcMar>
              <w:top w:w="0" w:type="dxa"/>
              <w:left w:w="108" w:type="dxa"/>
              <w:bottom w:w="0" w:type="dxa"/>
              <w:right w:w="108" w:type="dxa"/>
            </w:tcMar>
            <w:vAlign w:val="center"/>
          </w:tcPr>
          <w:p w14:paraId="57579D9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1.706 (1.449, 2.008)</w:t>
            </w:r>
          </w:p>
        </w:tc>
      </w:tr>
      <w:tr w:rsidR="000C0344" w:rsidRPr="00454C7F" w14:paraId="53AB5F50" w14:textId="77777777" w:rsidTr="00BB19B5">
        <w:trPr>
          <w:trHeight w:val="273"/>
        </w:trPr>
        <w:tc>
          <w:tcPr>
            <w:tcW w:w="290" w:type="dxa"/>
            <w:tcMar>
              <w:top w:w="0" w:type="dxa"/>
              <w:left w:w="108" w:type="dxa"/>
              <w:bottom w:w="0" w:type="dxa"/>
              <w:right w:w="108" w:type="dxa"/>
            </w:tcMar>
            <w:vAlign w:val="center"/>
          </w:tcPr>
          <w:p w14:paraId="4E59894F"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5BF56A99"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Egger random effects</w:t>
            </w:r>
          </w:p>
        </w:tc>
        <w:tc>
          <w:tcPr>
            <w:tcW w:w="2844" w:type="dxa"/>
            <w:tcMar>
              <w:top w:w="0" w:type="dxa"/>
              <w:left w:w="108" w:type="dxa"/>
              <w:bottom w:w="0" w:type="dxa"/>
              <w:right w:w="108" w:type="dxa"/>
            </w:tcMar>
            <w:vAlign w:val="bottom"/>
          </w:tcPr>
          <w:p w14:paraId="710753A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2.641 (1.490, 4.679)</w:t>
            </w:r>
          </w:p>
        </w:tc>
        <w:tc>
          <w:tcPr>
            <w:tcW w:w="2845" w:type="dxa"/>
            <w:tcMar>
              <w:top w:w="0" w:type="dxa"/>
              <w:left w:w="108" w:type="dxa"/>
              <w:bottom w:w="0" w:type="dxa"/>
              <w:right w:w="108" w:type="dxa"/>
            </w:tcMar>
            <w:vAlign w:val="bottom"/>
          </w:tcPr>
          <w:p w14:paraId="4122543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2.951 (1.970, 4.419)</w:t>
            </w:r>
          </w:p>
        </w:tc>
        <w:tc>
          <w:tcPr>
            <w:tcW w:w="2845" w:type="dxa"/>
            <w:tcMar>
              <w:top w:w="0" w:type="dxa"/>
              <w:left w:w="108" w:type="dxa"/>
              <w:bottom w:w="0" w:type="dxa"/>
              <w:right w:w="108" w:type="dxa"/>
            </w:tcMar>
            <w:vAlign w:val="bottom"/>
          </w:tcPr>
          <w:p w14:paraId="5D0499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2.206 (0.314, 15.472)</w:t>
            </w:r>
          </w:p>
        </w:tc>
        <w:tc>
          <w:tcPr>
            <w:tcW w:w="2859" w:type="dxa"/>
            <w:tcMar>
              <w:top w:w="0" w:type="dxa"/>
              <w:left w:w="108" w:type="dxa"/>
              <w:bottom w:w="0" w:type="dxa"/>
              <w:right w:w="108" w:type="dxa"/>
            </w:tcMar>
            <w:vAlign w:val="center"/>
          </w:tcPr>
          <w:p w14:paraId="148BD65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D8C1C45" w14:textId="77777777" w:rsidTr="00BB19B5">
        <w:trPr>
          <w:trHeight w:val="273"/>
        </w:trPr>
        <w:tc>
          <w:tcPr>
            <w:tcW w:w="290" w:type="dxa"/>
            <w:tcMar>
              <w:top w:w="0" w:type="dxa"/>
              <w:left w:w="108" w:type="dxa"/>
              <w:bottom w:w="0" w:type="dxa"/>
              <w:right w:w="108" w:type="dxa"/>
            </w:tcMar>
            <w:vAlign w:val="center"/>
          </w:tcPr>
          <w:p w14:paraId="70745C5F" w14:textId="77777777" w:rsidR="000C0344" w:rsidRPr="00454C7F" w:rsidRDefault="000C0344" w:rsidP="00BB19B5">
            <w:pPr>
              <w:spacing w:line="240" w:lineRule="auto"/>
              <w:rPr>
                <w:rFonts w:ascii="Times New Roman" w:hAnsi="Times New Roman" w:cs="Times New Roman"/>
              </w:rPr>
            </w:pPr>
            <w:bookmarkStart w:id="356" w:name="_Hlk519461133"/>
          </w:p>
        </w:tc>
        <w:tc>
          <w:tcPr>
            <w:tcW w:w="2238" w:type="dxa"/>
            <w:vAlign w:val="center"/>
          </w:tcPr>
          <w:p w14:paraId="3B08A053"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 xml:space="preserve">    Intercept</w:t>
            </w:r>
          </w:p>
        </w:tc>
        <w:tc>
          <w:tcPr>
            <w:tcW w:w="2844" w:type="dxa"/>
            <w:tcMar>
              <w:top w:w="0" w:type="dxa"/>
              <w:left w:w="108" w:type="dxa"/>
              <w:bottom w:w="0" w:type="dxa"/>
              <w:right w:w="108" w:type="dxa"/>
            </w:tcMar>
            <w:vAlign w:val="bottom"/>
          </w:tcPr>
          <w:p w14:paraId="54FB54B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0.980 (0.969, 0.992)</w:t>
            </w:r>
          </w:p>
        </w:tc>
        <w:tc>
          <w:tcPr>
            <w:tcW w:w="2845" w:type="dxa"/>
            <w:tcMar>
              <w:top w:w="0" w:type="dxa"/>
              <w:left w:w="108" w:type="dxa"/>
              <w:bottom w:w="0" w:type="dxa"/>
              <w:right w:w="108" w:type="dxa"/>
            </w:tcMar>
            <w:vAlign w:val="bottom"/>
          </w:tcPr>
          <w:p w14:paraId="48EDABA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0.990 (0.982, 0.998)</w:t>
            </w:r>
          </w:p>
        </w:tc>
        <w:tc>
          <w:tcPr>
            <w:tcW w:w="2845" w:type="dxa"/>
            <w:tcMar>
              <w:top w:w="0" w:type="dxa"/>
              <w:left w:w="108" w:type="dxa"/>
              <w:bottom w:w="0" w:type="dxa"/>
              <w:right w:w="108" w:type="dxa"/>
            </w:tcMar>
            <w:vAlign w:val="bottom"/>
          </w:tcPr>
          <w:p w14:paraId="60DFD25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0.996 (0.988, 1.004)</w:t>
            </w:r>
          </w:p>
        </w:tc>
        <w:tc>
          <w:tcPr>
            <w:tcW w:w="2859" w:type="dxa"/>
            <w:tcMar>
              <w:top w:w="0" w:type="dxa"/>
              <w:left w:w="108" w:type="dxa"/>
              <w:bottom w:w="0" w:type="dxa"/>
              <w:right w:w="108" w:type="dxa"/>
            </w:tcMar>
            <w:vAlign w:val="center"/>
          </w:tcPr>
          <w:p w14:paraId="0595C3F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bookmarkEnd w:id="356"/>
      <w:tr w:rsidR="000C0344" w:rsidRPr="00454C7F" w14:paraId="1ADDE8F6" w14:textId="77777777" w:rsidTr="00BB19B5">
        <w:trPr>
          <w:trHeight w:val="273"/>
        </w:trPr>
        <w:tc>
          <w:tcPr>
            <w:tcW w:w="290" w:type="dxa"/>
            <w:tcMar>
              <w:top w:w="0" w:type="dxa"/>
              <w:left w:w="108" w:type="dxa"/>
              <w:bottom w:w="0" w:type="dxa"/>
              <w:right w:w="108" w:type="dxa"/>
            </w:tcMar>
            <w:vAlign w:val="center"/>
          </w:tcPr>
          <w:p w14:paraId="632563B9"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2C6F9630"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Weighted median</w:t>
            </w:r>
          </w:p>
        </w:tc>
        <w:tc>
          <w:tcPr>
            <w:tcW w:w="2844" w:type="dxa"/>
            <w:tcMar>
              <w:top w:w="0" w:type="dxa"/>
              <w:left w:w="108" w:type="dxa"/>
              <w:bottom w:w="0" w:type="dxa"/>
              <w:right w:w="108" w:type="dxa"/>
            </w:tcMar>
            <w:vAlign w:val="bottom"/>
          </w:tcPr>
          <w:p w14:paraId="4FE16B1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1.770 (1.528, 2.050)</w:t>
            </w:r>
          </w:p>
        </w:tc>
        <w:tc>
          <w:tcPr>
            <w:tcW w:w="2845" w:type="dxa"/>
            <w:tcMar>
              <w:top w:w="0" w:type="dxa"/>
              <w:left w:w="108" w:type="dxa"/>
              <w:bottom w:w="0" w:type="dxa"/>
              <w:right w:w="108" w:type="dxa"/>
            </w:tcMar>
            <w:vAlign w:val="bottom"/>
          </w:tcPr>
          <w:p w14:paraId="15D5CE9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1.782 (1.539, 2.065)</w:t>
            </w:r>
          </w:p>
        </w:tc>
        <w:tc>
          <w:tcPr>
            <w:tcW w:w="2845" w:type="dxa"/>
            <w:tcMar>
              <w:top w:w="0" w:type="dxa"/>
              <w:left w:w="108" w:type="dxa"/>
              <w:bottom w:w="0" w:type="dxa"/>
              <w:right w:w="108" w:type="dxa"/>
            </w:tcMar>
            <w:vAlign w:val="bottom"/>
          </w:tcPr>
          <w:p w14:paraId="46630EA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1.765 (0.576, 5.403)</w:t>
            </w:r>
          </w:p>
        </w:tc>
        <w:tc>
          <w:tcPr>
            <w:tcW w:w="2859" w:type="dxa"/>
            <w:tcMar>
              <w:top w:w="0" w:type="dxa"/>
              <w:left w:w="108" w:type="dxa"/>
              <w:bottom w:w="0" w:type="dxa"/>
              <w:right w:w="108" w:type="dxa"/>
            </w:tcMar>
            <w:vAlign w:val="center"/>
          </w:tcPr>
          <w:p w14:paraId="6137204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3C449CA0" w14:textId="77777777" w:rsidTr="00BB19B5">
        <w:trPr>
          <w:trHeight w:val="273"/>
        </w:trPr>
        <w:tc>
          <w:tcPr>
            <w:tcW w:w="290" w:type="dxa"/>
            <w:tcBorders>
              <w:bottom w:val="single" w:sz="4" w:space="0" w:color="auto"/>
            </w:tcBorders>
            <w:tcMar>
              <w:top w:w="0" w:type="dxa"/>
              <w:left w:w="108" w:type="dxa"/>
              <w:bottom w:w="0" w:type="dxa"/>
              <w:right w:w="108" w:type="dxa"/>
            </w:tcMar>
            <w:vAlign w:val="center"/>
          </w:tcPr>
          <w:p w14:paraId="4E3EDC70" w14:textId="77777777" w:rsidR="000C0344" w:rsidRPr="00454C7F" w:rsidRDefault="000C0344" w:rsidP="00BB19B5">
            <w:pPr>
              <w:spacing w:line="240" w:lineRule="auto"/>
              <w:rPr>
                <w:rFonts w:ascii="Times New Roman" w:hAnsi="Times New Roman" w:cs="Times New Roman"/>
              </w:rPr>
            </w:pPr>
          </w:p>
        </w:tc>
        <w:tc>
          <w:tcPr>
            <w:tcW w:w="2238" w:type="dxa"/>
            <w:tcBorders>
              <w:bottom w:val="single" w:sz="4" w:space="0" w:color="auto"/>
            </w:tcBorders>
            <w:vAlign w:val="center"/>
          </w:tcPr>
          <w:p w14:paraId="5C9BA1EE"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Weighted mode</w:t>
            </w:r>
          </w:p>
        </w:tc>
        <w:tc>
          <w:tcPr>
            <w:tcW w:w="2844" w:type="dxa"/>
            <w:tcBorders>
              <w:bottom w:val="single" w:sz="4" w:space="0" w:color="auto"/>
            </w:tcBorders>
            <w:tcMar>
              <w:top w:w="0" w:type="dxa"/>
              <w:left w:w="108" w:type="dxa"/>
              <w:bottom w:w="0" w:type="dxa"/>
              <w:right w:w="108" w:type="dxa"/>
            </w:tcMar>
            <w:vAlign w:val="bottom"/>
          </w:tcPr>
          <w:p w14:paraId="59A0213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1.770 (1.264, 2.479)</w:t>
            </w:r>
          </w:p>
        </w:tc>
        <w:tc>
          <w:tcPr>
            <w:tcW w:w="2845" w:type="dxa"/>
            <w:tcBorders>
              <w:bottom w:val="single" w:sz="4" w:space="0" w:color="auto"/>
            </w:tcBorders>
            <w:tcMar>
              <w:top w:w="0" w:type="dxa"/>
              <w:left w:w="108" w:type="dxa"/>
              <w:bottom w:w="0" w:type="dxa"/>
              <w:right w:w="108" w:type="dxa"/>
            </w:tcMar>
            <w:vAlign w:val="bottom"/>
          </w:tcPr>
          <w:p w14:paraId="6F27418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1.726 (1.218, 2.447)</w:t>
            </w:r>
          </w:p>
        </w:tc>
        <w:tc>
          <w:tcPr>
            <w:tcW w:w="2845" w:type="dxa"/>
            <w:tcBorders>
              <w:bottom w:val="single" w:sz="4" w:space="0" w:color="auto"/>
            </w:tcBorders>
            <w:tcMar>
              <w:top w:w="0" w:type="dxa"/>
              <w:left w:w="108" w:type="dxa"/>
              <w:bottom w:w="0" w:type="dxa"/>
              <w:right w:w="108" w:type="dxa"/>
            </w:tcMar>
            <w:vAlign w:val="bottom"/>
          </w:tcPr>
          <w:p w14:paraId="500AA0C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1.740 (0.600, 5.043)</w:t>
            </w:r>
          </w:p>
        </w:tc>
        <w:tc>
          <w:tcPr>
            <w:tcW w:w="2859" w:type="dxa"/>
            <w:tcBorders>
              <w:bottom w:val="single" w:sz="4" w:space="0" w:color="auto"/>
            </w:tcBorders>
            <w:tcMar>
              <w:top w:w="0" w:type="dxa"/>
              <w:left w:w="108" w:type="dxa"/>
              <w:bottom w:w="0" w:type="dxa"/>
              <w:right w:w="108" w:type="dxa"/>
            </w:tcMar>
            <w:vAlign w:val="center"/>
          </w:tcPr>
          <w:p w14:paraId="42C5E08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A56CAC4" w14:textId="77777777" w:rsidTr="00BB19B5">
        <w:trPr>
          <w:trHeight w:val="273"/>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2F397553"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2.  Urate (mg/dl) and coronary heart disease (log odds)</w:t>
            </w:r>
          </w:p>
        </w:tc>
      </w:tr>
      <w:tr w:rsidR="000C0344" w:rsidRPr="00454C7F" w14:paraId="35243BB5" w14:textId="77777777" w:rsidTr="00BB19B5">
        <w:trPr>
          <w:trHeight w:val="273"/>
        </w:trPr>
        <w:tc>
          <w:tcPr>
            <w:tcW w:w="290" w:type="dxa"/>
            <w:tcBorders>
              <w:top w:val="single" w:sz="4" w:space="0" w:color="auto"/>
            </w:tcBorders>
            <w:tcMar>
              <w:top w:w="0" w:type="dxa"/>
              <w:left w:w="108" w:type="dxa"/>
              <w:bottom w:w="0" w:type="dxa"/>
              <w:right w:w="108" w:type="dxa"/>
            </w:tcMar>
            <w:vAlign w:val="center"/>
          </w:tcPr>
          <w:p w14:paraId="7EADA454"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668636A1"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45EAB21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81.6</w:t>
            </w:r>
          </w:p>
          <w:p w14:paraId="57BF73B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24)</w:t>
            </w:r>
          </w:p>
        </w:tc>
        <w:tc>
          <w:tcPr>
            <w:tcW w:w="2845" w:type="dxa"/>
            <w:tcBorders>
              <w:top w:val="single" w:sz="4" w:space="0" w:color="auto"/>
            </w:tcBorders>
            <w:tcMar>
              <w:top w:w="0" w:type="dxa"/>
              <w:left w:w="108" w:type="dxa"/>
              <w:bottom w:w="0" w:type="dxa"/>
              <w:right w:w="108" w:type="dxa"/>
            </w:tcMar>
            <w:vAlign w:val="center"/>
          </w:tcPr>
          <w:p w14:paraId="66C6753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20.7</w:t>
            </w:r>
          </w:p>
          <w:p w14:paraId="668B9AF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21)</w:t>
            </w:r>
          </w:p>
        </w:tc>
        <w:tc>
          <w:tcPr>
            <w:tcW w:w="2845" w:type="dxa"/>
            <w:tcBorders>
              <w:top w:val="single" w:sz="4" w:space="0" w:color="auto"/>
            </w:tcBorders>
            <w:tcMar>
              <w:top w:w="0" w:type="dxa"/>
              <w:left w:w="108" w:type="dxa"/>
              <w:bottom w:w="0" w:type="dxa"/>
              <w:right w:w="108" w:type="dxa"/>
            </w:tcMar>
            <w:vAlign w:val="center"/>
          </w:tcPr>
          <w:p w14:paraId="14C5DE3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33.4</w:t>
            </w:r>
          </w:p>
          <w:p w14:paraId="05EA929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22)</w:t>
            </w:r>
          </w:p>
        </w:tc>
        <w:tc>
          <w:tcPr>
            <w:tcW w:w="2859" w:type="dxa"/>
            <w:tcBorders>
              <w:top w:val="single" w:sz="4" w:space="0" w:color="auto"/>
            </w:tcBorders>
            <w:tcMar>
              <w:top w:w="0" w:type="dxa"/>
              <w:left w:w="108" w:type="dxa"/>
              <w:bottom w:w="0" w:type="dxa"/>
              <w:right w:w="108" w:type="dxa"/>
            </w:tcMar>
            <w:vAlign w:val="center"/>
          </w:tcPr>
          <w:p w14:paraId="13065D9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44.1</w:t>
            </w:r>
          </w:p>
          <w:p w14:paraId="7640F5D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=24)</w:t>
            </w:r>
          </w:p>
        </w:tc>
      </w:tr>
      <w:tr w:rsidR="000C0344" w:rsidRPr="00454C7F" w14:paraId="0F229F95" w14:textId="77777777" w:rsidTr="00BB19B5">
        <w:trPr>
          <w:trHeight w:val="255"/>
        </w:trPr>
        <w:tc>
          <w:tcPr>
            <w:tcW w:w="290" w:type="dxa"/>
            <w:tcMar>
              <w:top w:w="0" w:type="dxa"/>
              <w:left w:w="108" w:type="dxa"/>
              <w:bottom w:w="0" w:type="dxa"/>
              <w:right w:w="108" w:type="dxa"/>
            </w:tcMar>
            <w:vAlign w:val="center"/>
          </w:tcPr>
          <w:p w14:paraId="4A13594F"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6355FB4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bottom"/>
          </w:tcPr>
          <w:p w14:paraId="7495828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1.081 (0.996, 1.174)</w:t>
            </w:r>
          </w:p>
        </w:tc>
        <w:tc>
          <w:tcPr>
            <w:tcW w:w="2845" w:type="dxa"/>
            <w:tcMar>
              <w:top w:w="0" w:type="dxa"/>
              <w:left w:w="108" w:type="dxa"/>
              <w:bottom w:w="0" w:type="dxa"/>
              <w:right w:w="108" w:type="dxa"/>
            </w:tcMar>
            <w:vAlign w:val="bottom"/>
          </w:tcPr>
          <w:p w14:paraId="26BD1D3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1.054 (1.008, 1.103)</w:t>
            </w:r>
          </w:p>
        </w:tc>
        <w:tc>
          <w:tcPr>
            <w:tcW w:w="2845" w:type="dxa"/>
            <w:tcMar>
              <w:top w:w="0" w:type="dxa"/>
              <w:left w:w="108" w:type="dxa"/>
              <w:bottom w:w="0" w:type="dxa"/>
              <w:right w:w="108" w:type="dxa"/>
            </w:tcMar>
            <w:vAlign w:val="bottom"/>
          </w:tcPr>
          <w:p w14:paraId="40163B8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1.062 (1.057, 1.122)</w:t>
            </w:r>
          </w:p>
        </w:tc>
        <w:tc>
          <w:tcPr>
            <w:tcW w:w="2859" w:type="dxa"/>
            <w:tcMar>
              <w:top w:w="0" w:type="dxa"/>
              <w:left w:w="108" w:type="dxa"/>
              <w:bottom w:w="0" w:type="dxa"/>
              <w:right w:w="108" w:type="dxa"/>
            </w:tcMar>
            <w:vAlign w:val="center"/>
          </w:tcPr>
          <w:p w14:paraId="2FF618D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1.070 (0.992, 1.155)</w:t>
            </w:r>
          </w:p>
        </w:tc>
      </w:tr>
      <w:tr w:rsidR="000C0344" w:rsidRPr="00454C7F" w14:paraId="505DA876" w14:textId="77777777" w:rsidTr="00BB19B5">
        <w:trPr>
          <w:trHeight w:val="255"/>
        </w:trPr>
        <w:tc>
          <w:tcPr>
            <w:tcW w:w="290" w:type="dxa"/>
            <w:tcMar>
              <w:top w:w="0" w:type="dxa"/>
              <w:left w:w="108" w:type="dxa"/>
              <w:bottom w:w="0" w:type="dxa"/>
              <w:right w:w="108" w:type="dxa"/>
            </w:tcMar>
            <w:vAlign w:val="center"/>
          </w:tcPr>
          <w:p w14:paraId="3E50DD90"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3F50AD4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bottom"/>
          </w:tcPr>
          <w:p w14:paraId="1513B5E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0.952 (0.846, 1.071)</w:t>
            </w:r>
          </w:p>
        </w:tc>
        <w:tc>
          <w:tcPr>
            <w:tcW w:w="2845" w:type="dxa"/>
            <w:tcMar>
              <w:top w:w="0" w:type="dxa"/>
              <w:left w:w="108" w:type="dxa"/>
              <w:bottom w:w="0" w:type="dxa"/>
              <w:right w:w="108" w:type="dxa"/>
            </w:tcMar>
            <w:vAlign w:val="bottom"/>
          </w:tcPr>
          <w:p w14:paraId="30368BE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1.008 (0.937, 1.084)</w:t>
            </w:r>
          </w:p>
        </w:tc>
        <w:tc>
          <w:tcPr>
            <w:tcW w:w="2845" w:type="dxa"/>
            <w:tcMar>
              <w:top w:w="0" w:type="dxa"/>
              <w:left w:w="108" w:type="dxa"/>
              <w:bottom w:w="0" w:type="dxa"/>
              <w:right w:w="108" w:type="dxa"/>
            </w:tcMar>
            <w:vAlign w:val="bottom"/>
          </w:tcPr>
          <w:p w14:paraId="37A2EC99"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0.990 (0.910, 1.077)</w:t>
            </w:r>
          </w:p>
        </w:tc>
        <w:tc>
          <w:tcPr>
            <w:tcW w:w="2859" w:type="dxa"/>
            <w:tcMar>
              <w:top w:w="0" w:type="dxa"/>
              <w:left w:w="108" w:type="dxa"/>
              <w:bottom w:w="0" w:type="dxa"/>
              <w:right w:w="108" w:type="dxa"/>
            </w:tcMar>
            <w:vAlign w:val="center"/>
          </w:tcPr>
          <w:p w14:paraId="005B79D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146D343" w14:textId="77777777" w:rsidTr="00BB19B5">
        <w:trPr>
          <w:trHeight w:val="255"/>
        </w:trPr>
        <w:tc>
          <w:tcPr>
            <w:tcW w:w="290" w:type="dxa"/>
            <w:tcMar>
              <w:top w:w="0" w:type="dxa"/>
              <w:left w:w="108" w:type="dxa"/>
              <w:bottom w:w="0" w:type="dxa"/>
              <w:right w:w="108" w:type="dxa"/>
            </w:tcMar>
            <w:vAlign w:val="center"/>
          </w:tcPr>
          <w:p w14:paraId="341486AB"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27F212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bottom"/>
          </w:tcPr>
          <w:p w14:paraId="322745C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1.015 (1.003, 1.027)</w:t>
            </w:r>
          </w:p>
        </w:tc>
        <w:tc>
          <w:tcPr>
            <w:tcW w:w="2845" w:type="dxa"/>
            <w:tcMar>
              <w:top w:w="0" w:type="dxa"/>
              <w:left w:w="108" w:type="dxa"/>
              <w:bottom w:w="0" w:type="dxa"/>
              <w:right w:w="108" w:type="dxa"/>
            </w:tcMar>
            <w:vAlign w:val="bottom"/>
          </w:tcPr>
          <w:p w14:paraId="27ADE6F9"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1.006 (0.998, 1.014)</w:t>
            </w:r>
          </w:p>
        </w:tc>
        <w:tc>
          <w:tcPr>
            <w:tcW w:w="2845" w:type="dxa"/>
            <w:tcMar>
              <w:top w:w="0" w:type="dxa"/>
              <w:left w:w="108" w:type="dxa"/>
              <w:bottom w:w="0" w:type="dxa"/>
              <w:right w:w="108" w:type="dxa"/>
            </w:tcMar>
            <w:vAlign w:val="bottom"/>
          </w:tcPr>
          <w:p w14:paraId="5582B0F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0.992 (0.984, 1.000)</w:t>
            </w:r>
          </w:p>
        </w:tc>
        <w:tc>
          <w:tcPr>
            <w:tcW w:w="2859" w:type="dxa"/>
            <w:tcMar>
              <w:top w:w="0" w:type="dxa"/>
              <w:left w:w="108" w:type="dxa"/>
              <w:bottom w:w="0" w:type="dxa"/>
              <w:right w:w="108" w:type="dxa"/>
            </w:tcMar>
            <w:vAlign w:val="center"/>
          </w:tcPr>
          <w:p w14:paraId="11CB59F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6284EAEF" w14:textId="77777777" w:rsidTr="00BB19B5">
        <w:trPr>
          <w:trHeight w:val="255"/>
        </w:trPr>
        <w:tc>
          <w:tcPr>
            <w:tcW w:w="290" w:type="dxa"/>
            <w:tcMar>
              <w:top w:w="0" w:type="dxa"/>
              <w:left w:w="108" w:type="dxa"/>
              <w:bottom w:w="0" w:type="dxa"/>
              <w:right w:w="108" w:type="dxa"/>
            </w:tcMar>
            <w:vAlign w:val="center"/>
          </w:tcPr>
          <w:p w14:paraId="55238136"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E20E69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Mar>
              <w:top w:w="0" w:type="dxa"/>
              <w:left w:w="108" w:type="dxa"/>
              <w:bottom w:w="0" w:type="dxa"/>
              <w:right w:w="108" w:type="dxa"/>
            </w:tcMar>
            <w:vAlign w:val="bottom"/>
          </w:tcPr>
          <w:p w14:paraId="5F3AC68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1.019 (0.961, 1.081)</w:t>
            </w:r>
          </w:p>
        </w:tc>
        <w:tc>
          <w:tcPr>
            <w:tcW w:w="2845" w:type="dxa"/>
            <w:tcMar>
              <w:top w:w="0" w:type="dxa"/>
              <w:left w:w="108" w:type="dxa"/>
              <w:bottom w:w="0" w:type="dxa"/>
              <w:right w:w="108" w:type="dxa"/>
            </w:tcMar>
            <w:vAlign w:val="bottom"/>
          </w:tcPr>
          <w:p w14:paraId="6CDF38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1.016 (0.958, 1.078)</w:t>
            </w:r>
          </w:p>
        </w:tc>
        <w:tc>
          <w:tcPr>
            <w:tcW w:w="2845" w:type="dxa"/>
            <w:tcMar>
              <w:top w:w="0" w:type="dxa"/>
              <w:left w:w="108" w:type="dxa"/>
              <w:bottom w:w="0" w:type="dxa"/>
              <w:right w:w="108" w:type="dxa"/>
            </w:tcMar>
            <w:vAlign w:val="bottom"/>
          </w:tcPr>
          <w:p w14:paraId="4A888D2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1.017 (0.961, 1.077)</w:t>
            </w:r>
          </w:p>
        </w:tc>
        <w:tc>
          <w:tcPr>
            <w:tcW w:w="2859" w:type="dxa"/>
            <w:tcMar>
              <w:top w:w="0" w:type="dxa"/>
              <w:left w:w="108" w:type="dxa"/>
              <w:bottom w:w="0" w:type="dxa"/>
              <w:right w:w="108" w:type="dxa"/>
            </w:tcMar>
            <w:vAlign w:val="center"/>
          </w:tcPr>
          <w:p w14:paraId="739CD42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2883BD6" w14:textId="77777777" w:rsidTr="00BB19B5">
        <w:trPr>
          <w:trHeight w:val="255"/>
        </w:trPr>
        <w:tc>
          <w:tcPr>
            <w:tcW w:w="290" w:type="dxa"/>
            <w:tcBorders>
              <w:bottom w:val="single" w:sz="4" w:space="0" w:color="auto"/>
            </w:tcBorders>
            <w:tcMar>
              <w:top w:w="0" w:type="dxa"/>
              <w:left w:w="108" w:type="dxa"/>
              <w:bottom w:w="0" w:type="dxa"/>
              <w:right w:w="108" w:type="dxa"/>
            </w:tcMar>
            <w:vAlign w:val="center"/>
          </w:tcPr>
          <w:p w14:paraId="2035C757"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single" w:sz="4" w:space="0" w:color="auto"/>
            </w:tcBorders>
            <w:vAlign w:val="center"/>
          </w:tcPr>
          <w:p w14:paraId="4A2D1964"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bottom w:val="single" w:sz="4" w:space="0" w:color="auto"/>
            </w:tcBorders>
            <w:tcMar>
              <w:top w:w="0" w:type="dxa"/>
              <w:left w:w="108" w:type="dxa"/>
              <w:bottom w:w="0" w:type="dxa"/>
              <w:right w:w="108" w:type="dxa"/>
            </w:tcMar>
            <w:vAlign w:val="bottom"/>
          </w:tcPr>
          <w:p w14:paraId="3F33E16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1.028 (0.975, 1.084)</w:t>
            </w:r>
          </w:p>
        </w:tc>
        <w:tc>
          <w:tcPr>
            <w:tcW w:w="2845" w:type="dxa"/>
            <w:tcBorders>
              <w:bottom w:val="single" w:sz="4" w:space="0" w:color="auto"/>
            </w:tcBorders>
            <w:tcMar>
              <w:top w:w="0" w:type="dxa"/>
              <w:left w:w="108" w:type="dxa"/>
              <w:bottom w:w="0" w:type="dxa"/>
              <w:right w:w="108" w:type="dxa"/>
            </w:tcMar>
            <w:vAlign w:val="bottom"/>
          </w:tcPr>
          <w:p w14:paraId="445BF31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1.022 (0.966, 1.082)</w:t>
            </w:r>
          </w:p>
        </w:tc>
        <w:tc>
          <w:tcPr>
            <w:tcW w:w="2845" w:type="dxa"/>
            <w:tcBorders>
              <w:bottom w:val="single" w:sz="4" w:space="0" w:color="auto"/>
            </w:tcBorders>
            <w:tcMar>
              <w:top w:w="0" w:type="dxa"/>
              <w:left w:w="108" w:type="dxa"/>
              <w:bottom w:w="0" w:type="dxa"/>
              <w:right w:w="108" w:type="dxa"/>
            </w:tcMar>
            <w:vAlign w:val="bottom"/>
          </w:tcPr>
          <w:p w14:paraId="168A2AD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1.025 (0.970, 1.083)</w:t>
            </w:r>
          </w:p>
        </w:tc>
        <w:tc>
          <w:tcPr>
            <w:tcW w:w="2859" w:type="dxa"/>
            <w:tcBorders>
              <w:bottom w:val="single" w:sz="4" w:space="0" w:color="auto"/>
            </w:tcBorders>
            <w:tcMar>
              <w:top w:w="0" w:type="dxa"/>
              <w:left w:w="108" w:type="dxa"/>
              <w:bottom w:w="0" w:type="dxa"/>
              <w:right w:w="108" w:type="dxa"/>
            </w:tcMar>
            <w:vAlign w:val="center"/>
          </w:tcPr>
          <w:p w14:paraId="4D9AB11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77C55B5D" w14:textId="77777777" w:rsidTr="00BB19B5">
        <w:trPr>
          <w:trHeight w:val="271"/>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7F6C45F9"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3.  Sleep duration (hour/night) and schizophrenia (log odds)</w:t>
            </w:r>
          </w:p>
        </w:tc>
      </w:tr>
      <w:tr w:rsidR="000C0344" w:rsidRPr="00454C7F" w14:paraId="2F04629C" w14:textId="77777777" w:rsidTr="00BB19B5">
        <w:trPr>
          <w:trHeight w:val="46"/>
        </w:trPr>
        <w:tc>
          <w:tcPr>
            <w:tcW w:w="290" w:type="dxa"/>
            <w:tcBorders>
              <w:top w:val="single" w:sz="4" w:space="0" w:color="auto"/>
            </w:tcBorders>
            <w:tcMar>
              <w:top w:w="0" w:type="dxa"/>
              <w:left w:w="108" w:type="dxa"/>
              <w:bottom w:w="0" w:type="dxa"/>
              <w:right w:w="108" w:type="dxa"/>
            </w:tcMar>
            <w:vAlign w:val="center"/>
          </w:tcPr>
          <w:p w14:paraId="694EED01"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13E720B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24DE24A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204.8</w:t>
            </w:r>
          </w:p>
          <w:p w14:paraId="793017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36)</w:t>
            </w:r>
          </w:p>
        </w:tc>
        <w:tc>
          <w:tcPr>
            <w:tcW w:w="2845" w:type="dxa"/>
            <w:tcBorders>
              <w:top w:val="single" w:sz="4" w:space="0" w:color="auto"/>
            </w:tcBorders>
            <w:tcMar>
              <w:top w:w="0" w:type="dxa"/>
              <w:left w:w="108" w:type="dxa"/>
              <w:bottom w:w="0" w:type="dxa"/>
              <w:right w:w="108" w:type="dxa"/>
            </w:tcMar>
            <w:vAlign w:val="center"/>
          </w:tcPr>
          <w:p w14:paraId="450CADE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54.1</w:t>
            </w:r>
          </w:p>
          <w:p w14:paraId="1277EF0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30)</w:t>
            </w:r>
          </w:p>
        </w:tc>
        <w:tc>
          <w:tcPr>
            <w:tcW w:w="2845" w:type="dxa"/>
            <w:tcBorders>
              <w:top w:val="single" w:sz="4" w:space="0" w:color="auto"/>
            </w:tcBorders>
            <w:tcMar>
              <w:top w:w="0" w:type="dxa"/>
              <w:left w:w="108" w:type="dxa"/>
              <w:bottom w:w="0" w:type="dxa"/>
              <w:right w:w="108" w:type="dxa"/>
            </w:tcMar>
            <w:vAlign w:val="center"/>
          </w:tcPr>
          <w:p w14:paraId="1E1A9CC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121.4</w:t>
            </w:r>
          </w:p>
          <w:p w14:paraId="7DFDCD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34)</w:t>
            </w:r>
          </w:p>
        </w:tc>
        <w:tc>
          <w:tcPr>
            <w:tcW w:w="2859" w:type="dxa"/>
            <w:tcBorders>
              <w:top w:val="single" w:sz="4" w:space="0" w:color="auto"/>
            </w:tcBorders>
            <w:tcMar>
              <w:top w:w="0" w:type="dxa"/>
              <w:left w:w="108" w:type="dxa"/>
              <w:bottom w:w="0" w:type="dxa"/>
              <w:right w:w="108" w:type="dxa"/>
            </w:tcMar>
            <w:vAlign w:val="center"/>
          </w:tcPr>
          <w:p w14:paraId="0CCBD6F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147.7</w:t>
            </w:r>
          </w:p>
          <w:p w14:paraId="030341E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=36)</w:t>
            </w:r>
          </w:p>
        </w:tc>
      </w:tr>
      <w:tr w:rsidR="000C0344" w:rsidRPr="00454C7F" w14:paraId="61EECEB3" w14:textId="77777777" w:rsidTr="00BB19B5">
        <w:trPr>
          <w:trHeight w:val="46"/>
        </w:trPr>
        <w:tc>
          <w:tcPr>
            <w:tcW w:w="290" w:type="dxa"/>
            <w:tcMar>
              <w:top w:w="0" w:type="dxa"/>
              <w:left w:w="108" w:type="dxa"/>
              <w:bottom w:w="0" w:type="dxa"/>
              <w:right w:w="108" w:type="dxa"/>
            </w:tcMar>
            <w:vAlign w:val="center"/>
          </w:tcPr>
          <w:p w14:paraId="5647C1C8"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9E1EE99"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bottom"/>
          </w:tcPr>
          <w:p w14:paraId="0B8B2E5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1.184 (0.573, 2.445)</w:t>
            </w:r>
          </w:p>
        </w:tc>
        <w:tc>
          <w:tcPr>
            <w:tcW w:w="2845" w:type="dxa"/>
            <w:tcMar>
              <w:top w:w="0" w:type="dxa"/>
              <w:left w:w="108" w:type="dxa"/>
              <w:bottom w:w="0" w:type="dxa"/>
              <w:right w:w="108" w:type="dxa"/>
            </w:tcMar>
            <w:vAlign w:val="bottom"/>
          </w:tcPr>
          <w:p w14:paraId="757E63E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1.289 (0.828, 2.008)</w:t>
            </w:r>
          </w:p>
        </w:tc>
        <w:tc>
          <w:tcPr>
            <w:tcW w:w="2845" w:type="dxa"/>
            <w:tcMar>
              <w:top w:w="0" w:type="dxa"/>
              <w:left w:w="108" w:type="dxa"/>
              <w:bottom w:w="0" w:type="dxa"/>
              <w:right w:w="108" w:type="dxa"/>
            </w:tcMar>
            <w:vAlign w:val="bottom"/>
          </w:tcPr>
          <w:p w14:paraId="0CCB5EA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1.215 (0.674, 2.192)</w:t>
            </w:r>
          </w:p>
        </w:tc>
        <w:tc>
          <w:tcPr>
            <w:tcW w:w="2859" w:type="dxa"/>
            <w:tcMar>
              <w:top w:w="0" w:type="dxa"/>
              <w:left w:w="108" w:type="dxa"/>
              <w:bottom w:w="0" w:type="dxa"/>
              <w:right w:w="108" w:type="dxa"/>
            </w:tcMar>
            <w:vAlign w:val="center"/>
          </w:tcPr>
          <w:p w14:paraId="70FAD5F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1.181 (0.634, 2.197)</w:t>
            </w:r>
          </w:p>
        </w:tc>
      </w:tr>
      <w:tr w:rsidR="000C0344" w:rsidRPr="00454C7F" w14:paraId="159D6B01" w14:textId="77777777" w:rsidTr="00BB19B5">
        <w:trPr>
          <w:trHeight w:val="46"/>
        </w:trPr>
        <w:tc>
          <w:tcPr>
            <w:tcW w:w="290" w:type="dxa"/>
            <w:tcMar>
              <w:top w:w="0" w:type="dxa"/>
              <w:left w:w="108" w:type="dxa"/>
              <w:bottom w:w="0" w:type="dxa"/>
              <w:right w:w="108" w:type="dxa"/>
            </w:tcMar>
            <w:vAlign w:val="center"/>
          </w:tcPr>
          <w:p w14:paraId="217C99F2"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42AA87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bottom"/>
          </w:tcPr>
          <w:p w14:paraId="338E998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0.866 (0.056, 13.383)</w:t>
            </w:r>
          </w:p>
        </w:tc>
        <w:tc>
          <w:tcPr>
            <w:tcW w:w="2845" w:type="dxa"/>
            <w:tcMar>
              <w:top w:w="0" w:type="dxa"/>
              <w:left w:w="108" w:type="dxa"/>
              <w:bottom w:w="0" w:type="dxa"/>
              <w:right w:w="108" w:type="dxa"/>
            </w:tcMar>
            <w:vAlign w:val="bottom"/>
          </w:tcPr>
          <w:p w14:paraId="00A3B86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2.428 (0.485, 12.158)</w:t>
            </w:r>
          </w:p>
        </w:tc>
        <w:tc>
          <w:tcPr>
            <w:tcW w:w="2845" w:type="dxa"/>
            <w:tcMar>
              <w:top w:w="0" w:type="dxa"/>
              <w:left w:w="108" w:type="dxa"/>
              <w:bottom w:w="0" w:type="dxa"/>
              <w:right w:w="108" w:type="dxa"/>
            </w:tcMar>
            <w:vAlign w:val="bottom"/>
          </w:tcPr>
          <w:p w14:paraId="23E5959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2.363 (0.254, 21.955)</w:t>
            </w:r>
          </w:p>
        </w:tc>
        <w:tc>
          <w:tcPr>
            <w:tcW w:w="2859" w:type="dxa"/>
            <w:tcMar>
              <w:top w:w="0" w:type="dxa"/>
              <w:left w:w="108" w:type="dxa"/>
              <w:bottom w:w="0" w:type="dxa"/>
              <w:right w:w="108" w:type="dxa"/>
            </w:tcMar>
            <w:vAlign w:val="center"/>
          </w:tcPr>
          <w:p w14:paraId="39A8A3B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1997B83" w14:textId="77777777" w:rsidTr="00BB19B5">
        <w:trPr>
          <w:trHeight w:val="46"/>
        </w:trPr>
        <w:tc>
          <w:tcPr>
            <w:tcW w:w="290" w:type="dxa"/>
            <w:tcMar>
              <w:top w:w="0" w:type="dxa"/>
              <w:left w:w="108" w:type="dxa"/>
              <w:bottom w:w="0" w:type="dxa"/>
              <w:right w:w="108" w:type="dxa"/>
            </w:tcMar>
            <w:vAlign w:val="center"/>
          </w:tcPr>
          <w:p w14:paraId="531EB41E"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5BF0C9EC"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bottom"/>
          </w:tcPr>
          <w:p w14:paraId="3F7F599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1.004 (0.968, 1.042)</w:t>
            </w:r>
          </w:p>
        </w:tc>
        <w:tc>
          <w:tcPr>
            <w:tcW w:w="2845" w:type="dxa"/>
            <w:tcMar>
              <w:top w:w="0" w:type="dxa"/>
              <w:left w:w="108" w:type="dxa"/>
              <w:bottom w:w="0" w:type="dxa"/>
              <w:right w:w="108" w:type="dxa"/>
            </w:tcMar>
            <w:vAlign w:val="bottom"/>
          </w:tcPr>
          <w:p w14:paraId="139C130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0.991 (0.969, 1.013)</w:t>
            </w:r>
          </w:p>
        </w:tc>
        <w:tc>
          <w:tcPr>
            <w:tcW w:w="2845" w:type="dxa"/>
            <w:tcMar>
              <w:top w:w="0" w:type="dxa"/>
              <w:left w:w="108" w:type="dxa"/>
              <w:bottom w:w="0" w:type="dxa"/>
              <w:right w:w="108" w:type="dxa"/>
            </w:tcMar>
            <w:vAlign w:val="bottom"/>
          </w:tcPr>
          <w:p w14:paraId="6592B6F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0.991 (0.963, 1.020)</w:t>
            </w:r>
          </w:p>
        </w:tc>
        <w:tc>
          <w:tcPr>
            <w:tcW w:w="2859" w:type="dxa"/>
            <w:tcMar>
              <w:top w:w="0" w:type="dxa"/>
              <w:left w:w="108" w:type="dxa"/>
              <w:bottom w:w="0" w:type="dxa"/>
              <w:right w:w="108" w:type="dxa"/>
            </w:tcMar>
            <w:vAlign w:val="center"/>
          </w:tcPr>
          <w:p w14:paraId="488280F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1094B95" w14:textId="77777777" w:rsidTr="00BB19B5">
        <w:trPr>
          <w:trHeight w:val="46"/>
        </w:trPr>
        <w:tc>
          <w:tcPr>
            <w:tcW w:w="290" w:type="dxa"/>
            <w:tcMar>
              <w:top w:w="0" w:type="dxa"/>
              <w:left w:w="108" w:type="dxa"/>
              <w:bottom w:w="0" w:type="dxa"/>
              <w:right w:w="108" w:type="dxa"/>
            </w:tcMar>
            <w:vAlign w:val="center"/>
          </w:tcPr>
          <w:p w14:paraId="082421E4"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6D34DE60"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Mar>
              <w:top w:w="0" w:type="dxa"/>
              <w:left w:w="108" w:type="dxa"/>
              <w:bottom w:w="0" w:type="dxa"/>
              <w:right w:w="108" w:type="dxa"/>
            </w:tcMar>
            <w:vAlign w:val="bottom"/>
          </w:tcPr>
          <w:p w14:paraId="2043EBB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1.276 (0.774, 2.104)</w:t>
            </w:r>
          </w:p>
        </w:tc>
        <w:tc>
          <w:tcPr>
            <w:tcW w:w="2845" w:type="dxa"/>
            <w:tcMar>
              <w:top w:w="0" w:type="dxa"/>
              <w:left w:w="108" w:type="dxa"/>
              <w:bottom w:w="0" w:type="dxa"/>
              <w:right w:w="108" w:type="dxa"/>
            </w:tcMar>
            <w:vAlign w:val="bottom"/>
          </w:tcPr>
          <w:p w14:paraId="68B648B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1.249 (0.746, 2.090)</w:t>
            </w:r>
          </w:p>
        </w:tc>
        <w:tc>
          <w:tcPr>
            <w:tcW w:w="2845" w:type="dxa"/>
            <w:tcMar>
              <w:top w:w="0" w:type="dxa"/>
              <w:left w:w="108" w:type="dxa"/>
              <w:bottom w:w="0" w:type="dxa"/>
              <w:right w:w="108" w:type="dxa"/>
            </w:tcMar>
            <w:vAlign w:val="bottom"/>
          </w:tcPr>
          <w:p w14:paraId="34102C4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1.250 (0.761, 2.052)</w:t>
            </w:r>
          </w:p>
        </w:tc>
        <w:tc>
          <w:tcPr>
            <w:tcW w:w="2859" w:type="dxa"/>
            <w:tcMar>
              <w:top w:w="0" w:type="dxa"/>
              <w:left w:w="108" w:type="dxa"/>
              <w:bottom w:w="0" w:type="dxa"/>
              <w:right w:w="108" w:type="dxa"/>
            </w:tcMar>
            <w:vAlign w:val="center"/>
          </w:tcPr>
          <w:p w14:paraId="6B80A36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314033E1" w14:textId="77777777" w:rsidTr="00BB19B5">
        <w:trPr>
          <w:trHeight w:val="46"/>
        </w:trPr>
        <w:tc>
          <w:tcPr>
            <w:tcW w:w="290" w:type="dxa"/>
            <w:tcBorders>
              <w:bottom w:val="single" w:sz="4" w:space="0" w:color="auto"/>
            </w:tcBorders>
            <w:tcMar>
              <w:top w:w="0" w:type="dxa"/>
              <w:left w:w="108" w:type="dxa"/>
              <w:bottom w:w="0" w:type="dxa"/>
              <w:right w:w="108" w:type="dxa"/>
            </w:tcMar>
            <w:vAlign w:val="center"/>
          </w:tcPr>
          <w:p w14:paraId="1CA57091"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single" w:sz="4" w:space="0" w:color="auto"/>
            </w:tcBorders>
            <w:vAlign w:val="center"/>
          </w:tcPr>
          <w:p w14:paraId="11DC3190"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bottom w:val="single" w:sz="4" w:space="0" w:color="auto"/>
            </w:tcBorders>
            <w:tcMar>
              <w:top w:w="0" w:type="dxa"/>
              <w:left w:w="108" w:type="dxa"/>
              <w:bottom w:w="0" w:type="dxa"/>
              <w:right w:w="108" w:type="dxa"/>
            </w:tcMar>
            <w:vAlign w:val="bottom"/>
          </w:tcPr>
          <w:p w14:paraId="47660E5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1.327 (0.679, 2.593)</w:t>
            </w:r>
          </w:p>
        </w:tc>
        <w:tc>
          <w:tcPr>
            <w:tcW w:w="2845" w:type="dxa"/>
            <w:tcBorders>
              <w:bottom w:val="single" w:sz="4" w:space="0" w:color="auto"/>
            </w:tcBorders>
            <w:tcMar>
              <w:top w:w="0" w:type="dxa"/>
              <w:left w:w="108" w:type="dxa"/>
              <w:bottom w:w="0" w:type="dxa"/>
              <w:right w:w="108" w:type="dxa"/>
            </w:tcMar>
            <w:vAlign w:val="bottom"/>
          </w:tcPr>
          <w:p w14:paraId="3141262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1.504 (0.728, 3.105)</w:t>
            </w:r>
          </w:p>
        </w:tc>
        <w:tc>
          <w:tcPr>
            <w:tcW w:w="2845" w:type="dxa"/>
            <w:tcBorders>
              <w:bottom w:val="single" w:sz="4" w:space="0" w:color="auto"/>
            </w:tcBorders>
            <w:tcMar>
              <w:top w:w="0" w:type="dxa"/>
              <w:left w:w="108" w:type="dxa"/>
              <w:bottom w:w="0" w:type="dxa"/>
              <w:right w:w="108" w:type="dxa"/>
            </w:tcMar>
            <w:vAlign w:val="bottom"/>
          </w:tcPr>
          <w:p w14:paraId="2B626EE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1.428 (0.702, 2.904)</w:t>
            </w:r>
          </w:p>
        </w:tc>
        <w:tc>
          <w:tcPr>
            <w:tcW w:w="2859" w:type="dxa"/>
            <w:tcBorders>
              <w:bottom w:val="single" w:sz="4" w:space="0" w:color="auto"/>
            </w:tcBorders>
            <w:tcMar>
              <w:top w:w="0" w:type="dxa"/>
              <w:left w:w="108" w:type="dxa"/>
              <w:bottom w:w="0" w:type="dxa"/>
              <w:right w:w="108" w:type="dxa"/>
            </w:tcMar>
            <w:vAlign w:val="center"/>
          </w:tcPr>
          <w:p w14:paraId="7A44821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01AB8290" w14:textId="77777777" w:rsidTr="00BB19B5">
        <w:trPr>
          <w:trHeight w:val="276"/>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07131223"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4.  Years of schooling (years) and body mass index (kg/m</w:t>
            </w:r>
            <w:r w:rsidRPr="00454C7F">
              <w:rPr>
                <w:rFonts w:ascii="Times New Roman" w:hAnsi="Times New Roman" w:cs="Times New Roman"/>
                <w:b/>
                <w:color w:val="000000"/>
                <w:vertAlign w:val="superscript"/>
              </w:rPr>
              <w:t>2</w:t>
            </w:r>
            <w:r w:rsidRPr="00454C7F">
              <w:rPr>
                <w:rFonts w:ascii="Times New Roman" w:hAnsi="Times New Roman" w:cs="Times New Roman"/>
                <w:b/>
                <w:color w:val="000000"/>
              </w:rPr>
              <w:t>)</w:t>
            </w:r>
          </w:p>
        </w:tc>
      </w:tr>
      <w:tr w:rsidR="000C0344" w:rsidRPr="00454C7F" w14:paraId="336404B4" w14:textId="77777777" w:rsidTr="00BB19B5">
        <w:trPr>
          <w:trHeight w:val="46"/>
        </w:trPr>
        <w:tc>
          <w:tcPr>
            <w:tcW w:w="290" w:type="dxa"/>
            <w:tcBorders>
              <w:top w:val="single" w:sz="4" w:space="0" w:color="auto"/>
            </w:tcBorders>
            <w:tcMar>
              <w:top w:w="0" w:type="dxa"/>
              <w:left w:w="108" w:type="dxa"/>
              <w:bottom w:w="0" w:type="dxa"/>
              <w:right w:w="108" w:type="dxa"/>
            </w:tcMar>
            <w:vAlign w:val="center"/>
          </w:tcPr>
          <w:p w14:paraId="2BBC8A7B"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7B19650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1846A8C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211.9</w:t>
            </w:r>
          </w:p>
          <w:p w14:paraId="69C6645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59)</w:t>
            </w:r>
          </w:p>
        </w:tc>
        <w:tc>
          <w:tcPr>
            <w:tcW w:w="2845" w:type="dxa"/>
            <w:tcBorders>
              <w:top w:val="single" w:sz="4" w:space="0" w:color="auto"/>
            </w:tcBorders>
            <w:tcMar>
              <w:top w:w="0" w:type="dxa"/>
              <w:left w:w="108" w:type="dxa"/>
              <w:bottom w:w="0" w:type="dxa"/>
              <w:right w:w="108" w:type="dxa"/>
            </w:tcMar>
            <w:vAlign w:val="center"/>
          </w:tcPr>
          <w:p w14:paraId="7B051DD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101.9</w:t>
            </w:r>
          </w:p>
          <w:p w14:paraId="0E56F46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56)</w:t>
            </w:r>
          </w:p>
        </w:tc>
        <w:tc>
          <w:tcPr>
            <w:tcW w:w="2845" w:type="dxa"/>
            <w:tcBorders>
              <w:top w:val="single" w:sz="4" w:space="0" w:color="auto"/>
            </w:tcBorders>
            <w:tcMar>
              <w:top w:w="0" w:type="dxa"/>
              <w:left w:w="108" w:type="dxa"/>
              <w:bottom w:w="0" w:type="dxa"/>
              <w:right w:w="108" w:type="dxa"/>
            </w:tcMar>
            <w:vAlign w:val="center"/>
          </w:tcPr>
          <w:p w14:paraId="38EB2D3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101.9</w:t>
            </w:r>
          </w:p>
          <w:p w14:paraId="3133A03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56)</w:t>
            </w:r>
          </w:p>
        </w:tc>
        <w:tc>
          <w:tcPr>
            <w:tcW w:w="2859" w:type="dxa"/>
            <w:tcBorders>
              <w:top w:val="single" w:sz="4" w:space="0" w:color="auto"/>
            </w:tcBorders>
            <w:tcMar>
              <w:top w:w="0" w:type="dxa"/>
              <w:left w:w="108" w:type="dxa"/>
              <w:bottom w:w="0" w:type="dxa"/>
              <w:right w:w="108" w:type="dxa"/>
            </w:tcMar>
            <w:vAlign w:val="center"/>
          </w:tcPr>
          <w:p w14:paraId="2495CE5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197.8</w:t>
            </w:r>
          </w:p>
          <w:p w14:paraId="2218FB0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=59)</w:t>
            </w:r>
          </w:p>
        </w:tc>
      </w:tr>
      <w:tr w:rsidR="000C0344" w:rsidRPr="00454C7F" w14:paraId="093DA8D7" w14:textId="77777777" w:rsidTr="00BB19B5">
        <w:trPr>
          <w:trHeight w:val="46"/>
        </w:trPr>
        <w:tc>
          <w:tcPr>
            <w:tcW w:w="290" w:type="dxa"/>
            <w:tcMar>
              <w:top w:w="0" w:type="dxa"/>
              <w:left w:w="108" w:type="dxa"/>
              <w:bottom w:w="0" w:type="dxa"/>
              <w:right w:w="108" w:type="dxa"/>
            </w:tcMar>
            <w:vAlign w:val="center"/>
          </w:tcPr>
          <w:p w14:paraId="1F154535"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0E0CD79A"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center"/>
          </w:tcPr>
          <w:p w14:paraId="1DB7DE2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-0.272 (-0.386, -0.158)</w:t>
            </w:r>
          </w:p>
        </w:tc>
        <w:tc>
          <w:tcPr>
            <w:tcW w:w="2845" w:type="dxa"/>
            <w:tcMar>
              <w:top w:w="0" w:type="dxa"/>
              <w:left w:w="108" w:type="dxa"/>
              <w:bottom w:w="0" w:type="dxa"/>
              <w:right w:w="108" w:type="dxa"/>
            </w:tcMar>
            <w:vAlign w:val="center"/>
          </w:tcPr>
          <w:p w14:paraId="31D2424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-0.232 (-0.314, -0.150)</w:t>
            </w:r>
          </w:p>
        </w:tc>
        <w:tc>
          <w:tcPr>
            <w:tcW w:w="2845" w:type="dxa"/>
            <w:tcMar>
              <w:top w:w="0" w:type="dxa"/>
              <w:left w:w="108" w:type="dxa"/>
              <w:bottom w:w="0" w:type="dxa"/>
              <w:right w:w="108" w:type="dxa"/>
            </w:tcMar>
            <w:vAlign w:val="center"/>
          </w:tcPr>
          <w:p w14:paraId="6A457BE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-0.232 (-0.314, -0.150)</w:t>
            </w:r>
          </w:p>
        </w:tc>
        <w:tc>
          <w:tcPr>
            <w:tcW w:w="2859" w:type="dxa"/>
            <w:tcMar>
              <w:top w:w="0" w:type="dxa"/>
              <w:left w:w="108" w:type="dxa"/>
              <w:bottom w:w="0" w:type="dxa"/>
              <w:right w:w="108" w:type="dxa"/>
            </w:tcMar>
            <w:vAlign w:val="center"/>
          </w:tcPr>
          <w:p w14:paraId="06AF2C2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-0.265 (-0.377, -0.153)</w:t>
            </w:r>
          </w:p>
        </w:tc>
      </w:tr>
      <w:tr w:rsidR="000C0344" w:rsidRPr="00454C7F" w14:paraId="3C7875E0" w14:textId="77777777" w:rsidTr="00BB19B5">
        <w:trPr>
          <w:trHeight w:val="46"/>
        </w:trPr>
        <w:tc>
          <w:tcPr>
            <w:tcW w:w="290" w:type="dxa"/>
            <w:tcMar>
              <w:top w:w="0" w:type="dxa"/>
              <w:left w:w="108" w:type="dxa"/>
              <w:bottom w:w="0" w:type="dxa"/>
              <w:right w:w="108" w:type="dxa"/>
            </w:tcMar>
            <w:vAlign w:val="center"/>
          </w:tcPr>
          <w:p w14:paraId="1D82FD53"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53D1BF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center"/>
          </w:tcPr>
          <w:p w14:paraId="546793A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0.013 (-0.677, 0.703)</w:t>
            </w:r>
          </w:p>
        </w:tc>
        <w:tc>
          <w:tcPr>
            <w:tcW w:w="2845" w:type="dxa"/>
            <w:tcMar>
              <w:top w:w="0" w:type="dxa"/>
              <w:left w:w="108" w:type="dxa"/>
              <w:bottom w:w="0" w:type="dxa"/>
              <w:right w:w="108" w:type="dxa"/>
            </w:tcMar>
            <w:vAlign w:val="center"/>
          </w:tcPr>
          <w:p w14:paraId="24981FD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-0.404 (-0.910, 0.102)</w:t>
            </w:r>
          </w:p>
        </w:tc>
        <w:tc>
          <w:tcPr>
            <w:tcW w:w="2845" w:type="dxa"/>
            <w:tcMar>
              <w:top w:w="0" w:type="dxa"/>
              <w:left w:w="108" w:type="dxa"/>
              <w:bottom w:w="0" w:type="dxa"/>
              <w:right w:w="108" w:type="dxa"/>
            </w:tcMar>
            <w:vAlign w:val="center"/>
          </w:tcPr>
          <w:p w14:paraId="7B0B7C4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-0.404 (-0.910, 0.102)</w:t>
            </w:r>
          </w:p>
        </w:tc>
        <w:tc>
          <w:tcPr>
            <w:tcW w:w="2859" w:type="dxa"/>
            <w:tcMar>
              <w:top w:w="0" w:type="dxa"/>
              <w:left w:w="108" w:type="dxa"/>
              <w:bottom w:w="0" w:type="dxa"/>
              <w:right w:w="108" w:type="dxa"/>
            </w:tcMar>
            <w:vAlign w:val="center"/>
          </w:tcPr>
          <w:p w14:paraId="02ACDBC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1FB05530" w14:textId="77777777" w:rsidTr="00BB19B5">
        <w:trPr>
          <w:trHeight w:val="46"/>
        </w:trPr>
        <w:tc>
          <w:tcPr>
            <w:tcW w:w="290" w:type="dxa"/>
            <w:tcMar>
              <w:top w:w="0" w:type="dxa"/>
              <w:left w:w="108" w:type="dxa"/>
              <w:bottom w:w="0" w:type="dxa"/>
              <w:right w:w="108" w:type="dxa"/>
            </w:tcMar>
            <w:vAlign w:val="center"/>
          </w:tcPr>
          <w:p w14:paraId="744EF3A2"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3E575DB"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center"/>
          </w:tcPr>
          <w:p w14:paraId="64E70A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-0.005 (-0.017, 0.007)</w:t>
            </w:r>
          </w:p>
        </w:tc>
        <w:tc>
          <w:tcPr>
            <w:tcW w:w="2845" w:type="dxa"/>
            <w:tcMar>
              <w:top w:w="0" w:type="dxa"/>
              <w:left w:w="108" w:type="dxa"/>
              <w:bottom w:w="0" w:type="dxa"/>
              <w:right w:w="108" w:type="dxa"/>
            </w:tcMar>
            <w:vAlign w:val="center"/>
          </w:tcPr>
          <w:p w14:paraId="0E8BD12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0.003 (-0.005, 0.011)</w:t>
            </w:r>
          </w:p>
        </w:tc>
        <w:tc>
          <w:tcPr>
            <w:tcW w:w="2845" w:type="dxa"/>
            <w:tcMar>
              <w:top w:w="0" w:type="dxa"/>
              <w:left w:w="108" w:type="dxa"/>
              <w:bottom w:w="0" w:type="dxa"/>
              <w:right w:w="108" w:type="dxa"/>
            </w:tcMar>
            <w:vAlign w:val="center"/>
          </w:tcPr>
          <w:p w14:paraId="24E4C06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0.003 (-0.005, 0.011)</w:t>
            </w:r>
          </w:p>
        </w:tc>
        <w:tc>
          <w:tcPr>
            <w:tcW w:w="2859" w:type="dxa"/>
            <w:tcMar>
              <w:top w:w="0" w:type="dxa"/>
              <w:left w:w="108" w:type="dxa"/>
              <w:bottom w:w="0" w:type="dxa"/>
              <w:right w:w="108" w:type="dxa"/>
            </w:tcMar>
            <w:vAlign w:val="center"/>
          </w:tcPr>
          <w:p w14:paraId="76B52DF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1359CD7" w14:textId="77777777" w:rsidTr="00BB19B5">
        <w:trPr>
          <w:trHeight w:val="46"/>
        </w:trPr>
        <w:tc>
          <w:tcPr>
            <w:tcW w:w="290" w:type="dxa"/>
            <w:tcBorders>
              <w:bottom w:val="dotted" w:sz="4" w:space="0" w:color="auto"/>
            </w:tcBorders>
            <w:tcMar>
              <w:top w:w="0" w:type="dxa"/>
              <w:left w:w="108" w:type="dxa"/>
              <w:bottom w:w="0" w:type="dxa"/>
              <w:right w:w="108" w:type="dxa"/>
            </w:tcMar>
            <w:vAlign w:val="center"/>
          </w:tcPr>
          <w:p w14:paraId="4AC0D5CC"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dotted" w:sz="4" w:space="0" w:color="auto"/>
            </w:tcBorders>
            <w:vAlign w:val="center"/>
          </w:tcPr>
          <w:p w14:paraId="62D6D84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Borders>
              <w:bottom w:val="dotted" w:sz="4" w:space="0" w:color="auto"/>
            </w:tcBorders>
            <w:tcMar>
              <w:top w:w="0" w:type="dxa"/>
              <w:left w:w="108" w:type="dxa"/>
              <w:bottom w:w="0" w:type="dxa"/>
              <w:right w:w="108" w:type="dxa"/>
            </w:tcMar>
            <w:vAlign w:val="center"/>
          </w:tcPr>
          <w:p w14:paraId="6733646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-0.209 (-0.307, -0.111)</w:t>
            </w:r>
          </w:p>
        </w:tc>
        <w:tc>
          <w:tcPr>
            <w:tcW w:w="2845" w:type="dxa"/>
            <w:tcBorders>
              <w:bottom w:val="dotted" w:sz="4" w:space="0" w:color="auto"/>
            </w:tcBorders>
            <w:tcMar>
              <w:top w:w="0" w:type="dxa"/>
              <w:left w:w="108" w:type="dxa"/>
              <w:bottom w:w="0" w:type="dxa"/>
              <w:right w:w="108" w:type="dxa"/>
            </w:tcMar>
            <w:vAlign w:val="center"/>
          </w:tcPr>
          <w:p w14:paraId="39A0542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-0.217 (-0.315, -0.119)</w:t>
            </w:r>
          </w:p>
        </w:tc>
        <w:tc>
          <w:tcPr>
            <w:tcW w:w="2845" w:type="dxa"/>
            <w:tcBorders>
              <w:bottom w:val="dotted" w:sz="4" w:space="0" w:color="auto"/>
            </w:tcBorders>
            <w:tcMar>
              <w:top w:w="0" w:type="dxa"/>
              <w:left w:w="108" w:type="dxa"/>
              <w:bottom w:w="0" w:type="dxa"/>
              <w:right w:w="108" w:type="dxa"/>
            </w:tcMar>
            <w:vAlign w:val="center"/>
          </w:tcPr>
          <w:p w14:paraId="56C962F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-0.217 (-0.315, -0.119)</w:t>
            </w:r>
          </w:p>
        </w:tc>
        <w:tc>
          <w:tcPr>
            <w:tcW w:w="2859" w:type="dxa"/>
            <w:tcBorders>
              <w:bottom w:val="dotted" w:sz="4" w:space="0" w:color="auto"/>
            </w:tcBorders>
            <w:tcMar>
              <w:top w:w="0" w:type="dxa"/>
              <w:left w:w="108" w:type="dxa"/>
              <w:bottom w:w="0" w:type="dxa"/>
              <w:right w:w="108" w:type="dxa"/>
            </w:tcMar>
            <w:vAlign w:val="center"/>
          </w:tcPr>
          <w:p w14:paraId="06E66EC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72C20E6" w14:textId="77777777" w:rsidTr="00BB19B5">
        <w:trPr>
          <w:trHeight w:val="46"/>
        </w:trPr>
        <w:tc>
          <w:tcPr>
            <w:tcW w:w="290" w:type="dxa"/>
            <w:tcBorders>
              <w:top w:val="dotted" w:sz="4" w:space="0" w:color="auto"/>
              <w:bottom w:val="single" w:sz="4" w:space="0" w:color="auto"/>
            </w:tcBorders>
            <w:tcMar>
              <w:top w:w="0" w:type="dxa"/>
              <w:left w:w="108" w:type="dxa"/>
              <w:bottom w:w="0" w:type="dxa"/>
              <w:right w:w="108" w:type="dxa"/>
            </w:tcMar>
            <w:vAlign w:val="center"/>
          </w:tcPr>
          <w:p w14:paraId="10CED34D"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dotted" w:sz="4" w:space="0" w:color="auto"/>
              <w:bottom w:val="single" w:sz="4" w:space="0" w:color="auto"/>
            </w:tcBorders>
            <w:vAlign w:val="center"/>
          </w:tcPr>
          <w:p w14:paraId="698CF9BA"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top w:val="dotted" w:sz="4" w:space="0" w:color="auto"/>
              <w:bottom w:val="single" w:sz="4" w:space="0" w:color="auto"/>
            </w:tcBorders>
            <w:tcMar>
              <w:top w:w="0" w:type="dxa"/>
              <w:left w:w="108" w:type="dxa"/>
              <w:bottom w:w="0" w:type="dxa"/>
              <w:right w:w="108" w:type="dxa"/>
            </w:tcMar>
            <w:vAlign w:val="center"/>
          </w:tcPr>
          <w:p w14:paraId="60553CB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-0.141 (-0.413, 0.131)</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41074B1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-0.127 (-0.405, 0.151)</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4FD9836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-0.127 (-0.405, 0.151)</w:t>
            </w:r>
          </w:p>
        </w:tc>
        <w:tc>
          <w:tcPr>
            <w:tcW w:w="2859" w:type="dxa"/>
            <w:tcBorders>
              <w:top w:val="dotted" w:sz="4" w:space="0" w:color="auto"/>
              <w:bottom w:val="single" w:sz="4" w:space="0" w:color="auto"/>
            </w:tcBorders>
            <w:tcMar>
              <w:top w:w="0" w:type="dxa"/>
              <w:left w:w="108" w:type="dxa"/>
              <w:bottom w:w="0" w:type="dxa"/>
              <w:right w:w="108" w:type="dxa"/>
            </w:tcMar>
            <w:vAlign w:val="center"/>
          </w:tcPr>
          <w:p w14:paraId="6694026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bl>
    <w:p w14:paraId="52F6F357" w14:textId="77777777" w:rsidR="000C0344" w:rsidRPr="00454C7F" w:rsidRDefault="000C0344" w:rsidP="000C0344">
      <w:pPr>
        <w:spacing w:line="240" w:lineRule="auto"/>
        <w:rPr>
          <w:rFonts w:ascii="Times New Roman" w:eastAsia="Times New Roman" w:hAnsi="Times New Roman" w:cs="Times New Roman"/>
          <w:sz w:val="24"/>
          <w:szCs w:val="24"/>
        </w:rPr>
      </w:pPr>
    </w:p>
    <w:p w14:paraId="66E23E00"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color w:val="000000"/>
        </w:rPr>
        <w:t xml:space="preserve">N SNPs, number of single nucleotide polymorphisms; 95% CIs, 95% confidence intervals; IVW, Inverse variance weighted. </w:t>
      </w:r>
      <w:r w:rsidRPr="00454C7F">
        <w:rPr>
          <w:rFonts w:ascii="Times New Roman" w:hAnsi="Times New Roman" w:cs="Times New Roman"/>
          <w:color w:val="000000"/>
          <w:vertAlign w:val="superscript"/>
        </w:rPr>
        <w:t xml:space="preserve">1 </w:t>
      </w:r>
      <w:r w:rsidRPr="00454C7F">
        <w:rPr>
          <w:rFonts w:ascii="Times New Roman" w:hAnsi="Times New Roman" w:cs="Times New Roman"/>
          <w:color w:val="000000"/>
        </w:rPr>
        <w:t>Heterogeneity amongst the estimates were assessed based on contribution of individual variant to Cochran’s statistic.</w:t>
      </w:r>
    </w:p>
    <w:p w14:paraId="10716756" w14:textId="77777777" w:rsidR="000C0344" w:rsidRPr="00454C7F" w:rsidRDefault="000C0344" w:rsidP="000C0344">
      <w:pPr>
        <w:spacing w:line="240" w:lineRule="auto"/>
        <w:jc w:val="both"/>
        <w:rPr>
          <w:rFonts w:ascii="Times New Roman" w:hAnsi="Times New Roman" w:cs="Times New Roman"/>
        </w:rPr>
      </w:pPr>
    </w:p>
    <w:p w14:paraId="6995FFD8" w14:textId="77777777" w:rsidR="000C0344" w:rsidRPr="00454C7F" w:rsidRDefault="000C0344" w:rsidP="000C0344">
      <w:pPr>
        <w:spacing w:line="240" w:lineRule="auto"/>
        <w:jc w:val="both"/>
        <w:rPr>
          <w:rFonts w:ascii="Times New Roman" w:hAnsi="Times New Roman" w:cs="Times New Roman"/>
        </w:rPr>
      </w:pPr>
    </w:p>
    <w:p w14:paraId="3A84E4C0" w14:textId="77777777" w:rsidR="000C0344" w:rsidRPr="00454C7F" w:rsidRDefault="000C0344" w:rsidP="000C0344">
      <w:pPr>
        <w:spacing w:line="240" w:lineRule="auto"/>
        <w:jc w:val="both"/>
        <w:rPr>
          <w:rFonts w:ascii="Times New Roman" w:eastAsia="Calibri" w:hAnsi="Times New Roman" w:cs="Times New Roman"/>
        </w:rPr>
      </w:pPr>
    </w:p>
    <w:p w14:paraId="7FEA2099" w14:textId="2AEC7A88" w:rsidR="00BB19B5" w:rsidRDefault="00BB19B5"/>
    <w:sectPr w:rsidR="00BB19B5" w:rsidSect="00BB19B5">
      <w:pgSz w:w="16838" w:h="11906" w:orient="landscape"/>
      <w:pgMar w:top="720" w:right="720" w:bottom="720" w:left="720" w:header="708" w:footer="708"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Gibran Hemani" w:date="2019-08-28T21:47:00Z" w:initials="GH">
    <w:p w14:paraId="2FF1B201" w14:textId="0F0E0106" w:rsidR="00DA7E51" w:rsidRDefault="00DA7E51">
      <w:pPr>
        <w:pStyle w:val="CommentText"/>
      </w:pPr>
      <w:r>
        <w:rPr>
          <w:rStyle w:val="CommentReference"/>
        </w:rPr>
        <w:annotationRef/>
      </w:r>
      <w:r>
        <w:rPr>
          <w:rStyle w:val="CommentReference"/>
        </w:rPr>
        <w:t>I realise now why this is needed, but also hesitate because it is not strictly what we’re doing</w:t>
      </w:r>
      <w:r w:rsidR="00B6789C">
        <w:rPr>
          <w:rStyle w:val="CommentReference"/>
        </w:rPr>
        <w:t xml:space="preserve">. Perhaps something else like </w:t>
      </w:r>
    </w:p>
  </w:comment>
  <w:comment w:id="22" w:author="Eleanor Sanderson" w:date="2019-08-13T19:40:00Z" w:initials="ES">
    <w:p w14:paraId="636298A5" w14:textId="0BF9E776" w:rsidR="002C4711" w:rsidRDefault="002C4711">
      <w:pPr>
        <w:pStyle w:val="CommentText"/>
      </w:pPr>
      <w:r>
        <w:rPr>
          <w:rStyle w:val="CommentReference"/>
        </w:rPr>
        <w:annotationRef/>
      </w:r>
      <w:r>
        <w:t xml:space="preserve">It feels like you need to add in the step to obtain the MR estimates here as it reads as if the results from the GWAS studies are the MR estimates. </w:t>
      </w:r>
    </w:p>
  </w:comment>
  <w:comment w:id="35" w:author="George Davey Smith" w:date="2019-08-24T17:32:00Z" w:initials="GDS">
    <w:p w14:paraId="6EA3D202" w14:textId="19FB5F85" w:rsidR="006C78A7" w:rsidRDefault="006C78A7">
      <w:pPr>
        <w:pStyle w:val="CommentText"/>
      </w:pPr>
      <w:r>
        <w:rPr>
          <w:rStyle w:val="CommentReference"/>
        </w:rPr>
        <w:annotationRef/>
      </w:r>
      <w:r>
        <w:t xml:space="preserve">“causal” is tautologous </w:t>
      </w:r>
      <w:r w:rsidR="003F1CBB">
        <w:t>if followed by “effect”</w:t>
      </w:r>
    </w:p>
  </w:comment>
  <w:comment w:id="45" w:author="George Davey Smith" w:date="2019-08-24T17:35:00Z" w:initials="GDS">
    <w:p w14:paraId="7A364624" w14:textId="78299DA3" w:rsidR="000B6A8A" w:rsidRDefault="000B6A8A">
      <w:pPr>
        <w:pStyle w:val="CommentText"/>
      </w:pPr>
      <w:r>
        <w:rPr>
          <w:rStyle w:val="CommentReference"/>
        </w:rPr>
        <w:annotationRef/>
      </w:r>
      <w:r>
        <w:t>Is this the case</w:t>
      </w:r>
      <w:r w:rsidR="00ED655A">
        <w:t xml:space="preserve"> – i.e. it is “substantially”? </w:t>
      </w:r>
      <w:r w:rsidR="00BC70D2">
        <w:t xml:space="preserve">Is </w:t>
      </w:r>
      <w:proofErr w:type="spellStart"/>
      <w:r w:rsidR="00BC70D2">
        <w:t>Steiger</w:t>
      </w:r>
      <w:proofErr w:type="spellEnd"/>
      <w:r w:rsidR="00BC70D2">
        <w:t xml:space="preserve"> filtering applied in MR-TRYX? </w:t>
      </w:r>
    </w:p>
  </w:comment>
  <w:comment w:id="46" w:author="Gibran Hemani" w:date="2019-08-28T22:23:00Z" w:initials="GH">
    <w:p w14:paraId="4D410F8C" w14:textId="77777777" w:rsidR="00B6789C" w:rsidRDefault="00B6789C">
      <w:pPr>
        <w:pStyle w:val="CommentText"/>
      </w:pPr>
      <w:r>
        <w:rPr>
          <w:rStyle w:val="CommentReference"/>
        </w:rPr>
        <w:annotationRef/>
      </w:r>
      <w:r>
        <w:t xml:space="preserve">It can be applied with or without the significance testing part. </w:t>
      </w:r>
    </w:p>
    <w:p w14:paraId="133F7615" w14:textId="77777777" w:rsidR="00B6789C" w:rsidRDefault="00B6789C">
      <w:pPr>
        <w:pStyle w:val="CommentText"/>
      </w:pPr>
      <w:r>
        <w:t>It is not applied by default in MR-TRYX but can be at any stage of the analysis</w:t>
      </w:r>
    </w:p>
    <w:p w14:paraId="598E7377" w14:textId="7E5C313F" w:rsidR="00B6789C" w:rsidRDefault="00B6789C">
      <w:pPr>
        <w:pStyle w:val="CommentText"/>
      </w:pPr>
      <w:r>
        <w:t xml:space="preserve">The reason for not including it here is that it might demand more complex simulations which will become unwieldy. It also requires summary data with particular fields available which are not always present e.g. prevalence, case control counts, allele frequencies. </w:t>
      </w:r>
      <w:proofErr w:type="gramStart"/>
      <w:r>
        <w:t>So</w:t>
      </w:r>
      <w:proofErr w:type="gramEnd"/>
      <w:r>
        <w:t xml:space="preserve"> automating the inclusion is not always going to be consistent.</w:t>
      </w:r>
    </w:p>
  </w:comment>
  <w:comment w:id="54" w:author="Eleanor Sanderson" w:date="2019-08-13T19:52:00Z" w:initials="ES">
    <w:p w14:paraId="33EE4276" w14:textId="04148209" w:rsidR="002C4711" w:rsidRDefault="002C4711">
      <w:pPr>
        <w:pStyle w:val="CommentText"/>
      </w:pPr>
      <w:r>
        <w:rPr>
          <w:rStyle w:val="CommentReference"/>
        </w:rPr>
        <w:annotationRef/>
      </w:r>
      <w:r>
        <w:t>Not sure conservative is the right word here although it is conservative for detecting outliers that makes it less conservative in terms of counting SNPs as valid for the MR analyses</w:t>
      </w:r>
    </w:p>
  </w:comment>
  <w:comment w:id="55" w:author="Yoonsu Cho" w:date="2019-08-19T12:28:00Z" w:initials="YC">
    <w:p w14:paraId="7C23AB1B" w14:textId="6A005B2C" w:rsidR="002C4711" w:rsidRDefault="002C4711">
      <w:pPr>
        <w:pStyle w:val="CommentText"/>
      </w:pPr>
      <w:r>
        <w:rPr>
          <w:rStyle w:val="CommentReference"/>
        </w:rPr>
        <w:annotationRef/>
      </w:r>
      <w:r>
        <w:t>What would be more appropriate? Perhaps “Bonferroni corrected p-value threshold</w:t>
      </w:r>
      <w:proofErr w:type="gramStart"/>
      <w:r>
        <w:t>” ?</w:t>
      </w:r>
      <w:proofErr w:type="gramEnd"/>
    </w:p>
  </w:comment>
  <w:comment w:id="56" w:author="Gibran Hemani" w:date="2019-08-20T11:24:00Z" w:initials="GH">
    <w:p w14:paraId="7B8A2071" w14:textId="24FB5F63" w:rsidR="002C4711" w:rsidRDefault="002C4711">
      <w:pPr>
        <w:pStyle w:val="CommentText"/>
      </w:pPr>
      <w:r>
        <w:rPr>
          <w:rStyle w:val="CommentReference"/>
        </w:rPr>
        <w:annotationRef/>
      </w:r>
      <w:r>
        <w:t>Good point, I would just say:</w:t>
      </w:r>
    </w:p>
    <w:p w14:paraId="5A872E9B" w14:textId="77777777" w:rsidR="002C4711" w:rsidRDefault="002C4711">
      <w:pPr>
        <w:pStyle w:val="CommentText"/>
      </w:pPr>
    </w:p>
    <w:p w14:paraId="457832FA" w14:textId="764A8C75" w:rsidR="002C4711" w:rsidRDefault="002C4711">
      <w:pPr>
        <w:pStyle w:val="CommentText"/>
      </w:pPr>
      <w:r>
        <w:t>For demonstration purposes we used a p-value threshold that was Bonferroni corrected for the number of SNPs tested in the analysis.</w:t>
      </w:r>
    </w:p>
  </w:comment>
  <w:comment w:id="59" w:author="George Davey Smith" w:date="2019-08-24T17:40:00Z" w:initials="GDS">
    <w:p w14:paraId="163D632F" w14:textId="0EFE14CE" w:rsidR="001358B9" w:rsidRDefault="001358B9">
      <w:pPr>
        <w:pStyle w:val="CommentText"/>
      </w:pPr>
      <w:r>
        <w:rPr>
          <w:rStyle w:val="CommentReference"/>
        </w:rPr>
        <w:annotationRef/>
      </w:r>
      <w:r>
        <w:t xml:space="preserve">Is </w:t>
      </w:r>
      <w:proofErr w:type="spellStart"/>
      <w:r>
        <w:t>Steiger</w:t>
      </w:r>
      <w:proofErr w:type="spellEnd"/>
      <w:r>
        <w:t xml:space="preserve"> filtering applied here to ensure </w:t>
      </w:r>
      <w:r w:rsidR="00D13F0A">
        <w:t xml:space="preserve">the instrument is indeed for X and not for Y? Should it be recommended if not? </w:t>
      </w:r>
      <w:proofErr w:type="gramStart"/>
      <w:r w:rsidR="00591A8A">
        <w:t>Similarly</w:t>
      </w:r>
      <w:proofErr w:type="gramEnd"/>
      <w:r w:rsidR="00591A8A">
        <w:t xml:space="preserve"> is </w:t>
      </w:r>
      <w:proofErr w:type="spellStart"/>
      <w:r w:rsidR="00591A8A">
        <w:t>Steiger</w:t>
      </w:r>
      <w:proofErr w:type="spellEnd"/>
      <w:r w:rsidR="00591A8A">
        <w:t xml:space="preserve"> filtering done (or could it be) for G onto P and G onto Y for the outliers with identified candidate traits? </w:t>
      </w:r>
    </w:p>
  </w:comment>
  <w:comment w:id="60" w:author="Gibran Hemani" w:date="2019-08-28T22:27:00Z" w:initials="GH">
    <w:p w14:paraId="5C9030A9" w14:textId="457D3338" w:rsidR="00247FFD" w:rsidRDefault="00247FFD">
      <w:pPr>
        <w:pStyle w:val="CommentText"/>
      </w:pPr>
      <w:r>
        <w:rPr>
          <w:rStyle w:val="CommentReference"/>
        </w:rPr>
        <w:annotationRef/>
      </w:r>
      <w:r>
        <w:t xml:space="preserve">I think it is sensible to do </w:t>
      </w:r>
      <w:proofErr w:type="gramStart"/>
      <w:r>
        <w:t>it</w:t>
      </w:r>
      <w:proofErr w:type="gramEnd"/>
      <w:r>
        <w:t xml:space="preserve"> but we aren’t at the moment for the reasons described above</w:t>
      </w:r>
    </w:p>
  </w:comment>
  <w:comment w:id="65" w:author="Eleanor Sanderson" w:date="2019-08-13T20:04:00Z" w:initials="ES">
    <w:p w14:paraId="2A47239A" w14:textId="628F46A0" w:rsidR="002C4711" w:rsidRDefault="002C4711">
      <w:pPr>
        <w:pStyle w:val="CommentText"/>
      </w:pPr>
      <w:r>
        <w:rPr>
          <w:rStyle w:val="CommentReference"/>
        </w:rPr>
        <w:annotationRef/>
      </w:r>
      <w:r>
        <w:t xml:space="preserve">Presumably after clumping to make sure no highly associated </w:t>
      </w:r>
      <w:proofErr w:type="spellStart"/>
      <w:r>
        <w:t>snps</w:t>
      </w:r>
      <w:proofErr w:type="spellEnd"/>
      <w:r>
        <w:t xml:space="preserve"> stay in?</w:t>
      </w:r>
    </w:p>
  </w:comment>
  <w:comment w:id="66" w:author="Yoonsu Cho" w:date="2019-08-19T13:20:00Z" w:initials="YC">
    <w:p w14:paraId="528FF7DE" w14:textId="0353746A" w:rsidR="002C4711" w:rsidRDefault="002C4711">
      <w:pPr>
        <w:pStyle w:val="CommentText"/>
      </w:pPr>
      <w:r>
        <w:rPr>
          <w:rStyle w:val="CommentReference"/>
        </w:rPr>
        <w:annotationRef/>
      </w:r>
      <w:proofErr w:type="gramStart"/>
      <w:r>
        <w:t>Yes it is</w:t>
      </w:r>
      <w:proofErr w:type="gramEnd"/>
      <w:r>
        <w:t>.</w:t>
      </w:r>
    </w:p>
  </w:comment>
  <w:comment w:id="69" w:author="George Davey Smith" w:date="2019-08-24T17:45:00Z" w:initials="GDS">
    <w:p w14:paraId="5D60C1AB" w14:textId="3D759ECD" w:rsidR="00E27E70" w:rsidRDefault="00E27E70">
      <w:pPr>
        <w:pStyle w:val="CommentText"/>
      </w:pPr>
      <w:r>
        <w:rPr>
          <w:rStyle w:val="CommentReference"/>
        </w:rPr>
        <w:annotationRef/>
      </w:r>
      <w:r>
        <w:t xml:space="preserve">Wording not clear to me </w:t>
      </w:r>
    </w:p>
  </w:comment>
  <w:comment w:id="70" w:author="Gibran Hemani" w:date="2019-08-28T22:33:00Z" w:initials="GH">
    <w:p w14:paraId="7A6FA1D2" w14:textId="4F05EC32" w:rsidR="00EA6A87" w:rsidRDefault="00EA6A87">
      <w:pPr>
        <w:pStyle w:val="CommentText"/>
      </w:pPr>
      <w:r>
        <w:t xml:space="preserve">Thanks, </w:t>
      </w:r>
      <w:r>
        <w:rPr>
          <w:rStyle w:val="CommentReference"/>
        </w:rPr>
        <w:annotationRef/>
      </w:r>
      <w:r>
        <w:t>reworded</w:t>
      </w:r>
    </w:p>
  </w:comment>
  <w:comment w:id="75" w:author="George Davey Smith" w:date="2019-08-24T17:45:00Z" w:initials="GDS">
    <w:p w14:paraId="02903C73" w14:textId="42D51ACE" w:rsidR="00473DC9" w:rsidRDefault="00473DC9">
      <w:pPr>
        <w:pStyle w:val="CommentText"/>
      </w:pPr>
      <w:r>
        <w:rPr>
          <w:rStyle w:val="CommentReference"/>
        </w:rPr>
        <w:annotationRef/>
      </w:r>
      <w:r>
        <w:t xml:space="preserve">I couldn’t find this in what sent – could I see a copy of this? </w:t>
      </w:r>
    </w:p>
  </w:comment>
  <w:comment w:id="76" w:author="Gibran Hemani" w:date="2019-08-28T22:31:00Z" w:initials="GH">
    <w:p w14:paraId="1B68F67B" w14:textId="66639464" w:rsidR="00EA6A87" w:rsidRDefault="00EA6A87">
      <w:pPr>
        <w:pStyle w:val="CommentText"/>
      </w:pPr>
      <w:r>
        <w:rPr>
          <w:rStyle w:val="CommentReference"/>
        </w:rPr>
        <w:annotationRef/>
      </w:r>
      <w:r>
        <w:t>It’s part of the supplementary materials, will send</w:t>
      </w:r>
    </w:p>
  </w:comment>
  <w:comment w:id="79" w:author="George Davey Smith" w:date="2019-08-24T17:47:00Z" w:initials="GDS">
    <w:p w14:paraId="14964290" w14:textId="77777777" w:rsidR="007E342C" w:rsidRDefault="007E342C">
      <w:pPr>
        <w:pStyle w:val="CommentText"/>
      </w:pPr>
      <w:r>
        <w:rPr>
          <w:rStyle w:val="CommentReference"/>
        </w:rPr>
        <w:annotationRef/>
      </w:r>
      <w:r>
        <w:t xml:space="preserve">This is the first time this term is used, and it is a novel one so needs defining. </w:t>
      </w:r>
      <w:r w:rsidR="004A3276">
        <w:t xml:space="preserve">It seems the same as “correlated pleiotropy”, a neologism I didn’t like when introduced in a recent </w:t>
      </w:r>
      <w:proofErr w:type="spellStart"/>
      <w:r w:rsidR="004A3276">
        <w:t>bioRxiv</w:t>
      </w:r>
      <w:proofErr w:type="spellEnd"/>
      <w:r w:rsidR="004A3276">
        <w:t xml:space="preserve"> paper (see my comment on this </w:t>
      </w:r>
      <w:hyperlink r:id="rId1" w:history="1">
        <w:r w:rsidR="007369DC">
          <w:rPr>
            <w:rStyle w:val="Hyperlink"/>
          </w:rPr>
          <w:t>https://www.biorxiv.org/content/10.1101/682237v1?versioned=true</w:t>
        </w:r>
      </w:hyperlink>
    </w:p>
    <w:p w14:paraId="3D83E5E7" w14:textId="26648887" w:rsidR="007369DC" w:rsidRDefault="007369DC">
      <w:pPr>
        <w:pStyle w:val="CommentText"/>
      </w:pPr>
      <w:r>
        <w:t>Note they have changed the paper and might have removed what I criticised – haven’t read the new version</w:t>
      </w:r>
      <w:r w:rsidR="00D1122E">
        <w:t xml:space="preserve">. </w:t>
      </w:r>
      <w:proofErr w:type="gramStart"/>
      <w:r w:rsidR="00D1122E">
        <w:t>Basically</w:t>
      </w:r>
      <w:proofErr w:type="gramEnd"/>
      <w:r w:rsidR="00D1122E">
        <w:t xml:space="preserve"> it is mis-specified </w:t>
      </w:r>
      <w:r w:rsidR="005D0B10">
        <w:t xml:space="preserve">primary phenotype </w:t>
      </w:r>
    </w:p>
  </w:comment>
  <w:comment w:id="80" w:author="Gibran Hemani" w:date="2019-08-28T22:33:00Z" w:initials="GH">
    <w:p w14:paraId="2BE38113" w14:textId="31AD93AB" w:rsidR="00497B7D" w:rsidRDefault="00497B7D">
      <w:pPr>
        <w:pStyle w:val="CommentText"/>
      </w:pPr>
      <w:r>
        <w:rPr>
          <w:rStyle w:val="CommentReference"/>
        </w:rPr>
        <w:annotationRef/>
      </w:r>
      <w:r>
        <w:t>I think it is the same as correlated pleiotropy, but I prefer confounding pleiotropy because it describes the mechanism more explicitly. By contrast, correlated pleiotropy describes the consequence, which in my view is redundant because it is the same as violation of INSIDE</w:t>
      </w:r>
    </w:p>
  </w:comment>
  <w:comment w:id="107" w:author="George Davey Smith" w:date="2019-08-24T18:00:00Z" w:initials="GDS">
    <w:p w14:paraId="75442199" w14:textId="16653F78" w:rsidR="002E4A9C" w:rsidRDefault="002E4A9C">
      <w:pPr>
        <w:pStyle w:val="CommentText"/>
      </w:pPr>
      <w:r>
        <w:rPr>
          <w:rStyle w:val="CommentReference"/>
        </w:rPr>
        <w:annotationRef/>
      </w:r>
      <w:r>
        <w:t>Isn’t this a form of vertical pleiotropy? As with confound</w:t>
      </w:r>
      <w:r w:rsidR="00155093">
        <w:t xml:space="preserve">ing pleiotropy this is a new term and needs defining </w:t>
      </w:r>
    </w:p>
  </w:comment>
  <w:comment w:id="108" w:author="Gibran Hemani" w:date="2019-08-28T22:37:00Z" w:initials="GH">
    <w:p w14:paraId="1F02CA7B" w14:textId="27733A7F" w:rsidR="00552C96" w:rsidRDefault="00552C96">
      <w:pPr>
        <w:pStyle w:val="CommentText"/>
      </w:pPr>
      <w:r>
        <w:rPr>
          <w:rStyle w:val="CommentReference"/>
        </w:rPr>
        <w:annotationRef/>
      </w:r>
      <w:r>
        <w:rPr>
          <w:rStyle w:val="CommentReference"/>
        </w:rPr>
        <w:t xml:space="preserve">Added some more </w:t>
      </w:r>
      <w:proofErr w:type="gramStart"/>
      <w:r>
        <w:rPr>
          <w:rStyle w:val="CommentReference"/>
        </w:rPr>
        <w:t>explanation, and</w:t>
      </w:r>
      <w:proofErr w:type="gramEnd"/>
      <w:r>
        <w:rPr>
          <w:rStyle w:val="CommentReference"/>
        </w:rPr>
        <w:t xml:space="preserve"> pointing to the </w:t>
      </w:r>
      <w:proofErr w:type="spellStart"/>
      <w:r>
        <w:rPr>
          <w:rStyle w:val="CommentReference"/>
        </w:rPr>
        <w:t>dag</w:t>
      </w:r>
      <w:proofErr w:type="spellEnd"/>
      <w:r>
        <w:rPr>
          <w:rStyle w:val="CommentReference"/>
        </w:rPr>
        <w:t xml:space="preserve"> in fig 2 which illustrates it. I don’t think </w:t>
      </w:r>
      <w:proofErr w:type="gramStart"/>
      <w:r>
        <w:rPr>
          <w:rStyle w:val="CommentReference"/>
        </w:rPr>
        <w:t>it’s</w:t>
      </w:r>
      <w:proofErr w:type="gramEnd"/>
      <w:r>
        <w:rPr>
          <w:rStyle w:val="CommentReference"/>
        </w:rPr>
        <w:t xml:space="preserve"> pure vertical pleiotropy, though much of the </w:t>
      </w:r>
      <w:proofErr w:type="spellStart"/>
      <w:r>
        <w:rPr>
          <w:rStyle w:val="CommentReference"/>
        </w:rPr>
        <w:t>pleitropy</w:t>
      </w:r>
      <w:proofErr w:type="spellEnd"/>
      <w:r>
        <w:rPr>
          <w:rStyle w:val="CommentReference"/>
        </w:rPr>
        <w:t xml:space="preserve"> will be</w:t>
      </w:r>
    </w:p>
  </w:comment>
  <w:comment w:id="113" w:author="George Davey Smith" w:date="2019-08-24T18:01:00Z" w:initials="GDS">
    <w:p w14:paraId="40777E52" w14:textId="79B6C7AB" w:rsidR="008258A7" w:rsidRDefault="008258A7">
      <w:pPr>
        <w:pStyle w:val="CommentText"/>
      </w:pPr>
      <w:r>
        <w:rPr>
          <w:rStyle w:val="CommentReference"/>
        </w:rPr>
        <w:annotationRef/>
      </w:r>
      <w:r>
        <w:t xml:space="preserve">Reference numbering seems to have gone wrong. </w:t>
      </w:r>
      <w:proofErr w:type="gramStart"/>
      <w:r>
        <w:t>Also</w:t>
      </w:r>
      <w:proofErr w:type="gramEnd"/>
      <w:r>
        <w:t xml:space="preserve"> </w:t>
      </w:r>
      <w:r w:rsidR="00180D79">
        <w:t xml:space="preserve">ref 24 and 25 are the same. I haven’t checked refs further, but they need checking </w:t>
      </w:r>
    </w:p>
  </w:comment>
  <w:comment w:id="126" w:author="George Davey Smith" w:date="2019-08-24T18:03:00Z" w:initials="GDS">
    <w:p w14:paraId="75F27DE6" w14:textId="7C19795A" w:rsidR="002B1FBB" w:rsidRDefault="002B1FBB">
      <w:pPr>
        <w:pStyle w:val="CommentText"/>
      </w:pPr>
      <w:r>
        <w:rPr>
          <w:rStyle w:val="CommentReference"/>
        </w:rPr>
        <w:annotationRef/>
      </w:r>
      <w:r>
        <w:t xml:space="preserve">Would </w:t>
      </w:r>
      <w:proofErr w:type="spellStart"/>
      <w:r>
        <w:t>Steiger</w:t>
      </w:r>
      <w:proofErr w:type="spellEnd"/>
      <w:r>
        <w:t xml:space="preserve"> filtering not help here? </w:t>
      </w:r>
    </w:p>
  </w:comment>
  <w:comment w:id="127" w:author="Gibran Hemani" w:date="2019-08-28T22:51:00Z" w:initials="GH">
    <w:p w14:paraId="38F60032" w14:textId="53AB6814" w:rsidR="00803926" w:rsidRDefault="00803926">
      <w:pPr>
        <w:pStyle w:val="CommentText"/>
      </w:pPr>
      <w:r>
        <w:rPr>
          <w:rStyle w:val="CommentReference"/>
        </w:rPr>
        <w:annotationRef/>
      </w:r>
      <w:r>
        <w:t>Good question, I would have to look into it to check. In the original MR-</w:t>
      </w:r>
      <w:proofErr w:type="spellStart"/>
      <w:r>
        <w:t>EvE</w:t>
      </w:r>
      <w:proofErr w:type="spellEnd"/>
      <w:r>
        <w:t xml:space="preserve"> paper, those simulations showed that it was helpful in this scenario</w:t>
      </w:r>
    </w:p>
  </w:comment>
  <w:comment w:id="129" w:author="George Davey Smith" w:date="2019-08-24T18:03:00Z" w:initials="GDS">
    <w:p w14:paraId="3C1BCA56" w14:textId="6C27654D" w:rsidR="009654A0" w:rsidRDefault="009654A0">
      <w:pPr>
        <w:pStyle w:val="CommentText"/>
      </w:pPr>
      <w:r>
        <w:rPr>
          <w:rStyle w:val="CommentReference"/>
        </w:rPr>
        <w:annotationRef/>
      </w:r>
      <w:r>
        <w:t xml:space="preserve">This doesn’t read as a sentence </w:t>
      </w:r>
    </w:p>
  </w:comment>
  <w:comment w:id="152" w:author="Eleanor Sanderson" w:date="2019-08-14T19:41:00Z" w:initials="ES">
    <w:p w14:paraId="66BC3F0F" w14:textId="77777777" w:rsidR="00A810DB" w:rsidRDefault="00A810DB" w:rsidP="00A810DB">
      <w:pPr>
        <w:pStyle w:val="CommentText"/>
      </w:pPr>
      <w:r>
        <w:rPr>
          <w:rStyle w:val="CommentReference"/>
        </w:rPr>
        <w:annotationRef/>
      </w:r>
      <w:r>
        <w:t xml:space="preserve">These effects aren’t distinguishable but that is partly because in both cases x has no direct causal effect on the outcome. </w:t>
      </w:r>
    </w:p>
  </w:comment>
  <w:comment w:id="138" w:author="Eleanor Sanderson" w:date="2019-08-13T20:28:00Z" w:initials="ES">
    <w:p w14:paraId="0E4D6F7F" w14:textId="56FBAE4C" w:rsidR="002C4711" w:rsidRDefault="002C4711">
      <w:pPr>
        <w:pStyle w:val="CommentText"/>
      </w:pPr>
      <w:r>
        <w:rPr>
          <w:rStyle w:val="CommentReference"/>
        </w:rPr>
        <w:annotationRef/>
      </w:r>
      <w:r>
        <w:t xml:space="preserve">This is not surprising as MVMR estimates the direct effect on the outcome, which is different from the total effect when the candidate trait is a mediator. I think this statement is a bit unfair and the fact that it is targeting a different </w:t>
      </w:r>
      <w:proofErr w:type="spellStart"/>
      <w:r>
        <w:t>estimand</w:t>
      </w:r>
      <w:proofErr w:type="spellEnd"/>
      <w:r>
        <w:t xml:space="preserve"> in this case should be acknowledged. </w:t>
      </w:r>
    </w:p>
  </w:comment>
  <w:comment w:id="173" w:author="Eleanor Sanderson" w:date="2019-08-14T19:41:00Z" w:initials="ES">
    <w:p w14:paraId="277D3C5F" w14:textId="18AD26EF" w:rsidR="002C4711" w:rsidRDefault="002C4711">
      <w:pPr>
        <w:pStyle w:val="CommentText"/>
      </w:pPr>
      <w:r>
        <w:rPr>
          <w:rStyle w:val="CommentReference"/>
        </w:rPr>
        <w:annotationRef/>
      </w:r>
      <w:r>
        <w:t xml:space="preserve">These effects aren’t distinguishable but that is partly because in both cases x has no direct causal effect on the outcome. </w:t>
      </w:r>
    </w:p>
  </w:comment>
  <w:comment w:id="176" w:author="Eleanor Sanderson" w:date="2019-08-14T19:44:00Z" w:initials="ES">
    <w:p w14:paraId="436EE851" w14:textId="110F4428" w:rsidR="002C4711" w:rsidRDefault="002C4711">
      <w:pPr>
        <w:pStyle w:val="CommentText"/>
      </w:pPr>
      <w:r>
        <w:rPr>
          <w:rStyle w:val="CommentReference"/>
        </w:rPr>
        <w:annotationRef/>
      </w:r>
      <w:proofErr w:type="gramStart"/>
      <w:r>
        <w:t>Again</w:t>
      </w:r>
      <w:proofErr w:type="gramEnd"/>
      <w:r>
        <w:t xml:space="preserve"> I think this bit should be re-phrased as MVMR is estimating the true (conditional) effect </w:t>
      </w:r>
      <w:proofErr w:type="spellStart"/>
      <w:r>
        <w:t>where as</w:t>
      </w:r>
      <w:proofErr w:type="spellEnd"/>
      <w:r>
        <w:t xml:space="preserve"> outlier adjustment is estimating the true total effect. MR-</w:t>
      </w:r>
      <w:proofErr w:type="spellStart"/>
      <w:r>
        <w:t>tryx</w:t>
      </w:r>
      <w:proofErr w:type="spellEnd"/>
      <w:r>
        <w:t xml:space="preserve"> is great here as that total effect cannot be obtained from traditional MR or MVMR under this form of pleiotropy but that doesn’t mean MVMR is incorrect – </w:t>
      </w:r>
      <w:proofErr w:type="spellStart"/>
      <w:r>
        <w:t>its</w:t>
      </w:r>
      <w:proofErr w:type="spellEnd"/>
      <w:r>
        <w:t xml:space="preserve"> just estimating something different. </w:t>
      </w:r>
    </w:p>
  </w:comment>
  <w:comment w:id="192" w:author="George Davey Smith" w:date="2019-08-24T18:05:00Z" w:initials="GDS">
    <w:p w14:paraId="2F2FCEF5" w14:textId="3F1EC6C8" w:rsidR="003D6FAE" w:rsidRDefault="003D6FAE">
      <w:pPr>
        <w:pStyle w:val="CommentText"/>
      </w:pPr>
      <w:r>
        <w:rPr>
          <w:rStyle w:val="CommentReference"/>
        </w:rPr>
        <w:annotationRef/>
      </w:r>
      <w:r>
        <w:t>This reads as if the two o</w:t>
      </w:r>
      <w:r w:rsidR="002E60A5">
        <w:t xml:space="preserve">utliers uncovered multiple candidate traits </w:t>
      </w:r>
    </w:p>
  </w:comment>
  <w:comment w:id="193" w:author="Gibran Hemani" w:date="2019-08-28T22:52:00Z" w:initials="GH">
    <w:p w14:paraId="263F9C09" w14:textId="1C4526C2" w:rsidR="00025F6D" w:rsidRDefault="00025F6D">
      <w:pPr>
        <w:pStyle w:val="CommentText"/>
      </w:pPr>
      <w:r>
        <w:rPr>
          <w:rStyle w:val="CommentReference"/>
        </w:rPr>
        <w:annotationRef/>
      </w:r>
      <w:r>
        <w:t>That is the case</w:t>
      </w:r>
    </w:p>
  </w:comment>
  <w:comment w:id="195" w:author="George Davey Smith" w:date="2019-08-24T18:07:00Z" w:initials="GDS">
    <w:p w14:paraId="06DB3188" w14:textId="16E72BA6" w:rsidR="008E5264" w:rsidRDefault="008E5264">
      <w:pPr>
        <w:pStyle w:val="CommentText"/>
      </w:pPr>
      <w:r>
        <w:rPr>
          <w:rStyle w:val="CommentReference"/>
        </w:rPr>
        <w:annotationRef/>
      </w:r>
      <w:proofErr w:type="gramStart"/>
      <w:r>
        <w:t>Again</w:t>
      </w:r>
      <w:proofErr w:type="gramEnd"/>
      <w:r>
        <w:t xml:space="preserve"> I wondered here if </w:t>
      </w:r>
      <w:proofErr w:type="spellStart"/>
      <w:r>
        <w:t>Steiger</w:t>
      </w:r>
      <w:proofErr w:type="spellEnd"/>
      <w:r>
        <w:t xml:space="preserve"> would be informative </w:t>
      </w:r>
    </w:p>
  </w:comment>
  <w:comment w:id="196" w:author="George Davey Smith" w:date="2019-08-24T18:08:00Z" w:initials="GDS">
    <w:p w14:paraId="59DACFAD" w14:textId="42E89ACC" w:rsidR="00232B53" w:rsidRDefault="00232B53">
      <w:pPr>
        <w:pStyle w:val="CommentText"/>
      </w:pPr>
      <w:r>
        <w:rPr>
          <w:rStyle w:val="CommentReference"/>
        </w:rPr>
        <w:annotationRef/>
      </w:r>
      <w:r>
        <w:t xml:space="preserve">Is this correct? </w:t>
      </w:r>
    </w:p>
  </w:comment>
  <w:comment w:id="197" w:author="Gibran Hemani" w:date="2019-08-28T22:52:00Z" w:initials="GH">
    <w:p w14:paraId="2E3F7D48" w14:textId="49E50947" w:rsidR="00E67678" w:rsidRDefault="00E67678">
      <w:pPr>
        <w:pStyle w:val="CommentText"/>
      </w:pPr>
      <w:r>
        <w:rPr>
          <w:rStyle w:val="CommentReference"/>
        </w:rPr>
        <w:annotationRef/>
      </w:r>
      <w:r>
        <w:t>Yes, in practice all the results were extremely similar</w:t>
      </w:r>
      <w:r w:rsidR="00C93D58">
        <w:t>. There were a large number of instruments and adjusting for just a few outliers didn’t have enough impact on the overall estimate</w:t>
      </w:r>
    </w:p>
  </w:comment>
  <w:comment w:id="267" w:author="George Davey Smith" w:date="2019-08-24T18:10:00Z" w:initials="GDS">
    <w:p w14:paraId="6EAE6327" w14:textId="2D39F6E1" w:rsidR="00A503F1" w:rsidRDefault="00A503F1">
      <w:pPr>
        <w:pStyle w:val="CommentText"/>
      </w:pPr>
      <w:r>
        <w:rPr>
          <w:rStyle w:val="CommentReference"/>
        </w:rPr>
        <w:annotationRef/>
      </w:r>
      <w:r>
        <w:t>Would two-step MR be of value here?</w:t>
      </w:r>
    </w:p>
  </w:comment>
  <w:comment w:id="268" w:author="Gibran Hemani" w:date="2019-08-28T22:58:00Z" w:initials="GH">
    <w:p w14:paraId="5653DED6" w14:textId="60507D46" w:rsidR="00E2090D" w:rsidRDefault="00E2090D">
      <w:pPr>
        <w:pStyle w:val="CommentText"/>
      </w:pPr>
      <w:r>
        <w:rPr>
          <w:rStyle w:val="CommentReference"/>
        </w:rPr>
        <w:annotationRef/>
      </w:r>
      <w:r>
        <w:t xml:space="preserve">It might have the </w:t>
      </w:r>
      <w:r w:rsidR="00FD6C09">
        <w:t>complementary</w:t>
      </w:r>
      <w:r>
        <w:t xml:space="preserve"> problem to MVMR – it won’t completely drop the exposure signal in the case that it is on the pathway, but it might also fail to drop the exposure signal when its effect is due to pleiotropy.</w:t>
      </w:r>
    </w:p>
  </w:comment>
  <w:comment w:id="271" w:author="George Davey Smith" w:date="2019-08-24T18:11:00Z" w:initials="GDS">
    <w:p w14:paraId="7D395AD3" w14:textId="31D0C79F" w:rsidR="00E61011" w:rsidRDefault="00E61011">
      <w:pPr>
        <w:pStyle w:val="CommentText"/>
      </w:pPr>
      <w:r>
        <w:rPr>
          <w:rStyle w:val="CommentReference"/>
        </w:rPr>
        <w:annotationRef/>
      </w:r>
      <w:r>
        <w:t>Is this the correct reference?</w:t>
      </w:r>
    </w:p>
  </w:comment>
  <w:comment w:id="288" w:author="George Davey Smith" w:date="2019-08-24T18:12:00Z" w:initials="GDS">
    <w:p w14:paraId="7302D8B1" w14:textId="20433274" w:rsidR="00A90DA0" w:rsidRDefault="00A90DA0">
      <w:pPr>
        <w:pStyle w:val="CommentText"/>
      </w:pPr>
      <w:r>
        <w:rPr>
          <w:rStyle w:val="CommentReference"/>
        </w:rPr>
        <w:annotationRef/>
      </w:r>
      <w:r>
        <w:t xml:space="preserve">Difficult to follow … do you mean </w:t>
      </w:r>
      <w:r w:rsidR="0081793B">
        <w:t xml:space="preserve">adjusting some outliers for what is a mediating factor (and should not be adjusted for)? </w:t>
      </w:r>
    </w:p>
  </w:comment>
  <w:comment w:id="289" w:author="Gibran Hemani" w:date="2019-08-28T22:54:00Z" w:initials="GH">
    <w:p w14:paraId="4AE699E7" w14:textId="4F6F4B8F" w:rsidR="00F83783" w:rsidRDefault="00F83783">
      <w:pPr>
        <w:pStyle w:val="CommentText"/>
      </w:pPr>
      <w:r>
        <w:rPr>
          <w:rStyle w:val="CommentReference"/>
        </w:rPr>
        <w:annotationRef/>
      </w:r>
      <w:r>
        <w:t xml:space="preserve">Yes, it is essentially saying that adjustment in this scenario is bad; </w:t>
      </w:r>
      <w:proofErr w:type="spellStart"/>
      <w:r>
        <w:t>mvmr</w:t>
      </w:r>
      <w:proofErr w:type="spellEnd"/>
      <w:r>
        <w:t xml:space="preserve"> adjusts everything which nullifies the signal, and outlier adjustment only nullifies the signal at the outliers which might introduce heterogeneity but won’t completely drop the variable</w:t>
      </w:r>
    </w:p>
  </w:comment>
  <w:comment w:id="296" w:author="George Davey Smith" w:date="2019-08-24T18:14:00Z" w:initials="GDS">
    <w:p w14:paraId="01E107C0" w14:textId="70E2B246" w:rsidR="00436489" w:rsidRDefault="00436489">
      <w:pPr>
        <w:pStyle w:val="CommentText"/>
      </w:pPr>
      <w:r>
        <w:rPr>
          <w:rStyle w:val="CommentReference"/>
        </w:rPr>
        <w:annotationRef/>
      </w:r>
      <w:r>
        <w:t>Does this reference show what it is quoted as showing?</w:t>
      </w:r>
    </w:p>
  </w:comment>
  <w:comment w:id="298" w:author="Eleanor Sanderson" w:date="2019-08-14T21:58:00Z" w:initials="ES">
    <w:p w14:paraId="01576312" w14:textId="6C03B074" w:rsidR="002C4711" w:rsidRDefault="002C4711">
      <w:pPr>
        <w:pStyle w:val="CommentText"/>
      </w:pPr>
      <w:r>
        <w:rPr>
          <w:rStyle w:val="CommentReference"/>
        </w:rPr>
        <w:annotationRef/>
      </w:r>
      <w:r>
        <w:t>Aren’t there more than this in there now?</w:t>
      </w:r>
    </w:p>
  </w:comment>
  <w:comment w:id="299" w:author="Yoonsu Cho" w:date="2019-08-19T17:28:00Z" w:initials="YC">
    <w:p w14:paraId="46D820BF" w14:textId="1E7CD472" w:rsidR="002C4711" w:rsidRDefault="002C4711">
      <w:pPr>
        <w:pStyle w:val="CommentText"/>
      </w:pPr>
      <w:r>
        <w:rPr>
          <w:rStyle w:val="CommentReference"/>
        </w:rPr>
        <w:annotationRef/>
      </w:r>
      <w:r>
        <w:t>Yes certainly, but I can’t find the exact number of phenotypes available in MR-Base</w:t>
      </w:r>
    </w:p>
  </w:comment>
  <w:comment w:id="300" w:author="George Davey Smith" w:date="2019-08-24T18:15:00Z" w:initials="GDS">
    <w:p w14:paraId="26E87AAA" w14:textId="63FB9D89" w:rsidR="00D0506A" w:rsidRDefault="00D0506A">
      <w:pPr>
        <w:pStyle w:val="CommentText"/>
      </w:pPr>
      <w:r>
        <w:rPr>
          <w:rStyle w:val="CommentReference"/>
        </w:rPr>
        <w:annotationRef/>
      </w:r>
      <w:r>
        <w:t xml:space="preserve">Because you can’t </w:t>
      </w:r>
      <w:r w:rsidR="00FA7C17">
        <w:t>identify</w:t>
      </w:r>
      <w:r>
        <w:t xml:space="preserve"> the</w:t>
      </w:r>
      <w:r w:rsidR="00FA7C17">
        <w:t xml:space="preserve"> phenotype through which it is having </w:t>
      </w:r>
      <w:r w:rsidR="00F73A1D">
        <w:t xml:space="preserve">the </w:t>
      </w:r>
      <w:proofErr w:type="gramStart"/>
      <w:r w:rsidR="00F73A1D">
        <w:t>effect?</w:t>
      </w:r>
      <w:proofErr w:type="gramEnd"/>
      <w:r>
        <w:t xml:space="preserve"> </w:t>
      </w:r>
    </w:p>
  </w:comment>
  <w:comment w:id="302" w:author="George Davey Smith" w:date="2019-08-24T18:17:00Z" w:initials="GDS">
    <w:p w14:paraId="0B918F2F" w14:textId="501B48A4" w:rsidR="00FC6265" w:rsidRDefault="00FC6265">
      <w:pPr>
        <w:pStyle w:val="CommentText"/>
      </w:pPr>
      <w:r>
        <w:rPr>
          <w:rStyle w:val="CommentReference"/>
        </w:rPr>
        <w:annotationRef/>
      </w:r>
      <w:r>
        <w:t xml:space="preserve">I don’t see how this follows from </w:t>
      </w:r>
      <w:r w:rsidR="00F427AD">
        <w:t>MR-Base not having results from replication studies?</w:t>
      </w:r>
    </w:p>
  </w:comment>
  <w:comment w:id="306" w:author="George Davey Smith" w:date="2019-08-24T18:19:00Z" w:initials="GDS">
    <w:p w14:paraId="061E4B62" w14:textId="7ABF9DD4" w:rsidR="00846042" w:rsidRDefault="00846042">
      <w:pPr>
        <w:pStyle w:val="CommentText"/>
      </w:pPr>
      <w:r>
        <w:rPr>
          <w:rStyle w:val="CommentReference"/>
        </w:rPr>
        <w:annotationRef/>
      </w:r>
      <w:r>
        <w:t xml:space="preserve">Should this be “all other”? the CHD-mimic trait will presumably remain? </w:t>
      </w:r>
    </w:p>
  </w:comment>
  <w:comment w:id="307" w:author="Gibran Hemani" w:date="2019-08-28T23:12:00Z" w:initials="GH">
    <w:p w14:paraId="402C755C" w14:textId="321064D8" w:rsidR="00EF4E76" w:rsidRDefault="00EF4E76">
      <w:pPr>
        <w:pStyle w:val="CommentText"/>
      </w:pPr>
      <w:r>
        <w:rPr>
          <w:rStyle w:val="CommentReference"/>
        </w:rPr>
        <w:annotationRef/>
      </w:r>
      <w:r w:rsidR="004E49EC">
        <w:t>Y</w:t>
      </w:r>
      <w:r>
        <w:t>ep</w:t>
      </w:r>
      <w:r w:rsidR="004E49EC">
        <w:t>!</w:t>
      </w:r>
    </w:p>
  </w:comment>
  <w:comment w:id="309" w:author="Eleanor Sanderson" w:date="2019-08-14T22:02:00Z" w:initials="ES">
    <w:p w14:paraId="482EB8FE" w14:textId="14C966D0" w:rsidR="002C4711" w:rsidRDefault="002C4711">
      <w:pPr>
        <w:pStyle w:val="CommentText"/>
      </w:pPr>
      <w:r>
        <w:rPr>
          <w:rStyle w:val="CommentReference"/>
        </w:rPr>
        <w:annotationRef/>
      </w:r>
      <w:r>
        <w:t>I don’t think you mention sample overlap between the exposures and outcomes and what impact that will have at different stages as it is likely to happen at some point.</w:t>
      </w:r>
    </w:p>
  </w:comment>
  <w:comment w:id="311" w:author="George Davey Smith" w:date="2019-08-24T18:20:00Z" w:initials="GDS">
    <w:p w14:paraId="5294AADD" w14:textId="1758A758" w:rsidR="007A78FD" w:rsidRDefault="007A78FD">
      <w:pPr>
        <w:pStyle w:val="CommentText"/>
      </w:pPr>
      <w:r>
        <w:rPr>
          <w:rStyle w:val="CommentReference"/>
        </w:rPr>
        <w:annotationRef/>
      </w:r>
      <w:r>
        <w:t xml:space="preserve">Overlap should be limited (or recognised and interrogated) </w:t>
      </w:r>
      <w:r w:rsidR="00C83173">
        <w:t xml:space="preserve">– and ref </w:t>
      </w:r>
      <w:hyperlink r:id="rId2" w:history="1">
        <w:r w:rsidR="00966ED7" w:rsidRPr="00966ED7">
          <w:rPr>
            <w:color w:val="0000FF"/>
            <w:sz w:val="22"/>
            <w:szCs w:val="22"/>
            <w:u w:val="single"/>
          </w:rPr>
          <w:t>https://www.ncbi.nlm.nih.gov/pubmed/27625185</w:t>
        </w:r>
      </w:hyperlink>
    </w:p>
  </w:comment>
  <w:comment w:id="334" w:author="Eleanor Sanderson" w:date="2019-08-13T19:45:00Z" w:initials="ES">
    <w:p w14:paraId="754744C0" w14:textId="77777777" w:rsidR="002C4711" w:rsidRDefault="002C4711">
      <w:pPr>
        <w:pStyle w:val="CommentText"/>
      </w:pPr>
      <w:r>
        <w:rPr>
          <w:rStyle w:val="CommentReference"/>
        </w:rPr>
        <w:annotationRef/>
      </w:r>
      <w:r>
        <w:t>Ref 24 is now published in IJE.</w:t>
      </w:r>
    </w:p>
    <w:p w14:paraId="1C14A82F" w14:textId="77777777" w:rsidR="002C4711" w:rsidRDefault="002C4711">
      <w:pPr>
        <w:pStyle w:val="CommentText"/>
      </w:pPr>
    </w:p>
    <w:p w14:paraId="73D829D0" w14:textId="1632CB82" w:rsidR="002C4711" w:rsidRDefault="002C4711">
      <w:pPr>
        <w:pStyle w:val="CommentText"/>
      </w:pPr>
      <w:r>
        <w:t>Also are 11 and 38 the same paper?</w:t>
      </w:r>
    </w:p>
  </w:comment>
  <w:comment w:id="337" w:author="George Davey Smith" w:date="2019-08-24T18:24:00Z" w:initials="GDS">
    <w:p w14:paraId="5D089350" w14:textId="3C67CC20" w:rsidR="008F08E1" w:rsidRDefault="008F08E1">
      <w:pPr>
        <w:pStyle w:val="CommentText"/>
      </w:pPr>
      <w:r>
        <w:rPr>
          <w:rStyle w:val="CommentReference"/>
        </w:rPr>
        <w:annotationRef/>
      </w:r>
      <w:proofErr w:type="spellStart"/>
      <w:r>
        <w:t>gy</w:t>
      </w:r>
      <w:proofErr w:type="spellEnd"/>
      <w:r>
        <w:t xml:space="preserve"> is not illustrated in the figure </w:t>
      </w:r>
    </w:p>
  </w:comment>
  <w:comment w:id="339" w:author="George Davey Smith" w:date="2019-08-24T18:25:00Z" w:initials="GDS">
    <w:p w14:paraId="57E23C9D" w14:textId="4494D004" w:rsidR="000F5E10" w:rsidRDefault="000F5E10">
      <w:pPr>
        <w:pStyle w:val="CommentText"/>
      </w:pPr>
      <w:r>
        <w:rPr>
          <w:rStyle w:val="CommentReference"/>
        </w:rPr>
        <w:annotationRef/>
      </w:r>
      <w:r>
        <w:t>red in figure, but will figure be in black and white?</w:t>
      </w:r>
    </w:p>
  </w:comment>
  <w:comment w:id="344" w:author="George Davey Smith" w:date="2019-08-24T18:26:00Z" w:initials="GDS">
    <w:p w14:paraId="12E5ECE0" w14:textId="65119F57" w:rsidR="007E1B04" w:rsidRDefault="007E1B04">
      <w:pPr>
        <w:pStyle w:val="CommentText"/>
      </w:pPr>
      <w:r>
        <w:rPr>
          <w:rStyle w:val="CommentReference"/>
        </w:rPr>
        <w:annotationRef/>
      </w:r>
      <w:r>
        <w:t xml:space="preserve">Through </w:t>
      </w:r>
      <w:proofErr w:type="spellStart"/>
      <w:r>
        <w:t>py</w:t>
      </w:r>
      <w:proofErr w:type="spellEnd"/>
      <w:r>
        <w:t xml:space="preserve"> and </w:t>
      </w:r>
      <w:proofErr w:type="spellStart"/>
      <w:r>
        <w:t>xy</w:t>
      </w:r>
      <w:proofErr w:type="spellEnd"/>
      <w:r>
        <w:t xml:space="preserve">? </w:t>
      </w:r>
    </w:p>
  </w:comment>
  <w:comment w:id="351" w:author="George Davey Smith" w:date="2019-08-24T18:28:00Z" w:initials="GDS">
    <w:p w14:paraId="2D98FFE5" w14:textId="0B2B3317" w:rsidR="008E0ABA" w:rsidRDefault="008E0ABA">
      <w:pPr>
        <w:pStyle w:val="CommentText"/>
      </w:pPr>
      <w:r>
        <w:rPr>
          <w:rStyle w:val="CommentReference"/>
        </w:rPr>
        <w:annotationRef/>
      </w:r>
      <w:r>
        <w:t>Is this Bonfer</w:t>
      </w:r>
      <w:r w:rsidR="003D7EBE">
        <w:t>roni corrected?</w:t>
      </w:r>
    </w:p>
  </w:comment>
  <w:comment w:id="352" w:author="Gibran Hemani" w:date="2019-08-28T23:31:00Z" w:initials="GH">
    <w:p w14:paraId="6A214A05" w14:textId="2E05D269" w:rsidR="001C11C2" w:rsidRDefault="001C11C2">
      <w:pPr>
        <w:pStyle w:val="CommentText"/>
      </w:pPr>
      <w:r>
        <w:rPr>
          <w:rStyle w:val="CommentReference"/>
        </w:rPr>
        <w:annotationRef/>
      </w:r>
      <w:r>
        <w:t>FDR adjusted</w:t>
      </w:r>
    </w:p>
  </w:comment>
  <w:comment w:id="354" w:author="George Davey Smith" w:date="2019-08-24T18:29:00Z" w:initials="GDS">
    <w:p w14:paraId="7F7D799A" w14:textId="703EA5BA" w:rsidR="009134DB" w:rsidRDefault="009134DB">
      <w:pPr>
        <w:pStyle w:val="CommentText"/>
      </w:pPr>
      <w:r>
        <w:rPr>
          <w:rStyle w:val="CommentReference"/>
        </w:rPr>
        <w:annotationRef/>
      </w:r>
      <w:r>
        <w:t>Y axis not labelled in 1b</w:t>
      </w:r>
    </w:p>
  </w:comment>
  <w:comment w:id="355" w:author="Eleanor Sanderson" w:date="2019-08-14T22:11:00Z" w:initials="ES">
    <w:p w14:paraId="477CF602" w14:textId="60878756" w:rsidR="002C4711" w:rsidRDefault="002C4711">
      <w:pPr>
        <w:pStyle w:val="CommentText"/>
      </w:pPr>
      <w:r>
        <w:rPr>
          <w:rStyle w:val="CommentReference"/>
        </w:rPr>
        <w:annotationRef/>
      </w:r>
      <w:r>
        <w:t xml:space="preserve">Should this be -3.8 -&gt; otherwise it looks like this isn’t associated with the outcome.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F1B201" w15:done="0"/>
  <w15:commentEx w15:paraId="636298A5" w15:done="1"/>
  <w15:commentEx w15:paraId="6EA3D202" w15:done="0"/>
  <w15:commentEx w15:paraId="7A364624" w15:done="0"/>
  <w15:commentEx w15:paraId="598E7377" w15:paraIdParent="7A364624" w15:done="0"/>
  <w15:commentEx w15:paraId="33EE4276" w15:done="0"/>
  <w15:commentEx w15:paraId="7C23AB1B" w15:paraIdParent="33EE4276" w15:done="0"/>
  <w15:commentEx w15:paraId="457832FA" w15:paraIdParent="33EE4276" w15:done="0"/>
  <w15:commentEx w15:paraId="163D632F" w15:done="0"/>
  <w15:commentEx w15:paraId="5C9030A9" w15:paraIdParent="163D632F" w15:done="0"/>
  <w15:commentEx w15:paraId="2A47239A" w15:done="1"/>
  <w15:commentEx w15:paraId="528FF7DE" w15:paraIdParent="2A47239A" w15:done="1"/>
  <w15:commentEx w15:paraId="5D60C1AB" w15:done="0"/>
  <w15:commentEx w15:paraId="7A6FA1D2" w15:paraIdParent="5D60C1AB" w15:done="0"/>
  <w15:commentEx w15:paraId="02903C73" w15:done="0"/>
  <w15:commentEx w15:paraId="1B68F67B" w15:paraIdParent="02903C73" w15:done="0"/>
  <w15:commentEx w15:paraId="3D83E5E7" w15:done="0"/>
  <w15:commentEx w15:paraId="2BE38113" w15:paraIdParent="3D83E5E7" w15:done="0"/>
  <w15:commentEx w15:paraId="75442199" w15:done="0"/>
  <w15:commentEx w15:paraId="1F02CA7B" w15:paraIdParent="75442199" w15:done="0"/>
  <w15:commentEx w15:paraId="40777E52" w15:done="0"/>
  <w15:commentEx w15:paraId="75F27DE6" w15:done="0"/>
  <w15:commentEx w15:paraId="38F60032" w15:paraIdParent="75F27DE6" w15:done="0"/>
  <w15:commentEx w15:paraId="3C1BCA56" w15:done="0"/>
  <w15:commentEx w15:paraId="66BC3F0F" w15:done="1"/>
  <w15:commentEx w15:paraId="0E4D6F7F" w15:done="0"/>
  <w15:commentEx w15:paraId="277D3C5F" w15:done="1"/>
  <w15:commentEx w15:paraId="436EE851" w15:done="0"/>
  <w15:commentEx w15:paraId="2F2FCEF5" w15:done="0"/>
  <w15:commentEx w15:paraId="263F9C09" w15:paraIdParent="2F2FCEF5" w15:done="0"/>
  <w15:commentEx w15:paraId="06DB3188" w15:done="0"/>
  <w15:commentEx w15:paraId="59DACFAD" w15:done="0"/>
  <w15:commentEx w15:paraId="2E3F7D48" w15:paraIdParent="59DACFAD" w15:done="0"/>
  <w15:commentEx w15:paraId="6EAE6327" w15:done="0"/>
  <w15:commentEx w15:paraId="5653DED6" w15:paraIdParent="6EAE6327" w15:done="0"/>
  <w15:commentEx w15:paraId="7D395AD3" w15:done="0"/>
  <w15:commentEx w15:paraId="7302D8B1" w15:done="0"/>
  <w15:commentEx w15:paraId="4AE699E7" w15:paraIdParent="7302D8B1" w15:done="0"/>
  <w15:commentEx w15:paraId="01E107C0" w15:done="0"/>
  <w15:commentEx w15:paraId="01576312" w15:done="0"/>
  <w15:commentEx w15:paraId="46D820BF" w15:paraIdParent="01576312" w15:done="0"/>
  <w15:commentEx w15:paraId="26E87AAA" w15:done="0"/>
  <w15:commentEx w15:paraId="0B918F2F" w15:done="0"/>
  <w15:commentEx w15:paraId="061E4B62" w15:done="0"/>
  <w15:commentEx w15:paraId="402C755C" w15:paraIdParent="061E4B62" w15:done="0"/>
  <w15:commentEx w15:paraId="482EB8FE" w15:done="1"/>
  <w15:commentEx w15:paraId="5294AADD" w15:done="0"/>
  <w15:commentEx w15:paraId="73D829D0" w15:done="1"/>
  <w15:commentEx w15:paraId="5D089350" w15:done="0"/>
  <w15:commentEx w15:paraId="57E23C9D" w15:done="1"/>
  <w15:commentEx w15:paraId="12E5ECE0" w15:done="0"/>
  <w15:commentEx w15:paraId="2D98FFE5" w15:done="0"/>
  <w15:commentEx w15:paraId="6A214A05" w15:paraIdParent="2D98FFE5" w15:done="0"/>
  <w15:commentEx w15:paraId="7F7D799A" w15:done="0"/>
  <w15:commentEx w15:paraId="477CF6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F1B201" w16cid:durableId="211174FE"/>
  <w16cid:commentId w16cid:paraId="636298A5" w16cid:durableId="20FD90BF"/>
  <w16cid:commentId w16cid:paraId="6EA3D202" w16cid:durableId="210BF320"/>
  <w16cid:commentId w16cid:paraId="7A364624" w16cid:durableId="210BF3E4"/>
  <w16cid:commentId w16cid:paraId="598E7377" w16cid:durableId="21117D78"/>
  <w16cid:commentId w16cid:paraId="33EE4276" w16cid:durableId="20FD9387"/>
  <w16cid:commentId w16cid:paraId="7C23AB1B" w16cid:durableId="21051478"/>
  <w16cid:commentId w16cid:paraId="457832FA" w16cid:durableId="210656E4"/>
  <w16cid:commentId w16cid:paraId="163D632F" w16cid:durableId="210BF525"/>
  <w16cid:commentId w16cid:paraId="5C9030A9" w16cid:durableId="21117E5F"/>
  <w16cid:commentId w16cid:paraId="2A47239A" w16cid:durableId="20FD9655"/>
  <w16cid:commentId w16cid:paraId="528FF7DE" w16cid:durableId="2105209D"/>
  <w16cid:commentId w16cid:paraId="5D60C1AB" w16cid:durableId="210BF623"/>
  <w16cid:commentId w16cid:paraId="7A6FA1D2" w16cid:durableId="21117FB3"/>
  <w16cid:commentId w16cid:paraId="02903C73" w16cid:durableId="210BF636"/>
  <w16cid:commentId w16cid:paraId="1B68F67B" w16cid:durableId="21117F54"/>
  <w16cid:commentId w16cid:paraId="3D83E5E7" w16cid:durableId="210BF6BA"/>
  <w16cid:commentId w16cid:paraId="2BE38113" w16cid:durableId="21117FCC"/>
  <w16cid:commentId w16cid:paraId="75442199" w16cid:durableId="210BF9C1"/>
  <w16cid:commentId w16cid:paraId="1F02CA7B" w16cid:durableId="211180B8"/>
  <w16cid:commentId w16cid:paraId="40777E52" w16cid:durableId="210BFA0A"/>
  <w16cid:commentId w16cid:paraId="75F27DE6" w16cid:durableId="210BFA5F"/>
  <w16cid:commentId w16cid:paraId="38F60032" w16cid:durableId="211183E9"/>
  <w16cid:commentId w16cid:paraId="3C1BCA56" w16cid:durableId="210BFA80"/>
  <w16cid:commentId w16cid:paraId="66BC3F0F" w16cid:durableId="210BF242"/>
  <w16cid:commentId w16cid:paraId="0E4D6F7F" w16cid:durableId="20FD9C0B"/>
  <w16cid:commentId w16cid:paraId="277D3C5F" w16cid:durableId="20FEE277"/>
  <w16cid:commentId w16cid:paraId="436EE851" w16cid:durableId="20FEE300"/>
  <w16cid:commentId w16cid:paraId="2F2FCEF5" w16cid:durableId="210BFB07"/>
  <w16cid:commentId w16cid:paraId="263F9C09" w16cid:durableId="21118420"/>
  <w16cid:commentId w16cid:paraId="06DB3188" w16cid:durableId="210BFB5F"/>
  <w16cid:commentId w16cid:paraId="59DACFAD" w16cid:durableId="210BFB86"/>
  <w16cid:commentId w16cid:paraId="2E3F7D48" w16cid:durableId="2111843B"/>
  <w16cid:commentId w16cid:paraId="6EAE6327" w16cid:durableId="210BFC25"/>
  <w16cid:commentId w16cid:paraId="5653DED6" w16cid:durableId="211185A1"/>
  <w16cid:commentId w16cid:paraId="7D395AD3" w16cid:durableId="210BFC44"/>
  <w16cid:commentId w16cid:paraId="7302D8B1" w16cid:durableId="210BFC99"/>
  <w16cid:commentId w16cid:paraId="4AE699E7" w16cid:durableId="21118494"/>
  <w16cid:commentId w16cid:paraId="01E107C0" w16cid:durableId="210BFCE9"/>
  <w16cid:commentId w16cid:paraId="01576312" w16cid:durableId="20FF0281"/>
  <w16cid:commentId w16cid:paraId="46D820BF" w16cid:durableId="21055AA6"/>
  <w16cid:commentId w16cid:paraId="26E87AAA" w16cid:durableId="210BFD3C"/>
  <w16cid:commentId w16cid:paraId="0B918F2F" w16cid:durableId="210BFDB3"/>
  <w16cid:commentId w16cid:paraId="061E4B62" w16cid:durableId="210BFE3C"/>
  <w16cid:commentId w16cid:paraId="402C755C" w16cid:durableId="211188D2"/>
  <w16cid:commentId w16cid:paraId="482EB8FE" w16cid:durableId="20FF038A"/>
  <w16cid:commentId w16cid:paraId="5294AADD" w16cid:durableId="210BFE70"/>
  <w16cid:commentId w16cid:paraId="73D829D0" w16cid:durableId="20FD91DA"/>
  <w16cid:commentId w16cid:paraId="5D089350" w16cid:durableId="210BFF5C"/>
  <w16cid:commentId w16cid:paraId="57E23C9D" w16cid:durableId="210BFF88"/>
  <w16cid:commentId w16cid:paraId="12E5ECE0" w16cid:durableId="210BFFD3"/>
  <w16cid:commentId w16cid:paraId="2D98FFE5" w16cid:durableId="210C004A"/>
  <w16cid:commentId w16cid:paraId="6A214A05" w16cid:durableId="21118D52"/>
  <w16cid:commentId w16cid:paraId="7F7D799A" w16cid:durableId="210C008C"/>
  <w16cid:commentId w16cid:paraId="477CF602" w16cid:durableId="20FF05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072261" w14:textId="77777777" w:rsidR="00224FBE" w:rsidRDefault="00224FBE">
      <w:pPr>
        <w:spacing w:line="240" w:lineRule="auto"/>
      </w:pPr>
      <w:r>
        <w:separator/>
      </w:r>
    </w:p>
  </w:endnote>
  <w:endnote w:type="continuationSeparator" w:id="0">
    <w:p w14:paraId="6B0C270E" w14:textId="77777777" w:rsidR="00224FBE" w:rsidRDefault="00224F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E0258" w14:textId="77777777" w:rsidR="00243440" w:rsidRDefault="002434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2765784"/>
      <w:docPartObj>
        <w:docPartGallery w:val="Page Numbers (Bottom of Page)"/>
        <w:docPartUnique/>
      </w:docPartObj>
    </w:sdtPr>
    <w:sdtEndPr>
      <w:rPr>
        <w:noProof/>
      </w:rPr>
    </w:sdtEndPr>
    <w:sdtContent>
      <w:p w14:paraId="70FE231A" w14:textId="77777777" w:rsidR="002C4711" w:rsidRDefault="002C4711">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60957E13" w14:textId="77777777" w:rsidR="002C4711" w:rsidRDefault="002C47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B876B" w14:textId="77777777" w:rsidR="00243440" w:rsidRDefault="002434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91D3C4" w14:textId="77777777" w:rsidR="00224FBE" w:rsidRDefault="00224FBE">
      <w:pPr>
        <w:spacing w:line="240" w:lineRule="auto"/>
      </w:pPr>
      <w:r>
        <w:separator/>
      </w:r>
    </w:p>
  </w:footnote>
  <w:footnote w:type="continuationSeparator" w:id="0">
    <w:p w14:paraId="4B7F5C88" w14:textId="77777777" w:rsidR="00224FBE" w:rsidRDefault="00224F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13DAE" w14:textId="77777777" w:rsidR="00243440" w:rsidRDefault="002434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325B7" w14:textId="77777777" w:rsidR="00243440" w:rsidRDefault="002434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601CA" w14:textId="77777777" w:rsidR="00243440" w:rsidRDefault="002434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5099A"/>
    <w:multiLevelType w:val="multilevel"/>
    <w:tmpl w:val="046C0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0F606F"/>
    <w:multiLevelType w:val="hybridMultilevel"/>
    <w:tmpl w:val="9DF8C1D8"/>
    <w:lvl w:ilvl="0" w:tplc="F0A47554">
      <w:start w:val="1"/>
      <w:numFmt w:val="decimal"/>
      <w:lvlText w:val="(%1)."/>
      <w:lvlJc w:val="left"/>
      <w:pPr>
        <w:ind w:left="502" w:hanging="360"/>
      </w:pPr>
      <w:rPr>
        <w:rFonts w:hint="default"/>
        <w:b w:val="0"/>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123547"/>
    <w:multiLevelType w:val="hybridMultilevel"/>
    <w:tmpl w:val="FD4E470E"/>
    <w:lvl w:ilvl="0" w:tplc="5F4091E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90787A"/>
    <w:multiLevelType w:val="hybridMultilevel"/>
    <w:tmpl w:val="A62448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9A3423"/>
    <w:multiLevelType w:val="hybridMultilevel"/>
    <w:tmpl w:val="188C18B6"/>
    <w:lvl w:ilvl="0" w:tplc="707E0DF6">
      <w:start w:val="10"/>
      <w:numFmt w:val="bullet"/>
      <w:lvlText w:val=""/>
      <w:lvlJc w:val="left"/>
      <w:pPr>
        <w:ind w:left="525" w:hanging="360"/>
      </w:pPr>
      <w:rPr>
        <w:rFonts w:ascii="Wingdings" w:eastAsiaTheme="minorEastAsia" w:hAnsi="Wingdings" w:cs="Arial" w:hint="default"/>
      </w:rPr>
    </w:lvl>
    <w:lvl w:ilvl="1" w:tplc="08090003" w:tentative="1">
      <w:start w:val="1"/>
      <w:numFmt w:val="bullet"/>
      <w:lvlText w:val="o"/>
      <w:lvlJc w:val="left"/>
      <w:pPr>
        <w:ind w:left="1245" w:hanging="360"/>
      </w:pPr>
      <w:rPr>
        <w:rFonts w:ascii="Courier New" w:hAnsi="Courier New" w:cs="Courier New" w:hint="default"/>
      </w:rPr>
    </w:lvl>
    <w:lvl w:ilvl="2" w:tplc="08090005" w:tentative="1">
      <w:start w:val="1"/>
      <w:numFmt w:val="bullet"/>
      <w:lvlText w:val=""/>
      <w:lvlJc w:val="left"/>
      <w:pPr>
        <w:ind w:left="1965" w:hanging="360"/>
      </w:pPr>
      <w:rPr>
        <w:rFonts w:ascii="Wingdings" w:hAnsi="Wingdings" w:hint="default"/>
      </w:rPr>
    </w:lvl>
    <w:lvl w:ilvl="3" w:tplc="08090001" w:tentative="1">
      <w:start w:val="1"/>
      <w:numFmt w:val="bullet"/>
      <w:lvlText w:val=""/>
      <w:lvlJc w:val="left"/>
      <w:pPr>
        <w:ind w:left="2685" w:hanging="360"/>
      </w:pPr>
      <w:rPr>
        <w:rFonts w:ascii="Symbol" w:hAnsi="Symbol" w:hint="default"/>
      </w:rPr>
    </w:lvl>
    <w:lvl w:ilvl="4" w:tplc="08090003" w:tentative="1">
      <w:start w:val="1"/>
      <w:numFmt w:val="bullet"/>
      <w:lvlText w:val="o"/>
      <w:lvlJc w:val="left"/>
      <w:pPr>
        <w:ind w:left="3405" w:hanging="360"/>
      </w:pPr>
      <w:rPr>
        <w:rFonts w:ascii="Courier New" w:hAnsi="Courier New" w:cs="Courier New" w:hint="default"/>
      </w:rPr>
    </w:lvl>
    <w:lvl w:ilvl="5" w:tplc="08090005" w:tentative="1">
      <w:start w:val="1"/>
      <w:numFmt w:val="bullet"/>
      <w:lvlText w:val=""/>
      <w:lvlJc w:val="left"/>
      <w:pPr>
        <w:ind w:left="4125" w:hanging="360"/>
      </w:pPr>
      <w:rPr>
        <w:rFonts w:ascii="Wingdings" w:hAnsi="Wingdings" w:hint="default"/>
      </w:rPr>
    </w:lvl>
    <w:lvl w:ilvl="6" w:tplc="08090001" w:tentative="1">
      <w:start w:val="1"/>
      <w:numFmt w:val="bullet"/>
      <w:lvlText w:val=""/>
      <w:lvlJc w:val="left"/>
      <w:pPr>
        <w:ind w:left="4845" w:hanging="360"/>
      </w:pPr>
      <w:rPr>
        <w:rFonts w:ascii="Symbol" w:hAnsi="Symbol" w:hint="default"/>
      </w:rPr>
    </w:lvl>
    <w:lvl w:ilvl="7" w:tplc="08090003" w:tentative="1">
      <w:start w:val="1"/>
      <w:numFmt w:val="bullet"/>
      <w:lvlText w:val="o"/>
      <w:lvlJc w:val="left"/>
      <w:pPr>
        <w:ind w:left="5565" w:hanging="360"/>
      </w:pPr>
      <w:rPr>
        <w:rFonts w:ascii="Courier New" w:hAnsi="Courier New" w:cs="Courier New" w:hint="default"/>
      </w:rPr>
    </w:lvl>
    <w:lvl w:ilvl="8" w:tplc="08090005" w:tentative="1">
      <w:start w:val="1"/>
      <w:numFmt w:val="bullet"/>
      <w:lvlText w:val=""/>
      <w:lvlJc w:val="left"/>
      <w:pPr>
        <w:ind w:left="6285" w:hanging="360"/>
      </w:pPr>
      <w:rPr>
        <w:rFonts w:ascii="Wingdings" w:hAnsi="Wingdings" w:hint="default"/>
      </w:rPr>
    </w:lvl>
  </w:abstractNum>
  <w:abstractNum w:abstractNumId="5" w15:restartNumberingAfterBreak="0">
    <w:nsid w:val="41550C73"/>
    <w:multiLevelType w:val="multilevel"/>
    <w:tmpl w:val="ACDCD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BF11170"/>
    <w:multiLevelType w:val="hybridMultilevel"/>
    <w:tmpl w:val="6F30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642B23"/>
    <w:multiLevelType w:val="hybridMultilevel"/>
    <w:tmpl w:val="E95865AA"/>
    <w:lvl w:ilvl="0" w:tplc="325E87B6">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274F91"/>
    <w:multiLevelType w:val="hybridMultilevel"/>
    <w:tmpl w:val="F590471E"/>
    <w:lvl w:ilvl="0" w:tplc="D308606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FE0AFB"/>
    <w:multiLevelType w:val="hybridMultilevel"/>
    <w:tmpl w:val="17625386"/>
    <w:lvl w:ilvl="0" w:tplc="1EC4ACFE">
      <w:numFmt w:val="bullet"/>
      <w:lvlText w:val=""/>
      <w:lvlJc w:val="left"/>
      <w:pPr>
        <w:ind w:left="720" w:hanging="360"/>
      </w:pPr>
      <w:rPr>
        <w:rFonts w:ascii="Wingdings" w:eastAsiaTheme="minorEastAsia"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1"/>
  </w:num>
  <w:num w:numId="5">
    <w:abstractNumId w:val="9"/>
  </w:num>
  <w:num w:numId="6">
    <w:abstractNumId w:val="4"/>
  </w:num>
  <w:num w:numId="7">
    <w:abstractNumId w:val="2"/>
  </w:num>
  <w:num w:numId="8">
    <w:abstractNumId w:val="6"/>
  </w:num>
  <w:num w:numId="9">
    <w:abstractNumId w:val="8"/>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bran Hemani">
    <w15:presenceInfo w15:providerId="AD" w15:userId="S::gh13047@bristol.ac.uk::7efd33cf-a783-440c-ab4a-db565865b211"/>
  </w15:person>
  <w15:person w15:author="George Davey Smith">
    <w15:presenceInfo w15:providerId="AD" w15:userId="S::epgds@bristol.ac.uk::497489d0-44c6-4dc3-948e-9419cc969a5c"/>
  </w15:person>
  <w15:person w15:author="Yoonsu Cho">
    <w15:presenceInfo w15:providerId="AD" w15:userId="S::yc16575@bristol.ac.uk::c0892122-dc12-4d55-8856-0a746a0e60de"/>
  </w15:person>
  <w15:person w15:author="Eleanor Sanderson">
    <w15:presenceInfo w15:providerId="None" w15:userId="Eleanor Sander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 Communications Copy&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0teevaf5a05akervd25v50wfwp9z5x2vwxd&quot;&gt;MR_TRYX_170718&lt;record-ids&gt;&lt;item&gt;1&lt;/item&gt;&lt;item&gt;2&lt;/item&gt;&lt;item&gt;3&lt;/item&gt;&lt;item&gt;9&lt;/item&gt;&lt;item&gt;12&lt;/item&gt;&lt;item&gt;14&lt;/item&gt;&lt;item&gt;16&lt;/item&gt;&lt;item&gt;17&lt;/item&gt;&lt;item&gt;18&lt;/item&gt;&lt;item&gt;19&lt;/item&gt;&lt;item&gt;20&lt;/item&gt;&lt;item&gt;21&lt;/item&gt;&lt;item&gt;22&lt;/item&gt;&lt;item&gt;23&lt;/item&gt;&lt;item&gt;24&lt;/item&gt;&lt;item&gt;25&lt;/item&gt;&lt;item&gt;26&lt;/item&gt;&lt;item&gt;27&lt;/item&gt;&lt;item&gt;28&lt;/item&gt;&lt;item&gt;31&lt;/item&gt;&lt;item&gt;40&lt;/item&gt;&lt;item&gt;42&lt;/item&gt;&lt;item&gt;44&lt;/item&gt;&lt;item&gt;45&lt;/item&gt;&lt;item&gt;46&lt;/item&gt;&lt;item&gt;47&lt;/item&gt;&lt;item&gt;50&lt;/item&gt;&lt;item&gt;52&lt;/item&gt;&lt;item&gt;58&lt;/item&gt;&lt;item&gt;59&lt;/item&gt;&lt;item&gt;60&lt;/item&gt;&lt;item&gt;61&lt;/item&gt;&lt;item&gt;63&lt;/item&gt;&lt;item&gt;64&lt;/item&gt;&lt;item&gt;66&lt;/item&gt;&lt;item&gt;67&lt;/item&gt;&lt;item&gt;68&lt;/item&gt;&lt;item&gt;69&lt;/item&gt;&lt;item&gt;70&lt;/item&gt;&lt;item&gt;71&lt;/item&gt;&lt;item&gt;72&lt;/item&gt;&lt;item&gt;73&lt;/item&gt;&lt;item&gt;74&lt;/item&gt;&lt;item&gt;84&lt;/item&gt;&lt;item&gt;86&lt;/item&gt;&lt;item&gt;88&lt;/item&gt;&lt;item&gt;90&lt;/item&gt;&lt;item&gt;91&lt;/item&gt;&lt;item&gt;92&lt;/item&gt;&lt;item&gt;93&lt;/item&gt;&lt;/record-ids&gt;&lt;/item&gt;&lt;/Libraries&gt;"/>
  </w:docVars>
  <w:rsids>
    <w:rsidRoot w:val="000C0344"/>
    <w:rsid w:val="00001536"/>
    <w:rsid w:val="00001B4E"/>
    <w:rsid w:val="00003693"/>
    <w:rsid w:val="00025F6D"/>
    <w:rsid w:val="000300E5"/>
    <w:rsid w:val="00030E58"/>
    <w:rsid w:val="0003351C"/>
    <w:rsid w:val="00056EA5"/>
    <w:rsid w:val="00057414"/>
    <w:rsid w:val="0006175D"/>
    <w:rsid w:val="00073DDA"/>
    <w:rsid w:val="00090EE7"/>
    <w:rsid w:val="0009160F"/>
    <w:rsid w:val="0009164D"/>
    <w:rsid w:val="000917F1"/>
    <w:rsid w:val="00091E03"/>
    <w:rsid w:val="00093FB6"/>
    <w:rsid w:val="0009730A"/>
    <w:rsid w:val="00097E3D"/>
    <w:rsid w:val="000A5654"/>
    <w:rsid w:val="000A5DE9"/>
    <w:rsid w:val="000B6A8A"/>
    <w:rsid w:val="000C0344"/>
    <w:rsid w:val="000C4C6E"/>
    <w:rsid w:val="000E6E53"/>
    <w:rsid w:val="000F52A3"/>
    <w:rsid w:val="000F5E10"/>
    <w:rsid w:val="000F6D22"/>
    <w:rsid w:val="001066D9"/>
    <w:rsid w:val="00113232"/>
    <w:rsid w:val="001253B4"/>
    <w:rsid w:val="0012596C"/>
    <w:rsid w:val="00130CBF"/>
    <w:rsid w:val="00133B14"/>
    <w:rsid w:val="00134D20"/>
    <w:rsid w:val="0013589B"/>
    <w:rsid w:val="001358B9"/>
    <w:rsid w:val="001443FB"/>
    <w:rsid w:val="001518C3"/>
    <w:rsid w:val="00155093"/>
    <w:rsid w:val="00162D42"/>
    <w:rsid w:val="00170AD3"/>
    <w:rsid w:val="00172EA1"/>
    <w:rsid w:val="00175EAC"/>
    <w:rsid w:val="00180D79"/>
    <w:rsid w:val="00196B3B"/>
    <w:rsid w:val="001A7A27"/>
    <w:rsid w:val="001B05CB"/>
    <w:rsid w:val="001B069D"/>
    <w:rsid w:val="001B1275"/>
    <w:rsid w:val="001C11C2"/>
    <w:rsid w:val="001C38C7"/>
    <w:rsid w:val="001C6A07"/>
    <w:rsid w:val="001D3247"/>
    <w:rsid w:val="001E02AE"/>
    <w:rsid w:val="001E118F"/>
    <w:rsid w:val="001E2637"/>
    <w:rsid w:val="001E5086"/>
    <w:rsid w:val="002004C4"/>
    <w:rsid w:val="00200F24"/>
    <w:rsid w:val="0021708E"/>
    <w:rsid w:val="002202DE"/>
    <w:rsid w:val="00221A5B"/>
    <w:rsid w:val="00221B98"/>
    <w:rsid w:val="00224FBE"/>
    <w:rsid w:val="00225889"/>
    <w:rsid w:val="00232B2B"/>
    <w:rsid w:val="00232B53"/>
    <w:rsid w:val="00243440"/>
    <w:rsid w:val="00244993"/>
    <w:rsid w:val="0024502F"/>
    <w:rsid w:val="00247FFD"/>
    <w:rsid w:val="002506B4"/>
    <w:rsid w:val="00254BD2"/>
    <w:rsid w:val="00256A4E"/>
    <w:rsid w:val="00257C6F"/>
    <w:rsid w:val="00263AEB"/>
    <w:rsid w:val="00285ACE"/>
    <w:rsid w:val="00287B52"/>
    <w:rsid w:val="00290A8A"/>
    <w:rsid w:val="0029261B"/>
    <w:rsid w:val="00294B69"/>
    <w:rsid w:val="00295ABE"/>
    <w:rsid w:val="00297371"/>
    <w:rsid w:val="002A19AD"/>
    <w:rsid w:val="002A3F16"/>
    <w:rsid w:val="002A543D"/>
    <w:rsid w:val="002B1FBB"/>
    <w:rsid w:val="002B397F"/>
    <w:rsid w:val="002B6723"/>
    <w:rsid w:val="002C1598"/>
    <w:rsid w:val="002C4711"/>
    <w:rsid w:val="002C6735"/>
    <w:rsid w:val="002D25B3"/>
    <w:rsid w:val="002D3466"/>
    <w:rsid w:val="002D5D3D"/>
    <w:rsid w:val="002E0E47"/>
    <w:rsid w:val="002E42C3"/>
    <w:rsid w:val="002E4A9C"/>
    <w:rsid w:val="002E5534"/>
    <w:rsid w:val="002E60A5"/>
    <w:rsid w:val="002E76A6"/>
    <w:rsid w:val="002F5C90"/>
    <w:rsid w:val="002F6E41"/>
    <w:rsid w:val="003064A3"/>
    <w:rsid w:val="00330FA4"/>
    <w:rsid w:val="00344E5A"/>
    <w:rsid w:val="003457EB"/>
    <w:rsid w:val="003513BE"/>
    <w:rsid w:val="00353174"/>
    <w:rsid w:val="003549E7"/>
    <w:rsid w:val="003607D2"/>
    <w:rsid w:val="00375416"/>
    <w:rsid w:val="003951DC"/>
    <w:rsid w:val="00396EC4"/>
    <w:rsid w:val="003B1217"/>
    <w:rsid w:val="003B63E3"/>
    <w:rsid w:val="003C13A6"/>
    <w:rsid w:val="003C40D8"/>
    <w:rsid w:val="003C44C5"/>
    <w:rsid w:val="003C5270"/>
    <w:rsid w:val="003C5B5F"/>
    <w:rsid w:val="003C76CB"/>
    <w:rsid w:val="003D30D0"/>
    <w:rsid w:val="003D6FAE"/>
    <w:rsid w:val="003D71F9"/>
    <w:rsid w:val="003D7EBE"/>
    <w:rsid w:val="003E7161"/>
    <w:rsid w:val="003F1CBB"/>
    <w:rsid w:val="003F638D"/>
    <w:rsid w:val="003F7897"/>
    <w:rsid w:val="004009CF"/>
    <w:rsid w:val="00402E87"/>
    <w:rsid w:val="00404E22"/>
    <w:rsid w:val="00407035"/>
    <w:rsid w:val="00413C61"/>
    <w:rsid w:val="004169E5"/>
    <w:rsid w:val="0042092D"/>
    <w:rsid w:val="00427B99"/>
    <w:rsid w:val="00436489"/>
    <w:rsid w:val="00446B3E"/>
    <w:rsid w:val="0045321E"/>
    <w:rsid w:val="00454D50"/>
    <w:rsid w:val="0045593D"/>
    <w:rsid w:val="00455C90"/>
    <w:rsid w:val="00457EBC"/>
    <w:rsid w:val="00463E83"/>
    <w:rsid w:val="00473DC9"/>
    <w:rsid w:val="00474129"/>
    <w:rsid w:val="004767EF"/>
    <w:rsid w:val="0049433E"/>
    <w:rsid w:val="00497B7D"/>
    <w:rsid w:val="004A179B"/>
    <w:rsid w:val="004A3276"/>
    <w:rsid w:val="004A5160"/>
    <w:rsid w:val="004B70B3"/>
    <w:rsid w:val="004C37C8"/>
    <w:rsid w:val="004C46A8"/>
    <w:rsid w:val="004C49C7"/>
    <w:rsid w:val="004E0063"/>
    <w:rsid w:val="004E1BA7"/>
    <w:rsid w:val="004E2654"/>
    <w:rsid w:val="004E49EC"/>
    <w:rsid w:val="004E742D"/>
    <w:rsid w:val="004E7A3D"/>
    <w:rsid w:val="004F049C"/>
    <w:rsid w:val="004F5808"/>
    <w:rsid w:val="00501D7B"/>
    <w:rsid w:val="005027D0"/>
    <w:rsid w:val="00511AA8"/>
    <w:rsid w:val="00513ACB"/>
    <w:rsid w:val="005212CE"/>
    <w:rsid w:val="00523FA2"/>
    <w:rsid w:val="00533E22"/>
    <w:rsid w:val="00534B16"/>
    <w:rsid w:val="00535C18"/>
    <w:rsid w:val="00542CF6"/>
    <w:rsid w:val="00545CCB"/>
    <w:rsid w:val="00546DC2"/>
    <w:rsid w:val="005517AB"/>
    <w:rsid w:val="00552C96"/>
    <w:rsid w:val="005600C5"/>
    <w:rsid w:val="00571DAA"/>
    <w:rsid w:val="00581853"/>
    <w:rsid w:val="00591A8A"/>
    <w:rsid w:val="005A4D08"/>
    <w:rsid w:val="005B7274"/>
    <w:rsid w:val="005C0A01"/>
    <w:rsid w:val="005C0BE4"/>
    <w:rsid w:val="005C212E"/>
    <w:rsid w:val="005C30C2"/>
    <w:rsid w:val="005C5236"/>
    <w:rsid w:val="005C7D5F"/>
    <w:rsid w:val="005D0B10"/>
    <w:rsid w:val="005E7F84"/>
    <w:rsid w:val="005F0E2E"/>
    <w:rsid w:val="00601EDA"/>
    <w:rsid w:val="00602850"/>
    <w:rsid w:val="00603FFA"/>
    <w:rsid w:val="0061131A"/>
    <w:rsid w:val="00612662"/>
    <w:rsid w:val="00613A56"/>
    <w:rsid w:val="00614782"/>
    <w:rsid w:val="00617ED2"/>
    <w:rsid w:val="006356A6"/>
    <w:rsid w:val="0065066C"/>
    <w:rsid w:val="006664B8"/>
    <w:rsid w:val="00667FEF"/>
    <w:rsid w:val="0067660E"/>
    <w:rsid w:val="00695793"/>
    <w:rsid w:val="006A15E1"/>
    <w:rsid w:val="006A517A"/>
    <w:rsid w:val="006C0B33"/>
    <w:rsid w:val="006C6231"/>
    <w:rsid w:val="006C646D"/>
    <w:rsid w:val="006C78A7"/>
    <w:rsid w:val="006C7962"/>
    <w:rsid w:val="006D1B80"/>
    <w:rsid w:val="006D1D14"/>
    <w:rsid w:val="006E02F9"/>
    <w:rsid w:val="006E4119"/>
    <w:rsid w:val="006F2667"/>
    <w:rsid w:val="006F3BB8"/>
    <w:rsid w:val="00702386"/>
    <w:rsid w:val="00705E0F"/>
    <w:rsid w:val="0071415A"/>
    <w:rsid w:val="00715286"/>
    <w:rsid w:val="0072585B"/>
    <w:rsid w:val="0072585C"/>
    <w:rsid w:val="00726F01"/>
    <w:rsid w:val="00734F4E"/>
    <w:rsid w:val="007364BA"/>
    <w:rsid w:val="007369DC"/>
    <w:rsid w:val="00737F88"/>
    <w:rsid w:val="00744049"/>
    <w:rsid w:val="00746B2E"/>
    <w:rsid w:val="00750D1F"/>
    <w:rsid w:val="0075514C"/>
    <w:rsid w:val="007553D5"/>
    <w:rsid w:val="00755AB6"/>
    <w:rsid w:val="00760A8F"/>
    <w:rsid w:val="00766066"/>
    <w:rsid w:val="0077014F"/>
    <w:rsid w:val="007823A2"/>
    <w:rsid w:val="007834A3"/>
    <w:rsid w:val="007844F7"/>
    <w:rsid w:val="00786ACE"/>
    <w:rsid w:val="0079477C"/>
    <w:rsid w:val="007A4006"/>
    <w:rsid w:val="007A5F1D"/>
    <w:rsid w:val="007A78FD"/>
    <w:rsid w:val="007C416F"/>
    <w:rsid w:val="007D243A"/>
    <w:rsid w:val="007E0ADF"/>
    <w:rsid w:val="007E1B04"/>
    <w:rsid w:val="007E342C"/>
    <w:rsid w:val="007E510E"/>
    <w:rsid w:val="007E7D22"/>
    <w:rsid w:val="007F7FAB"/>
    <w:rsid w:val="0080232D"/>
    <w:rsid w:val="00803060"/>
    <w:rsid w:val="00803926"/>
    <w:rsid w:val="00804EFE"/>
    <w:rsid w:val="0081774C"/>
    <w:rsid w:val="0081793B"/>
    <w:rsid w:val="008238B2"/>
    <w:rsid w:val="008258A7"/>
    <w:rsid w:val="00832F60"/>
    <w:rsid w:val="008347D4"/>
    <w:rsid w:val="00835C36"/>
    <w:rsid w:val="00846042"/>
    <w:rsid w:val="00854B3A"/>
    <w:rsid w:val="008664BF"/>
    <w:rsid w:val="008715C1"/>
    <w:rsid w:val="00876394"/>
    <w:rsid w:val="00881ABE"/>
    <w:rsid w:val="00881B5E"/>
    <w:rsid w:val="00882C09"/>
    <w:rsid w:val="00890129"/>
    <w:rsid w:val="0089065E"/>
    <w:rsid w:val="00894CBC"/>
    <w:rsid w:val="008A2151"/>
    <w:rsid w:val="008A6955"/>
    <w:rsid w:val="008C23D9"/>
    <w:rsid w:val="008C42A9"/>
    <w:rsid w:val="008C5AF1"/>
    <w:rsid w:val="008E0ABA"/>
    <w:rsid w:val="008E15CD"/>
    <w:rsid w:val="008E5264"/>
    <w:rsid w:val="008F08E1"/>
    <w:rsid w:val="009134DB"/>
    <w:rsid w:val="00924A1D"/>
    <w:rsid w:val="00927495"/>
    <w:rsid w:val="0093218C"/>
    <w:rsid w:val="00933055"/>
    <w:rsid w:val="00934B0A"/>
    <w:rsid w:val="00941350"/>
    <w:rsid w:val="00941B3A"/>
    <w:rsid w:val="0094663C"/>
    <w:rsid w:val="00951D9F"/>
    <w:rsid w:val="009654A0"/>
    <w:rsid w:val="00966ED7"/>
    <w:rsid w:val="00974022"/>
    <w:rsid w:val="00974892"/>
    <w:rsid w:val="00976FFD"/>
    <w:rsid w:val="00983BCA"/>
    <w:rsid w:val="00994030"/>
    <w:rsid w:val="009A646C"/>
    <w:rsid w:val="009A67AC"/>
    <w:rsid w:val="009B226C"/>
    <w:rsid w:val="009C231C"/>
    <w:rsid w:val="009C2688"/>
    <w:rsid w:val="009D521E"/>
    <w:rsid w:val="009D65F6"/>
    <w:rsid w:val="009D6635"/>
    <w:rsid w:val="009E3ADB"/>
    <w:rsid w:val="009E5B3F"/>
    <w:rsid w:val="009F0F62"/>
    <w:rsid w:val="009F3C75"/>
    <w:rsid w:val="009F4387"/>
    <w:rsid w:val="009F74C3"/>
    <w:rsid w:val="00A03B1C"/>
    <w:rsid w:val="00A10D0A"/>
    <w:rsid w:val="00A127F4"/>
    <w:rsid w:val="00A1408F"/>
    <w:rsid w:val="00A225E6"/>
    <w:rsid w:val="00A22BAB"/>
    <w:rsid w:val="00A40754"/>
    <w:rsid w:val="00A46620"/>
    <w:rsid w:val="00A503F1"/>
    <w:rsid w:val="00A6192B"/>
    <w:rsid w:val="00A61A7A"/>
    <w:rsid w:val="00A6259F"/>
    <w:rsid w:val="00A71B78"/>
    <w:rsid w:val="00A810DB"/>
    <w:rsid w:val="00A854A6"/>
    <w:rsid w:val="00A90DA0"/>
    <w:rsid w:val="00A9371F"/>
    <w:rsid w:val="00A964A5"/>
    <w:rsid w:val="00AA192C"/>
    <w:rsid w:val="00AA3933"/>
    <w:rsid w:val="00AA3DE6"/>
    <w:rsid w:val="00AA46C9"/>
    <w:rsid w:val="00AB21FF"/>
    <w:rsid w:val="00AB39F4"/>
    <w:rsid w:val="00AB3F24"/>
    <w:rsid w:val="00AB438A"/>
    <w:rsid w:val="00AC14A7"/>
    <w:rsid w:val="00AC6F64"/>
    <w:rsid w:val="00AE528F"/>
    <w:rsid w:val="00B00479"/>
    <w:rsid w:val="00B0074E"/>
    <w:rsid w:val="00B11E28"/>
    <w:rsid w:val="00B12A5F"/>
    <w:rsid w:val="00B12D6C"/>
    <w:rsid w:val="00B155E1"/>
    <w:rsid w:val="00B171EA"/>
    <w:rsid w:val="00B2174B"/>
    <w:rsid w:val="00B22A9D"/>
    <w:rsid w:val="00B25BD2"/>
    <w:rsid w:val="00B301F6"/>
    <w:rsid w:val="00B32DA1"/>
    <w:rsid w:val="00B53BF2"/>
    <w:rsid w:val="00B6607C"/>
    <w:rsid w:val="00B6789C"/>
    <w:rsid w:val="00B75988"/>
    <w:rsid w:val="00B8314A"/>
    <w:rsid w:val="00B85E0C"/>
    <w:rsid w:val="00B9076B"/>
    <w:rsid w:val="00B94E0F"/>
    <w:rsid w:val="00BA4BBD"/>
    <w:rsid w:val="00BA6DF0"/>
    <w:rsid w:val="00BB122B"/>
    <w:rsid w:val="00BB19B5"/>
    <w:rsid w:val="00BC1222"/>
    <w:rsid w:val="00BC70D2"/>
    <w:rsid w:val="00BD275D"/>
    <w:rsid w:val="00BD44EC"/>
    <w:rsid w:val="00BE1C83"/>
    <w:rsid w:val="00BF273F"/>
    <w:rsid w:val="00BF3880"/>
    <w:rsid w:val="00BF7DDF"/>
    <w:rsid w:val="00C01F5C"/>
    <w:rsid w:val="00C31D44"/>
    <w:rsid w:val="00C44817"/>
    <w:rsid w:val="00C51821"/>
    <w:rsid w:val="00C53A4E"/>
    <w:rsid w:val="00C57AA1"/>
    <w:rsid w:val="00C610A0"/>
    <w:rsid w:val="00C6327E"/>
    <w:rsid w:val="00C70BE2"/>
    <w:rsid w:val="00C771A0"/>
    <w:rsid w:val="00C805BA"/>
    <w:rsid w:val="00C83173"/>
    <w:rsid w:val="00C83267"/>
    <w:rsid w:val="00C84A87"/>
    <w:rsid w:val="00C93D58"/>
    <w:rsid w:val="00C9672A"/>
    <w:rsid w:val="00CA04A7"/>
    <w:rsid w:val="00CA4E4E"/>
    <w:rsid w:val="00CB37B3"/>
    <w:rsid w:val="00CB5F10"/>
    <w:rsid w:val="00CB7B54"/>
    <w:rsid w:val="00CC17FB"/>
    <w:rsid w:val="00CC52C3"/>
    <w:rsid w:val="00CE06D3"/>
    <w:rsid w:val="00CE5B24"/>
    <w:rsid w:val="00CF5506"/>
    <w:rsid w:val="00CF5FEB"/>
    <w:rsid w:val="00D047A5"/>
    <w:rsid w:val="00D0506A"/>
    <w:rsid w:val="00D065CF"/>
    <w:rsid w:val="00D1122E"/>
    <w:rsid w:val="00D13F0A"/>
    <w:rsid w:val="00D21245"/>
    <w:rsid w:val="00D279BA"/>
    <w:rsid w:val="00D30475"/>
    <w:rsid w:val="00D41E97"/>
    <w:rsid w:val="00D50936"/>
    <w:rsid w:val="00D61198"/>
    <w:rsid w:val="00D6670A"/>
    <w:rsid w:val="00D66FE0"/>
    <w:rsid w:val="00D72206"/>
    <w:rsid w:val="00D9593A"/>
    <w:rsid w:val="00D95C6A"/>
    <w:rsid w:val="00DA000A"/>
    <w:rsid w:val="00DA0118"/>
    <w:rsid w:val="00DA2E03"/>
    <w:rsid w:val="00DA7E51"/>
    <w:rsid w:val="00DB7624"/>
    <w:rsid w:val="00DC27C6"/>
    <w:rsid w:val="00DD34F8"/>
    <w:rsid w:val="00DD42E0"/>
    <w:rsid w:val="00E02ED3"/>
    <w:rsid w:val="00E13EE2"/>
    <w:rsid w:val="00E17AF6"/>
    <w:rsid w:val="00E2090D"/>
    <w:rsid w:val="00E2478A"/>
    <w:rsid w:val="00E265A4"/>
    <w:rsid w:val="00E27E70"/>
    <w:rsid w:val="00E353B5"/>
    <w:rsid w:val="00E3543C"/>
    <w:rsid w:val="00E4752E"/>
    <w:rsid w:val="00E47991"/>
    <w:rsid w:val="00E578F7"/>
    <w:rsid w:val="00E60E3C"/>
    <w:rsid w:val="00E61011"/>
    <w:rsid w:val="00E67678"/>
    <w:rsid w:val="00E7128C"/>
    <w:rsid w:val="00E806F8"/>
    <w:rsid w:val="00E80D2B"/>
    <w:rsid w:val="00E90B61"/>
    <w:rsid w:val="00E97F17"/>
    <w:rsid w:val="00E97F3C"/>
    <w:rsid w:val="00EA6A87"/>
    <w:rsid w:val="00EB406D"/>
    <w:rsid w:val="00EC14A3"/>
    <w:rsid w:val="00EC1994"/>
    <w:rsid w:val="00EC7AF0"/>
    <w:rsid w:val="00ED0E73"/>
    <w:rsid w:val="00ED321D"/>
    <w:rsid w:val="00ED655A"/>
    <w:rsid w:val="00EE12B8"/>
    <w:rsid w:val="00EF4E76"/>
    <w:rsid w:val="00EF4EA5"/>
    <w:rsid w:val="00F032E7"/>
    <w:rsid w:val="00F04984"/>
    <w:rsid w:val="00F1252B"/>
    <w:rsid w:val="00F15B1B"/>
    <w:rsid w:val="00F16542"/>
    <w:rsid w:val="00F21A08"/>
    <w:rsid w:val="00F23286"/>
    <w:rsid w:val="00F267F4"/>
    <w:rsid w:val="00F427AD"/>
    <w:rsid w:val="00F428A3"/>
    <w:rsid w:val="00F42AA4"/>
    <w:rsid w:val="00F4544D"/>
    <w:rsid w:val="00F46CCF"/>
    <w:rsid w:val="00F55CE3"/>
    <w:rsid w:val="00F60E9E"/>
    <w:rsid w:val="00F71261"/>
    <w:rsid w:val="00F73A1D"/>
    <w:rsid w:val="00F76A97"/>
    <w:rsid w:val="00F77C38"/>
    <w:rsid w:val="00F83783"/>
    <w:rsid w:val="00FA441D"/>
    <w:rsid w:val="00FA7C17"/>
    <w:rsid w:val="00FC15A8"/>
    <w:rsid w:val="00FC6265"/>
    <w:rsid w:val="00FD5064"/>
    <w:rsid w:val="00FD5B0E"/>
    <w:rsid w:val="00FD6C09"/>
    <w:rsid w:val="00FE5E1E"/>
    <w:rsid w:val="00FE68DF"/>
    <w:rsid w:val="00FE74EF"/>
    <w:rsid w:val="00FF0BFB"/>
    <w:rsid w:val="00FF55F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2991A3"/>
  <w14:defaultImageDpi w14:val="32767"/>
  <w15:chartTrackingRefBased/>
  <w15:docId w15:val="{C06F9524-7438-5848-B6D0-FC662A233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rsid w:val="000C0344"/>
    <w:pPr>
      <w:spacing w:line="276" w:lineRule="auto"/>
    </w:pPr>
    <w:rPr>
      <w:rFonts w:ascii="Arial" w:hAnsi="Arial" w:cs="Arial"/>
      <w:sz w:val="22"/>
      <w:szCs w:val="22"/>
      <w:lang w:eastAsia="ko-KR"/>
    </w:rPr>
  </w:style>
  <w:style w:type="paragraph" w:styleId="Heading1">
    <w:name w:val="heading 1"/>
    <w:basedOn w:val="Normal"/>
    <w:next w:val="Normal"/>
    <w:link w:val="Heading1Char"/>
    <w:rsid w:val="000C0344"/>
    <w:pPr>
      <w:keepNext/>
      <w:keepLines/>
      <w:spacing w:before="400" w:after="120"/>
      <w:outlineLvl w:val="0"/>
    </w:pPr>
    <w:rPr>
      <w:sz w:val="40"/>
      <w:szCs w:val="40"/>
    </w:rPr>
  </w:style>
  <w:style w:type="paragraph" w:styleId="Heading2">
    <w:name w:val="heading 2"/>
    <w:basedOn w:val="Normal"/>
    <w:next w:val="Normal"/>
    <w:link w:val="Heading2Char"/>
    <w:rsid w:val="000C0344"/>
    <w:pPr>
      <w:keepNext/>
      <w:keepLines/>
      <w:spacing w:before="360" w:after="120"/>
      <w:outlineLvl w:val="1"/>
    </w:pPr>
    <w:rPr>
      <w:sz w:val="32"/>
      <w:szCs w:val="32"/>
    </w:rPr>
  </w:style>
  <w:style w:type="paragraph" w:styleId="Heading3">
    <w:name w:val="heading 3"/>
    <w:basedOn w:val="Normal"/>
    <w:next w:val="Normal"/>
    <w:link w:val="Heading3Char"/>
    <w:rsid w:val="000C0344"/>
    <w:pPr>
      <w:keepNext/>
      <w:keepLines/>
      <w:spacing w:before="320" w:after="80"/>
      <w:outlineLvl w:val="2"/>
    </w:pPr>
    <w:rPr>
      <w:color w:val="434343"/>
      <w:sz w:val="28"/>
      <w:szCs w:val="28"/>
    </w:rPr>
  </w:style>
  <w:style w:type="paragraph" w:styleId="Heading4">
    <w:name w:val="heading 4"/>
    <w:basedOn w:val="Normal"/>
    <w:next w:val="Normal"/>
    <w:link w:val="Heading4Char"/>
    <w:rsid w:val="000C0344"/>
    <w:pPr>
      <w:keepNext/>
      <w:keepLines/>
      <w:spacing w:before="280" w:after="80"/>
      <w:outlineLvl w:val="3"/>
    </w:pPr>
    <w:rPr>
      <w:color w:val="666666"/>
      <w:sz w:val="24"/>
      <w:szCs w:val="24"/>
    </w:rPr>
  </w:style>
  <w:style w:type="paragraph" w:styleId="Heading5">
    <w:name w:val="heading 5"/>
    <w:basedOn w:val="Normal"/>
    <w:next w:val="Normal"/>
    <w:link w:val="Heading5Char"/>
    <w:rsid w:val="000C0344"/>
    <w:pPr>
      <w:keepNext/>
      <w:keepLines/>
      <w:spacing w:before="240" w:after="80"/>
      <w:outlineLvl w:val="4"/>
    </w:pPr>
    <w:rPr>
      <w:color w:val="666666"/>
    </w:rPr>
  </w:style>
  <w:style w:type="paragraph" w:styleId="Heading6">
    <w:name w:val="heading 6"/>
    <w:basedOn w:val="Normal"/>
    <w:next w:val="Normal"/>
    <w:link w:val="Heading6Char"/>
    <w:rsid w:val="000C0344"/>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0C034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0C0344"/>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0344"/>
    <w:rPr>
      <w:rFonts w:ascii="Arial" w:eastAsiaTheme="minorEastAsia" w:hAnsi="Arial" w:cs="Arial"/>
      <w:sz w:val="40"/>
      <w:szCs w:val="40"/>
      <w:lang w:eastAsia="ko-KR"/>
    </w:rPr>
  </w:style>
  <w:style w:type="character" w:customStyle="1" w:styleId="Heading2Char">
    <w:name w:val="Heading 2 Char"/>
    <w:basedOn w:val="DefaultParagraphFont"/>
    <w:link w:val="Heading2"/>
    <w:rsid w:val="000C0344"/>
    <w:rPr>
      <w:rFonts w:ascii="Arial" w:eastAsiaTheme="minorEastAsia" w:hAnsi="Arial" w:cs="Arial"/>
      <w:sz w:val="32"/>
      <w:szCs w:val="32"/>
      <w:lang w:eastAsia="ko-KR"/>
    </w:rPr>
  </w:style>
  <w:style w:type="character" w:customStyle="1" w:styleId="Heading3Char">
    <w:name w:val="Heading 3 Char"/>
    <w:basedOn w:val="DefaultParagraphFont"/>
    <w:link w:val="Heading3"/>
    <w:rsid w:val="000C0344"/>
    <w:rPr>
      <w:rFonts w:ascii="Arial" w:eastAsiaTheme="minorEastAsia" w:hAnsi="Arial" w:cs="Arial"/>
      <w:color w:val="434343"/>
      <w:sz w:val="28"/>
      <w:szCs w:val="28"/>
      <w:lang w:eastAsia="ko-KR"/>
    </w:rPr>
  </w:style>
  <w:style w:type="character" w:customStyle="1" w:styleId="Heading4Char">
    <w:name w:val="Heading 4 Char"/>
    <w:basedOn w:val="DefaultParagraphFont"/>
    <w:link w:val="Heading4"/>
    <w:rsid w:val="000C0344"/>
    <w:rPr>
      <w:rFonts w:ascii="Arial" w:eastAsiaTheme="minorEastAsia" w:hAnsi="Arial" w:cs="Arial"/>
      <w:color w:val="666666"/>
      <w:lang w:eastAsia="ko-KR"/>
    </w:rPr>
  </w:style>
  <w:style w:type="character" w:customStyle="1" w:styleId="Heading5Char">
    <w:name w:val="Heading 5 Char"/>
    <w:basedOn w:val="DefaultParagraphFont"/>
    <w:link w:val="Heading5"/>
    <w:rsid w:val="000C0344"/>
    <w:rPr>
      <w:rFonts w:ascii="Arial" w:eastAsiaTheme="minorEastAsia" w:hAnsi="Arial" w:cs="Arial"/>
      <w:color w:val="666666"/>
      <w:sz w:val="22"/>
      <w:szCs w:val="22"/>
      <w:lang w:eastAsia="ko-KR"/>
    </w:rPr>
  </w:style>
  <w:style w:type="character" w:customStyle="1" w:styleId="Heading6Char">
    <w:name w:val="Heading 6 Char"/>
    <w:basedOn w:val="DefaultParagraphFont"/>
    <w:link w:val="Heading6"/>
    <w:rsid w:val="000C0344"/>
    <w:rPr>
      <w:rFonts w:ascii="Arial" w:eastAsiaTheme="minorEastAsia" w:hAnsi="Arial" w:cs="Arial"/>
      <w:i/>
      <w:color w:val="666666"/>
      <w:sz w:val="22"/>
      <w:szCs w:val="22"/>
      <w:lang w:eastAsia="ko-KR"/>
    </w:rPr>
  </w:style>
  <w:style w:type="character" w:customStyle="1" w:styleId="Heading7Char">
    <w:name w:val="Heading 7 Char"/>
    <w:basedOn w:val="DefaultParagraphFont"/>
    <w:link w:val="Heading7"/>
    <w:uiPriority w:val="9"/>
    <w:rsid w:val="000C0344"/>
    <w:rPr>
      <w:rFonts w:asciiTheme="majorHAnsi" w:eastAsiaTheme="majorEastAsia" w:hAnsiTheme="majorHAnsi" w:cstheme="majorBidi"/>
      <w:i/>
      <w:iCs/>
      <w:color w:val="1F3763" w:themeColor="accent1" w:themeShade="7F"/>
      <w:sz w:val="22"/>
      <w:szCs w:val="22"/>
      <w:lang w:eastAsia="ko-KR"/>
    </w:rPr>
  </w:style>
  <w:style w:type="character" w:customStyle="1" w:styleId="Heading8Char">
    <w:name w:val="Heading 8 Char"/>
    <w:basedOn w:val="DefaultParagraphFont"/>
    <w:link w:val="Heading8"/>
    <w:uiPriority w:val="9"/>
    <w:rsid w:val="000C0344"/>
    <w:rPr>
      <w:rFonts w:asciiTheme="majorHAnsi" w:eastAsiaTheme="majorEastAsia" w:hAnsiTheme="majorHAnsi" w:cstheme="majorBidi"/>
      <w:color w:val="272727" w:themeColor="text1" w:themeTint="D8"/>
      <w:sz w:val="21"/>
      <w:szCs w:val="21"/>
      <w:lang w:eastAsia="ko-KR"/>
    </w:rPr>
  </w:style>
  <w:style w:type="paragraph" w:styleId="Title">
    <w:name w:val="Title"/>
    <w:basedOn w:val="Normal"/>
    <w:next w:val="Normal"/>
    <w:link w:val="TitleChar"/>
    <w:rsid w:val="000C0344"/>
    <w:pPr>
      <w:keepNext/>
      <w:keepLines/>
      <w:spacing w:after="60"/>
    </w:pPr>
    <w:rPr>
      <w:sz w:val="52"/>
      <w:szCs w:val="52"/>
    </w:rPr>
  </w:style>
  <w:style w:type="character" w:customStyle="1" w:styleId="TitleChar">
    <w:name w:val="Title Char"/>
    <w:basedOn w:val="DefaultParagraphFont"/>
    <w:link w:val="Title"/>
    <w:rsid w:val="000C0344"/>
    <w:rPr>
      <w:rFonts w:ascii="Arial" w:eastAsiaTheme="minorEastAsia" w:hAnsi="Arial" w:cs="Arial"/>
      <w:sz w:val="52"/>
      <w:szCs w:val="52"/>
      <w:lang w:eastAsia="ko-KR"/>
    </w:rPr>
  </w:style>
  <w:style w:type="paragraph" w:styleId="Subtitle">
    <w:name w:val="Subtitle"/>
    <w:basedOn w:val="Normal"/>
    <w:next w:val="Normal"/>
    <w:link w:val="SubtitleChar"/>
    <w:rsid w:val="000C0344"/>
    <w:pPr>
      <w:keepNext/>
      <w:keepLines/>
      <w:spacing w:after="320"/>
    </w:pPr>
    <w:rPr>
      <w:rFonts w:eastAsia="Arial"/>
      <w:color w:val="666666"/>
      <w:sz w:val="30"/>
      <w:szCs w:val="30"/>
    </w:rPr>
  </w:style>
  <w:style w:type="character" w:customStyle="1" w:styleId="SubtitleChar">
    <w:name w:val="Subtitle Char"/>
    <w:basedOn w:val="DefaultParagraphFont"/>
    <w:link w:val="Subtitle"/>
    <w:rsid w:val="000C0344"/>
    <w:rPr>
      <w:rFonts w:ascii="Arial" w:eastAsia="Arial" w:hAnsi="Arial" w:cs="Arial"/>
      <w:color w:val="666666"/>
      <w:sz w:val="30"/>
      <w:szCs w:val="30"/>
      <w:lang w:eastAsia="ko-KR"/>
    </w:rPr>
  </w:style>
  <w:style w:type="paragraph" w:styleId="CommentText">
    <w:name w:val="annotation text"/>
    <w:basedOn w:val="Normal"/>
    <w:link w:val="CommentTextChar"/>
    <w:uiPriority w:val="99"/>
    <w:unhideWhenUsed/>
    <w:rsid w:val="000C0344"/>
    <w:pPr>
      <w:spacing w:line="240" w:lineRule="auto"/>
    </w:pPr>
    <w:rPr>
      <w:sz w:val="20"/>
      <w:szCs w:val="20"/>
    </w:rPr>
  </w:style>
  <w:style w:type="character" w:customStyle="1" w:styleId="CommentTextChar">
    <w:name w:val="Comment Text Char"/>
    <w:basedOn w:val="DefaultParagraphFont"/>
    <w:link w:val="CommentText"/>
    <w:uiPriority w:val="99"/>
    <w:rsid w:val="000C0344"/>
    <w:rPr>
      <w:rFonts w:ascii="Arial" w:eastAsiaTheme="minorEastAsia" w:hAnsi="Arial" w:cs="Arial"/>
      <w:sz w:val="20"/>
      <w:szCs w:val="20"/>
      <w:lang w:eastAsia="ko-KR"/>
    </w:rPr>
  </w:style>
  <w:style w:type="character" w:styleId="CommentReference">
    <w:name w:val="annotation reference"/>
    <w:basedOn w:val="DefaultParagraphFont"/>
    <w:uiPriority w:val="99"/>
    <w:semiHidden/>
    <w:unhideWhenUsed/>
    <w:rsid w:val="000C0344"/>
    <w:rPr>
      <w:sz w:val="16"/>
      <w:szCs w:val="16"/>
    </w:rPr>
  </w:style>
  <w:style w:type="paragraph" w:styleId="BalloonText">
    <w:name w:val="Balloon Text"/>
    <w:basedOn w:val="Normal"/>
    <w:link w:val="BalloonTextChar"/>
    <w:uiPriority w:val="99"/>
    <w:semiHidden/>
    <w:unhideWhenUsed/>
    <w:rsid w:val="000C034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44"/>
    <w:rPr>
      <w:rFonts w:ascii="Segoe UI" w:eastAsiaTheme="minorEastAsia" w:hAnsi="Segoe UI" w:cs="Segoe UI"/>
      <w:sz w:val="18"/>
      <w:szCs w:val="18"/>
      <w:lang w:eastAsia="ko-KR"/>
    </w:rPr>
  </w:style>
  <w:style w:type="paragraph" w:styleId="Header">
    <w:name w:val="header"/>
    <w:basedOn w:val="Normal"/>
    <w:link w:val="HeaderChar"/>
    <w:uiPriority w:val="99"/>
    <w:unhideWhenUsed/>
    <w:rsid w:val="000C0344"/>
    <w:pPr>
      <w:tabs>
        <w:tab w:val="center" w:pos="4513"/>
        <w:tab w:val="right" w:pos="9026"/>
      </w:tabs>
      <w:spacing w:line="240" w:lineRule="auto"/>
    </w:pPr>
  </w:style>
  <w:style w:type="character" w:customStyle="1" w:styleId="HeaderChar">
    <w:name w:val="Header Char"/>
    <w:basedOn w:val="DefaultParagraphFont"/>
    <w:link w:val="Header"/>
    <w:uiPriority w:val="99"/>
    <w:rsid w:val="000C0344"/>
    <w:rPr>
      <w:rFonts w:ascii="Arial" w:eastAsiaTheme="minorEastAsia" w:hAnsi="Arial" w:cs="Arial"/>
      <w:sz w:val="22"/>
      <w:szCs w:val="22"/>
      <w:lang w:eastAsia="ko-KR"/>
    </w:rPr>
  </w:style>
  <w:style w:type="paragraph" w:styleId="Footer">
    <w:name w:val="footer"/>
    <w:basedOn w:val="Normal"/>
    <w:link w:val="FooterChar"/>
    <w:uiPriority w:val="99"/>
    <w:unhideWhenUsed/>
    <w:rsid w:val="000C0344"/>
    <w:pPr>
      <w:tabs>
        <w:tab w:val="center" w:pos="4513"/>
        <w:tab w:val="right" w:pos="9026"/>
      </w:tabs>
      <w:spacing w:line="240" w:lineRule="auto"/>
    </w:pPr>
  </w:style>
  <w:style w:type="character" w:customStyle="1" w:styleId="FooterChar">
    <w:name w:val="Footer Char"/>
    <w:basedOn w:val="DefaultParagraphFont"/>
    <w:link w:val="Footer"/>
    <w:uiPriority w:val="99"/>
    <w:rsid w:val="000C0344"/>
    <w:rPr>
      <w:rFonts w:ascii="Arial" w:eastAsiaTheme="minorEastAsia" w:hAnsi="Arial" w:cs="Arial"/>
      <w:sz w:val="22"/>
      <w:szCs w:val="22"/>
      <w:lang w:eastAsia="ko-KR"/>
    </w:rPr>
  </w:style>
  <w:style w:type="character" w:styleId="Hyperlink">
    <w:name w:val="Hyperlink"/>
    <w:basedOn w:val="DefaultParagraphFont"/>
    <w:uiPriority w:val="99"/>
    <w:unhideWhenUsed/>
    <w:rsid w:val="000C0344"/>
    <w:rPr>
      <w:color w:val="0563C1" w:themeColor="hyperlink"/>
      <w:u w:val="single"/>
    </w:rPr>
  </w:style>
  <w:style w:type="character" w:customStyle="1" w:styleId="UnresolvedMention1">
    <w:name w:val="Unresolved Mention1"/>
    <w:basedOn w:val="DefaultParagraphFont"/>
    <w:uiPriority w:val="99"/>
    <w:semiHidden/>
    <w:unhideWhenUsed/>
    <w:rsid w:val="000C0344"/>
    <w:rPr>
      <w:color w:val="605E5C"/>
      <w:shd w:val="clear" w:color="auto" w:fill="E1DFDD"/>
    </w:rPr>
  </w:style>
  <w:style w:type="paragraph" w:customStyle="1" w:styleId="EndNoteBibliographyTitle">
    <w:name w:val="EndNote Bibliography Title"/>
    <w:basedOn w:val="Normal"/>
    <w:link w:val="EndNoteBibliographyTitleChar"/>
    <w:rsid w:val="000C0344"/>
    <w:pPr>
      <w:jc w:val="center"/>
    </w:pPr>
    <w:rPr>
      <w:noProof/>
    </w:rPr>
  </w:style>
  <w:style w:type="character" w:customStyle="1" w:styleId="EndNoteBibliographyTitleChar">
    <w:name w:val="EndNote Bibliography Title Char"/>
    <w:basedOn w:val="DefaultParagraphFont"/>
    <w:link w:val="EndNoteBibliographyTitle"/>
    <w:rsid w:val="000C0344"/>
    <w:rPr>
      <w:rFonts w:ascii="Arial" w:hAnsi="Arial" w:cs="Arial"/>
      <w:noProof/>
      <w:sz w:val="22"/>
      <w:szCs w:val="22"/>
      <w:lang w:eastAsia="ko-KR"/>
    </w:rPr>
  </w:style>
  <w:style w:type="paragraph" w:customStyle="1" w:styleId="EndNoteBibliography">
    <w:name w:val="EndNote Bibliography"/>
    <w:basedOn w:val="Normal"/>
    <w:link w:val="EndNoteBibliographyChar"/>
    <w:rsid w:val="000C0344"/>
    <w:pPr>
      <w:spacing w:line="240" w:lineRule="auto"/>
    </w:pPr>
    <w:rPr>
      <w:noProof/>
    </w:rPr>
  </w:style>
  <w:style w:type="character" w:customStyle="1" w:styleId="EndNoteBibliographyChar">
    <w:name w:val="EndNote Bibliography Char"/>
    <w:basedOn w:val="DefaultParagraphFont"/>
    <w:link w:val="EndNoteBibliography"/>
    <w:rsid w:val="000C0344"/>
    <w:rPr>
      <w:rFonts w:ascii="Arial" w:hAnsi="Arial" w:cs="Arial"/>
      <w:noProof/>
      <w:sz w:val="22"/>
      <w:szCs w:val="22"/>
      <w:lang w:eastAsia="ko-KR"/>
    </w:rPr>
  </w:style>
  <w:style w:type="paragraph" w:styleId="CommentSubject">
    <w:name w:val="annotation subject"/>
    <w:basedOn w:val="CommentText"/>
    <w:next w:val="CommentText"/>
    <w:link w:val="CommentSubjectChar"/>
    <w:uiPriority w:val="99"/>
    <w:semiHidden/>
    <w:unhideWhenUsed/>
    <w:rsid w:val="000C0344"/>
    <w:rPr>
      <w:b/>
      <w:bCs/>
    </w:rPr>
  </w:style>
  <w:style w:type="character" w:customStyle="1" w:styleId="CommentSubjectChar">
    <w:name w:val="Comment Subject Char"/>
    <w:basedOn w:val="CommentTextChar"/>
    <w:link w:val="CommentSubject"/>
    <w:uiPriority w:val="99"/>
    <w:semiHidden/>
    <w:rsid w:val="000C0344"/>
    <w:rPr>
      <w:rFonts w:ascii="Arial" w:eastAsiaTheme="minorEastAsia" w:hAnsi="Arial" w:cs="Arial"/>
      <w:b/>
      <w:bCs/>
      <w:sz w:val="20"/>
      <w:szCs w:val="20"/>
      <w:lang w:eastAsia="ko-KR"/>
    </w:rPr>
  </w:style>
  <w:style w:type="character" w:styleId="FollowedHyperlink">
    <w:name w:val="FollowedHyperlink"/>
    <w:basedOn w:val="DefaultParagraphFont"/>
    <w:uiPriority w:val="99"/>
    <w:semiHidden/>
    <w:unhideWhenUsed/>
    <w:rsid w:val="000C0344"/>
    <w:rPr>
      <w:color w:val="954F72" w:themeColor="followedHyperlink"/>
      <w:u w:val="single"/>
    </w:rPr>
  </w:style>
  <w:style w:type="paragraph" w:styleId="NoSpacing">
    <w:name w:val="No Spacing"/>
    <w:uiPriority w:val="1"/>
    <w:qFormat/>
    <w:rsid w:val="000C0344"/>
    <w:rPr>
      <w:rFonts w:ascii="Calibri" w:eastAsia="Calibri" w:hAnsi="Calibri" w:cs="Calibri"/>
      <w:sz w:val="22"/>
      <w:szCs w:val="22"/>
      <w:lang w:eastAsia="ko-KR"/>
    </w:rPr>
  </w:style>
  <w:style w:type="paragraph" w:styleId="FootnoteText">
    <w:name w:val="footnote text"/>
    <w:basedOn w:val="Normal"/>
    <w:link w:val="FootnoteTextChar"/>
    <w:uiPriority w:val="99"/>
    <w:unhideWhenUsed/>
    <w:rsid w:val="000C0344"/>
    <w:pPr>
      <w:spacing w:line="240" w:lineRule="auto"/>
    </w:pPr>
    <w:rPr>
      <w:sz w:val="24"/>
      <w:szCs w:val="24"/>
    </w:rPr>
  </w:style>
  <w:style w:type="character" w:customStyle="1" w:styleId="FootnoteTextChar">
    <w:name w:val="Footnote Text Char"/>
    <w:basedOn w:val="DefaultParagraphFont"/>
    <w:link w:val="FootnoteText"/>
    <w:uiPriority w:val="99"/>
    <w:rsid w:val="000C0344"/>
    <w:rPr>
      <w:rFonts w:ascii="Arial" w:eastAsiaTheme="minorEastAsia" w:hAnsi="Arial" w:cs="Arial"/>
      <w:lang w:eastAsia="ko-KR"/>
    </w:rPr>
  </w:style>
  <w:style w:type="character" w:styleId="FootnoteReference">
    <w:name w:val="footnote reference"/>
    <w:basedOn w:val="DefaultParagraphFont"/>
    <w:uiPriority w:val="99"/>
    <w:unhideWhenUsed/>
    <w:rsid w:val="000C0344"/>
    <w:rPr>
      <w:vertAlign w:val="superscript"/>
    </w:rPr>
  </w:style>
  <w:style w:type="character" w:customStyle="1" w:styleId="UnresolvedMention2">
    <w:name w:val="Unresolved Mention2"/>
    <w:basedOn w:val="DefaultParagraphFont"/>
    <w:uiPriority w:val="99"/>
    <w:rsid w:val="000C0344"/>
    <w:rPr>
      <w:color w:val="605E5C"/>
      <w:shd w:val="clear" w:color="auto" w:fill="E1DFDD"/>
    </w:rPr>
  </w:style>
  <w:style w:type="paragraph" w:styleId="ListParagraph">
    <w:name w:val="List Paragraph"/>
    <w:basedOn w:val="Normal"/>
    <w:uiPriority w:val="34"/>
    <w:qFormat/>
    <w:rsid w:val="000C0344"/>
    <w:pPr>
      <w:ind w:left="720"/>
      <w:contextualSpacing/>
    </w:pPr>
  </w:style>
  <w:style w:type="paragraph" w:styleId="Revision">
    <w:name w:val="Revision"/>
    <w:hidden/>
    <w:uiPriority w:val="99"/>
    <w:semiHidden/>
    <w:rsid w:val="000C0344"/>
    <w:rPr>
      <w:rFonts w:ascii="Arial" w:hAnsi="Arial" w:cs="Arial"/>
      <w:sz w:val="22"/>
      <w:szCs w:val="22"/>
      <w:lang w:eastAsia="ko-KR"/>
    </w:rPr>
  </w:style>
  <w:style w:type="character" w:customStyle="1" w:styleId="nlmarticle-title">
    <w:name w:val="nlm_article-title"/>
    <w:basedOn w:val="DefaultParagraphFont"/>
    <w:rsid w:val="000C0344"/>
  </w:style>
  <w:style w:type="character" w:customStyle="1" w:styleId="cit-first-page">
    <w:name w:val="cit-first-page"/>
    <w:basedOn w:val="DefaultParagraphFont"/>
    <w:rsid w:val="000C0344"/>
  </w:style>
  <w:style w:type="character" w:customStyle="1" w:styleId="cit-last-page2">
    <w:name w:val="cit-last-page2"/>
    <w:basedOn w:val="DefaultParagraphFont"/>
    <w:rsid w:val="000C0344"/>
  </w:style>
  <w:style w:type="character" w:customStyle="1" w:styleId="cit-issue">
    <w:name w:val="cit-issue"/>
    <w:rsid w:val="000C0344"/>
  </w:style>
  <w:style w:type="character" w:customStyle="1" w:styleId="cit-sep2">
    <w:name w:val="cit-sep2"/>
    <w:basedOn w:val="DefaultParagraphFont"/>
    <w:rsid w:val="000C0344"/>
  </w:style>
  <w:style w:type="character" w:customStyle="1" w:styleId="cit-vol2">
    <w:name w:val="cit-vol2"/>
    <w:basedOn w:val="DefaultParagraphFont"/>
    <w:rsid w:val="000C0344"/>
  </w:style>
  <w:style w:type="character" w:customStyle="1" w:styleId="slug-doi">
    <w:name w:val="slug-doi"/>
    <w:basedOn w:val="DefaultParagraphFont"/>
    <w:rsid w:val="000C0344"/>
  </w:style>
  <w:style w:type="character" w:customStyle="1" w:styleId="apple-converted-space">
    <w:name w:val="apple-converted-space"/>
    <w:rsid w:val="000C0344"/>
  </w:style>
  <w:style w:type="character" w:styleId="PlaceholderText">
    <w:name w:val="Placeholder Text"/>
    <w:basedOn w:val="DefaultParagraphFont"/>
    <w:uiPriority w:val="99"/>
    <w:semiHidden/>
    <w:rsid w:val="000C0344"/>
    <w:rPr>
      <w:color w:val="808080"/>
    </w:rPr>
  </w:style>
  <w:style w:type="character" w:customStyle="1" w:styleId="UnresolvedMention3">
    <w:name w:val="Unresolved Mention3"/>
    <w:basedOn w:val="DefaultParagraphFont"/>
    <w:uiPriority w:val="99"/>
    <w:semiHidden/>
    <w:unhideWhenUsed/>
    <w:rsid w:val="000C0344"/>
    <w:rPr>
      <w:color w:val="605E5C"/>
      <w:shd w:val="clear" w:color="auto" w:fill="E1DFDD"/>
    </w:rPr>
  </w:style>
  <w:style w:type="character" w:styleId="LineNumber">
    <w:name w:val="line number"/>
    <w:basedOn w:val="DefaultParagraphFont"/>
    <w:uiPriority w:val="99"/>
    <w:semiHidden/>
    <w:unhideWhenUsed/>
    <w:rsid w:val="000C0344"/>
  </w:style>
  <w:style w:type="character" w:styleId="UnresolvedMention">
    <w:name w:val="Unresolved Mention"/>
    <w:basedOn w:val="DefaultParagraphFont"/>
    <w:uiPriority w:val="99"/>
    <w:unhideWhenUsed/>
    <w:rsid w:val="000C03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ncbi.nlm.nih.gov/pubmed/27625185" TargetMode="External"/><Relationship Id="rId1" Type="http://schemas.openxmlformats.org/officeDocument/2006/relationships/hyperlink" Target="https://www.biorxiv.org/content/10.1101/682237v1?versioned=true"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about:blank" TargetMode="External"/><Relationship Id="rId21" Type="http://schemas.openxmlformats.org/officeDocument/2006/relationships/hyperlink" Target="https://paperpile.com/c/uS8h0p/WBcu" TargetMode="External"/><Relationship Id="rId34" Type="http://schemas.openxmlformats.org/officeDocument/2006/relationships/hyperlink" Target="about:blank" TargetMode="External"/><Relationship Id="rId42" Type="http://schemas.openxmlformats.org/officeDocument/2006/relationships/hyperlink" Target="about:blank" TargetMode="External"/><Relationship Id="rId47" Type="http://schemas.openxmlformats.org/officeDocument/2006/relationships/hyperlink" Target="about:blank" TargetMode="External"/><Relationship Id="rId50" Type="http://schemas.openxmlformats.org/officeDocument/2006/relationships/hyperlink" Target="about:blank" TargetMode="External"/><Relationship Id="rId55" Type="http://schemas.openxmlformats.org/officeDocument/2006/relationships/hyperlink" Target="about:blank" TargetMode="External"/><Relationship Id="rId63" Type="http://schemas.openxmlformats.org/officeDocument/2006/relationships/image" Target="media/image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about:blank" TargetMode="External"/><Relationship Id="rId11" Type="http://schemas.microsoft.com/office/2011/relationships/commentsExtended" Target="commentsExtended.xml"/><Relationship Id="rId24" Type="http://schemas.openxmlformats.org/officeDocument/2006/relationships/hyperlink" Target="about:blank" TargetMode="External"/><Relationship Id="rId32" Type="http://schemas.openxmlformats.org/officeDocument/2006/relationships/hyperlink" Target="about:blank" TargetMode="External"/><Relationship Id="rId37" Type="http://schemas.openxmlformats.org/officeDocument/2006/relationships/hyperlink" Target="about:blank" TargetMode="External"/><Relationship Id="rId40" Type="http://schemas.openxmlformats.org/officeDocument/2006/relationships/hyperlink" Target="about:blank" TargetMode="External"/><Relationship Id="rId45" Type="http://schemas.openxmlformats.org/officeDocument/2006/relationships/hyperlink" Target="about:blank" TargetMode="External"/><Relationship Id="rId53" Type="http://schemas.openxmlformats.org/officeDocument/2006/relationships/image" Target="media/image1.png"/><Relationship Id="rId58" Type="http://schemas.openxmlformats.org/officeDocument/2006/relationships/hyperlink" Target="https://github.com/explodecomputer/tryx-analysis" TargetMode="External"/><Relationship Id="rId66"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3.emf"/><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yperlink" Target="https://github.com/WSpiller/RadialMR" TargetMode="External"/><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hyperlink" Target="about:blank" TargetMode="External"/><Relationship Id="rId43" Type="http://schemas.openxmlformats.org/officeDocument/2006/relationships/hyperlink" Target="about:blank" TargetMode="External"/><Relationship Id="rId48" Type="http://schemas.openxmlformats.org/officeDocument/2006/relationships/hyperlink" Target="about:blank" TargetMode="External"/><Relationship Id="rId56" Type="http://schemas.openxmlformats.org/officeDocument/2006/relationships/hyperlink" Target="about:blank" TargetMode="Externa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about:blank" TargetMode="External"/><Relationship Id="rId3" Type="http://schemas.openxmlformats.org/officeDocument/2006/relationships/customXml" Target="../customXml/item3.xml"/><Relationship Id="rId12" Type="http://schemas.microsoft.com/office/2016/09/relationships/commentsIds" Target="commentsIds.xml"/><Relationship Id="rId17" Type="http://schemas.openxmlformats.org/officeDocument/2006/relationships/footer" Target="footer2.xml"/><Relationship Id="rId25" Type="http://schemas.openxmlformats.org/officeDocument/2006/relationships/hyperlink" Target="about:blank" TargetMode="External"/><Relationship Id="rId33" Type="http://schemas.openxmlformats.org/officeDocument/2006/relationships/hyperlink" Target="about:blank" TargetMode="External"/><Relationship Id="rId38" Type="http://schemas.openxmlformats.org/officeDocument/2006/relationships/hyperlink" Target="about:blank" TargetMode="External"/><Relationship Id="rId46" Type="http://schemas.openxmlformats.org/officeDocument/2006/relationships/hyperlink" Target="about:blank" TargetMode="External"/><Relationship Id="rId59" Type="http://schemas.openxmlformats.org/officeDocument/2006/relationships/hyperlink" Target="http://www.mrbase.org" TargetMode="External"/><Relationship Id="rId20" Type="http://schemas.openxmlformats.org/officeDocument/2006/relationships/hyperlink" Target="https://paperpile.com/c/uS8h0p/xVMG" TargetMode="External"/><Relationship Id="rId41" Type="http://schemas.openxmlformats.org/officeDocument/2006/relationships/hyperlink" Target="about:blank" TargetMode="External"/><Relationship Id="rId54" Type="http://schemas.openxmlformats.org/officeDocument/2006/relationships/hyperlink" Target="about:blank" TargetMode="External"/><Relationship Id="rId62"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hyperlink" Target="about:blank" TargetMode="External"/><Relationship Id="rId49" Type="http://schemas.openxmlformats.org/officeDocument/2006/relationships/hyperlink" Target="about:blank" TargetMode="External"/><Relationship Id="rId57" Type="http://schemas.openxmlformats.org/officeDocument/2006/relationships/hyperlink" Target="https://github.com/MRCIEU/TwoSampleMR" TargetMode="External"/><Relationship Id="rId10" Type="http://schemas.openxmlformats.org/officeDocument/2006/relationships/comments" Target="comments.xml"/><Relationship Id="rId31" Type="http://schemas.openxmlformats.org/officeDocument/2006/relationships/hyperlink" Target="about:blank" TargetMode="External"/><Relationship Id="rId44" Type="http://schemas.openxmlformats.org/officeDocument/2006/relationships/hyperlink" Target="about:blank" TargetMode="External"/><Relationship Id="rId52" Type="http://schemas.openxmlformats.org/officeDocument/2006/relationships/hyperlink" Target="about:blank" TargetMode="External"/><Relationship Id="rId60" Type="http://schemas.openxmlformats.org/officeDocument/2006/relationships/image" Target="media/image2.png"/><Relationship Id="rId65"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mailto:g.hemani@bristol.ac.uk" TargetMode="External"/><Relationship Id="rId18" Type="http://schemas.openxmlformats.org/officeDocument/2006/relationships/header" Target="header3.xml"/><Relationship Id="rId39"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203B40583E19E4BB906633CBB5A7B69" ma:contentTypeVersion="11" ma:contentTypeDescription="Create a new document." ma:contentTypeScope="" ma:versionID="63ce92485f0aa3c98db1aa60f0fe6af8">
  <xsd:schema xmlns:xsd="http://www.w3.org/2001/XMLSchema" xmlns:xs="http://www.w3.org/2001/XMLSchema" xmlns:p="http://schemas.microsoft.com/office/2006/metadata/properties" xmlns:ns3="c2c0b40e-390c-4390-95ce-8adacdb805e3" xmlns:ns4="a805b721-5dfc-4976-8131-b46c8953314d" targetNamespace="http://schemas.microsoft.com/office/2006/metadata/properties" ma:root="true" ma:fieldsID="5f84b92dd366d98e5d4bd7ff170c6973" ns3:_="" ns4:_="">
    <xsd:import namespace="c2c0b40e-390c-4390-95ce-8adacdb805e3"/>
    <xsd:import namespace="a805b721-5dfc-4976-8131-b46c8953314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c0b40e-390c-4390-95ce-8adacdb805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805b721-5dfc-4976-8131-b46c8953314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62B59D5-2FC6-4613-B2BC-969A807649E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3F7715D-24CA-4A1A-B237-1E27335C43C1}">
  <ds:schemaRefs>
    <ds:schemaRef ds:uri="http://schemas.microsoft.com/sharepoint/v3/contenttype/forms"/>
  </ds:schemaRefs>
</ds:datastoreItem>
</file>

<file path=customXml/itemProps3.xml><?xml version="1.0" encoding="utf-8"?>
<ds:datastoreItem xmlns:ds="http://schemas.openxmlformats.org/officeDocument/2006/customXml" ds:itemID="{9E0623F1-9692-49FA-A054-AD52794614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c0b40e-390c-4390-95ce-8adacdb805e3"/>
    <ds:schemaRef ds:uri="a805b721-5dfc-4976-8131-b46c895331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43</Pages>
  <Words>17243</Words>
  <Characters>98288</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Gibran Hemani</dc:creator>
  <cp:keywords/>
  <dc:description/>
  <cp:lastModifiedBy>Gibran Hemani</cp:lastModifiedBy>
  <cp:revision>40</cp:revision>
  <dcterms:created xsi:type="dcterms:W3CDTF">2019-08-28T09:37:00Z</dcterms:created>
  <dcterms:modified xsi:type="dcterms:W3CDTF">2019-08-30T12:20:00Z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0x010100C203B40583E19E4BB906633CBB5A7B69</vt:lpwstr>
  </property>
</Properties>
</file>