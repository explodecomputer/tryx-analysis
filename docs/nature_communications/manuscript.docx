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29BD9A86" w:rsidR="000C0344" w:rsidRPr="00454C7F" w:rsidRDefault="000C0344" w:rsidP="000C0344">
      <w:pPr>
        <w:pStyle w:val="Title"/>
        <w:spacing w:before="240" w:after="0" w:line="480" w:lineRule="auto"/>
        <w:jc w:val="center"/>
        <w:rPr>
          <w:rFonts w:ascii="Times New Roman" w:hAnsi="Times New Roman" w:cs="Times New Roman"/>
          <w:b/>
          <w:sz w:val="24"/>
          <w:szCs w:val="24"/>
        </w:rPr>
      </w:pPr>
      <w:bookmarkStart w:id="0" w:name="_Hlk16167492"/>
      <w:bookmarkEnd w:id="0"/>
      <w:r w:rsidRPr="00454C7F">
        <w:rPr>
          <w:rFonts w:ascii="Times New Roman" w:hAnsi="Times New Roman" w:cs="Times New Roman"/>
          <w:b/>
          <w:sz w:val="24"/>
          <w:szCs w:val="24"/>
        </w:rPr>
        <w:t>MR-TRYX: Exploiting horizontal pleiotropy to infer novel causal pathways</w:t>
      </w:r>
      <w:ins w:id="1" w:author="George Davey Smith" w:date="2019-08-24T17:30:00Z">
        <w:r w:rsidR="008C42A9">
          <w:rPr>
            <w:rFonts w:ascii="Times New Roman" w:hAnsi="Times New Roman" w:cs="Times New Roman"/>
            <w:b/>
            <w:sz w:val="24"/>
            <w:szCs w:val="24"/>
          </w:rPr>
          <w:t xml:space="preserve"> through multivariable Mendelian </w:t>
        </w:r>
        <w:commentRangeStart w:id="2"/>
        <w:r w:rsidR="008C42A9">
          <w:rPr>
            <w:rFonts w:ascii="Times New Roman" w:hAnsi="Times New Roman" w:cs="Times New Roman"/>
            <w:b/>
            <w:sz w:val="24"/>
            <w:szCs w:val="24"/>
          </w:rPr>
          <w:t>randomization</w:t>
        </w:r>
      </w:ins>
      <w:commentRangeEnd w:id="2"/>
      <w:r w:rsidR="00DA7E51">
        <w:rPr>
          <w:rStyle w:val="CommentReference"/>
        </w:rPr>
        <w:commentReference w:id="2"/>
      </w:r>
      <w:ins w:id="3" w:author="George Davey Smith" w:date="2019-08-24T17:30:00Z">
        <w:r w:rsidR="008C42A9">
          <w:rPr>
            <w:rFonts w:ascii="Times New Roman" w:hAnsi="Times New Roman" w:cs="Times New Roman"/>
            <w:b/>
            <w:sz w:val="24"/>
            <w:szCs w:val="24"/>
          </w:rPr>
          <w:t xml:space="preserve"> </w:t>
        </w:r>
      </w:ins>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37D00B48"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Jie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1398D79D"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w:t>
      </w:r>
      <w:r w:rsidR="0009730A">
        <w:rPr>
          <w:rFonts w:ascii="Times New Roman" w:eastAsia="Calibri" w:hAnsi="Times New Roman" w:cs="Times New Roman"/>
          <w:sz w:val="24"/>
          <w:szCs w:val="24"/>
        </w:rPr>
        <w:t>l</w:t>
      </w:r>
      <w:r w:rsidRPr="00454C7F">
        <w:rPr>
          <w:rFonts w:ascii="Times New Roman" w:eastAsia="Calibri" w:hAnsi="Times New Roman" w:cs="Times New Roman"/>
          <w:sz w:val="24"/>
          <w:szCs w:val="24"/>
        </w:rPr>
        <w:t xml:space="preserve">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13"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headerReference w:type="even" r:id="rId14"/>
          <w:headerReference w:type="default" r:id="rId15"/>
          <w:footerReference w:type="even" r:id="rId16"/>
          <w:footerReference w:type="default" r:id="rId17"/>
          <w:headerReference w:type="first" r:id="rId18"/>
          <w:footerReference w:type="first" r:id="rId19"/>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4" w:name="_Hlk528744332"/>
      <w:r w:rsidRPr="00454C7F">
        <w:rPr>
          <w:rFonts w:ascii="Times New Roman" w:hAnsi="Times New Roman" w:cs="Times New Roman"/>
          <w:b/>
          <w:sz w:val="24"/>
          <w:szCs w:val="24"/>
        </w:rPr>
        <w:lastRenderedPageBreak/>
        <w:t>Abstract</w:t>
      </w:r>
    </w:p>
    <w:p w14:paraId="400872D4" w14:textId="556D580E" w:rsidR="000C0344" w:rsidRDefault="000C0344" w:rsidP="000C0344">
      <w:pPr>
        <w:spacing w:after="160" w:line="480" w:lineRule="auto"/>
        <w:jc w:val="both"/>
        <w:rPr>
          <w:rFonts w:ascii="Times New Roman" w:eastAsia="Calibri" w:hAnsi="Times New Roman" w:cs="Times New Roman"/>
          <w:sz w:val="24"/>
          <w:szCs w:val="24"/>
        </w:rPr>
      </w:pPr>
      <w:bookmarkStart w:id="5" w:name="_vus3u936sk0e" w:colFirst="0" w:colLast="0"/>
      <w:bookmarkEnd w:id="5"/>
      <w:r w:rsidRPr="00E720D0">
        <w:rPr>
          <w:rFonts w:ascii="Times New Roman" w:eastAsia="Calibri" w:hAnsi="Times New Roman" w:cs="Times New Roman"/>
          <w:sz w:val="24"/>
          <w:szCs w:val="24"/>
        </w:rPr>
        <w:t xml:space="preserve">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“TReasure Your eXceptions”.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r w:rsidR="00170AD3">
        <w:rPr>
          <w:rFonts w:ascii="Times New Roman" w:eastAsia="Calibri" w:hAnsi="Times New Roman" w:cs="Times New Roman"/>
          <w:sz w:val="24"/>
          <w:szCs w:val="24"/>
        </w:rPr>
        <w:t xml:space="preserve">multi-trait pleiotropy </w:t>
      </w:r>
      <w:r w:rsidRPr="00E720D0">
        <w:rPr>
          <w:rFonts w:ascii="Times New Roman" w:eastAsia="Calibri" w:hAnsi="Times New Roman" w:cs="Times New Roman"/>
          <w:sz w:val="24"/>
          <w:szCs w:val="24"/>
        </w:rPr>
        <w:t xml:space="preserve">model </w:t>
      </w:r>
      <w:r w:rsidR="00170AD3">
        <w:rPr>
          <w:rFonts w:ascii="Times New Roman" w:eastAsia="Calibri" w:hAnsi="Times New Roman" w:cs="Times New Roman"/>
          <w:sz w:val="24"/>
          <w:szCs w:val="24"/>
        </w:rPr>
        <w:t xml:space="preserve">of </w:t>
      </w:r>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4"/>
    <w:p w14:paraId="282467F1" w14:textId="7B88B4D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commentRangeStart w:id="6"/>
      <w:r w:rsidRPr="00454C7F">
        <w:rPr>
          <w:rFonts w:ascii="Times New Roman" w:eastAsia="Calibri" w:hAnsi="Times New Roman" w:cs="Times New Roman"/>
          <w:sz w:val="24"/>
          <w:szCs w:val="24"/>
        </w:rPr>
        <w:t xml:space="preserve">It </w:t>
      </w:r>
      <w:del w:id="7" w:author="Yoonsu Cho" w:date="2019-08-19T12:14:00Z">
        <w:r w:rsidRPr="00454C7F" w:rsidDel="006664B8">
          <w:rPr>
            <w:rFonts w:ascii="Times New Roman" w:eastAsia="Calibri" w:hAnsi="Times New Roman" w:cs="Times New Roman"/>
            <w:sz w:val="24"/>
            <w:szCs w:val="24"/>
          </w:rPr>
          <w:delText xml:space="preserve">is </w:delText>
        </w:r>
      </w:del>
      <w:r w:rsidRPr="00454C7F">
        <w:rPr>
          <w:rFonts w:ascii="Times New Roman" w:eastAsia="Calibri" w:hAnsi="Times New Roman" w:cs="Times New Roman"/>
          <w:sz w:val="24"/>
          <w:szCs w:val="24"/>
        </w:rPr>
        <w:t xml:space="preserve">generally </w:t>
      </w:r>
      <w:ins w:id="8" w:author="Yoonsu Cho" w:date="2019-08-19T12:14:00Z">
        <w:r w:rsidR="006664B8">
          <w:rPr>
            <w:rFonts w:ascii="Times New Roman" w:eastAsia="Calibri" w:hAnsi="Times New Roman" w:cs="Times New Roman"/>
            <w:sz w:val="24"/>
            <w:szCs w:val="24"/>
          </w:rPr>
          <w:t>uses</w:t>
        </w:r>
        <w:del w:id="9" w:author="Gibran Hemani" w:date="2019-08-28T10:38:00Z">
          <w:r w:rsidR="006664B8" w:rsidDel="000F52A3">
            <w:rPr>
              <w:rFonts w:ascii="Times New Roman" w:eastAsia="Calibri" w:hAnsi="Times New Roman" w:cs="Times New Roman"/>
              <w:sz w:val="24"/>
              <w:szCs w:val="24"/>
            </w:rPr>
            <w:delText xml:space="preserve"> </w:delText>
          </w:r>
        </w:del>
      </w:ins>
      <w:del w:id="10" w:author="Yoonsu Cho" w:date="2019-08-19T12:14:00Z">
        <w:r w:rsidRPr="00454C7F" w:rsidDel="006664B8">
          <w:rPr>
            <w:rFonts w:ascii="Times New Roman" w:eastAsia="Calibri" w:hAnsi="Times New Roman" w:cs="Times New Roman"/>
            <w:sz w:val="24"/>
            <w:szCs w:val="24"/>
          </w:rPr>
          <w:delText>performed</w:delText>
        </w:r>
      </w:del>
      <w:del w:id="11" w:author="Yoonsu Cho" w:date="2019-08-19T12:13:00Z">
        <w:r w:rsidRPr="00454C7F" w:rsidDel="006664B8">
          <w:rPr>
            <w:rFonts w:ascii="Times New Roman" w:eastAsia="Calibri" w:hAnsi="Times New Roman" w:cs="Times New Roman"/>
            <w:sz w:val="24"/>
            <w:szCs w:val="24"/>
          </w:rPr>
          <w:delText xml:space="preserve"> by obtaining</w:delText>
        </w:r>
      </w:del>
      <w:r w:rsidRPr="00454C7F">
        <w:rPr>
          <w:rFonts w:ascii="Times New Roman" w:eastAsia="Calibri" w:hAnsi="Times New Roman" w:cs="Times New Roman"/>
          <w:sz w:val="24"/>
          <w:szCs w:val="24"/>
        </w:rPr>
        <w:t xml:space="preserve"> genetic instruments for an exposure</w:t>
      </w:r>
      <w:ins w:id="12" w:author="Yoonsu Cho" w:date="2019-08-19T12:13:00Z">
        <w:r w:rsidR="006664B8">
          <w:rPr>
            <w:rFonts w:ascii="Times New Roman" w:eastAsia="Calibri" w:hAnsi="Times New Roman" w:cs="Times New Roman"/>
            <w:sz w:val="24"/>
            <w:szCs w:val="24"/>
          </w:rPr>
          <w:t>, obtained from</w:t>
        </w:r>
      </w:ins>
      <w:del w:id="13" w:author="Yoonsu Cho" w:date="2019-08-19T12:13:00Z">
        <w:r w:rsidRPr="00454C7F" w:rsidDel="006664B8">
          <w:rPr>
            <w:rFonts w:ascii="Times New Roman" w:eastAsia="Calibri" w:hAnsi="Times New Roman" w:cs="Times New Roman"/>
            <w:sz w:val="24"/>
            <w:szCs w:val="24"/>
          </w:rPr>
          <w:delText xml:space="preserve"> through</w:delText>
        </w:r>
      </w:del>
      <w:r w:rsidRPr="00454C7F">
        <w:rPr>
          <w:rFonts w:ascii="Times New Roman" w:eastAsia="Calibri" w:hAnsi="Times New Roman" w:cs="Times New Roman"/>
          <w:sz w:val="24"/>
          <w:szCs w:val="24"/>
        </w:rPr>
        <w:t xml:space="preserve">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20"/>
      <w:r w:rsidRPr="00454C7F">
        <w:rPr>
          <w:rFonts w:ascii="Times New Roman" w:eastAsia="Calibri" w:hAnsi="Times New Roman" w:cs="Times New Roman"/>
          <w:sz w:val="24"/>
          <w:szCs w:val="24"/>
        </w:rPr>
        <w:t xml:space="preserve">. </w:t>
      </w:r>
      <w:commentRangeEnd w:id="6"/>
      <w:r w:rsidR="00C771A0">
        <w:rPr>
          <w:rStyle w:val="CommentReference"/>
        </w:rPr>
        <w:commentReference w:id="6"/>
      </w:r>
      <w:r w:rsidRPr="00454C7F">
        <w:rPr>
          <w:rFonts w:ascii="Times New Roman" w:eastAsia="Calibri" w:hAnsi="Times New Roman" w:cs="Times New Roman"/>
          <w:sz w:val="24"/>
          <w:szCs w:val="24"/>
        </w:rPr>
        <w:t xml:space="preserve">Meta-analysing these estimates can provide a more precise estimate of the </w:t>
      </w:r>
      <w:del w:id="14" w:author="George Davey Smith" w:date="2019-08-24T17:31:00Z">
        <w:r w:rsidRPr="00454C7F" w:rsidDel="0081774C">
          <w:rPr>
            <w:rFonts w:ascii="Times New Roman" w:eastAsia="Calibri" w:hAnsi="Times New Roman" w:cs="Times New Roman"/>
            <w:sz w:val="24"/>
            <w:szCs w:val="24"/>
          </w:rPr>
          <w:delText xml:space="preserve">causal relationship between </w:delText>
        </w:r>
      </w:del>
      <w:ins w:id="15" w:author="George Davey Smith" w:date="2019-08-24T17:31:00Z">
        <w:r w:rsidR="0081774C">
          <w:rPr>
            <w:rFonts w:ascii="Times New Roman" w:eastAsia="Calibri" w:hAnsi="Times New Roman" w:cs="Times New Roman"/>
            <w:sz w:val="24"/>
            <w:szCs w:val="24"/>
          </w:rPr>
          <w:t xml:space="preserve">effect of </w:t>
        </w:r>
      </w:ins>
      <w:r w:rsidRPr="00454C7F">
        <w:rPr>
          <w:rFonts w:ascii="Times New Roman" w:eastAsia="Calibri" w:hAnsi="Times New Roman" w:cs="Times New Roman"/>
          <w:sz w:val="24"/>
          <w:szCs w:val="24"/>
        </w:rPr>
        <w:t xml:space="preserve">the exposure </w:t>
      </w:r>
      <w:del w:id="16" w:author="George Davey Smith" w:date="2019-08-24T17:31:00Z">
        <w:r w:rsidRPr="00454C7F" w:rsidDel="004E2654">
          <w:rPr>
            <w:rFonts w:ascii="Times New Roman" w:eastAsia="Calibri" w:hAnsi="Times New Roman" w:cs="Times New Roman"/>
            <w:sz w:val="24"/>
            <w:szCs w:val="24"/>
          </w:rPr>
          <w:delText xml:space="preserve">and </w:delText>
        </w:r>
      </w:del>
      <w:ins w:id="17" w:author="George Davey Smith" w:date="2019-08-24T17:31:00Z">
        <w:r w:rsidR="004E2654">
          <w:rPr>
            <w:rFonts w:ascii="Times New Roman" w:eastAsia="Calibri" w:hAnsi="Times New Roman" w:cs="Times New Roman"/>
            <w:sz w:val="24"/>
            <w:szCs w:val="24"/>
          </w:rPr>
          <w:t xml:space="preserve">on </w:t>
        </w:r>
      </w:ins>
      <w:r w:rsidRPr="00454C7F">
        <w:rPr>
          <w:rFonts w:ascii="Times New Roman" w:eastAsia="Calibri" w:hAnsi="Times New Roman" w:cs="Times New Roman"/>
          <w:sz w:val="24"/>
          <w:szCs w:val="24"/>
        </w:rPr>
        <w:t xml:space="preserve">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If, however, some of the instruments are invalid</w:t>
      </w:r>
      <w:ins w:id="18" w:author="Eleanor Sanderson" w:date="2019-08-13T19:43:00Z">
        <w:r w:rsidR="00835C36">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w:t>
      </w:r>
      <w:commentRangeStart w:id="19"/>
      <w:del w:id="20" w:author="George Davey Smith" w:date="2019-08-24T17:32:00Z">
        <w:r w:rsidRPr="00454C7F" w:rsidDel="004E2654">
          <w:rPr>
            <w:rFonts w:ascii="Times New Roman" w:eastAsia="Calibri" w:hAnsi="Times New Roman" w:cs="Times New Roman"/>
            <w:sz w:val="24"/>
            <w:szCs w:val="24"/>
          </w:rPr>
          <w:delText>causal</w:delText>
        </w:r>
      </w:del>
      <w:commentRangeEnd w:id="19"/>
      <w:r w:rsidR="006C78A7">
        <w:rPr>
          <w:rStyle w:val="CommentReference"/>
        </w:rPr>
        <w:commentReference w:id="19"/>
      </w:r>
      <w:del w:id="21" w:author="George Davey Smith" w:date="2019-08-24T17:32:00Z">
        <w:r w:rsidRPr="00454C7F" w:rsidDel="004E2654">
          <w:rPr>
            <w:rFonts w:ascii="Times New Roman" w:eastAsia="Calibri" w:hAnsi="Times New Roman" w:cs="Times New Roman"/>
            <w:sz w:val="24"/>
            <w:szCs w:val="24"/>
          </w:rPr>
          <w:delText xml:space="preserve"> </w:delText>
        </w:r>
      </w:del>
      <w:r w:rsidRPr="00454C7F">
        <w:rPr>
          <w:rFonts w:ascii="Times New Roman" w:eastAsia="Calibri" w:hAnsi="Times New Roman" w:cs="Times New Roman"/>
          <w:sz w:val="24"/>
          <w:szCs w:val="24"/>
        </w:rPr>
        <w:t xml:space="preserve">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43BA7D6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w:t>
      </w:r>
      <w:del w:id="22" w:author="George Davey Smith" w:date="2019-08-24T17:33:00Z">
        <w:r w:rsidRPr="00454C7F" w:rsidDel="00737F88">
          <w:rPr>
            <w:rFonts w:ascii="Times New Roman" w:eastAsia="Calibri" w:hAnsi="Times New Roman" w:cs="Times New Roman"/>
            <w:sz w:val="24"/>
            <w:szCs w:val="24"/>
          </w:rPr>
          <w:delText xml:space="preserve">causal </w:delText>
        </w:r>
      </w:del>
      <w:r w:rsidRPr="00454C7F">
        <w:rPr>
          <w:rFonts w:ascii="Times New Roman" w:eastAsia="Calibri" w:hAnsi="Times New Roman" w:cs="Times New Roman"/>
          <w:sz w:val="24"/>
          <w:szCs w:val="24"/>
        </w:rPr>
        <w:t xml:space="preserve">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w:t>
      </w:r>
      <w:del w:id="23" w:author="George Davey Smith" w:date="2019-08-24T17:33:00Z">
        <w:r w:rsidRPr="00454C7F" w:rsidDel="00737F88">
          <w:rPr>
            <w:rFonts w:ascii="Times New Roman" w:eastAsia="Calibri" w:hAnsi="Times New Roman" w:cs="Times New Roman"/>
            <w:sz w:val="24"/>
            <w:szCs w:val="24"/>
          </w:rPr>
          <w:delText xml:space="preserve">associate </w:delText>
        </w:r>
      </w:del>
      <w:ins w:id="24" w:author="George Davey Smith" w:date="2019-08-24T17:33:00Z">
        <w:r w:rsidR="00737F88">
          <w:rPr>
            <w:rFonts w:ascii="Times New Roman" w:eastAsia="Calibri" w:hAnsi="Times New Roman" w:cs="Times New Roman"/>
            <w:sz w:val="24"/>
            <w:szCs w:val="24"/>
          </w:rPr>
          <w:t xml:space="preserve">influence </w:t>
        </w:r>
      </w:ins>
      <w:del w:id="25" w:author="George Davey Smith" w:date="2019-08-24T17:33:00Z">
        <w:r w:rsidRPr="00454C7F" w:rsidDel="00737F88">
          <w:rPr>
            <w:rFonts w:ascii="Times New Roman" w:eastAsia="Calibri" w:hAnsi="Times New Roman" w:cs="Times New Roman"/>
            <w:sz w:val="24"/>
            <w:szCs w:val="24"/>
          </w:rPr>
          <w:delText xml:space="preserve">with </w:delText>
        </w:r>
      </w:del>
      <w:r w:rsidRPr="00454C7F">
        <w:rPr>
          <w:rFonts w:ascii="Times New Roman" w:eastAsia="Calibri" w:hAnsi="Times New Roman" w:cs="Times New Roman"/>
          <w:sz w:val="24"/>
          <w:szCs w:val="24"/>
        </w:rPr>
        <w:t xml:space="preserve">the outcome then this goes some way towards explaining the horizontal pleiotropic effect that was exhibited by the outlier SNP in the initial exposure-outcome </w:t>
      </w:r>
      <w:del w:id="26" w:author="George Davey Smith" w:date="2019-08-24T17:34:00Z">
        <w:r w:rsidRPr="00454C7F" w:rsidDel="0061131A">
          <w:rPr>
            <w:rFonts w:ascii="Times New Roman" w:eastAsia="Calibri" w:hAnsi="Times New Roman" w:cs="Times New Roman"/>
            <w:sz w:val="24"/>
            <w:szCs w:val="24"/>
          </w:rPr>
          <w:delText>hypothesis</w:delText>
        </w:r>
      </w:del>
      <w:ins w:id="27" w:author="George Davey Smith" w:date="2019-08-24T17:34:00Z">
        <w:r w:rsidR="0061131A">
          <w:rPr>
            <w:rFonts w:ascii="Times New Roman" w:eastAsia="Calibri" w:hAnsi="Times New Roman" w:cs="Times New Roman"/>
            <w:sz w:val="24"/>
            <w:szCs w:val="24"/>
          </w:rPr>
          <w:t>analyses</w:t>
        </w:r>
      </w:ins>
      <w:r w:rsidRPr="00454C7F">
        <w:rPr>
          <w:rFonts w:ascii="Times New Roman" w:eastAsia="Calibri" w:hAnsi="Times New Roman" w:cs="Times New Roman"/>
          <w:sz w:val="24"/>
          <w:szCs w:val="24"/>
        </w:rPr>
        <w:t>.</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21"/>
      <w:r w:rsidRPr="00454C7F">
        <w:rPr>
          <w:rFonts w:ascii="Times New Roman" w:eastAsia="Calibri" w:hAnsi="Times New Roman" w:cs="Times New Roman"/>
          <w:sz w:val="24"/>
          <w:szCs w:val="24"/>
        </w:rPr>
        <w:t xml:space="preserve">, identifying SNPs with large influences as outliers. Steiger filtering removes those SNPs that do not explain </w:t>
      </w:r>
      <w:commentRangeStart w:id="28"/>
      <w:commentRangeStart w:id="29"/>
      <w:r w:rsidRPr="00454C7F">
        <w:rPr>
          <w:rFonts w:ascii="Times New Roman" w:eastAsia="Calibri" w:hAnsi="Times New Roman" w:cs="Times New Roman"/>
          <w:sz w:val="24"/>
          <w:szCs w:val="24"/>
        </w:rPr>
        <w:t xml:space="preserve">substantially more </w:t>
      </w:r>
      <w:commentRangeEnd w:id="28"/>
      <w:r w:rsidR="000B6A8A">
        <w:rPr>
          <w:rStyle w:val="CommentReference"/>
        </w:rPr>
        <w:commentReference w:id="28"/>
      </w:r>
      <w:commentRangeEnd w:id="29"/>
      <w:r w:rsidR="00B6789C">
        <w:rPr>
          <w:rStyle w:val="CommentReference"/>
        </w:rPr>
        <w:commentReference w:id="29"/>
      </w:r>
      <w:r w:rsidRPr="00454C7F">
        <w:rPr>
          <w:rFonts w:ascii="Times New Roman" w:eastAsia="Calibri" w:hAnsi="Times New Roman" w:cs="Times New Roman"/>
          <w:sz w:val="24"/>
          <w:szCs w:val="24"/>
        </w:rPr>
        <w:t xml:space="preserve">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4D5B1EE1"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w:t>
      </w:r>
      <w:ins w:id="30" w:author="George Davey Smith" w:date="2019-08-24T17:38:00Z">
        <w:r w:rsidR="0006175D">
          <w:rPr>
            <w:rFonts w:ascii="Times New Roman" w:eastAsia="Calibri" w:hAnsi="Times New Roman" w:cs="Times New Roman"/>
            <w:sz w:val="24"/>
            <w:szCs w:val="24"/>
          </w:rPr>
          <w:t xml:space="preserve">pleiotropic </w:t>
        </w:r>
      </w:ins>
      <w:r w:rsidRPr="00454C7F">
        <w:rPr>
          <w:rFonts w:ascii="Times New Roman" w:eastAsia="Calibri" w:hAnsi="Times New Roman" w:cs="Times New Roman"/>
          <w:sz w:val="24"/>
          <w:szCs w:val="24"/>
        </w:rPr>
        <w:t xml:space="preserve">pathways can be used to discover novel putative causal factors for an outcome of interest, and to also improve the power and reliability of the original exposure-outcome </w:t>
      </w:r>
      <w:r w:rsidRPr="00454C7F">
        <w:rPr>
          <w:rFonts w:ascii="Times New Roman" w:eastAsia="Calibri" w:hAnsi="Times New Roman" w:cs="Times New Roman"/>
          <w:sz w:val="24"/>
          <w:szCs w:val="24"/>
        </w:rPr>
        <w:lastRenderedPageBreak/>
        <w:t>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31" w:name="_u3idfk3dd9zu" w:colFirst="0" w:colLast="0"/>
      <w:bookmarkEnd w:id="31"/>
      <w:r w:rsidRPr="00454C7F">
        <w:rPr>
          <w:rFonts w:ascii="Times New Roman" w:hAnsi="Times New Roman" w:cs="Times New Roman"/>
          <w:sz w:val="24"/>
          <w:szCs w:val="24"/>
        </w:rPr>
        <w:t>Overview of MR-TRYX</w:t>
      </w:r>
    </w:p>
    <w:p w14:paraId="7AD3273C" w14:textId="3733C2BC"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w:t>
      </w:r>
      <w:ins w:id="32" w:author="George Davey Smith" w:date="2019-08-24T17:38:00Z">
        <w:r w:rsidR="00AB39F4">
          <w:rPr>
            <w:rFonts w:ascii="Times New Roman" w:eastAsia="Calibri" w:hAnsi="Times New Roman" w:cs="Times New Roman"/>
            <w:sz w:val="24"/>
            <w:szCs w:val="24"/>
          </w:rPr>
          <w:t xml:space="preserve">a </w:t>
        </w:r>
      </w:ins>
      <w:r>
        <w:rPr>
          <w:rFonts w:ascii="Times New Roman" w:eastAsia="Calibri" w:hAnsi="Times New Roman" w:cs="Times New Roman"/>
          <w:sz w:val="24"/>
          <w:szCs w:val="24"/>
        </w:rPr>
        <w:t xml:space="preserve">two sample MR </w:t>
      </w:r>
      <w:del w:id="33" w:author="George Davey Smith" w:date="2019-08-24T17:38:00Z">
        <w:r w:rsidDel="00AB39F4">
          <w:rPr>
            <w:rFonts w:ascii="Times New Roman" w:eastAsia="Calibri" w:hAnsi="Times New Roman" w:cs="Times New Roman"/>
            <w:sz w:val="24"/>
            <w:szCs w:val="24"/>
          </w:rPr>
          <w:delText xml:space="preserve">approach </w:delText>
        </w:r>
      </w:del>
      <w:ins w:id="34" w:author="George Davey Smith" w:date="2019-08-24T17:38:00Z">
        <w:r w:rsidR="00AB39F4">
          <w:rPr>
            <w:rFonts w:ascii="Times New Roman" w:eastAsia="Calibri" w:hAnsi="Times New Roman" w:cs="Times New Roman"/>
            <w:sz w:val="24"/>
            <w:szCs w:val="24"/>
          </w:rPr>
          <w:t xml:space="preserve">framework </w:t>
        </w:r>
      </w:ins>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7553D5">
        <w:rPr>
          <w:rFonts w:ascii="Times New Roman" w:eastAsia="Calibri" w:hAnsi="Times New Roman" w:cs="Times New Roman"/>
          <w:sz w:val="24"/>
          <w:szCs w:val="24"/>
        </w:rPr>
        <w:t>In order to estimate heterogeneity accurately</w:t>
      </w:r>
      <w:r w:rsidR="009F0F62">
        <w:rPr>
          <w:rFonts w:ascii="Times New Roman" w:eastAsia="Calibri" w:hAnsi="Times New Roman" w:cs="Times New Roman"/>
          <w:sz w:val="24"/>
          <w:szCs w:val="24"/>
        </w:rPr>
        <w:t>,</w:t>
      </w:r>
      <w:r w:rsidR="007553D5">
        <w:rPr>
          <w:rFonts w:ascii="Times New Roman" w:eastAsia="Calibri" w:hAnsi="Times New Roman" w:cs="Times New Roman"/>
          <w:sz w:val="24"/>
          <w:szCs w:val="24"/>
        </w:rPr>
        <w:t xml:space="preserve"> it is important to appropriately weight the contribution of each SNP to the overall estimate. </w:t>
      </w:r>
      <w:r w:rsidRPr="00454C7F">
        <w:rPr>
          <w:rFonts w:ascii="Times New Roman" w:eastAsia="Calibri" w:hAnsi="Times New Roman" w:cs="Times New Roman"/>
          <w:sz w:val="24"/>
          <w:szCs w:val="24"/>
        </w:rPr>
        <w:t>We used the approach implemented in the RadialMR R package (</w:t>
      </w:r>
      <w:hyperlink r:id="rId22"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r w:rsidR="007553D5">
        <w:rPr>
          <w:rFonts w:ascii="Times New Roman" w:eastAsia="Calibri" w:hAnsi="Times New Roman" w:cs="Times New Roman"/>
          <w:sz w:val="24"/>
          <w:szCs w:val="24"/>
        </w:rPr>
        <w:t>, providing a well-calibrated test statistic for outlier status whilst being computationally more efficient</w:t>
      </w:r>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w:t>
      </w:r>
      <w:commentRangeStart w:id="35"/>
      <w:commentRangeStart w:id="36"/>
      <w:commentRangeStart w:id="37"/>
      <w:r w:rsidRPr="00454C7F">
        <w:rPr>
          <w:rFonts w:ascii="Times New Roman" w:eastAsia="Calibri" w:hAnsi="Times New Roman" w:cs="Times New Roman"/>
          <w:sz w:val="24"/>
          <w:szCs w:val="24"/>
        </w:rPr>
        <w:t>conservative</w:t>
      </w:r>
      <w:commentRangeEnd w:id="35"/>
      <w:r w:rsidR="009E3ADB">
        <w:rPr>
          <w:rStyle w:val="CommentReference"/>
        </w:rPr>
        <w:commentReference w:id="35"/>
      </w:r>
      <w:commentRangeEnd w:id="36"/>
      <w:r w:rsidR="00404E22">
        <w:rPr>
          <w:rStyle w:val="CommentReference"/>
        </w:rPr>
        <w:commentReference w:id="36"/>
      </w:r>
      <w:commentRangeEnd w:id="37"/>
      <w:r w:rsidR="003607D2">
        <w:rPr>
          <w:rStyle w:val="CommentReference"/>
        </w:rPr>
        <w:commentReference w:id="37"/>
      </w:r>
      <w:r w:rsidRPr="00454C7F">
        <w:rPr>
          <w:rFonts w:ascii="Times New Roman" w:eastAsia="Calibri" w:hAnsi="Times New Roman" w:cs="Times New Roman"/>
          <w:sz w:val="24"/>
          <w:szCs w:val="24"/>
        </w:rPr>
        <w:t xml:space="preserve"> p-value threshold for identifying outliers, dividing 0.05 by the number of SNPs as a correction for multiple testing. We are not, however, suggesting that this arbitrary threshold will </w:t>
      </w:r>
      <w:r w:rsidR="007553D5">
        <w:rPr>
          <w:rFonts w:ascii="Times New Roman" w:eastAsia="Calibri" w:hAnsi="Times New Roman" w:cs="Times New Roman"/>
          <w:sz w:val="24"/>
          <w:szCs w:val="24"/>
        </w:rPr>
        <w:t xml:space="preserve">necessarily </w:t>
      </w:r>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1E6EA85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w:t>
      </w:r>
      <w:ins w:id="38" w:author="George Davey Smith" w:date="2019-08-24T17:40:00Z">
        <w:r w:rsidR="00001B4E">
          <w:rPr>
            <w:rFonts w:ascii="Times New Roman" w:eastAsia="Calibri" w:hAnsi="Times New Roman" w:cs="Times New Roman"/>
            <w:sz w:val="24"/>
            <w:szCs w:val="24"/>
          </w:rPr>
          <w:t>(</w:t>
        </w:r>
        <w:r w:rsidR="001358B9">
          <w:rPr>
            <w:rFonts w:ascii="Times New Roman" w:eastAsia="Calibri" w:hAnsi="Times New Roman" w:cs="Times New Roman"/>
            <w:sz w:val="24"/>
            <w:szCs w:val="24"/>
          </w:rPr>
          <w:t xml:space="preserve">X) </w:t>
        </w:r>
      </w:ins>
      <w:r w:rsidRPr="00454C7F">
        <w:rPr>
          <w:rFonts w:ascii="Times New Roman" w:eastAsia="Calibri" w:hAnsi="Times New Roman" w:cs="Times New Roman"/>
          <w:sz w:val="24"/>
          <w:szCs w:val="24"/>
        </w:rPr>
        <w:t xml:space="preserve">and outcome </w:t>
      </w:r>
      <w:ins w:id="39" w:author="George Davey Smith" w:date="2019-08-24T17:40:00Z">
        <w:r w:rsidR="001358B9">
          <w:rPr>
            <w:rFonts w:ascii="Times New Roman" w:eastAsia="Calibri" w:hAnsi="Times New Roman" w:cs="Times New Roman"/>
            <w:sz w:val="24"/>
            <w:szCs w:val="24"/>
          </w:rPr>
          <w:t xml:space="preserve">(Y) </w:t>
        </w:r>
      </w:ins>
      <w:commentRangeStart w:id="40"/>
      <w:commentRangeStart w:id="41"/>
      <w:r w:rsidRPr="00454C7F">
        <w:rPr>
          <w:rFonts w:ascii="Times New Roman" w:eastAsia="Calibri" w:hAnsi="Times New Roman" w:cs="Times New Roman"/>
          <w:sz w:val="24"/>
          <w:szCs w:val="24"/>
        </w:rPr>
        <w:t>traits</w:t>
      </w:r>
      <w:commentRangeEnd w:id="40"/>
      <w:r w:rsidR="001358B9">
        <w:rPr>
          <w:rStyle w:val="CommentReference"/>
        </w:rPr>
        <w:commentReference w:id="40"/>
      </w:r>
      <w:commentRangeEnd w:id="41"/>
      <w:r w:rsidR="00247FFD">
        <w:rPr>
          <w:rStyle w:val="CommentReference"/>
        </w:rPr>
        <w:commentReference w:id="41"/>
      </w:r>
      <w:r w:rsidRPr="00454C7F">
        <w:rPr>
          <w:rFonts w:ascii="Times New Roman" w:eastAsia="Calibri" w:hAnsi="Times New Roman" w:cs="Times New Roman"/>
          <w:sz w:val="24"/>
          <w:szCs w:val="24"/>
        </w:rPr>
        <w:t xml:space="preserve"> (Figure 1) using the IVW random effects model. We take forward putative associations based on </w:t>
      </w:r>
      <w:r w:rsidR="00F76A97">
        <w:rPr>
          <w:rFonts w:ascii="Times New Roman" w:eastAsia="Calibri" w:hAnsi="Times New Roman" w:cs="Times New Roman"/>
          <w:sz w:val="24"/>
          <w:szCs w:val="24"/>
        </w:rPr>
        <w:t>false discovery rate (</w:t>
      </w:r>
      <w:r w:rsidRPr="00454C7F">
        <w:rPr>
          <w:rFonts w:ascii="Times New Roman" w:eastAsia="Calibri" w:hAnsi="Times New Roman" w:cs="Times New Roman"/>
          <w:sz w:val="24"/>
          <w:szCs w:val="24"/>
        </w:rPr>
        <w:t>FDR</w:t>
      </w:r>
      <w:r w:rsidR="00F76A97">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&lt; 0.05</w:t>
      </w:r>
      <w:r w:rsidR="00667FE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2F6E41">
        <w:rPr>
          <w:rFonts w:ascii="Times New Roman" w:eastAsia="Calibri" w:hAnsi="Times New Roman" w:cs="Times New Roman"/>
          <w:sz w:val="24"/>
          <w:szCs w:val="24"/>
        </w:rPr>
        <w:t>where</w:t>
      </w:r>
      <w:r w:rsidR="00667FEF">
        <w:rPr>
          <w:rFonts w:ascii="Times New Roman" w:eastAsia="Calibri" w:hAnsi="Times New Roman" w:cs="Times New Roman"/>
          <w:sz w:val="24"/>
          <w:szCs w:val="24"/>
        </w:rPr>
        <w:t xml:space="preserve"> the null hypothesis is true, </w:t>
      </w:r>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68606260" w:rsidR="000C0344" w:rsidRPr="00454C7F" w:rsidRDefault="000C0344" w:rsidP="000C0344">
      <w:pPr>
        <w:pStyle w:val="Heading3"/>
        <w:spacing w:line="480" w:lineRule="auto"/>
        <w:jc w:val="both"/>
        <w:rPr>
          <w:rFonts w:ascii="Times New Roman" w:hAnsi="Times New Roman" w:cs="Times New Roman"/>
          <w:sz w:val="24"/>
          <w:szCs w:val="24"/>
        </w:rPr>
      </w:pPr>
      <w:bookmarkStart w:id="42" w:name="_satu5fuqr406" w:colFirst="0" w:colLast="0"/>
      <w:bookmarkEnd w:id="42"/>
      <w:r w:rsidRPr="00454C7F">
        <w:rPr>
          <w:rFonts w:ascii="Times New Roman" w:hAnsi="Times New Roman" w:cs="Times New Roman"/>
          <w:sz w:val="24"/>
          <w:szCs w:val="24"/>
        </w:rPr>
        <w:lastRenderedPageBreak/>
        <w:t xml:space="preserve">Assessing causal estimates of the </w:t>
      </w:r>
      <w:del w:id="43" w:author="George Davey Smith" w:date="2019-08-24T17:43:00Z">
        <w:r w:rsidRPr="00454C7F" w:rsidDel="00F46CCF">
          <w:rPr>
            <w:rFonts w:ascii="Times New Roman" w:hAnsi="Times New Roman" w:cs="Times New Roman"/>
            <w:sz w:val="24"/>
            <w:szCs w:val="24"/>
          </w:rPr>
          <w:delText xml:space="preserve">association of </w:delText>
        </w:r>
      </w:del>
      <w:r w:rsidRPr="00454C7F">
        <w:rPr>
          <w:rFonts w:ascii="Times New Roman" w:hAnsi="Times New Roman" w:cs="Times New Roman"/>
          <w:sz w:val="24"/>
          <w:szCs w:val="24"/>
        </w:rPr>
        <w:t>candidate trait</w:t>
      </w:r>
      <w:r w:rsidR="00E97F17">
        <w:rPr>
          <w:rFonts w:ascii="Times New Roman" w:hAnsi="Times New Roman" w:cs="Times New Roman"/>
          <w:sz w:val="24"/>
          <w:szCs w:val="24"/>
        </w:rPr>
        <w:t>s</w:t>
      </w:r>
      <w:r w:rsidRPr="00454C7F">
        <w:rPr>
          <w:rFonts w:ascii="Times New Roman" w:hAnsi="Times New Roman" w:cs="Times New Roman"/>
          <w:sz w:val="24"/>
          <w:szCs w:val="24"/>
        </w:rPr>
        <w:t xml:space="preserve"> </w:t>
      </w:r>
      <w:del w:id="44" w:author="George Davey Smith" w:date="2019-08-24T17:43:00Z">
        <w:r w:rsidRPr="00454C7F" w:rsidDel="00F46CCF">
          <w:rPr>
            <w:rFonts w:ascii="Times New Roman" w:hAnsi="Times New Roman" w:cs="Times New Roman"/>
            <w:sz w:val="24"/>
            <w:szCs w:val="24"/>
          </w:rPr>
          <w:delText xml:space="preserve">with </w:delText>
        </w:r>
      </w:del>
      <w:ins w:id="45" w:author="George Davey Smith" w:date="2019-08-24T17:43:00Z">
        <w:r w:rsidR="00F46CCF">
          <w:rPr>
            <w:rFonts w:ascii="Times New Roman" w:hAnsi="Times New Roman" w:cs="Times New Roman"/>
            <w:sz w:val="24"/>
            <w:szCs w:val="24"/>
          </w:rPr>
          <w:t xml:space="preserve">onto </w:t>
        </w:r>
      </w:ins>
      <w:r w:rsidRPr="00454C7F">
        <w:rPr>
          <w:rFonts w:ascii="Times New Roman" w:hAnsi="Times New Roman" w:cs="Times New Roman"/>
          <w:sz w:val="24"/>
          <w:szCs w:val="24"/>
        </w:rPr>
        <w:t>the outcome</w:t>
      </w:r>
    </w:p>
    <w:p w14:paraId="29437B2D" w14:textId="77927476" w:rsidR="00BB19B5" w:rsidRDefault="00E97F17"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Once candidate traits are detected, we can identify instruments specifically for the candidate traits and model how the exposure and candidate traits together associate with the outcome.  </w:t>
      </w:r>
      <w:r w:rsidR="003C44C5">
        <w:rPr>
          <w:rFonts w:ascii="Times New Roman" w:eastAsia="Calibri" w:hAnsi="Times New Roman" w:cs="Times New Roman"/>
          <w:sz w:val="24"/>
          <w:szCs w:val="24"/>
        </w:rPr>
        <w:t>T</w:t>
      </w:r>
      <w:r w:rsidR="00BB19B5">
        <w:rPr>
          <w:rFonts w:ascii="Times New Roman" w:eastAsia="Calibri" w:hAnsi="Times New Roman" w:cs="Times New Roman"/>
          <w:sz w:val="24"/>
          <w:szCs w:val="24"/>
        </w:rPr>
        <w:t>his involves the following process</w:t>
      </w:r>
      <w:r w:rsidR="001E02AE">
        <w:rPr>
          <w:rFonts w:ascii="Times New Roman" w:eastAsia="Calibri" w:hAnsi="Times New Roman" w:cs="Times New Roman"/>
          <w:sz w:val="24"/>
          <w:szCs w:val="24"/>
        </w:rPr>
        <w:t>, which we go on to describe in full detail below</w:t>
      </w:r>
      <w:r w:rsidR="00BB19B5">
        <w:rPr>
          <w:rFonts w:ascii="Times New Roman" w:eastAsia="Calibri" w:hAnsi="Times New Roman" w:cs="Times New Roman"/>
          <w:sz w:val="24"/>
          <w:szCs w:val="24"/>
        </w:rPr>
        <w:t>:</w:t>
      </w:r>
    </w:p>
    <w:p w14:paraId="7BB90CEB" w14:textId="500D660E" w:rsidR="00BB19B5" w:rsidRDefault="00BB19B5"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Identify instruments for the </w:t>
      </w:r>
      <w:r w:rsidR="00003693">
        <w:rPr>
          <w:rFonts w:ascii="Times New Roman" w:eastAsia="Calibri" w:hAnsi="Times New Roman" w:cs="Times New Roman"/>
          <w:sz w:val="24"/>
          <w:szCs w:val="24"/>
        </w:rPr>
        <w:t>candidate traits</w:t>
      </w:r>
    </w:p>
    <w:p w14:paraId="2D111109" w14:textId="5F14D594" w:rsidR="00003693" w:rsidRDefault="00B12A5F"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Estimate the influence of the candidate traits on y conditioning on x</w:t>
      </w:r>
      <w:r w:rsidR="001E02AE">
        <w:rPr>
          <w:rFonts w:ascii="Times New Roman" w:eastAsia="Calibri" w:hAnsi="Times New Roman" w:cs="Times New Roman"/>
          <w:sz w:val="24"/>
          <w:szCs w:val="24"/>
        </w:rPr>
        <w:t xml:space="preserve"> using multivariable MR</w:t>
      </w:r>
    </w:p>
    <w:p w14:paraId="057F23D9" w14:textId="35273844" w:rsidR="000C0344" w:rsidRPr="009C231C"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Suppose we have</w:t>
      </w:r>
      <w:r w:rsidR="009C231C">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xE</m:t>
            </m:r>
          </m:sub>
        </m:sSub>
      </m:oMath>
      <w:r w:rsidRPr="00513ACB">
        <w:rPr>
          <w:rFonts w:ascii="Times New Roman" w:eastAsia="Calibri" w:hAnsi="Times New Roman" w:cs="Times New Roman"/>
          <w:sz w:val="24"/>
          <w:szCs w:val="24"/>
        </w:rPr>
        <w:t xml:space="preserve"> instruments for the exposure </w:t>
      </w:r>
      <m:oMath>
        <m:r>
          <w:rPr>
            <w:rFonts w:ascii="Cambria Math" w:eastAsia="Calibri" w:hAnsi="Cambria Math" w:cs="Times New Roman"/>
            <w:sz w:val="24"/>
            <w:szCs w:val="24"/>
          </w:rPr>
          <m:t>x</m:t>
        </m:r>
      </m:oMath>
      <w:hyperlink r:id="rId23"/>
      <w:r w:rsidRPr="00513ACB">
        <w:rPr>
          <w:rFonts w:ascii="Times New Roman" w:eastAsia="Calibri" w:hAnsi="Times New Roman" w:cs="Times New Roman"/>
          <w:sz w:val="24"/>
          <w:szCs w:val="24"/>
        </w:rPr>
        <w:t xml:space="preserve"> where </w:t>
      </w:r>
      <w:hyperlink r:id="rId24"/>
      <m:oMath>
        <m:r>
          <w:rPr>
            <w:rFonts w:ascii="Cambria Math" w:eastAsia="Calibri" w:hAnsi="Cambria Math" w:cs="Times New Roman"/>
            <w:sz w:val="24"/>
            <w:szCs w:val="24"/>
          </w:rPr>
          <m:t>g_0</m:t>
        </m:r>
      </m:oMath>
      <w:r w:rsidRPr="00513ACB">
        <w:rPr>
          <w:rFonts w:ascii="Times New Roman" w:eastAsia="Calibri" w:hAnsi="Times New Roman" w:cs="Times New Roman"/>
          <w:sz w:val="24"/>
          <w:szCs w:val="24"/>
        </w:rPr>
        <w:t xml:space="preserve"> is an outlier in the x-y MR analysis due to an association with candidate trait </w:t>
      </w:r>
      <w:hyperlink r:id="rId2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noProof/>
          <w:sz w:val="24"/>
          <w:szCs w:val="24"/>
          <w:lang w:eastAsia="en-GB"/>
        </w:rPr>
        <w:t xml:space="preserve">, where </w:t>
      </w:r>
      <m:oMath>
        <m:r>
          <w:rPr>
            <w:rFonts w:ascii="Cambria Math" w:eastAsia="Calibri" w:hAnsi="Cambria Math" w:cs="Times New Roman"/>
            <w:noProof/>
            <w:sz w:val="24"/>
            <w:szCs w:val="24"/>
            <w:lang w:eastAsia="en-GB"/>
          </w:rPr>
          <m:t>E</m:t>
        </m:r>
      </m:oMath>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m:oMath>
        <m:r>
          <w:rPr>
            <w:rFonts w:ascii="Cambria Math" w:eastAsia="Calibri" w:hAnsi="Cambria Math" w:cs="Times New Roman"/>
            <w:sz w:val="24"/>
            <w:szCs w:val="24"/>
          </w:rPr>
          <m:t>P</m:t>
        </m:r>
      </m:oMath>
      <w:hyperlink r:id="rId26"/>
      <w:r w:rsidRPr="00513ACB">
        <w:rPr>
          <w:rFonts w:ascii="Times New Roman" w:eastAsia="Calibri" w:hAnsi="Times New Roman" w:cs="Times New Roman"/>
          <w:sz w:val="24"/>
          <w:szCs w:val="24"/>
        </w:rPr>
        <w:t xml:space="preserve"> has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PM</m:t>
            </m:r>
          </m:sub>
        </m:sSub>
      </m:oMath>
      <w:hyperlink r:id="rId27"/>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To obtain the estimate of </w:t>
      </w:r>
      <m:oMath>
        <m:r>
          <w:rPr>
            <w:rFonts w:ascii="Cambria Math" w:eastAsia="Calibri" w:hAnsi="Cambria Math" w:cs="Times New Roman"/>
            <w:sz w:val="24"/>
            <w:szCs w:val="24"/>
          </w:rPr>
          <m:t>(py)</m:t>
        </m:r>
      </m:oMath>
      <w:hyperlink r:id="rId28"/>
      <w:r w:rsidRPr="00513ACB">
        <w:rPr>
          <w:rFonts w:ascii="Times New Roman" w:eastAsia="Calibri" w:hAnsi="Times New Roman" w:cs="Times New Roman"/>
          <w:sz w:val="24"/>
          <w:szCs w:val="24"/>
        </w:rPr>
        <w:t xml:space="preserve"> uncontaminated by shared genetic effects between </w:t>
      </w:r>
      <w:hyperlink r:id="rId29"/>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hyperlink r:id="rId30"/>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face="superscript"&gt;24&lt;/style&gt;&lt;/DisplayText&gt;&lt;record&gt;&lt;rec-number&gt;93&lt;/rec-number&gt;&lt;foreign-keys&gt;&lt;key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 J Epidemiol&lt;/full-title&gt;&lt;/periodical&gt;&lt;edition&gt;2018/12/12&lt;/edition&gt;&lt;dates&gt;&lt;year&gt;2018&lt;/year&gt;&lt;pub-dates&gt;&lt;date&gt;Dec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1"/>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x</m:t>
        </m:r>
      </m:oMath>
      <w:r w:rsidRPr="00854B3A">
        <w:rPr>
          <w:rFonts w:ascii="Times New Roman" w:eastAsia="Calibri" w:hAnsi="Times New Roman" w:cs="Times New Roman"/>
          <w:sz w:val="24"/>
          <w:szCs w:val="24"/>
        </w:rPr>
        <w:t xml:space="preserve"> and </w:t>
      </w:r>
      <w:hyperlink r:id="rId32"/>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xml:space="preserve">. </w:t>
      </w:r>
      <w:commentRangeStart w:id="46"/>
      <w:commentRangeStart w:id="47"/>
      <w:r w:rsidR="00E97F17" w:rsidRPr="00854B3A">
        <w:rPr>
          <w:rFonts w:ascii="Times New Roman" w:eastAsia="Calibri" w:hAnsi="Times New Roman" w:cs="Times New Roman"/>
          <w:sz w:val="24"/>
          <w:szCs w:val="24"/>
        </w:rPr>
        <w:t>The original outlier is removed from amongst these SNPs.</w:t>
      </w:r>
      <w:commentRangeEnd w:id="46"/>
      <w:r w:rsidR="00B85E0C">
        <w:rPr>
          <w:rStyle w:val="CommentReference"/>
        </w:rPr>
        <w:commentReference w:id="46"/>
      </w:r>
      <w:commentRangeEnd w:id="47"/>
      <w:r w:rsidR="0075514C">
        <w:rPr>
          <w:rStyle w:val="CommentReference"/>
        </w:rPr>
        <w:commentReference w:id="47"/>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obtain the genetic effects of each of these SNPs on the exposure</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(xy)</m:t>
        </m:r>
      </m:oMath>
      <w:hyperlink r:id="rId33"/>
      <w:r w:rsidRPr="00854B3A">
        <w:rPr>
          <w:rFonts w:ascii="Times New Roman" w:eastAsia="Calibri" w:hAnsi="Times New Roman" w:cs="Times New Roman"/>
          <w:sz w:val="24"/>
          <w:szCs w:val="24"/>
        </w:rPr>
        <w:t>, candidate trait</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(gp)</m:t>
        </m:r>
      </m:oMath>
      <w:r w:rsidRPr="00854B3A">
        <w:rPr>
          <w:rFonts w:ascii="Times New Roman" w:eastAsia="Calibri" w:hAnsi="Times New Roman" w:cs="Times New Roman"/>
          <w:sz w:val="24"/>
          <w:szCs w:val="24"/>
        </w:rPr>
        <w:t xml:space="preserve">, and outcome </w:t>
      </w:r>
      <m:oMath>
        <m:r>
          <w:rPr>
            <w:rFonts w:ascii="Cambria Math" w:eastAsia="Calibri" w:hAnsi="Cambria Math" w:cs="Times New Roman"/>
            <w:sz w:val="24"/>
            <w:szCs w:val="24"/>
          </w:rPr>
          <m:t>(gy)</m:t>
        </m:r>
      </m:oMath>
      <w:hyperlink r:id="rId34"/>
      <w:r w:rsidRPr="00854B3A">
        <w:rPr>
          <w:rFonts w:ascii="Times New Roman" w:eastAsia="Calibri" w:hAnsi="Times New Roman" w:cs="Times New Roman"/>
          <w:sz w:val="24"/>
          <w:szCs w:val="24"/>
        </w:rPr>
        <w:t xml:space="preserve">. Finally, we estimate the causal influence of </w:t>
      </w:r>
      <w:hyperlink r:id="rId3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854B3A">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hyperlink r:id="rId36"/>
      <w:r w:rsidRPr="00854B3A">
        <w:rPr>
          <w:rFonts w:ascii="Times New Roman" w:eastAsia="Calibri" w:hAnsi="Times New Roman" w:cs="Times New Roman"/>
          <w:sz w:val="24"/>
          <w:szCs w:val="24"/>
        </w:rPr>
        <w:t xml:space="preserve"> conditioning on </w:t>
      </w:r>
      <w:hyperlink r:id="rId37"/>
      <m:oMath>
        <m:r>
          <w:rPr>
            <w:rFonts w:ascii="Cambria Math" w:eastAsia="Calibri" w:hAnsi="Cambria Math" w:cs="Times New Roman"/>
            <w:sz w:val="24"/>
            <w:szCs w:val="24"/>
          </w:rPr>
          <m:t xml:space="preserve"> x</m:t>
        </m:r>
      </m:oMath>
      <w:r w:rsidRPr="00854B3A">
        <w:rPr>
          <w:rFonts w:ascii="Times New Roman" w:eastAsia="Calibri" w:hAnsi="Times New Roman" w:cs="Times New Roman"/>
          <w:sz w:val="24"/>
          <w:szCs w:val="24"/>
        </w:rPr>
        <w:t xml:space="preserve"> by regressing</w:t>
      </w:r>
      <w:r w:rsidR="009C231C">
        <w:rPr>
          <w:rFonts w:ascii="Times New Roman" w:eastAsia="Calibri" w:hAnsi="Times New Roman" w:cs="Times New Roman"/>
          <w:sz w:val="24"/>
          <w:szCs w:val="24"/>
        </w:rPr>
        <w:t xml:space="preserve"> </w:t>
      </w:r>
      <m:oMath>
        <m:r>
          <w:rPr>
            <w:rFonts w:ascii="Cambria Math" w:eastAsia="Calibri" w:hAnsi="Cambria Math" w:cs="Times New Roman"/>
            <w:sz w:val="24"/>
            <w:szCs w:val="24"/>
          </w:rPr>
          <m:t>(gy)~(gx)+(gp)</m:t>
        </m:r>
      </m:oMath>
      <w:r w:rsidRPr="00854B3A">
        <w:rPr>
          <w:rFonts w:ascii="Times New Roman" w:eastAsia="Calibri" w:hAnsi="Times New Roman" w:cs="Times New Roman"/>
          <w:sz w:val="24"/>
          <w:szCs w:val="24"/>
        </w:rPr>
        <w:t xml:space="preserve"> </w:t>
      </w:r>
      <w:hyperlink r:id="rId38"/>
      <w:r w:rsidRPr="00854B3A">
        <w:rPr>
          <w:rFonts w:ascii="Times New Roman" w:eastAsia="Calibri" w:hAnsi="Times New Roman" w:cs="Times New Roman"/>
          <w:sz w:val="24"/>
          <w:szCs w:val="24"/>
        </w:rPr>
        <w:t xml:space="preserve"> weighted by the inverse of the variance of the </w:t>
      </w:r>
      <m:oMath>
        <m:r>
          <w:rPr>
            <w:rFonts w:ascii="Cambria Math" w:eastAsia="Calibri" w:hAnsi="Cambria Math" w:cs="Times New Roman"/>
            <w:sz w:val="24"/>
            <w:szCs w:val="24"/>
          </w:rPr>
          <m:t>(gy)</m:t>
        </m:r>
      </m:oMath>
      <w:hyperlink r:id="rId39"/>
      <w:r w:rsidRPr="00854B3A">
        <w:rPr>
          <w:rFonts w:ascii="Times New Roman" w:eastAsia="Calibri" w:hAnsi="Times New Roman" w:cs="Times New Roman"/>
          <w:sz w:val="24"/>
          <w:szCs w:val="24"/>
        </w:rPr>
        <w:t xml:space="preserve"> estimates. The whole process is automated within the TwoSampleMR R package which connects to the MR-Base database.</w:t>
      </w:r>
    </w:p>
    <w:p w14:paraId="798EE5DD" w14:textId="71F90CDE"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r w:rsidR="00B12A5F">
        <w:rPr>
          <w:rFonts w:ascii="Times New Roman" w:eastAsia="Calibri" w:hAnsi="Times New Roman" w:cs="Times New Roman"/>
          <w:sz w:val="24"/>
          <w:szCs w:val="24"/>
        </w:rPr>
        <w:t xml:space="preserve">modified form of multivariable MR, involving </w:t>
      </w:r>
      <w:r w:rsidRPr="00454C7F">
        <w:rPr>
          <w:rFonts w:ascii="Times New Roman" w:eastAsia="Calibri" w:hAnsi="Times New Roman" w:cs="Times New Roman"/>
          <w:sz w:val="24"/>
          <w:szCs w:val="24"/>
        </w:rPr>
        <w:t xml:space="preserve">LASSO regression of </w:t>
      </w:r>
      <m:oMath>
        <m:r>
          <w:rPr>
            <w:rFonts w:ascii="Cambria Math" w:eastAsia="Calibri" w:hAnsi="Cambria Math" w:cs="Times New Roman"/>
            <w:sz w:val="24"/>
            <w:szCs w:val="24"/>
          </w:rPr>
          <m:t>(gy)  ~ (gx)+(gp_i )+…+(gp_P)</m:t>
        </m:r>
      </m:oMath>
      <w:r w:rsidR="00287B52">
        <w:t xml:space="preserve"> </w:t>
      </w:r>
      <w:hyperlink r:id="rId40"/>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w:t>
      </w:r>
      <w:r w:rsidRPr="00454C7F">
        <w:rPr>
          <w:rFonts w:ascii="Times New Roman" w:eastAsia="Calibri" w:hAnsi="Times New Roman" w:cs="Times New Roman"/>
          <w:sz w:val="24"/>
          <w:szCs w:val="24"/>
        </w:rPr>
        <w:lastRenderedPageBreak/>
        <w:t xml:space="preserve">multivariable model with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LASSO therefore automates the removal of redundant traits. </w:t>
      </w:r>
      <w:del w:id="48" w:author="Gibran Hemani" w:date="2019-08-28T22:33:00Z">
        <w:r w:rsidRPr="00454C7F" w:rsidDel="00EA6A87">
          <w:rPr>
            <w:rFonts w:ascii="Times New Roman" w:eastAsia="Calibri" w:hAnsi="Times New Roman" w:cs="Times New Roman"/>
            <w:sz w:val="24"/>
            <w:szCs w:val="24"/>
          </w:rPr>
          <w:delText>With the remaining traits w</w:delText>
        </w:r>
      </w:del>
      <w:ins w:id="49" w:author="Gibran Hemani" w:date="2019-08-28T22:33:00Z">
        <w:r w:rsidR="00EA6A87">
          <w:rPr>
            <w:rFonts w:ascii="Times New Roman" w:eastAsia="Calibri" w:hAnsi="Times New Roman" w:cs="Times New Roman"/>
            <w:sz w:val="24"/>
            <w:szCs w:val="24"/>
          </w:rPr>
          <w:t>W</w:t>
        </w:r>
      </w:ins>
      <w:r w:rsidRPr="00454C7F">
        <w:rPr>
          <w:rFonts w:ascii="Times New Roman" w:eastAsia="Calibri" w:hAnsi="Times New Roman" w:cs="Times New Roman"/>
          <w:sz w:val="24"/>
          <w:szCs w:val="24"/>
        </w:rPr>
        <w:t xml:space="preserve">e then obtain estimates of </w:t>
      </w:r>
      <m:oMath>
        <m:r>
          <w:rPr>
            <w:rFonts w:ascii="Cambria Math" w:eastAsia="Calibri" w:hAnsi="Cambria Math" w:cs="Times New Roman"/>
            <w:sz w:val="24"/>
            <w:szCs w:val="24"/>
          </w:rPr>
          <m:t>(py)</m:t>
        </m:r>
      </m:oMath>
      <w:r w:rsidRPr="00454C7F">
        <w:rPr>
          <w:rFonts w:ascii="Times New Roman" w:eastAsia="Calibri" w:hAnsi="Times New Roman" w:cs="Times New Roman"/>
          <w:noProof/>
          <w:sz w:val="24"/>
          <w:szCs w:val="24"/>
        </w:rPr>
        <w:t xml:space="preserve"> that are conditionally independent of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rPr>
        <w:t xml:space="preserve"> </w:t>
      </w:r>
      <w:commentRangeStart w:id="50"/>
      <w:commentRangeStart w:id="51"/>
      <w:r w:rsidRPr="00454C7F">
        <w:rPr>
          <w:rFonts w:ascii="Times New Roman" w:eastAsia="Calibri" w:hAnsi="Times New Roman" w:cs="Times New Roman"/>
          <w:noProof/>
          <w:sz w:val="24"/>
          <w:szCs w:val="24"/>
        </w:rPr>
        <w:t xml:space="preserve">and </w:t>
      </w:r>
      <w:del w:id="52" w:author="Gibran Hemani" w:date="2019-08-28T22:32:00Z">
        <w:r w:rsidRPr="00454C7F" w:rsidDel="00EA6A87">
          <w:rPr>
            <w:rFonts w:ascii="Times New Roman" w:eastAsia="Calibri" w:hAnsi="Times New Roman" w:cs="Times New Roman"/>
            <w:noProof/>
            <w:sz w:val="24"/>
            <w:szCs w:val="24"/>
          </w:rPr>
          <w:delText xml:space="preserve">amongst all </w:delText>
        </w:r>
      </w:del>
      <w:ins w:id="53" w:author="Gibran Hemani" w:date="2019-08-28T22:32:00Z">
        <w:r w:rsidR="00EA6A87">
          <w:rPr>
            <w:rFonts w:ascii="Times New Roman" w:eastAsia="Calibri" w:hAnsi="Times New Roman" w:cs="Times New Roman"/>
            <w:noProof/>
            <w:sz w:val="24"/>
            <w:szCs w:val="24"/>
          </w:rPr>
          <w:t>jointly estimated using all</w:t>
        </w:r>
      </w:ins>
      <w:ins w:id="54" w:author="Gibran Hemani" w:date="2019-08-28T22:33:00Z">
        <w:r w:rsidR="00EA6A87">
          <w:rPr>
            <w:rFonts w:ascii="Times New Roman" w:eastAsia="Calibri" w:hAnsi="Times New Roman" w:cs="Times New Roman"/>
            <w:noProof/>
            <w:sz w:val="24"/>
            <w:szCs w:val="24"/>
          </w:rPr>
          <w:t xml:space="preserve"> remaining</w:t>
        </w:r>
      </w:ins>
      <w:ins w:id="55" w:author="Gibran Hemani" w:date="2019-08-28T22:32:00Z">
        <w:r w:rsidR="00EA6A87">
          <w:rPr>
            <w:rFonts w:ascii="Times New Roman" w:eastAsia="Calibri" w:hAnsi="Times New Roman" w:cs="Times New Roman"/>
            <w:noProof/>
            <w:sz w:val="24"/>
            <w:szCs w:val="24"/>
          </w:rPr>
          <w:t xml:space="preserve"> </w:t>
        </w:r>
      </w:ins>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w:t>
      </w:r>
      <w:commentRangeEnd w:id="50"/>
      <w:r w:rsidR="00E27E70">
        <w:rPr>
          <w:rStyle w:val="CommentReference"/>
        </w:rPr>
        <w:commentReference w:id="50"/>
      </w:r>
      <w:commentRangeEnd w:id="51"/>
      <w:r w:rsidR="00EA6A87">
        <w:rPr>
          <w:rStyle w:val="CommentReference"/>
        </w:rPr>
        <w:commentReference w:id="51"/>
      </w:r>
      <w:r w:rsidRPr="00454C7F">
        <w:rPr>
          <w:rFonts w:ascii="Times New Roman" w:eastAsia="Calibri" w:hAnsi="Times New Roman" w:cs="Times New Roman"/>
          <w:noProof/>
          <w:sz w:val="24"/>
          <w:szCs w:val="24"/>
        </w:rPr>
        <w:t xml:space="preserve">by combining them in a multivariable analysis on the outcome </w:t>
      </w:r>
      <w:hyperlink r:id="rId41"/>
      <m:oMath>
        <m:r>
          <w:rPr>
            <w:rFonts w:ascii="Cambria Math" w:eastAsia="Calibri" w:hAnsi="Cambria Math" w:cs="Times New Roman"/>
            <w:sz w:val="24"/>
            <w:szCs w:val="24"/>
          </w:rPr>
          <m:t>y</m:t>
        </m:r>
      </m:oMath>
      <w:r w:rsidRPr="00454C7F">
        <w:rPr>
          <w:rFonts w:ascii="Times New Roman" w:eastAsia="Calibri" w:hAnsi="Times New Roman" w:cs="Times New Roman"/>
          <w:noProof/>
          <w:sz w:val="24"/>
          <w:szCs w:val="24"/>
        </w:rPr>
        <w:t>.</w:t>
      </w:r>
      <w:r w:rsidR="00F60E9E">
        <w:rPr>
          <w:rFonts w:ascii="Times New Roman" w:eastAsia="Calibri" w:hAnsi="Times New Roman" w:cs="Times New Roman"/>
          <w:noProof/>
          <w:sz w:val="24"/>
          <w:szCs w:val="24"/>
        </w:rPr>
        <w:t xml:space="preserve"> A detailed discussion of dealing with multiple candidate traits per outlier SNP is presented in </w:t>
      </w:r>
      <w:commentRangeStart w:id="56"/>
      <w:commentRangeStart w:id="57"/>
      <w:r w:rsidR="00F60E9E">
        <w:rPr>
          <w:rFonts w:ascii="Times New Roman" w:eastAsia="Calibri" w:hAnsi="Times New Roman" w:cs="Times New Roman"/>
          <w:noProof/>
          <w:sz w:val="24"/>
          <w:szCs w:val="24"/>
        </w:rPr>
        <w:t>Supplementary Note 1</w:t>
      </w:r>
      <w:commentRangeEnd w:id="56"/>
      <w:r w:rsidR="00473DC9">
        <w:rPr>
          <w:rStyle w:val="CommentReference"/>
        </w:rPr>
        <w:commentReference w:id="56"/>
      </w:r>
      <w:commentRangeEnd w:id="57"/>
      <w:r w:rsidR="00EA6A87">
        <w:rPr>
          <w:rStyle w:val="CommentReference"/>
        </w:rPr>
        <w:commentReference w:id="57"/>
      </w:r>
      <w:r w:rsidR="00F60E9E">
        <w:rPr>
          <w:rFonts w:ascii="Times New Roman" w:eastAsia="Calibri" w:hAnsi="Times New Roman" w:cs="Times New Roman"/>
          <w:noProof/>
          <w:sz w:val="24"/>
          <w:szCs w:val="24"/>
        </w:rPr>
        <w:t>.</w:t>
      </w:r>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047228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42"/>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has some influence on exposure</w:t>
      </w:r>
      <m:oMath>
        <m:r>
          <w:ins w:id="58" w:author="George Davey Smith" w:date="2019-08-24T17:45:00Z">
            <w:rPr>
              <w:rFonts w:ascii="Cambria Math" w:eastAsia="Calibri" w:hAnsi="Cambria Math" w:cs="Times New Roman"/>
              <w:sz w:val="24"/>
              <w:szCs w:val="24"/>
            </w:rPr>
            <m:t xml:space="preserve"> </m:t>
          </w:ins>
        </m:r>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has some influence on outcome </w:t>
      </w:r>
      <w:hyperlink r:id="rId43"/>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the SNP effect on </w:t>
      </w:r>
      <w:hyperlink r:id="rId44"/>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is expected to be </w:t>
      </w:r>
      <w:hyperlink r:id="rId45"/>
      <m:oMath>
        <m:r>
          <w:rPr>
            <w:rFonts w:ascii="Cambria Math" w:eastAsia="Calibri" w:hAnsi="Cambria Math" w:cs="Times New Roman"/>
            <w:noProof/>
            <w:sz w:val="24"/>
            <w:szCs w:val="24"/>
          </w:rPr>
          <m:t>(gy)=(gx)(xy)</m:t>
        </m:r>
      </m:oMath>
      <w:r w:rsidRPr="00454C7F">
        <w:rPr>
          <w:rFonts w:ascii="Times New Roman" w:eastAsia="Calibri" w:hAnsi="Times New Roman" w:cs="Times New Roman"/>
          <w:sz w:val="24"/>
          <w:szCs w:val="24"/>
        </w:rPr>
        <w:t xml:space="preserve">, where </w:t>
      </w:r>
      <w:hyperlink r:id="rId46"/>
      <m:oMath>
        <m:r>
          <w:rPr>
            <w:rFonts w:ascii="Cambria Math" w:eastAsia="Calibri" w:hAnsi="Cambria Math" w:cs="Times New Roman"/>
            <w:noProof/>
            <w:sz w:val="24"/>
            <w:szCs w:val="24"/>
          </w:rPr>
          <m:t>(gx)</m:t>
        </m:r>
      </m:oMath>
      <w:r w:rsidRPr="00454C7F">
        <w:rPr>
          <w:rFonts w:ascii="Times New Roman" w:eastAsia="Calibri" w:hAnsi="Times New Roman" w:cs="Times New Roman"/>
          <w:sz w:val="24"/>
          <w:szCs w:val="24"/>
        </w:rPr>
        <w:t xml:space="preserve"> is the SNP effect on </w:t>
      </w:r>
      <w:hyperlink r:id="rId47"/>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w:hyperlink r:id="rId48"/>
      <m:oMath>
        <m:r>
          <w:rPr>
            <w:rFonts w:ascii="Cambria Math" w:eastAsia="Calibri" w:hAnsi="Cambria Math" w:cs="Times New Roman"/>
            <w:sz w:val="24"/>
            <w:szCs w:val="24"/>
          </w:rPr>
          <m:t>(xy)</m:t>
        </m:r>
      </m:oMath>
      <w:r w:rsidRPr="00454C7F">
        <w:rPr>
          <w:rFonts w:ascii="Times New Roman" w:eastAsia="Calibri" w:hAnsi="Times New Roman" w:cs="Times New Roman"/>
          <w:sz w:val="24"/>
          <w:szCs w:val="24"/>
        </w:rPr>
        <w:t xml:space="preserve"> is the causal effect of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Any substantive difference between </w:t>
      </w:r>
      <w:hyperlink r:id="rId49"/>
      <m:oMath>
        <m:r>
          <w:rPr>
            <w:rFonts w:ascii="Cambria Math" w:eastAsia="Calibri" w:hAnsi="Cambria Math" w:cs="Times New Roman"/>
            <w:noProof/>
            <w:sz w:val="24"/>
            <w:szCs w:val="24"/>
          </w:rPr>
          <m:t>(gy)</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(gx)(xy)</m:t>
        </m:r>
      </m:oMath>
      <w:r w:rsidRPr="00454C7F">
        <w:rPr>
          <w:rFonts w:ascii="Times New Roman" w:eastAsia="Calibri" w:hAnsi="Times New Roman" w:cs="Times New Roman"/>
          <w:sz w:val="24"/>
          <w:szCs w:val="24"/>
        </w:rPr>
        <w:t xml:space="preserve"> could be due to an additional influence on </w:t>
      </w:r>
      <w:hyperlink r:id="rId50"/>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arising from the SNP’s effect through an alternative pathway. </w:t>
      </w:r>
    </w:p>
    <w:p w14:paraId="337B26AC" w14:textId="5F693C8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51"/>
      <w:r w:rsidR="003C13A6">
        <w:rPr>
          <w:rFonts w:ascii="Times New Roman" w:eastAsia="Calibri" w:hAnsi="Times New Roman" w:cs="Times New Roman"/>
          <w:i/>
          <w:iCs/>
          <w:noProof/>
          <w:sz w:val="24"/>
          <w:szCs w:val="24"/>
        </w:rPr>
        <w:t>P</w:t>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5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67D17A0C" w14:textId="0A6D7842" w:rsidR="003C13A6" w:rsidRDefault="003D71F9" w:rsidP="000C0344">
      <w:pPr>
        <w:spacing w:after="160" w:line="480" w:lineRule="auto"/>
        <w:jc w:val="center"/>
      </w:pPr>
      <m:oMathPara>
        <m:oMath>
          <m:d>
            <m:dPr>
              <m:ctrlPr>
                <w:rPr>
                  <w:rFonts w:ascii="Cambria Math" w:hAnsi="Cambria Math"/>
                  <w:i/>
                </w:rPr>
              </m:ctrlPr>
            </m:dPr>
            <m:e>
              <m:r>
                <w:rPr>
                  <w:rFonts w:ascii="Cambria Math" w:hAnsi="Cambria Math"/>
                </w:rPr>
                <m:t>gy</m:t>
              </m:r>
            </m:e>
          </m:d>
          <m:r>
            <w:rPr>
              <w:rFonts w:ascii="Cambria Math" w:hAnsi="Cambria Math"/>
            </w:rPr>
            <m:t>=</m:t>
          </m:r>
          <m:d>
            <m:dPr>
              <m:ctrlPr>
                <w:rPr>
                  <w:rFonts w:ascii="Cambria Math" w:hAnsi="Cambria Math"/>
                  <w:i/>
                </w:rPr>
              </m:ctrlPr>
            </m:dPr>
            <m:e>
              <m:r>
                <w:rPr>
                  <w:rFonts w:ascii="Cambria Math" w:hAnsi="Cambria Math"/>
                </w:rPr>
                <m:t>gx</m:t>
              </m:r>
            </m:e>
          </m:d>
          <m:acc>
            <m:accPr>
              <m:ctrlPr>
                <w:rPr>
                  <w:rFonts w:ascii="Cambria Math" w:hAnsi="Cambria Math"/>
                  <w:i/>
                </w:rPr>
              </m:ctrlPr>
            </m:accPr>
            <m:e>
              <m:r>
                <w:rPr>
                  <w:rFonts w:ascii="Cambria Math" w:hAnsi="Cambria Math"/>
                </w:rPr>
                <m:t>(xy)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(p</m:t>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r>
                    <w:rPr>
                      <w:rFonts w:ascii="Cambria Math" w:hAnsi="Cambria Math"/>
                    </w:rPr>
                    <m:t>y)</m:t>
                  </m:r>
                </m:e>
              </m:acc>
            </m:e>
          </m:nary>
        </m:oMath>
      </m:oMathPara>
    </w:p>
    <w:p w14:paraId="16875693" w14:textId="24E3AAE2" w:rsidR="000C0344" w:rsidRPr="00454C7F" w:rsidRDefault="003D71F9" w:rsidP="000C0344">
      <w:pPr>
        <w:spacing w:after="160" w:line="480" w:lineRule="auto"/>
        <w:jc w:val="center"/>
        <w:rPr>
          <w:rFonts w:ascii="Times New Roman" w:eastAsia="Calibri" w:hAnsi="Times New Roman" w:cs="Times New Roman"/>
          <w:sz w:val="24"/>
          <w:szCs w:val="24"/>
        </w:rPr>
      </w:pPr>
      <w:hyperlink r:id="rId54"/>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30B7C212" w:rsidR="000C0344" w:rsidRPr="003C13A6"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P</m:t>
            </m:r>
          </m:sub>
        </m:sSub>
      </m:oMath>
      <w:r w:rsidR="003C13A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is </w:t>
      </w:r>
    </w:p>
    <w:p w14:paraId="08FE157E" w14:textId="5FD2A326" w:rsidR="000C0344" w:rsidRPr="00454C7F" w:rsidRDefault="003D71F9" w:rsidP="00F267F4">
      <w:pPr>
        <w:spacing w:after="160" w:line="480" w:lineRule="auto"/>
        <w:jc w:val="center"/>
        <w:rPr>
          <w:rFonts w:ascii="Times New Roman" w:eastAsia="Calibri" w:hAnsi="Times New Roman" w:cs="Times New Roman"/>
          <w:sz w:val="24"/>
          <w:szCs w:val="24"/>
        </w:rPr>
      </w:pPr>
      <m:oMathPara>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r>
                <w:rPr>
                  <w:rFonts w:ascii="Cambria Math" w:eastAsia="Calibri" w:hAnsi="Cambria Math" w:cs="Times New Roman"/>
                  <w:sz w:val="24"/>
                  <w:szCs w:val="24"/>
                </w:rPr>
                <m:t>(gy)</m:t>
              </m:r>
            </m:e>
          </m:acc>
          <m:r>
            <w:rPr>
              <w:rFonts w:ascii="Cambria Math" w:eastAsia="Calibri" w:hAnsi="Cambria Math" w:cs="Times New Roman"/>
              <w:sz w:val="24"/>
              <w:szCs w:val="24"/>
            </w:rPr>
            <m:t xml:space="preserve">- </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P</m:t>
              </m:r>
            </m:sup>
            <m:e>
              <m:r>
                <w:rPr>
                  <w:rFonts w:ascii="Cambria Math" w:eastAsia="Calibri" w:hAnsi="Cambria Math" w:cs="Times New Roman"/>
                  <w:sz w:val="24"/>
                  <w:szCs w:val="24"/>
                </w:rPr>
                <m:t>(g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y)</m:t>
              </m:r>
            </m:e>
          </m:nary>
        </m:oMath>
      </m:oMathPara>
    </w:p>
    <w:p w14:paraId="168B3281" w14:textId="09839194"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55"/>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where 1000 resamples of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oMath>
      <w:r w:rsidRPr="00454C7F">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gp</m:t>
            </m:r>
          </m:e>
        </m:d>
      </m:oMath>
      <w:r w:rsidRPr="00454C7F">
        <w:rPr>
          <w:rFonts w:ascii="Times New Roman" w:eastAsia="Calibri" w:hAnsi="Times New Roman" w:cs="Times New Roman"/>
          <w:sz w:val="24"/>
          <w:szCs w:val="24"/>
        </w:rPr>
        <w:t xml:space="preserve"> and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py</m:t>
            </m:r>
          </m:e>
        </m:d>
      </m:oMath>
      <w:r w:rsidRPr="00454C7F">
        <w:rPr>
          <w:rFonts w:ascii="Times New Roman" w:eastAsia="Calibri" w:hAnsi="Times New Roman" w:cs="Times New Roman"/>
          <w:sz w:val="24"/>
          <w:szCs w:val="24"/>
        </w:rPr>
        <w:t xml:space="preserve"> are obtained based on their respective standard errors and the standard deviation of the resultant </w:t>
      </w:r>
      <m:oMath>
        <m:acc>
          <m:accPr>
            <m:ctrlPr>
              <w:rPr>
                <w:rFonts w:ascii="Cambria Math" w:eastAsia="Calibri" w:hAnsi="Cambria Math" w:cs="Times New Roman"/>
                <w:i/>
                <w:sz w:val="24"/>
                <w:szCs w:val="24"/>
              </w:rPr>
            </m:ctrlPr>
          </m:accPr>
          <m:e>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ctrlPr>
                  <w:rPr>
                    <w:rFonts w:ascii="Cambria Math" w:eastAsia="Cambria Math" w:hAnsi="Cambria Math" w:cs="Cambria Math"/>
                    <w:sz w:val="24"/>
                    <w:szCs w:val="24"/>
                  </w:rPr>
                </m:ctrlPr>
              </m:e>
              <m:sup>
                <m:r>
                  <w:rPr>
                    <w:rFonts w:ascii="Cambria Math" w:eastAsia="Calibri" w:hAnsi="Cambria Math" w:cs="Times New Roman"/>
                    <w:sz w:val="24"/>
                    <w:szCs w:val="24"/>
                  </w:rPr>
                  <m:t>*</m:t>
                </m:r>
              </m:sup>
            </m:sSup>
          </m:e>
        </m:acc>
      </m:oMath>
      <w:r w:rsidRPr="00454C7F">
        <w:rPr>
          <w:rFonts w:ascii="Times New Roman" w:eastAsia="Calibri" w:hAnsi="Times New Roman" w:cs="Times New Roman"/>
          <w:sz w:val="24"/>
          <w:szCs w:val="24"/>
        </w:rPr>
        <w:t xml:space="preserve"> estimate, represents its standard error. Finally, an adjusted effect estimate of </w:t>
      </w:r>
      <w:hyperlink r:id="rId56"/>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oMath>
      <w:r w:rsidRPr="00454C7F">
        <w:rPr>
          <w:rFonts w:ascii="Times New Roman" w:eastAsia="Calibri" w:hAnsi="Times New Roman" w:cs="Times New Roman"/>
          <w:sz w:val="24"/>
          <w:szCs w:val="24"/>
        </w:rPr>
        <w:t xml:space="preserve"> due to SNP</w:t>
      </w:r>
      <w:r w:rsidR="00F267F4">
        <w:rPr>
          <w:rFonts w:ascii="Times New Roman" w:eastAsia="Calibri" w:hAnsi="Times New Roman" w:cs="Times New Roman"/>
          <w:sz w:val="24"/>
          <w:szCs w:val="24"/>
        </w:rPr>
        <w:t xml:space="preserve"> </w:t>
      </w:r>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is obtained through the Wald ratio.</w:t>
      </w:r>
    </w:p>
    <w:p w14:paraId="2DE515CE" w14:textId="3EB039AD" w:rsidR="00F267F4" w:rsidRPr="00454C7F" w:rsidRDefault="003D71F9" w:rsidP="000C0344">
      <w:pPr>
        <w:spacing w:after="160" w:line="480" w:lineRule="auto"/>
        <w:jc w:val="both"/>
        <w:rPr>
          <w:rFonts w:ascii="Times New Roman" w:eastAsia="Calibri" w:hAnsi="Times New Roman" w:cs="Times New Roman"/>
          <w:noProof/>
          <w:sz w:val="24"/>
          <w:szCs w:val="24"/>
        </w:rPr>
      </w:pPr>
      <m:oMathPara>
        <m:oMath>
          <m:acc>
            <m:accPr>
              <m:ctrlPr>
                <w:rPr>
                  <w:rFonts w:ascii="Cambria Math" w:eastAsia="Calibri" w:hAnsi="Cambria Math" w:cs="Times New Roman"/>
                  <w:i/>
                  <w:noProof/>
                  <w:sz w:val="24"/>
                  <w:szCs w:val="24"/>
                </w:rPr>
              </m:ctrlPr>
            </m:acc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xy</m:t>
                  </m:r>
                </m:e>
              </m:d>
            </m:e>
          </m:acc>
          <m:r>
            <w:rPr>
              <w:rFonts w:ascii="Cambria Math" w:eastAsia="Calibri" w:hAnsi="Cambria Math" w:cs="Times New Roman"/>
              <w:noProof/>
              <w:sz w:val="24"/>
              <w:szCs w:val="24"/>
            </w:rPr>
            <m:t xml:space="preserve">= </m:t>
          </m:r>
          <m:f>
            <m:fPr>
              <m:ctrlPr>
                <w:rPr>
                  <w:rFonts w:ascii="Cambria Math" w:eastAsia="Calibri" w:hAnsi="Cambria Math" w:cs="Times New Roman"/>
                  <w:i/>
                  <w:noProof/>
                  <w:sz w:val="24"/>
                  <w:szCs w:val="24"/>
                </w:rPr>
              </m:ctrlPr>
            </m:fPr>
            <m:num>
              <m:sSup>
                <m:sSupPr>
                  <m:ctrlPr>
                    <w:rPr>
                      <w:rFonts w:ascii="Cambria Math" w:eastAsia="Calibri" w:hAnsi="Cambria Math" w:cs="Times New Roman"/>
                      <w:i/>
                      <w:noProof/>
                      <w:sz w:val="24"/>
                      <w:szCs w:val="24"/>
                    </w:rPr>
                  </m:ctrlPr>
                </m:sSup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gy</m:t>
                      </m:r>
                    </m:e>
                  </m:d>
                </m:e>
                <m:sup>
                  <m:r>
                    <w:rPr>
                      <w:rFonts w:ascii="Cambria Math" w:eastAsia="Calibri" w:hAnsi="Cambria Math" w:cs="Times New Roman"/>
                      <w:noProof/>
                      <w:sz w:val="24"/>
                      <w:szCs w:val="24"/>
                    </w:rPr>
                    <m:t>*</m:t>
                  </m:r>
                </m:sup>
              </m:sSup>
            </m:num>
            <m:den>
              <m:r>
                <w:rPr>
                  <w:rFonts w:ascii="Cambria Math" w:eastAsia="Calibri" w:hAnsi="Cambria Math" w:cs="Times New Roman"/>
                  <w:noProof/>
                  <w:sz w:val="24"/>
                  <w:szCs w:val="24"/>
                </w:rPr>
                <m:t>(gx)</m:t>
              </m:r>
            </m:den>
          </m:f>
        </m:oMath>
      </m:oMathPara>
    </w:p>
    <w:p w14:paraId="33B6DA87" w14:textId="666EEC79" w:rsidR="003C5B5F" w:rsidRPr="006C7962" w:rsidRDefault="003C5B5F" w:rsidP="006C7962">
      <w:pPr>
        <w:spacing w:line="480" w:lineRule="auto"/>
        <w:jc w:val="both"/>
        <w:rPr>
          <w:rFonts w:ascii="Times New Roman" w:eastAsia="Calibri" w:hAnsi="Times New Roman" w:cs="Times New Roman"/>
          <w:sz w:val="24"/>
          <w:szCs w:val="24"/>
        </w:rPr>
      </w:pPr>
      <w:bookmarkStart w:id="59" w:name="_7crnug6dbtn3" w:colFirst="0" w:colLast="0"/>
      <w:bookmarkEnd w:id="59"/>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1C52BCA4"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613A56">
        <w:rPr>
          <w:rFonts w:ascii="Times New Roman" w:hAnsi="Times New Roman" w:cs="Times New Roman"/>
          <w:i/>
          <w:iCs/>
          <w:sz w:val="24"/>
          <w:szCs w:val="24"/>
        </w:rPr>
        <w:t>x</w:t>
      </w:r>
      <w:r>
        <w:rPr>
          <w:rFonts w:ascii="Times New Roman" w:hAnsi="Times New Roman" w:cs="Times New Roman"/>
          <w:sz w:val="24"/>
          <w:szCs w:val="24"/>
        </w:rPr>
        <w:t xml:space="preserv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under different circumstances. </w:t>
      </w:r>
      <w:r w:rsidR="005F0E2E">
        <w:rPr>
          <w:rFonts w:ascii="Times New Roman" w:hAnsi="Times New Roman" w:cs="Times New Roman"/>
          <w:sz w:val="24"/>
          <w:szCs w:val="24"/>
        </w:rPr>
        <w:t xml:space="preserve">The </w:t>
      </w:r>
      <w:r w:rsidR="005F0E2E">
        <w:rPr>
          <w:rFonts w:ascii="Times New Roman" w:hAnsi="Times New Roman" w:cs="Times New Roman"/>
          <w:sz w:val="24"/>
          <w:szCs w:val="24"/>
        </w:rPr>
        <w:lastRenderedPageBreak/>
        <w:t xml:space="preserve">simulations are principally designed to evaluate the potential value of adjusting outliers for putative explanatory pathways. Other aspects of the MR-TRYX framework, for example dealing with </w:t>
      </w:r>
      <w:r w:rsidR="00030E58">
        <w:rPr>
          <w:rFonts w:ascii="Times New Roman" w:hAnsi="Times New Roman" w:cs="Times New Roman"/>
          <w:sz w:val="24"/>
          <w:szCs w:val="24"/>
        </w:rPr>
        <w:t xml:space="preserve">redundant traits in the GWAS database are dealt with separately (Supplementary note 1). </w:t>
      </w:r>
      <w:r>
        <w:rPr>
          <w:rFonts w:ascii="Times New Roman" w:hAnsi="Times New Roman" w:cs="Times New Roman"/>
          <w:sz w:val="24"/>
          <w:szCs w:val="24"/>
        </w:rPr>
        <w:t xml:space="preserve">In all circumstances there are 30 independent genetic effects on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r w:rsidRPr="00613A56">
        <w:rPr>
          <w:rFonts w:ascii="Times New Roman" w:hAnsi="Times New Roman" w:cs="Times New Roman"/>
          <w:i/>
          <w:iCs/>
          <w:sz w:val="24"/>
          <w:szCs w:val="24"/>
        </w:rPr>
        <w:t>Gx</w:t>
      </w:r>
      <w:r>
        <w:rPr>
          <w:rFonts w:ascii="Times New Roman" w:hAnsi="Times New Roman" w:cs="Times New Roman"/>
          <w:sz w:val="24"/>
          <w:szCs w:val="24"/>
        </w:rPr>
        <w:t xml:space="preserve">), and </w:t>
      </w:r>
      <w:r w:rsidRPr="00613A56">
        <w:rPr>
          <w:rFonts w:ascii="Times New Roman" w:hAnsi="Times New Roman" w:cs="Times New Roman"/>
          <w:i/>
          <w:iCs/>
          <w:sz w:val="24"/>
          <w:szCs w:val="24"/>
        </w:rPr>
        <w:t>x</w:t>
      </w:r>
      <w:r>
        <w:rPr>
          <w:rFonts w:ascii="Times New Roman" w:hAnsi="Times New Roman" w:cs="Times New Roman"/>
          <w:sz w:val="24"/>
          <w:szCs w:val="24"/>
        </w:rPr>
        <w:t xml:space="preserve"> either has no direct influence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or has a direct effect of 0.1 on </w:t>
      </w:r>
      <w:r w:rsidRPr="00613A56">
        <w:rPr>
          <w:rFonts w:ascii="Times New Roman" w:hAnsi="Times New Roman" w:cs="Times New Roman"/>
          <w:i/>
          <w:iCs/>
          <w:sz w:val="24"/>
          <w:szCs w:val="24"/>
        </w:rPr>
        <w:t>y</w:t>
      </w:r>
      <w:r>
        <w:rPr>
          <w:rFonts w:ascii="Times New Roman" w:hAnsi="Times New Roman" w:cs="Times New Roman"/>
          <w:sz w:val="24"/>
          <w:szCs w:val="24"/>
        </w:rPr>
        <w:t>. For all simulations, we used 10</w:t>
      </w:r>
      <w:r w:rsidR="003951DC">
        <w:rPr>
          <w:rFonts w:ascii="Times New Roman" w:hAnsi="Times New Roman" w:cs="Times New Roman"/>
          <w:sz w:val="24"/>
          <w:szCs w:val="24"/>
        </w:rPr>
        <w:t>,</w:t>
      </w:r>
      <w:r>
        <w:rPr>
          <w:rFonts w:ascii="Times New Roman" w:hAnsi="Times New Roman" w:cs="Times New Roman"/>
          <w:sz w:val="24"/>
          <w:szCs w:val="24"/>
        </w:rPr>
        <w:t>000 individuals, and repeated each circumstance 1</w:t>
      </w:r>
      <w:r w:rsidR="003C5270">
        <w:rPr>
          <w:rFonts w:ascii="Times New Roman" w:hAnsi="Times New Roman" w:cs="Times New Roman"/>
          <w:sz w:val="24"/>
          <w:szCs w:val="24"/>
        </w:rPr>
        <w:t>,</w:t>
      </w:r>
      <w:r>
        <w:rPr>
          <w:rFonts w:ascii="Times New Roman" w:hAnsi="Times New Roman" w:cs="Times New Roman"/>
          <w:sz w:val="24"/>
          <w:szCs w:val="24"/>
        </w:rPr>
        <w:t>000 times. We summarised each scenario in two ways: a) We estimated the proportion of simulations that gave a biased estimate of the causal effect</w:t>
      </w:r>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(b</w:t>
      </w:r>
      <w:r w:rsidR="00BF3880" w:rsidRPr="00613A56">
        <w:rPr>
          <w:rFonts w:ascii="Times New Roman" w:hAnsi="Times New Roman" w:cs="Times New Roman"/>
          <w:sz w:val="24"/>
          <w:szCs w:val="24"/>
          <w:vertAlign w:val="subscript"/>
        </w:rPr>
        <w:t>xy</w:t>
      </w:r>
      <w:r w:rsidR="00BF3880">
        <w:rPr>
          <w:rFonts w:ascii="Times New Roman" w:hAnsi="Times New Roman" w:cs="Times New Roman"/>
          <w:sz w:val="24"/>
          <w:szCs w:val="24"/>
        </w:rPr>
        <w:t>)</w:t>
      </w:r>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r w:rsidR="0072585B">
        <w:rPr>
          <w:rFonts w:ascii="Times New Roman" w:hAnsi="Times New Roman" w:cs="Times New Roman"/>
          <w:sz w:val="24"/>
          <w:szCs w:val="24"/>
        </w:rPr>
        <w:t>,</w:t>
      </w:r>
      <w:r>
        <w:rPr>
          <w:rFonts w:ascii="Times New Roman" w:hAnsi="Times New Roman" w:cs="Times New Roman"/>
          <w:sz w:val="24"/>
          <w:szCs w:val="24"/>
        </w:rPr>
        <w:t xml:space="preserve">000 simulations, we calculated the proportion of estimates that were ‘unbiased’. b) We summarised the power and </w:t>
      </w:r>
      <w:r w:rsidR="00001536">
        <w:rPr>
          <w:rFonts w:ascii="Times New Roman" w:hAnsi="Times New Roman" w:cs="Times New Roman"/>
          <w:sz w:val="24"/>
          <w:szCs w:val="24"/>
        </w:rPr>
        <w:t>FDR</w:t>
      </w:r>
      <w:r>
        <w:rPr>
          <w:rFonts w:ascii="Times New Roman" w:hAnsi="Times New Roman" w:cs="Times New Roman"/>
          <w:sz w:val="24"/>
          <w:szCs w:val="24"/>
        </w:rPr>
        <w:t xml:space="preserve"> by estimating the area under the receiver operator curve</w:t>
      </w:r>
      <w:r w:rsidR="00030E58">
        <w:rPr>
          <w:rFonts w:ascii="Times New Roman" w:hAnsi="Times New Roman" w:cs="Times New Roman"/>
          <w:sz w:val="24"/>
          <w:szCs w:val="24"/>
        </w:rPr>
        <w:t xml:space="preserve"> (AUROC)</w:t>
      </w:r>
      <w:r>
        <w:rPr>
          <w:rFonts w:ascii="Times New Roman" w:hAnsi="Times New Roman" w:cs="Times New Roman"/>
          <w:sz w:val="24"/>
          <w:szCs w:val="24"/>
        </w:rPr>
        <w:t xml:space="prese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r w:rsidR="00E265A4">
        <w:rPr>
          <w:rFonts w:ascii="Times New Roman" w:hAnsi="Times New Roman" w:cs="Times New Roman"/>
          <w:sz w:val="24"/>
          <w:szCs w:val="24"/>
        </w:rPr>
        <w:t>data-based</w:t>
      </w:r>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780C6F24" w:rsidR="000C0344" w:rsidRDefault="000C0344" w:rsidP="000C0344">
      <w:pPr>
        <w:spacing w:after="158" w:line="480" w:lineRule="auto"/>
        <w:jc w:val="both"/>
        <w:rPr>
          <w:rFonts w:ascii="Times New Roman" w:hAnsi="Times New Roman" w:cs="Times New Roman"/>
          <w:sz w:val="24"/>
          <w:szCs w:val="24"/>
        </w:rPr>
      </w:pPr>
      <w:commentRangeStart w:id="60"/>
      <w:commentRangeStart w:id="61"/>
      <w:r w:rsidRPr="00597A15">
        <w:rPr>
          <w:rFonts w:ascii="Times New Roman" w:hAnsi="Times New Roman" w:cs="Times New Roman"/>
          <w:b/>
          <w:bCs/>
          <w:sz w:val="24"/>
          <w:szCs w:val="24"/>
        </w:rPr>
        <w:t>Confounding pleiotropy</w:t>
      </w:r>
      <w:commentRangeEnd w:id="60"/>
      <w:r w:rsidR="007E342C">
        <w:rPr>
          <w:rStyle w:val="CommentReference"/>
        </w:rPr>
        <w:commentReference w:id="60"/>
      </w:r>
      <w:commentRangeEnd w:id="61"/>
      <w:r w:rsidR="00497B7D">
        <w:rPr>
          <w:rStyle w:val="CommentReference"/>
        </w:rPr>
        <w:commentReference w:id="61"/>
      </w:r>
      <w:r>
        <w:rPr>
          <w:rFonts w:ascii="Times New Roman" w:hAnsi="Times New Roman" w:cs="Times New Roman"/>
          <w:sz w:val="24"/>
          <w:szCs w:val="24"/>
        </w:rPr>
        <w:t>.</w:t>
      </w:r>
      <w:r w:rsidRPr="00597A15">
        <w:rPr>
          <w:rFonts w:ascii="Times New Roman" w:hAnsi="Times New Roman" w:cs="Times New Roman"/>
          <w:sz w:val="24"/>
          <w:szCs w:val="24"/>
        </w:rPr>
        <w:t xml:space="preserve"> </w:t>
      </w:r>
      <w:ins w:id="62" w:author="Gibran Hemani" w:date="2019-08-28T16:33:00Z">
        <w:r w:rsidR="0021708E">
          <w:rPr>
            <w:rFonts w:ascii="Times New Roman" w:hAnsi="Times New Roman" w:cs="Times New Roman"/>
            <w:sz w:val="24"/>
            <w:szCs w:val="24"/>
          </w:rPr>
          <w:t>In this scenario</w:t>
        </w:r>
      </w:ins>
      <w:ins w:id="63" w:author="Gibran Hemani" w:date="2019-08-28T16:34:00Z">
        <w:r w:rsidR="0021708E">
          <w:rPr>
            <w:rFonts w:ascii="Times New Roman" w:hAnsi="Times New Roman" w:cs="Times New Roman"/>
            <w:sz w:val="24"/>
            <w:szCs w:val="24"/>
          </w:rPr>
          <w:t xml:space="preserve"> there are instruments detected for </w:t>
        </w:r>
        <w:r w:rsidR="0021708E" w:rsidRPr="0021708E">
          <w:rPr>
            <w:rFonts w:ascii="Times New Roman" w:hAnsi="Times New Roman" w:cs="Times New Roman"/>
            <w:i/>
            <w:iCs/>
            <w:sz w:val="24"/>
            <w:szCs w:val="24"/>
            <w:rPrChange w:id="64" w:author="Gibran Hemani" w:date="2019-08-28T16:34:00Z">
              <w:rPr>
                <w:rFonts w:ascii="Times New Roman" w:hAnsi="Times New Roman" w:cs="Times New Roman"/>
                <w:sz w:val="24"/>
                <w:szCs w:val="24"/>
              </w:rPr>
            </w:rPrChange>
          </w:rPr>
          <w:t>x</w:t>
        </w:r>
        <w:r w:rsidR="0021708E">
          <w:rPr>
            <w:rFonts w:ascii="Times New Roman" w:hAnsi="Times New Roman" w:cs="Times New Roman"/>
            <w:sz w:val="24"/>
            <w:szCs w:val="24"/>
          </w:rPr>
          <w:t xml:space="preserve"> that primarily influence a</w:t>
        </w:r>
      </w:ins>
      <w:ins w:id="65" w:author="Gibran Hemani" w:date="2019-08-28T16:35:00Z">
        <w:r w:rsidR="0021708E">
          <w:rPr>
            <w:rFonts w:ascii="Times New Roman" w:hAnsi="Times New Roman" w:cs="Times New Roman"/>
            <w:sz w:val="24"/>
            <w:szCs w:val="24"/>
          </w:rPr>
          <w:t xml:space="preserve"> confounder variable (e.g.</w:t>
        </w:r>
      </w:ins>
      <w:del w:id="66" w:author="Gibran Hemani" w:date="2019-08-28T16:33:00Z">
        <w:r w:rsidDel="0021708E">
          <w:rPr>
            <w:rFonts w:ascii="Times New Roman" w:hAnsi="Times New Roman" w:cs="Times New Roman"/>
            <w:sz w:val="24"/>
            <w:szCs w:val="24"/>
          </w:rPr>
          <w:delText>A</w:delText>
        </w:r>
      </w:del>
      <w:del w:id="67" w:author="Gibran Hemani" w:date="2019-08-28T16:35:00Z">
        <w:r w:rsidRPr="00597A15" w:rsidDel="0021708E">
          <w:rPr>
            <w:rFonts w:ascii="Times New Roman" w:hAnsi="Times New Roman" w:cs="Times New Roman"/>
            <w:sz w:val="24"/>
            <w:szCs w:val="24"/>
          </w:rPr>
          <w:delText xml:space="preserve"> confounder,</w:delText>
        </w:r>
      </w:del>
      <w:r w:rsidRPr="00597A15">
        <w:rPr>
          <w:rFonts w:ascii="Times New Roman" w:hAnsi="Times New Roman" w:cs="Times New Roman"/>
          <w:sz w:val="24"/>
          <w:szCs w:val="24"/>
        </w:rPr>
        <w:t xml:space="preserve"> </w:t>
      </w:r>
      <m:oMath>
        <m:r>
          <w:rPr>
            <w:rFonts w:ascii="Cambria Math" w:hAnsi="Cambria Math" w:cs="Times New Roman"/>
            <w:sz w:val="24"/>
            <w:szCs w:val="24"/>
          </w:rPr>
          <m:t>u</m:t>
        </m:r>
      </m:oMath>
      <w:r w:rsidR="00B9076B" w:rsidRPr="00613A56">
        <w:rPr>
          <w:rFonts w:ascii="Times New Roman" w:hAnsi="Times New Roman" w:cs="Times New Roman"/>
          <w:sz w:val="24"/>
          <w:szCs w:val="24"/>
          <w:vertAlign w:val="subscript"/>
        </w:rPr>
        <w:t>1</w:t>
      </w:r>
      <w:ins w:id="68" w:author="Gibran Hemani" w:date="2019-08-28T16:35:00Z">
        <w:r w:rsidR="0021708E">
          <w:rPr>
            <w:rFonts w:ascii="Times New Roman" w:hAnsi="Times New Roman" w:cs="Times New Roman"/>
            <w:sz w:val="24"/>
            <w:szCs w:val="24"/>
          </w:rPr>
          <w:t xml:space="preserve"> that </w:t>
        </w:r>
      </w:ins>
      <w:del w:id="69" w:author="Gibran Hemani" w:date="2019-08-28T16:35:00Z">
        <w:r w:rsidDel="0021708E">
          <w:rPr>
            <w:rFonts w:ascii="Times New Roman" w:hAnsi="Times New Roman" w:cs="Times New Roman"/>
            <w:sz w:val="24"/>
            <w:szCs w:val="24"/>
          </w:rPr>
          <w:delText>,</w:delText>
        </w:r>
        <w:r w:rsidRPr="00597A15" w:rsidDel="0021708E">
          <w:rPr>
            <w:rFonts w:ascii="Times New Roman" w:hAnsi="Times New Roman" w:cs="Times New Roman"/>
            <w:sz w:val="24"/>
            <w:szCs w:val="24"/>
          </w:rPr>
          <w:delText xml:space="preserve"> </w:delText>
        </w:r>
      </w:del>
      <w:r w:rsidRPr="00597A15">
        <w:rPr>
          <w:rFonts w:ascii="Times New Roman" w:hAnsi="Times New Roman" w:cs="Times New Roman"/>
          <w:sz w:val="24"/>
          <w:szCs w:val="24"/>
        </w:rPr>
        <w:t xml:space="preserve">influences </w:t>
      </w:r>
      <w:ins w:id="70" w:author="Gibran Hemani" w:date="2019-08-28T16:35:00Z">
        <w:r w:rsidR="0021708E">
          <w:rPr>
            <w:rFonts w:ascii="Times New Roman" w:hAnsi="Times New Roman" w:cs="Times New Roman"/>
            <w:sz w:val="24"/>
            <w:szCs w:val="24"/>
          </w:rPr>
          <w:t xml:space="preserve">both </w:t>
        </w:r>
      </w:ins>
      <w:r w:rsidRPr="00613A56">
        <w:rPr>
          <w:rFonts w:ascii="Times New Roman" w:hAnsi="Times New Roman" w:cs="Times New Roman"/>
          <w:i/>
          <w:iCs/>
          <w:sz w:val="24"/>
          <w:szCs w:val="24"/>
        </w:rPr>
        <w:t>x</w:t>
      </w:r>
      <w:r w:rsidRPr="00597A15">
        <w:rPr>
          <w:rFonts w:ascii="Times New Roman" w:hAnsi="Times New Roman" w:cs="Times New Roman"/>
          <w:sz w:val="24"/>
          <w:szCs w:val="24"/>
        </w:rPr>
        <w:t xml:space="preserve"> and </w:t>
      </w:r>
      <w:r w:rsidRPr="00613A56">
        <w:rPr>
          <w:rFonts w:ascii="Times New Roman" w:hAnsi="Times New Roman" w:cs="Times New Roman"/>
          <w:i/>
          <w:iCs/>
          <w:sz w:val="24"/>
          <w:szCs w:val="24"/>
        </w:rPr>
        <w:t>y</w:t>
      </w:r>
      <w:ins w:id="71" w:author="Gibran Hemani" w:date="2019-08-28T16:35:00Z">
        <w:r w:rsidR="0021708E">
          <w:rPr>
            <w:rFonts w:ascii="Times New Roman" w:hAnsi="Times New Roman" w:cs="Times New Roman"/>
            <w:sz w:val="24"/>
            <w:szCs w:val="24"/>
          </w:rPr>
          <w:t>)</w:t>
        </w:r>
      </w:ins>
      <w:r w:rsidRPr="00597A15">
        <w:rPr>
          <w:rFonts w:ascii="Times New Roman" w:hAnsi="Times New Roman" w:cs="Times New Roman"/>
          <w:sz w:val="24"/>
          <w:szCs w:val="24"/>
        </w:rPr>
        <w:t>.</w:t>
      </w:r>
      <w:ins w:id="72" w:author="Gibran Hemani" w:date="2019-08-28T16:35:00Z">
        <w:r w:rsidR="0021708E">
          <w:rPr>
            <w:rFonts w:ascii="Times New Roman" w:hAnsi="Times New Roman" w:cs="Times New Roman"/>
            <w:sz w:val="24"/>
            <w:szCs w:val="24"/>
          </w:rPr>
          <w:t xml:space="preserve"> Therefore, the term ‘confounding pleiotropy’ indicates that the instrument’s </w:t>
        </w:r>
      </w:ins>
      <w:ins w:id="73" w:author="Gibran Hemani" w:date="2019-08-28T16:36:00Z">
        <w:r w:rsidR="0021708E">
          <w:rPr>
            <w:rFonts w:ascii="Times New Roman" w:hAnsi="Times New Roman" w:cs="Times New Roman"/>
            <w:sz w:val="24"/>
            <w:szCs w:val="24"/>
          </w:rPr>
          <w:t xml:space="preserve">horizontal pleiotropic effect arises because it primarily influences a confounder of </w:t>
        </w:r>
        <w:r w:rsidR="0021708E" w:rsidRPr="0021708E">
          <w:rPr>
            <w:rFonts w:ascii="Times New Roman" w:hAnsi="Times New Roman" w:cs="Times New Roman"/>
            <w:i/>
            <w:iCs/>
            <w:sz w:val="24"/>
            <w:szCs w:val="24"/>
            <w:rPrChange w:id="74" w:author="Gibran Hemani" w:date="2019-08-28T16:36:00Z">
              <w:rPr>
                <w:rFonts w:ascii="Times New Roman" w:hAnsi="Times New Roman" w:cs="Times New Roman"/>
                <w:sz w:val="24"/>
                <w:szCs w:val="24"/>
              </w:rPr>
            </w:rPrChange>
          </w:rPr>
          <w:t>x</w:t>
        </w:r>
        <w:r w:rsidR="0021708E">
          <w:rPr>
            <w:rFonts w:ascii="Times New Roman" w:hAnsi="Times New Roman" w:cs="Times New Roman"/>
            <w:sz w:val="24"/>
            <w:szCs w:val="24"/>
          </w:rPr>
          <w:t xml:space="preserve"> and </w:t>
        </w:r>
        <w:r w:rsidR="0021708E" w:rsidRPr="0021708E">
          <w:rPr>
            <w:rFonts w:ascii="Times New Roman" w:hAnsi="Times New Roman" w:cs="Times New Roman"/>
            <w:i/>
            <w:iCs/>
            <w:sz w:val="24"/>
            <w:szCs w:val="24"/>
            <w:rPrChange w:id="75" w:author="Gibran Hemani" w:date="2019-08-28T16:36:00Z">
              <w:rPr>
                <w:rFonts w:ascii="Times New Roman" w:hAnsi="Times New Roman" w:cs="Times New Roman"/>
                <w:sz w:val="24"/>
                <w:szCs w:val="24"/>
              </w:rPr>
            </w:rPrChange>
          </w:rPr>
          <w:t>y</w:t>
        </w:r>
        <w:r w:rsidR="0021708E">
          <w:rPr>
            <w:rFonts w:ascii="Times New Roman" w:hAnsi="Times New Roman" w:cs="Times New Roman"/>
            <w:sz w:val="24"/>
            <w:szCs w:val="24"/>
          </w:rPr>
          <w:t>.</w:t>
        </w:r>
      </w:ins>
      <w:ins w:id="76" w:author="Gibran Hemani" w:date="2019-08-28T16:38:00Z">
        <w:r w:rsidR="00D72206">
          <w:rPr>
            <w:rFonts w:ascii="Times New Roman" w:hAnsi="Times New Roman" w:cs="Times New Roman"/>
            <w:sz w:val="24"/>
            <w:szCs w:val="24"/>
          </w:rPr>
          <w:t xml:space="preserve"> See figure 2 (column</w:t>
        </w:r>
      </w:ins>
      <w:r w:rsidRPr="00597A15">
        <w:rPr>
          <w:rFonts w:ascii="Times New Roman" w:hAnsi="Times New Roman" w:cs="Times New Roman"/>
          <w:sz w:val="24"/>
          <w:szCs w:val="24"/>
        </w:rPr>
        <w:t xml:space="preserve"> </w:t>
      </w:r>
      <w:ins w:id="77" w:author="Gibran Hemani" w:date="2019-08-28T16:38:00Z">
        <w:r w:rsidR="00D72206">
          <w:rPr>
            <w:rFonts w:ascii="Times New Roman" w:hAnsi="Times New Roman" w:cs="Times New Roman"/>
            <w:sz w:val="24"/>
            <w:szCs w:val="24"/>
          </w:rPr>
          <w:t xml:space="preserve">1) for a DAG </w:t>
        </w:r>
        <w:r w:rsidR="00D72206">
          <w:rPr>
            <w:rFonts w:ascii="Times New Roman" w:hAnsi="Times New Roman" w:cs="Times New Roman"/>
            <w:sz w:val="24"/>
            <w:szCs w:val="24"/>
          </w:rPr>
          <w:lastRenderedPageBreak/>
          <w:t xml:space="preserve">describing the model. </w:t>
        </w:r>
      </w:ins>
      <w:del w:id="78" w:author="Gibran Hemani" w:date="2019-08-28T16:37:00Z">
        <w:r w:rsidDel="0021708E">
          <w:rPr>
            <w:rFonts w:ascii="Times New Roman" w:hAnsi="Times New Roman" w:cs="Times New Roman"/>
            <w:sz w:val="24"/>
            <w:szCs w:val="24"/>
          </w:rPr>
          <w:delText xml:space="preserve">Here </w:delText>
        </w:r>
      </w:del>
      <w:ins w:id="79" w:author="Gibran Hemani" w:date="2019-08-28T16:37:00Z">
        <w:r w:rsidR="0021708E">
          <w:rPr>
            <w:rFonts w:ascii="Times New Roman" w:hAnsi="Times New Roman" w:cs="Times New Roman"/>
            <w:sz w:val="24"/>
            <w:szCs w:val="24"/>
          </w:rPr>
          <w:t>The confounder</w:t>
        </w:r>
        <w:r w:rsidR="0021708E">
          <w:rPr>
            <w:rFonts w:ascii="Times New Roman" w:hAnsi="Times New Roman" w:cs="Times New Roman"/>
            <w:sz w:val="24"/>
            <w:szCs w:val="24"/>
          </w:rPr>
          <w:t xml:space="preserve"> </w:t>
        </w:r>
      </w:ins>
      <m:oMath>
        <m:r>
          <w:rPr>
            <w:rFonts w:ascii="Cambria Math" w:hAnsi="Cambria Math" w:cs="Times New Roman"/>
            <w:sz w:val="24"/>
            <w:szCs w:val="24"/>
          </w:rPr>
          <m:t>u</m:t>
        </m:r>
      </m:oMath>
      <w:r w:rsidR="00396EC4" w:rsidRPr="00D13855">
        <w:rPr>
          <w:rFonts w:ascii="Times New Roman" w:hAnsi="Times New Roman" w:cs="Times New Roman"/>
          <w:sz w:val="24"/>
          <w:szCs w:val="24"/>
          <w:vertAlign w:val="subscript"/>
        </w:rPr>
        <w:t>1</w:t>
      </w:r>
      <w:r w:rsidRPr="00597A15">
        <w:rPr>
          <w:rFonts w:ascii="Times New Roman" w:hAnsi="Times New Roman" w:cs="Times New Roman"/>
          <w:sz w:val="24"/>
          <w:szCs w:val="24"/>
        </w:rPr>
        <w:t xml:space="preserve"> </w:t>
      </w:r>
      <w:del w:id="80" w:author="Gibran Hemani" w:date="2019-08-28T16:37:00Z">
        <w:r w:rsidRPr="00597A15" w:rsidDel="0021708E">
          <w:rPr>
            <w:rFonts w:ascii="Times New Roman" w:hAnsi="Times New Roman" w:cs="Times New Roman"/>
            <w:sz w:val="24"/>
            <w:szCs w:val="24"/>
          </w:rPr>
          <w:delText xml:space="preserve">also </w:delText>
        </w:r>
      </w:del>
      <w:r w:rsidRPr="00597A15">
        <w:rPr>
          <w:rFonts w:ascii="Times New Roman" w:hAnsi="Times New Roman" w:cs="Times New Roman"/>
          <w:sz w:val="24"/>
          <w:szCs w:val="24"/>
        </w:rPr>
        <w:t>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 xml:space="preserve">influences, </w:t>
      </w:r>
      <w:del w:id="81" w:author="Gibran Hemani" w:date="2019-08-28T16:37:00Z">
        <w:r w:rsidDel="0021708E">
          <w:rPr>
            <w:rFonts w:ascii="Times New Roman" w:hAnsi="Times New Roman" w:cs="Times New Roman"/>
            <w:sz w:val="24"/>
            <w:szCs w:val="24"/>
          </w:rPr>
          <w:delText>G</w:delText>
        </w:r>
        <m:oMath>
          <m:r>
            <w:rPr>
              <w:rFonts w:ascii="Cambria Math" w:hAnsi="Cambria Math" w:cs="Times New Roman"/>
              <w:sz w:val="24"/>
              <w:szCs w:val="24"/>
            </w:rPr>
            <m:t xml:space="preserve"> </m:t>
          </m:r>
        </m:oMath>
      </w:del>
      <m:oMath>
        <m:sSub>
          <m:sSubPr>
            <m:ctrlPr>
              <w:ins w:id="82" w:author="Gibran Hemani" w:date="2019-08-28T16:37:00Z">
                <w:rPr>
                  <w:rFonts w:ascii="Cambria Math" w:hAnsi="Cambria Math" w:cs="Times New Roman"/>
                  <w:i/>
                  <w:sz w:val="24"/>
                  <w:szCs w:val="24"/>
                </w:rPr>
              </w:ins>
            </m:ctrlPr>
          </m:sSubPr>
          <m:e>
            <m:r>
              <w:ins w:id="83" w:author="Gibran Hemani" w:date="2019-08-28T16:37:00Z">
                <w:rPr>
                  <w:rFonts w:ascii="Cambria Math" w:hAnsi="Cambria Math" w:cs="Times New Roman"/>
                  <w:sz w:val="24"/>
                  <w:szCs w:val="24"/>
                </w:rPr>
                <m:t>G</m:t>
              </w:ins>
            </m:r>
          </m:e>
          <m:sub>
            <m:r>
              <w:ins w:id="84" w:author="Gibran Hemani" w:date="2019-08-28T16:37:00Z">
                <w:rPr>
                  <w:rFonts w:ascii="Cambria Math" w:hAnsi="Cambria Math" w:cs="Times New Roman"/>
                  <w:sz w:val="24"/>
                  <w:szCs w:val="24"/>
                </w:rPr>
                <m:t>u</m:t>
              </w:ins>
            </m:r>
            <m:r>
              <w:ins w:id="85" w:author="Gibran Hemani" w:date="2019-08-28T16:37:00Z">
                <m:rPr>
                  <m:sty m:val="p"/>
                </m:rPr>
                <w:rPr>
                  <w:rFonts w:ascii="Cambria Math" w:hAnsi="Cambria Math" w:cs="Times New Roman"/>
                  <w:sz w:val="24"/>
                  <w:szCs w:val="24"/>
                  <w:vertAlign w:val="subscript"/>
                </w:rPr>
                <m:t>1</m:t>
              </w:ins>
            </m:r>
          </m:sub>
        </m:sSub>
        <m:r>
          <w:del w:id="86" w:author="Gibran Hemani" w:date="2019-08-28T16:37:00Z">
            <w:rPr>
              <w:rFonts w:ascii="Cambria Math" w:hAnsi="Cambria Math" w:cs="Times New Roman"/>
              <w:sz w:val="24"/>
              <w:szCs w:val="24"/>
            </w:rPr>
            <m:t>u</m:t>
          </w:del>
        </m:r>
      </m:oMath>
      <w:del w:id="87" w:author="Gibran Hemani" w:date="2019-08-28T16:37:00Z">
        <w:r w:rsidR="00CE06D3" w:rsidRPr="00D13855" w:rsidDel="0021708E">
          <w:rPr>
            <w:rFonts w:ascii="Times New Roman" w:hAnsi="Times New Roman" w:cs="Times New Roman"/>
            <w:sz w:val="24"/>
            <w:szCs w:val="24"/>
            <w:vertAlign w:val="subscript"/>
          </w:rPr>
          <w:delText>1</w:delText>
        </w:r>
      </w:del>
      <w:r>
        <w:rPr>
          <w:rFonts w:ascii="Times New Roman" w:hAnsi="Times New Roman" w:cs="Times New Roman"/>
          <w:sz w:val="24"/>
          <w:szCs w:val="24"/>
        </w:rPr>
        <w:t xml:space="preserve">, which may be detected as instruments for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
    <w:p w14:paraId="26260426" w14:textId="750730A0" w:rsidR="000C0344" w:rsidRPr="005E7276" w:rsidRDefault="003D71F9"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501852FE"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034AA72"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3319C27C" w14:textId="77777777" w:rsidR="00613A56" w:rsidRPr="00597A15" w:rsidRDefault="003D71F9" w:rsidP="00613A56">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613A56">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from a normal distribution such that they explain 60% of the variance in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sidDel="00941350">
        <w:rPr>
          <w:rFonts w:ascii="Times New Roman" w:hAnsi="Times New Roman" w:cs="Times New Roman"/>
          <w:sz w:val="24"/>
          <w:szCs w:val="24"/>
        </w:rPr>
        <w:t xml:space="preserve"> </w:t>
      </w:r>
      <w:r w:rsidR="00613A56">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613A56">
        <w:rPr>
          <w:rFonts w:ascii="Times New Roman" w:hAnsi="Times New Roman" w:cs="Times New Roman"/>
          <w:sz w:val="24"/>
          <w:szCs w:val="24"/>
        </w:rPr>
        <w:t xml:space="preserve"> is chosen such that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explains 60%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and 40%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613A56">
        <w:rPr>
          <w:rFonts w:ascii="Times New Roman" w:hAnsi="Times New Roman" w:cs="Times New Roman"/>
          <w:sz w:val="24"/>
          <w:szCs w:val="24"/>
        </w:rPr>
        <w:t xml:space="preserve"> are sampled from a normal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SNPs such that they explain 20%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613A56">
        <w:rPr>
          <w:rFonts w:ascii="Times New Roman" w:hAnsi="Times New Roman" w:cs="Times New Roman"/>
          <w:sz w:val="24"/>
          <w:szCs w:val="24"/>
        </w:rPr>
        <w:t xml:space="preserve"> is set to either 0, or some value such that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explains 10%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613A56">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or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w:t>
      </w:r>
    </w:p>
    <w:p w14:paraId="7E46DD7E" w14:textId="77777777" w:rsidR="00613A56" w:rsidRPr="00597A15" w:rsidRDefault="003D71F9"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7FAC31CA" w14:textId="77777777" w:rsidR="00613A56" w:rsidRPr="00597A15" w:rsidRDefault="003D71F9"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E4F5694" w14:textId="77777777" w:rsidR="00613A56" w:rsidRDefault="00613A56" w:rsidP="00613A56">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effect on y that is mediated through some other pathway that does not include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In these simulations, the pleiotropic influence of each instrument, </w:t>
      </w:r>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w:t>
      </w:r>
      <w:r>
        <w:rPr>
          <w:rFonts w:ascii="Times New Roman" w:hAnsi="Times New Roman" w:cs="Times New Roman"/>
          <w:i/>
          <w:iCs/>
          <w:sz w:val="24"/>
          <w:szCs w:val="24"/>
          <w:vertAlign w:val="subscript"/>
        </w:rPr>
        <w:t>,</w:t>
      </w:r>
      <w:r w:rsidRPr="00953480">
        <w:rPr>
          <w:rFonts w:ascii="Times New Roman" w:hAnsi="Times New Roman" w:cs="Times New Roman"/>
          <w:i/>
          <w:iCs/>
          <w:sz w:val="24"/>
          <w:szCs w:val="24"/>
          <w:vertAlign w:val="subscript"/>
        </w:rPr>
        <w:t>i</w:t>
      </w:r>
      <w:r w:rsidRPr="00597A15">
        <w:rPr>
          <w:rFonts w:ascii="Times New Roman" w:hAnsi="Times New Roman" w:cs="Times New Roman"/>
          <w:sz w:val="24"/>
          <w:szCs w:val="24"/>
        </w:rPr>
        <w:t xml:space="preserve">, is mediated by a different trait, </w:t>
      </w:r>
      <m:oMath>
        <m:r>
          <w:rPr>
            <w:rFonts w:ascii="Cambria Math" w:hAnsi="Cambria Math" w:cs="Times New Roman"/>
            <w:sz w:val="24"/>
            <w:szCs w:val="24"/>
          </w:rPr>
          <m:t>u</m:t>
        </m:r>
      </m:oMath>
      <w:r w:rsidRPr="00953480">
        <w:rPr>
          <w:rFonts w:ascii="Times New Roman" w:hAnsi="Times New Roman" w:cs="Times New Roman"/>
          <w:sz w:val="24"/>
          <w:szCs w:val="24"/>
          <w:vertAlign w:val="subscript"/>
        </w:rPr>
        <w:t>2</w:t>
      </w:r>
      <w:r>
        <w:rPr>
          <w:rFonts w:ascii="Times New Roman" w:hAnsi="Times New Roman" w:cs="Times New Roman"/>
          <w:sz w:val="24"/>
          <w:szCs w:val="24"/>
          <w:vertAlign w:val="subscript"/>
        </w:rPr>
        <w:t>,i</w:t>
      </w:r>
    </w:p>
    <w:p w14:paraId="04B93B91"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12EEE4F" w14:textId="77777777" w:rsidR="00613A56" w:rsidRPr="005E7276" w:rsidRDefault="003D71F9"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1079353A"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4FBB476"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46C3CC"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53480">
        <w:rPr>
          <w:rFonts w:ascii="Times New Roman" w:hAnsi="Times New Roman" w:cs="Times New Roman"/>
          <w:i/>
          <w:iCs/>
          <w:sz w:val="24"/>
          <w:szCs w:val="24"/>
          <w:vertAlign w:val="subscript"/>
        </w:rPr>
        <w:t>x</w:t>
      </w:r>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x,i</w:t>
      </w:r>
      <w:r w:rsidRPr="00953480">
        <w:rPr>
          <w:rFonts w:ascii="Times New Roman" w:hAnsi="Times New Roman" w:cs="Times New Roman"/>
          <w:i/>
          <w:iCs/>
          <w:sz w:val="24"/>
          <w:szCs w:val="24"/>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0D2340A" w14:textId="77777777" w:rsidR="00613A56" w:rsidRPr="00597A15" w:rsidRDefault="00613A56" w:rsidP="00613A56">
      <w:pPr>
        <w:spacing w:after="158" w:line="480" w:lineRule="auto"/>
        <w:jc w:val="both"/>
        <w:rPr>
          <w:rFonts w:ascii="Times New Roman" w:hAnsi="Times New Roman" w:cs="Times New Roman"/>
          <w:sz w:val="24"/>
          <w:szCs w:val="24"/>
        </w:rPr>
      </w:pPr>
    </w:p>
    <w:p w14:paraId="6B232FAF" w14:textId="508B5FE6" w:rsidR="00613A56" w:rsidRPr="00597A15" w:rsidRDefault="00613A56" w:rsidP="00613A56">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 xml:space="preserve">Mediation </w:t>
      </w:r>
      <w:commentRangeStart w:id="88"/>
      <w:commentRangeStart w:id="89"/>
      <w:r w:rsidRPr="00597A15">
        <w:rPr>
          <w:rFonts w:ascii="Times New Roman" w:hAnsi="Times New Roman" w:cs="Times New Roman"/>
          <w:b/>
          <w:bCs/>
          <w:sz w:val="24"/>
          <w:szCs w:val="24"/>
        </w:rPr>
        <w:t>pleiotropy</w:t>
      </w:r>
      <w:commentRangeEnd w:id="88"/>
      <w:r w:rsidR="002E4A9C">
        <w:rPr>
          <w:rStyle w:val="CommentReference"/>
        </w:rPr>
        <w:commentReference w:id="88"/>
      </w:r>
      <w:commentRangeEnd w:id="89"/>
      <w:r w:rsidR="00552C96">
        <w:rPr>
          <w:rStyle w:val="CommentReference"/>
        </w:rPr>
        <w:commentReference w:id="89"/>
      </w:r>
      <w:r>
        <w:rPr>
          <w:rFonts w:ascii="Times New Roman" w:hAnsi="Times New Roman" w:cs="Times New Roman"/>
          <w:sz w:val="24"/>
          <w:szCs w:val="24"/>
        </w:rPr>
        <w:t>.</w:t>
      </w:r>
      <w:ins w:id="90" w:author="Gibran Hemani" w:date="2019-08-28T22:40:00Z">
        <w:r w:rsidR="00552C96">
          <w:rPr>
            <w:rFonts w:ascii="Times New Roman" w:hAnsi="Times New Roman" w:cs="Times New Roman"/>
            <w:sz w:val="24"/>
            <w:szCs w:val="24"/>
          </w:rPr>
          <w:t xml:space="preserve"> As in ‘confounding pleiotropy’, except the pleiotropic relationships arise due to a trait that is</w:t>
        </w:r>
      </w:ins>
      <w:ins w:id="91" w:author="Gibran Hemani" w:date="2019-08-28T22:41:00Z">
        <w:r w:rsidR="00552C96">
          <w:rPr>
            <w:rFonts w:ascii="Times New Roman" w:hAnsi="Times New Roman" w:cs="Times New Roman"/>
            <w:sz w:val="24"/>
            <w:szCs w:val="24"/>
          </w:rPr>
          <w:t xml:space="preserve"> mediating the path from </w:t>
        </w:r>
        <w:r w:rsidR="00552C96">
          <w:rPr>
            <w:rFonts w:ascii="Times New Roman" w:hAnsi="Times New Roman" w:cs="Times New Roman"/>
            <w:i/>
            <w:iCs/>
            <w:sz w:val="24"/>
            <w:szCs w:val="24"/>
          </w:rPr>
          <w:t>x</w:t>
        </w:r>
        <w:r w:rsidR="00552C96">
          <w:rPr>
            <w:rFonts w:ascii="Times New Roman" w:hAnsi="Times New Roman" w:cs="Times New Roman"/>
            <w:sz w:val="24"/>
            <w:szCs w:val="24"/>
          </w:rPr>
          <w:t xml:space="preserve"> to </w:t>
        </w:r>
        <w:r w:rsidR="00552C96">
          <w:rPr>
            <w:rFonts w:ascii="Times New Roman" w:hAnsi="Times New Roman" w:cs="Times New Roman"/>
            <w:i/>
            <w:iCs/>
            <w:sz w:val="24"/>
            <w:szCs w:val="24"/>
          </w:rPr>
          <w:t>y</w:t>
        </w:r>
        <w:r w:rsidR="00552C96">
          <w:rPr>
            <w:rFonts w:ascii="Times New Roman" w:hAnsi="Times New Roman" w:cs="Times New Roman"/>
            <w:sz w:val="24"/>
            <w:szCs w:val="24"/>
          </w:rPr>
          <w:t>, rather than confounding it (Figure 2, column 3).</w:t>
        </w:r>
      </w:ins>
      <w:r w:rsidRPr="00597A15">
        <w:rPr>
          <w:rFonts w:ascii="Times New Roman" w:hAnsi="Times New Roman" w:cs="Times New Roman"/>
          <w:sz w:val="24"/>
          <w:szCs w:val="24"/>
        </w:rPr>
        <w:t xml:space="preserve"> </w:t>
      </w:r>
      <w:del w:id="92" w:author="Gibran Hemani" w:date="2019-08-28T22:41:00Z">
        <w:r w:rsidDel="00552C96">
          <w:rPr>
            <w:rFonts w:ascii="Times New Roman" w:hAnsi="Times New Roman" w:cs="Times New Roman"/>
            <w:sz w:val="24"/>
            <w:szCs w:val="24"/>
          </w:rPr>
          <w:delText>Here t</w:delText>
        </w:r>
      </w:del>
      <w:ins w:id="93" w:author="Gibran Hemani" w:date="2019-08-28T22:41:00Z">
        <w:r w:rsidR="00552C96">
          <w:rPr>
            <w:rFonts w:ascii="Times New Roman" w:hAnsi="Times New Roman" w:cs="Times New Roman"/>
            <w:sz w:val="24"/>
            <w:szCs w:val="24"/>
          </w:rPr>
          <w:t>Specifically, t</w:t>
        </w:r>
      </w:ins>
      <w:r w:rsidRPr="00597A15">
        <w:rPr>
          <w:rFonts w:ascii="Times New Roman" w:hAnsi="Times New Roman" w:cs="Times New Roman"/>
          <w:sz w:val="24"/>
          <w:szCs w:val="24"/>
        </w:rPr>
        <w:t xml:space="preserve">he influence of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3FE9346D"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708D0A25" w14:textId="77777777" w:rsidR="00613A56" w:rsidRPr="005E7276" w:rsidRDefault="003D71F9"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6DCB1165"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2267358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6C7D037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r w:rsidRPr="00953480">
        <w:rPr>
          <w:rFonts w:ascii="Times New Roman" w:hAnsi="Times New Roman" w:cs="Times New Roman"/>
          <w:i/>
          <w:iCs/>
          <w:sz w:val="24"/>
          <w:szCs w:val="24"/>
        </w:rPr>
        <w:t>Gx</w:t>
      </w:r>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u</w:t>
      </w:r>
      <w:r w:rsidRPr="00953480">
        <w:rPr>
          <w:rFonts w:ascii="Times New Roman" w:hAnsi="Times New Roman" w:cs="Times New Roman"/>
          <w:i/>
          <w:iCs/>
          <w:sz w:val="24"/>
          <w:szCs w:val="24"/>
          <w:vertAlign w:val="subscript"/>
        </w:rPr>
        <w:t>3</w:t>
      </w:r>
      <w:r>
        <w:rPr>
          <w:rFonts w:ascii="Times New Roman" w:hAnsi="Times New Roman" w:cs="Times New Roman"/>
          <w:sz w:val="24"/>
          <w:szCs w:val="24"/>
        </w:rPr>
        <w:t xml:space="preserve"> which itself mediates an effect from </w:t>
      </w:r>
      <w:r w:rsidRPr="00953480">
        <w:rPr>
          <w:rFonts w:ascii="Times New Roman" w:hAnsi="Times New Roman" w:cs="Times New Roman"/>
          <w:i/>
          <w:iCs/>
          <w:sz w:val="24"/>
          <w:szCs w:val="24"/>
        </w:rPr>
        <w:t>x</w:t>
      </w:r>
      <w:r>
        <w:rPr>
          <w:rFonts w:ascii="Times New Roman" w:hAnsi="Times New Roman" w:cs="Times New Roman"/>
          <w:sz w:val="24"/>
          <w:szCs w:val="24"/>
        </w:rPr>
        <w:t xml:space="preserve"> to </w:t>
      </w:r>
      <w:r w:rsidRPr="00953480">
        <w:rPr>
          <w:rFonts w:ascii="Times New Roman" w:hAnsi="Times New Roman" w:cs="Times New Roman"/>
          <w:i/>
          <w:iCs/>
          <w:sz w:val="24"/>
          <w:szCs w:val="24"/>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r w:rsidRPr="00953480">
        <w:rPr>
          <w:rFonts w:ascii="Times New Roman" w:hAnsi="Times New Roman" w:cs="Times New Roman"/>
          <w:i/>
          <w:iCs/>
          <w:sz w:val="24"/>
          <w:szCs w:val="24"/>
        </w:rPr>
        <w:t>Gx,i</w:t>
      </w:r>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normal distribution explaining 20% of the variance in </w:t>
      </w:r>
      <w:r w:rsidRPr="00953480">
        <w:rPr>
          <w:rFonts w:ascii="Times New Roman" w:hAnsi="Times New Roman" w:cs="Times New Roman"/>
          <w:i/>
          <w:iCs/>
          <w:sz w:val="24"/>
          <w:szCs w:val="24"/>
        </w:rPr>
        <w:t>u3</w:t>
      </w:r>
      <w:r>
        <w:rPr>
          <w:rFonts w:ascii="Times New Roman" w:hAnsi="Times New Roman" w:cs="Times New Roman"/>
          <w:sz w:val="24"/>
          <w:szCs w:val="24"/>
        </w:rPr>
        <w:t xml:space="preserve"> in total. The indirect influence of </w:t>
      </w:r>
      <w:r w:rsidRPr="00953480">
        <w:rPr>
          <w:rFonts w:ascii="Times New Roman" w:hAnsi="Times New Roman" w:cs="Times New Roman"/>
          <w:i/>
          <w:iCs/>
          <w:sz w:val="24"/>
          <w:szCs w:val="24"/>
        </w:rPr>
        <w:t>x</w:t>
      </w:r>
      <w:r>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Pr>
          <w:rFonts w:ascii="Times New Roman" w:hAnsi="Times New Roman" w:cs="Times New Roman"/>
          <w:sz w:val="24"/>
          <w:szCs w:val="24"/>
        </w:rPr>
        <w:t xml:space="preserve"> is generated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953480">
        <w:rPr>
          <w:rFonts w:ascii="Times New Roman" w:hAnsi="Times New Roman" w:cs="Times New Roman"/>
          <w:i/>
          <w:iCs/>
          <w:sz w:val="24"/>
          <w:szCs w:val="24"/>
        </w:rPr>
        <w:t>y</w:t>
      </w:r>
      <w:r>
        <w:rPr>
          <w:rFonts w:ascii="Times New Roman" w:hAnsi="Times New Roman" w:cs="Times New Roman"/>
          <w:sz w:val="24"/>
          <w:szCs w:val="24"/>
        </w:rPr>
        <w:t xml:space="preserve">. The outcome y may also be influenced directly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2FA9F09" w14:textId="77777777" w:rsidR="00613A56" w:rsidRDefault="00613A56" w:rsidP="00613A56">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151B99B7" w14:textId="77777777" w:rsidR="00613A56" w:rsidRPr="00454C7F" w:rsidRDefault="00613A56" w:rsidP="00613A56">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5EE4C417"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0943928E"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lastRenderedPageBreak/>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005A1028" w14:textId="25CD9885" w:rsidR="00613A56" w:rsidRPr="00454C7F"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1A2A7559" w14:textId="77777777" w:rsidR="00613A56"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69E48E41" w14:textId="645DD201"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r>
        <w:rPr>
          <w:rFonts w:ascii="Times New Roman" w:eastAsia="Calibri" w:hAnsi="Times New Roman" w:cs="Times New Roman"/>
          <w:sz w:val="24"/>
          <w:szCs w:val="24"/>
        </w:rPr>
        <w:t>.</w:t>
      </w:r>
    </w:p>
    <w:p w14:paraId="0032414B"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candidate trait are removed. </w:t>
      </w:r>
    </w:p>
    <w:p w14:paraId="22FF9298"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41A79B79" w14:textId="648F19C9"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56045968" w14:textId="7B62910B"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4A04B8F0"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As applied examples, we chose two robust findings and two controversial findings that are potentially biased due to pleiotropy: i)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commentRangeStart w:id="94"/>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26, 27, 28, 29</w:t>
      </w:r>
      <w:r w:rsidRPr="00454C7F">
        <w:rPr>
          <w:rFonts w:ascii="Times New Roman" w:eastAsia="Calibri" w:hAnsi="Times New Roman" w:cs="Times New Roman"/>
          <w:sz w:val="24"/>
          <w:szCs w:val="24"/>
        </w:rPr>
        <w:fldChar w:fldCharType="end"/>
      </w:r>
      <w:commentRangeEnd w:id="94"/>
      <w:r w:rsidR="008258A7">
        <w:rPr>
          <w:rStyle w:val="CommentReference"/>
        </w:rPr>
        <w:commentReference w:id="94"/>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Summary statistics (beta coefficients and SEs) for the associations of the SNPs with each exposure were obtained from the publicly available GWAS database (Supplementary Table S1). Selected SNPs were harmonised for the analysis, excluding palindromic SNPs and pruning </w:t>
      </w:r>
      <w:r w:rsidRPr="00454C7F">
        <w:rPr>
          <w:rFonts w:ascii="Times New Roman" w:eastAsia="Calibri" w:hAnsi="Times New Roman" w:cs="Times New Roman"/>
          <w:sz w:val="24"/>
          <w:szCs w:val="24"/>
        </w:rPr>
        <w:lastRenderedPageBreak/>
        <w:t>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06DBA539" w:rsidR="003F7897" w:rsidRPr="004A461C" w:rsidRDefault="000C0344" w:rsidP="003F7897">
      <w:pPr>
        <w:spacing w:after="160" w:line="480" w:lineRule="auto"/>
        <w:jc w:val="both"/>
      </w:pPr>
      <w:r w:rsidRPr="00454C7F">
        <w:rPr>
          <w:rFonts w:ascii="Times New Roman" w:eastAsia="Calibri" w:hAnsi="Times New Roman" w:cs="Times New Roman"/>
          <w:sz w:val="24"/>
          <w:szCs w:val="24"/>
        </w:rPr>
        <w:t>All analyses were conducted with the TwoSampleMR package of MR-Base (</w:t>
      </w:r>
      <w:hyperlink r:id="rId57">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xml:space="preserve">) and the MR-TRYX package (https://github.com/explodecomputer/tryx) in R statistical software (ver 3.4.1). </w:t>
      </w:r>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 xml:space="preserve">etailed information </w:t>
      </w:r>
      <w:r w:rsidR="00613A56">
        <w:rPr>
          <w:rFonts w:ascii="Times New Roman" w:eastAsia="Calibri" w:hAnsi="Times New Roman" w:cs="Times New Roman"/>
          <w:sz w:val="24"/>
          <w:szCs w:val="24"/>
        </w:rPr>
        <w:t xml:space="preserve">were provided in the supplementary </w:t>
      </w:r>
      <w:r w:rsidR="0024502F">
        <w:rPr>
          <w:rFonts w:ascii="Times New Roman" w:eastAsia="Calibri" w:hAnsi="Times New Roman" w:cs="Times New Roman"/>
          <w:sz w:val="24"/>
          <w:szCs w:val="24"/>
        </w:rPr>
        <w:t xml:space="preserve">Note 1 </w:t>
      </w:r>
      <w:r w:rsidR="003F7897" w:rsidRPr="00454C7F">
        <w:rPr>
          <w:rFonts w:ascii="Times New Roman" w:eastAsia="Calibri" w:hAnsi="Times New Roman" w:cs="Times New Roman"/>
          <w:sz w:val="24"/>
          <w:szCs w:val="24"/>
        </w:rPr>
        <w:t>and</w:t>
      </w:r>
      <w:r w:rsidR="00613A56">
        <w:rPr>
          <w:rFonts w:ascii="Times New Roman" w:eastAsia="Calibri" w:hAnsi="Times New Roman" w:cs="Times New Roman"/>
          <w:sz w:val="24"/>
          <w:szCs w:val="24"/>
        </w:rPr>
        <w:t xml:space="preserve"> </w:t>
      </w:r>
      <w:r w:rsidR="003F7897" w:rsidRPr="00454C7F">
        <w:rPr>
          <w:rFonts w:ascii="Times New Roman" w:eastAsia="Calibri" w:hAnsi="Times New Roman" w:cs="Times New Roman"/>
          <w:sz w:val="24"/>
          <w:szCs w:val="24"/>
        </w:rPr>
        <w:t>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hyperlink r:id="rId58" w:history="1">
        <w:r w:rsidR="003F7897" w:rsidRPr="008E5B6A">
          <w:rPr>
            <w:rStyle w:val="Hyperlink"/>
            <w:rFonts w:ascii="Times New Roman" w:eastAsia="Calibri" w:hAnsi="Times New Roman" w:cs="Times New Roman"/>
            <w:sz w:val="24"/>
            <w:szCs w:val="24"/>
          </w:rPr>
          <w:t>https://github.com/explodecomputer/tryx-analysis</w:t>
        </w:r>
      </w:hyperlink>
      <w:r w:rsidR="003F7897">
        <w:rPr>
          <w:rFonts w:ascii="Times New Roman" w:eastAsia="Calibri" w:hAnsi="Times New Roman" w:cs="Times New Roman"/>
          <w:sz w:val="24"/>
          <w:szCs w:val="24"/>
        </w:rPr>
        <w:t xml:space="preserve">. </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37AAC8F9"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similar over reliability whilst performing very differently from each other between specific scenarios. Across 47 simulation scenarios, adjusting for detected outliers using the MR-TRYX framework had the highest average rank, and simply performing IVW random effects was most often the best performing method, whereas removing detected outliers had the lowest average rank.</w:t>
      </w:r>
      <w:ins w:id="95" w:author="Gibran Hemani" w:date="2019-08-28T22:46:00Z">
        <w:r w:rsidR="00D065CF">
          <w:rPr>
            <w:rFonts w:ascii="Times New Roman" w:hAnsi="Times New Roman" w:cs="Times New Roman"/>
            <w:sz w:val="24"/>
            <w:szCs w:val="24"/>
          </w:rPr>
          <w:t xml:space="preserve"> We note that</w:t>
        </w:r>
      </w:ins>
      <w:ins w:id="96" w:author="Gibran Hemani" w:date="2019-08-28T22:49:00Z">
        <w:r w:rsidR="00BE1C83">
          <w:rPr>
            <w:rFonts w:ascii="Times New Roman" w:hAnsi="Times New Roman" w:cs="Times New Roman"/>
            <w:sz w:val="24"/>
            <w:szCs w:val="24"/>
          </w:rPr>
          <w:t xml:space="preserve"> generally we do not know </w:t>
        </w:r>
      </w:ins>
      <w:ins w:id="97" w:author="Gibran Hemani" w:date="2019-08-28T22:47:00Z">
        <w:r w:rsidR="00D065CF">
          <w:rPr>
            <w:rFonts w:ascii="Times New Roman" w:hAnsi="Times New Roman" w:cs="Times New Roman"/>
            <w:sz w:val="24"/>
            <w:szCs w:val="24"/>
          </w:rPr>
          <w:t xml:space="preserve">which </w:t>
        </w:r>
      </w:ins>
      <w:ins w:id="98" w:author="Gibran Hemani" w:date="2019-08-28T22:49:00Z">
        <w:r w:rsidR="00BE1C83">
          <w:rPr>
            <w:rFonts w:ascii="Times New Roman" w:hAnsi="Times New Roman" w:cs="Times New Roman"/>
            <w:sz w:val="24"/>
            <w:szCs w:val="24"/>
          </w:rPr>
          <w:t xml:space="preserve">of the </w:t>
        </w:r>
      </w:ins>
      <w:ins w:id="99" w:author="Gibran Hemani" w:date="2019-08-28T22:47:00Z">
        <w:r w:rsidR="00D065CF">
          <w:rPr>
            <w:rFonts w:ascii="Times New Roman" w:hAnsi="Times New Roman" w:cs="Times New Roman"/>
            <w:sz w:val="24"/>
            <w:szCs w:val="24"/>
          </w:rPr>
          <w:t xml:space="preserve">scenarios are of relevance for any particular empirical analysis </w:t>
        </w:r>
      </w:ins>
      <w:ins w:id="100" w:author="Gibran Hemani" w:date="2019-08-28T22:49:00Z">
        <w:r w:rsidR="00BE1C83">
          <w:rPr>
            <w:rFonts w:ascii="Times New Roman" w:hAnsi="Times New Roman" w:cs="Times New Roman"/>
            <w:sz w:val="24"/>
            <w:szCs w:val="24"/>
          </w:rPr>
          <w:t xml:space="preserve">and so the metric </w:t>
        </w:r>
      </w:ins>
      <w:ins w:id="101" w:author="Gibran Hemani" w:date="2019-08-28T22:50:00Z">
        <w:r w:rsidR="00BE1C83">
          <w:rPr>
            <w:rFonts w:ascii="Times New Roman" w:hAnsi="Times New Roman" w:cs="Times New Roman"/>
            <w:sz w:val="24"/>
            <w:szCs w:val="24"/>
          </w:rPr>
          <w:t xml:space="preserve">used to evaluate performance here reflects the methods that are most generally performant. </w:t>
        </w:r>
      </w:ins>
      <w:del w:id="102" w:author="Gibran Hemani" w:date="2019-08-28T22:47:00Z">
        <w:r w:rsidDel="00D065CF">
          <w:rPr>
            <w:rFonts w:ascii="Times New Roman" w:hAnsi="Times New Roman" w:cs="Times New Roman"/>
            <w:sz w:val="24"/>
            <w:szCs w:val="24"/>
          </w:rPr>
          <w:delText xml:space="preserve"> </w:delText>
        </w:r>
      </w:del>
      <w:r>
        <w:rPr>
          <w:rFonts w:ascii="Times New Roman" w:hAnsi="Times New Roman" w:cs="Times New Roman"/>
          <w:sz w:val="24"/>
          <w:szCs w:val="24"/>
        </w:rPr>
        <w:t>We found that as the proportion of instruments exhibiting pleiotropic effects increased, all methods typically worsened in their performance though there were notable examples in which increasingly widespread pleiotropy doesn’t have an adverse effect. For example</w:t>
      </w:r>
      <w:r w:rsidR="005C0BE4">
        <w:rPr>
          <w:rFonts w:ascii="Times New Roman" w:hAnsi="Times New Roman" w:cs="Times New Roman"/>
          <w:sz w:val="24"/>
          <w:szCs w:val="24"/>
        </w:rPr>
        <w:t>,</w:t>
      </w:r>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w:t>
      </w:r>
      <w:commentRangeStart w:id="103"/>
      <w:commentRangeStart w:id="104"/>
      <w:r>
        <w:rPr>
          <w:rFonts w:ascii="Times New Roman" w:hAnsi="Times New Roman" w:cs="Times New Roman"/>
          <w:sz w:val="24"/>
          <w:szCs w:val="24"/>
        </w:rPr>
        <w:t>confounding pleiotropy</w:t>
      </w:r>
      <w:commentRangeEnd w:id="103"/>
      <w:r w:rsidR="002B1FBB">
        <w:rPr>
          <w:rStyle w:val="CommentReference"/>
        </w:rPr>
        <w:commentReference w:id="103"/>
      </w:r>
      <w:commentRangeEnd w:id="104"/>
      <w:r w:rsidR="00803926">
        <w:rPr>
          <w:rStyle w:val="CommentReference"/>
        </w:rPr>
        <w:commentReference w:id="104"/>
      </w:r>
      <w:r>
        <w:rPr>
          <w:rFonts w:ascii="Times New Roman" w:hAnsi="Times New Roman" w:cs="Times New Roman"/>
          <w:sz w:val="24"/>
          <w:szCs w:val="24"/>
        </w:rPr>
        <w:t>.</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336A6F4" w:rsidR="000C0344" w:rsidRPr="006B2F79" w:rsidRDefault="000C0344" w:rsidP="000C0344">
      <w:pPr>
        <w:spacing w:line="480" w:lineRule="auto"/>
        <w:jc w:val="both"/>
        <w:rPr>
          <w:rFonts w:ascii="Times New Roman" w:hAnsi="Times New Roman" w:cs="Times New Roman"/>
          <w:sz w:val="24"/>
          <w:szCs w:val="24"/>
        </w:rPr>
      </w:pPr>
      <w:commentRangeStart w:id="105"/>
      <w:r w:rsidRPr="006B2F79">
        <w:rPr>
          <w:rFonts w:ascii="Times New Roman" w:hAnsi="Times New Roman" w:cs="Times New Roman"/>
          <w:sz w:val="24"/>
          <w:szCs w:val="24"/>
        </w:rPr>
        <w:t>It is an obvious conceptual disadvantage in these simulations for</w:t>
      </w:r>
      <w:del w:id="106" w:author="Gibran Hemani" w:date="2019-08-28T22:44:00Z">
        <w:r w:rsidRPr="006B2F79" w:rsidDel="002B397F">
          <w:rPr>
            <w:rFonts w:ascii="Times New Roman" w:hAnsi="Times New Roman" w:cs="Times New Roman"/>
            <w:sz w:val="24"/>
            <w:szCs w:val="24"/>
          </w:rPr>
          <w:delText xml:space="preserve"> some methods (e.g.</w:delText>
        </w:r>
      </w:del>
      <w:r w:rsidRPr="006B2F79">
        <w:rPr>
          <w:rFonts w:ascii="Times New Roman" w:hAnsi="Times New Roman" w:cs="Times New Roman"/>
          <w:sz w:val="24"/>
          <w:szCs w:val="24"/>
        </w:rPr>
        <w:t xml:space="preserve"> IVW and outlier removal</w:t>
      </w:r>
      <w:ins w:id="107" w:author="Gibran Hemani" w:date="2019-08-28T22:45:00Z">
        <w:r w:rsidR="002B397F">
          <w:rPr>
            <w:rFonts w:ascii="Times New Roman" w:hAnsi="Times New Roman" w:cs="Times New Roman"/>
            <w:sz w:val="24"/>
            <w:szCs w:val="24"/>
          </w:rPr>
          <w:t>,</w:t>
        </w:r>
      </w:ins>
      <w:del w:id="108" w:author="Gibran Hemani" w:date="2019-08-28T22:45:00Z">
        <w:r w:rsidRPr="006B2F79" w:rsidDel="002B397F">
          <w:rPr>
            <w:rFonts w:ascii="Times New Roman" w:hAnsi="Times New Roman" w:cs="Times New Roman"/>
            <w:sz w:val="24"/>
            <w:szCs w:val="24"/>
          </w:rPr>
          <w:delText>)</w:delText>
        </w:r>
      </w:del>
      <w:r w:rsidRPr="006B2F79">
        <w:rPr>
          <w:rFonts w:ascii="Times New Roman" w:hAnsi="Times New Roman" w:cs="Times New Roman"/>
          <w:sz w:val="24"/>
          <w:szCs w:val="24"/>
        </w:rPr>
        <w:t xml:space="preserve"> that use only the exposure and outcome data,</w:t>
      </w:r>
      <w:ins w:id="109" w:author="Gibran Hemani" w:date="2019-08-28T22:45:00Z">
        <w:r w:rsidR="002B397F">
          <w:rPr>
            <w:rFonts w:ascii="Times New Roman" w:hAnsi="Times New Roman" w:cs="Times New Roman"/>
            <w:sz w:val="24"/>
            <w:szCs w:val="24"/>
          </w:rPr>
          <w:t xml:space="preserve"> when compared</w:t>
        </w:r>
      </w:ins>
      <w:r w:rsidRPr="006B2F79">
        <w:rPr>
          <w:rFonts w:ascii="Times New Roman" w:hAnsi="Times New Roman" w:cs="Times New Roman"/>
          <w:sz w:val="24"/>
          <w:szCs w:val="24"/>
        </w:rPr>
        <w:t xml:space="preserve"> against MVMR and MR-TRYX which draw on information from other sources. </w:t>
      </w:r>
      <w:commentRangeEnd w:id="105"/>
      <w:r w:rsidR="009654A0">
        <w:rPr>
          <w:rStyle w:val="CommentReference"/>
        </w:rPr>
        <w:commentReference w:id="105"/>
      </w:r>
      <w:r w:rsidRPr="006B2F79">
        <w:rPr>
          <w:rFonts w:ascii="Times New Roman" w:hAnsi="Times New Roman" w:cs="Times New Roman"/>
          <w:sz w:val="24"/>
          <w:szCs w:val="24"/>
        </w:rPr>
        <w:t xml:space="preserve">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t>
      </w:r>
      <w:r w:rsidRPr="006B2F79">
        <w:rPr>
          <w:rFonts w:ascii="Times New Roman" w:hAnsi="Times New Roman" w:cs="Times New Roman"/>
          <w:sz w:val="24"/>
          <w:szCs w:val="24"/>
        </w:rPr>
        <w:lastRenderedPageBreak/>
        <w:t>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is intuitive because the potential drawback of outlier removal is that the outliers could be the only valid instruments, or false discovery rates increase due to overly precise confidence intervals. Thus</w:t>
      </w:r>
      <w:r w:rsidR="00760A8F">
        <w:rPr>
          <w:rFonts w:ascii="Times New Roman" w:hAnsi="Times New Roman" w:cs="Times New Roman"/>
          <w:sz w:val="24"/>
          <w:szCs w:val="24"/>
        </w:rPr>
        <w:t>,</w:t>
      </w:r>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47981CC5" w:rsidR="000C0344" w:rsidRDefault="003607D2" w:rsidP="000C0344">
      <w:pPr>
        <w:spacing w:line="480" w:lineRule="auto"/>
        <w:jc w:val="both"/>
        <w:rPr>
          <w:rFonts w:ascii="Times New Roman" w:hAnsi="Times New Roman" w:cs="Times New Roman"/>
          <w:sz w:val="24"/>
          <w:szCs w:val="24"/>
        </w:rPr>
      </w:pPr>
      <w:ins w:id="110" w:author="Gibran Hemani" w:date="2019-08-20T11:26:00Z">
        <w:r>
          <w:rPr>
            <w:rFonts w:ascii="Times New Roman" w:hAnsi="Times New Roman" w:cs="Times New Roman"/>
            <w:sz w:val="24"/>
            <w:szCs w:val="24"/>
          </w:rPr>
          <w:t>M</w:t>
        </w:r>
      </w:ins>
      <w:commentRangeStart w:id="111"/>
      <w:del w:id="112" w:author="Gibran Hemani" w:date="2019-08-20T11:26:00Z">
        <w:r w:rsidR="000C0344" w:rsidRPr="006B2F79" w:rsidDel="003607D2">
          <w:rPr>
            <w:rFonts w:ascii="Times New Roman" w:hAnsi="Times New Roman" w:cs="Times New Roman"/>
            <w:sz w:val="24"/>
            <w:szCs w:val="24"/>
          </w:rPr>
          <w:delText>M</w:delText>
        </w:r>
      </w:del>
      <w:r w:rsidR="000C0344" w:rsidRPr="006B2F79">
        <w:rPr>
          <w:rFonts w:ascii="Times New Roman" w:hAnsi="Times New Roman" w:cs="Times New Roman"/>
          <w:sz w:val="24"/>
          <w:szCs w:val="24"/>
        </w:rPr>
        <w:t>ultivariable MR</w:t>
      </w:r>
      <w:ins w:id="113" w:author="Gibran Hemani" w:date="2019-08-20T11:26:00Z">
        <w:r>
          <w:rPr>
            <w:rFonts w:ascii="Times New Roman" w:hAnsi="Times New Roman" w:cs="Times New Roman"/>
            <w:sz w:val="24"/>
            <w:szCs w:val="24"/>
          </w:rPr>
          <w:t xml:space="preserve"> targets a different estimand than univariable MR – it is estimating the direct effect rathe</w:t>
        </w:r>
      </w:ins>
      <w:ins w:id="114" w:author="Gibran Hemani" w:date="2019-08-20T11:27:00Z">
        <w:r>
          <w:rPr>
            <w:rFonts w:ascii="Times New Roman" w:hAnsi="Times New Roman" w:cs="Times New Roman"/>
            <w:sz w:val="24"/>
            <w:szCs w:val="24"/>
          </w:rPr>
          <w:t xml:space="preserve">r than the total effect of the exposure on the outcome. </w:t>
        </w:r>
      </w:ins>
      <w:ins w:id="115" w:author="Gibran Hemani" w:date="2019-08-20T11:29:00Z">
        <w:r w:rsidR="00CB7B54">
          <w:rPr>
            <w:rFonts w:ascii="Times New Roman" w:hAnsi="Times New Roman" w:cs="Times New Roman"/>
            <w:sz w:val="24"/>
            <w:szCs w:val="24"/>
          </w:rPr>
          <w:t>This strategy</w:t>
        </w:r>
      </w:ins>
      <w:ins w:id="116" w:author="Gibran Hemani" w:date="2019-08-20T11:27:00Z">
        <w:r>
          <w:rPr>
            <w:rFonts w:ascii="Times New Roman" w:hAnsi="Times New Roman" w:cs="Times New Roman"/>
            <w:sz w:val="24"/>
            <w:szCs w:val="24"/>
          </w:rPr>
          <w:t xml:space="preserve"> </w:t>
        </w:r>
      </w:ins>
      <w:del w:id="117" w:author="Gibran Hemani" w:date="2019-08-20T11:27:00Z">
        <w:r w:rsidR="000C0344" w:rsidRPr="006B2F79" w:rsidDel="003607D2">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performs generally well </w:t>
      </w:r>
      <w:ins w:id="118" w:author="Gibran Hemani" w:date="2019-08-20T11:27:00Z">
        <w:r>
          <w:rPr>
            <w:rFonts w:ascii="Times New Roman" w:hAnsi="Times New Roman" w:cs="Times New Roman"/>
            <w:sz w:val="24"/>
            <w:szCs w:val="24"/>
          </w:rPr>
          <w:t xml:space="preserve">across the range of simulations </w:t>
        </w:r>
      </w:ins>
      <w:r w:rsidR="000C0344" w:rsidRPr="006B2F79">
        <w:rPr>
          <w:rFonts w:ascii="Times New Roman" w:hAnsi="Times New Roman" w:cs="Times New Roman"/>
          <w:sz w:val="24"/>
          <w:szCs w:val="24"/>
        </w:rPr>
        <w:t xml:space="preserve">except in the case when the candidate trait is a mediator of the </w:t>
      </w:r>
      <w:r w:rsidR="000C0344" w:rsidRPr="00091E03">
        <w:rPr>
          <w:rFonts w:ascii="Times New Roman" w:hAnsi="Times New Roman" w:cs="Times New Roman"/>
          <w:sz w:val="24"/>
          <w:szCs w:val="24"/>
        </w:rPr>
        <w:t xml:space="preserve">x-y </w:t>
      </w:r>
      <w:r w:rsidR="000C0344" w:rsidRPr="006B2F79">
        <w:rPr>
          <w:rFonts w:ascii="Times New Roman" w:hAnsi="Times New Roman" w:cs="Times New Roman"/>
          <w:sz w:val="24"/>
          <w:szCs w:val="24"/>
        </w:rPr>
        <w:t>association</w:t>
      </w:r>
      <w:ins w:id="119" w:author="Gibran Hemani" w:date="2019-08-20T11:29:00Z">
        <w:r w:rsidR="00CB7B54">
          <w:rPr>
            <w:rFonts w:ascii="Times New Roman" w:hAnsi="Times New Roman" w:cs="Times New Roman"/>
            <w:sz w:val="24"/>
            <w:szCs w:val="24"/>
          </w:rPr>
          <w:t xml:space="preserve"> in which case there is a strongly attenuated </w:t>
        </w:r>
      </w:ins>
      <w:ins w:id="120" w:author="Gibran Hemani" w:date="2019-08-20T11:30:00Z">
        <w:r w:rsidR="00CB7B54">
          <w:rPr>
            <w:rFonts w:ascii="Times New Roman" w:hAnsi="Times New Roman" w:cs="Times New Roman"/>
            <w:sz w:val="24"/>
            <w:szCs w:val="24"/>
          </w:rPr>
          <w:t>direct effect</w:t>
        </w:r>
      </w:ins>
      <w:ins w:id="121" w:author="Yoonsu Cho" w:date="2019-08-19T16:58:00Z">
        <w:r w:rsidR="001E5086">
          <w:rPr>
            <w:rFonts w:ascii="Times New Roman" w:hAnsi="Times New Roman" w:cs="Times New Roman"/>
            <w:sz w:val="24"/>
            <w:szCs w:val="24"/>
          </w:rPr>
          <w:t>.</w:t>
        </w:r>
      </w:ins>
      <w:ins w:id="122" w:author="Gibran Hemani" w:date="2019-08-20T11:30:00Z">
        <w:r w:rsidR="00CB7B54">
          <w:rPr>
            <w:rFonts w:ascii="Times New Roman" w:hAnsi="Times New Roman" w:cs="Times New Roman"/>
            <w:sz w:val="24"/>
            <w:szCs w:val="24"/>
          </w:rPr>
          <w:t xml:space="preserve"> The problem here is that it is hard for MVMR to distinguish between a model where the exposure’s influence on the outcome is mediated by</w:t>
        </w:r>
      </w:ins>
      <w:ins w:id="123" w:author="Gibran Hemani" w:date="2019-08-20T11:31:00Z">
        <w:r w:rsidR="00CB7B54">
          <w:rPr>
            <w:rFonts w:ascii="Times New Roman" w:hAnsi="Times New Roman" w:cs="Times New Roman"/>
            <w:sz w:val="24"/>
            <w:szCs w:val="24"/>
          </w:rPr>
          <w:t xml:space="preserve"> a candidate trait (the exposure is causal), versus where the exposure’s apparent effect on the outcome is simply due to pleiotropy through the candidate trait (the exposure is not causal)</w:t>
        </w:r>
      </w:ins>
      <w:ins w:id="124" w:author="Gibran Hemani" w:date="2019-08-21T10:00:00Z">
        <w:r w:rsidR="00A810DB">
          <w:rPr>
            <w:rFonts w:ascii="Times New Roman" w:hAnsi="Times New Roman" w:cs="Times New Roman"/>
            <w:sz w:val="24"/>
            <w:szCs w:val="24"/>
          </w:rPr>
          <w:fldChar w:fldCharType="begin"/>
        </w:r>
        <w:r w:rsidR="00A810DB">
          <w:rPr>
            <w:rFonts w:ascii="Times New Roman"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810DB">
          <w:rPr>
            <w:rFonts w:ascii="Times New Roman" w:hAnsi="Times New Roman" w:cs="Times New Roman"/>
            <w:sz w:val="24"/>
            <w:szCs w:val="24"/>
          </w:rPr>
          <w:fldChar w:fldCharType="separate"/>
        </w:r>
        <w:r w:rsidR="00A810DB" w:rsidRPr="001A7A27">
          <w:rPr>
            <w:rFonts w:ascii="Times New Roman" w:hAnsi="Times New Roman" w:cs="Times New Roman"/>
            <w:noProof/>
            <w:sz w:val="24"/>
            <w:szCs w:val="24"/>
            <w:vertAlign w:val="superscript"/>
          </w:rPr>
          <w:t>30</w:t>
        </w:r>
        <w:r w:rsidR="00A810DB">
          <w:rPr>
            <w:rFonts w:ascii="Times New Roman" w:hAnsi="Times New Roman" w:cs="Times New Roman"/>
            <w:sz w:val="24"/>
            <w:szCs w:val="24"/>
          </w:rPr>
          <w:fldChar w:fldCharType="end"/>
        </w:r>
        <w:commentRangeStart w:id="125"/>
        <w:commentRangeEnd w:id="125"/>
        <w:r w:rsidR="00A810DB">
          <w:rPr>
            <w:rStyle w:val="CommentReference"/>
          </w:rPr>
          <w:commentReference w:id="125"/>
        </w:r>
        <w:r w:rsidR="00A810DB" w:rsidRPr="006B2F79">
          <w:rPr>
            <w:rFonts w:ascii="Times New Roman" w:hAnsi="Times New Roman" w:cs="Times New Roman"/>
            <w:sz w:val="24"/>
            <w:szCs w:val="24"/>
          </w:rPr>
          <w:t>.</w:t>
        </w:r>
      </w:ins>
      <w:ins w:id="126" w:author="Gibran Hemani" w:date="2019-08-20T11:31:00Z">
        <w:r w:rsidR="00CB7B54">
          <w:rPr>
            <w:rFonts w:ascii="Times New Roman" w:hAnsi="Times New Roman" w:cs="Times New Roman"/>
            <w:sz w:val="24"/>
            <w:szCs w:val="24"/>
          </w:rPr>
          <w:t>.</w:t>
        </w:r>
      </w:ins>
      <w:ins w:id="127" w:author="Yoonsu Cho" w:date="2019-08-19T16:58:00Z">
        <w:r w:rsidR="001E5086">
          <w:rPr>
            <w:rFonts w:ascii="Times New Roman" w:hAnsi="Times New Roman" w:cs="Times New Roman"/>
            <w:sz w:val="24"/>
            <w:szCs w:val="24"/>
          </w:rPr>
          <w:t xml:space="preserve"> </w:t>
        </w:r>
      </w:ins>
      <w:ins w:id="128" w:author="Gibran Hemani" w:date="2019-08-20T11:27:00Z">
        <w:r>
          <w:rPr>
            <w:rFonts w:ascii="Times New Roman" w:hAnsi="Times New Roman" w:cs="Times New Roman"/>
            <w:sz w:val="24"/>
            <w:szCs w:val="24"/>
          </w:rPr>
          <w:t xml:space="preserve">Here, </w:t>
        </w:r>
      </w:ins>
      <w:del w:id="129" w:author="Yoonsu Cho" w:date="2019-08-19T16:47:00Z">
        <w:r w:rsidR="000C0344" w:rsidRPr="006B2F79" w:rsidDel="00130CBF">
          <w:rPr>
            <w:rFonts w:ascii="Times New Roman" w:hAnsi="Times New Roman" w:cs="Times New Roman"/>
            <w:sz w:val="24"/>
            <w:szCs w:val="24"/>
          </w:rPr>
          <w:delText>,</w:delText>
        </w:r>
      </w:del>
      <w:del w:id="130" w:author="Yoonsu Cho" w:date="2019-08-19T16:50:00Z">
        <w:r w:rsidR="000C0344" w:rsidRPr="006B2F79" w:rsidDel="00130CBF">
          <w:rPr>
            <w:rFonts w:ascii="Times New Roman" w:hAnsi="Times New Roman" w:cs="Times New Roman"/>
            <w:sz w:val="24"/>
            <w:szCs w:val="24"/>
          </w:rPr>
          <w:delText xml:space="preserve"> </w:delText>
        </w:r>
      </w:del>
      <w:del w:id="131" w:author="Yoonsu Cho" w:date="2019-08-19T16:58:00Z">
        <w:r w:rsidR="000C0344" w:rsidRPr="006B2F79" w:rsidDel="001E5086">
          <w:rPr>
            <w:rFonts w:ascii="Times New Roman" w:hAnsi="Times New Roman" w:cs="Times New Roman"/>
            <w:sz w:val="24"/>
            <w:szCs w:val="24"/>
          </w:rPr>
          <w:delText>in which case it</w:delText>
        </w:r>
      </w:del>
      <w:ins w:id="132" w:author="Yoonsu Cho" w:date="2019-08-19T16:58:00Z">
        <w:r w:rsidR="001E5086">
          <w:rPr>
            <w:rFonts w:ascii="Times New Roman" w:hAnsi="Times New Roman" w:cs="Times New Roman"/>
            <w:sz w:val="24"/>
            <w:szCs w:val="24"/>
          </w:rPr>
          <w:t>MVMR</w:t>
        </w:r>
      </w:ins>
      <w:r w:rsidR="000C0344" w:rsidRPr="006B2F79">
        <w:rPr>
          <w:rFonts w:ascii="Times New Roman" w:hAnsi="Times New Roman" w:cs="Times New Roman"/>
          <w:sz w:val="24"/>
          <w:szCs w:val="24"/>
        </w:rPr>
        <w:t xml:space="preserve"> performs </w:t>
      </w:r>
      <w:del w:id="133" w:author="Yoonsu Cho" w:date="2019-08-19T13:43:00Z">
        <w:r w:rsidR="000C0344" w:rsidRPr="006B2F79" w:rsidDel="00E02ED3">
          <w:rPr>
            <w:rFonts w:ascii="Times New Roman" w:hAnsi="Times New Roman" w:cs="Times New Roman"/>
            <w:sz w:val="24"/>
            <w:szCs w:val="24"/>
          </w:rPr>
          <w:delText>extremely poorly</w:delText>
        </w:r>
      </w:del>
      <w:ins w:id="134" w:author="Yoonsu Cho" w:date="2019-08-19T14:47:00Z">
        <w:del w:id="135" w:author="Gibran Hemani" w:date="2019-08-20T11:27:00Z">
          <w:r w:rsidR="003513BE" w:rsidDel="003607D2">
            <w:rPr>
              <w:rFonts w:ascii="Times New Roman" w:hAnsi="Times New Roman" w:cs="Times New Roman"/>
              <w:sz w:val="24"/>
              <w:szCs w:val="24"/>
            </w:rPr>
            <w:delText xml:space="preserve"> </w:delText>
          </w:r>
        </w:del>
        <w:r w:rsidR="003513BE">
          <w:rPr>
            <w:rFonts w:ascii="Times New Roman" w:hAnsi="Times New Roman" w:cs="Times New Roman"/>
            <w:sz w:val="24"/>
            <w:szCs w:val="24"/>
          </w:rPr>
          <w:t>worse than other methods</w:t>
        </w:r>
      </w:ins>
      <w:ins w:id="136" w:author="Yoonsu Cho" w:date="2019-08-19T16:58:00Z">
        <w:r w:rsidR="001E5086">
          <w:rPr>
            <w:rFonts w:ascii="Times New Roman" w:hAnsi="Times New Roman" w:cs="Times New Roman"/>
            <w:sz w:val="24"/>
            <w:szCs w:val="24"/>
          </w:rPr>
          <w:t xml:space="preserve"> when the candidate trait is a mediator</w:t>
        </w:r>
      </w:ins>
      <w:del w:id="137" w:author="Yoonsu Cho" w:date="2019-08-19T16:50:00Z">
        <w:r w:rsidR="000C0344" w:rsidRPr="006B2F79" w:rsidDel="00130CBF">
          <w:rPr>
            <w:rFonts w:ascii="Times New Roman" w:hAnsi="Times New Roman" w:cs="Times New Roman"/>
            <w:sz w:val="24"/>
            <w:szCs w:val="24"/>
          </w:rPr>
          <w:delText xml:space="preserve"> because</w:delText>
        </w:r>
      </w:del>
      <w:ins w:id="138" w:author="Yoonsu Cho" w:date="2019-08-19T16:56:00Z">
        <w:r w:rsidR="001E5086">
          <w:rPr>
            <w:rFonts w:ascii="Times New Roman" w:hAnsi="Times New Roman" w:cs="Times New Roman"/>
            <w:sz w:val="24"/>
            <w:szCs w:val="24"/>
          </w:rPr>
          <w:t xml:space="preserve"> as </w:t>
        </w:r>
      </w:ins>
      <w:del w:id="139" w:author="Yoonsu Cho" w:date="2019-08-19T16:56:00Z">
        <w:r w:rsidR="000C0344" w:rsidRPr="006B2F79" w:rsidDel="001E5086">
          <w:rPr>
            <w:rFonts w:ascii="Times New Roman" w:hAnsi="Times New Roman" w:cs="Times New Roman"/>
            <w:sz w:val="24"/>
            <w:szCs w:val="24"/>
          </w:rPr>
          <w:delText xml:space="preserve"> </w:delText>
        </w:r>
      </w:del>
      <w:ins w:id="140" w:author="Yoonsu Cho" w:date="2019-08-19T16:50:00Z">
        <w:r w:rsidR="00130CBF">
          <w:rPr>
            <w:rFonts w:ascii="Times New Roman" w:hAnsi="Times New Roman" w:cs="Times New Roman"/>
            <w:sz w:val="24"/>
            <w:szCs w:val="24"/>
          </w:rPr>
          <w:t>MVMR</w:t>
        </w:r>
      </w:ins>
      <w:ins w:id="141" w:author="Yoonsu Cho" w:date="2019-08-19T16:49:00Z">
        <w:r w:rsidR="00130CBF">
          <w:rPr>
            <w:rFonts w:ascii="Times New Roman" w:hAnsi="Times New Roman" w:cs="Times New Roman"/>
            <w:sz w:val="24"/>
            <w:szCs w:val="24"/>
          </w:rPr>
          <w:t xml:space="preserve"> estimates the </w:t>
        </w:r>
      </w:ins>
      <w:ins w:id="142" w:author="Yoonsu Cho" w:date="2019-08-19T16:59:00Z">
        <w:r w:rsidR="001E5086">
          <w:rPr>
            <w:rFonts w:ascii="Times New Roman" w:hAnsi="Times New Roman" w:cs="Times New Roman"/>
            <w:sz w:val="24"/>
            <w:szCs w:val="24"/>
          </w:rPr>
          <w:t>direct</w:t>
        </w:r>
      </w:ins>
      <w:ins w:id="143" w:author="Yoonsu Cho" w:date="2019-08-19T16:49:00Z">
        <w:r w:rsidR="00130CBF">
          <w:rPr>
            <w:rFonts w:ascii="Times New Roman" w:hAnsi="Times New Roman" w:cs="Times New Roman"/>
            <w:sz w:val="24"/>
            <w:szCs w:val="24"/>
          </w:rPr>
          <w:t xml:space="preserve"> effect of x on y adjusting </w:t>
        </w:r>
      </w:ins>
      <w:del w:id="144" w:author="Yoonsu Cho" w:date="2019-08-19T16:50:00Z">
        <w:r w:rsidR="000C0344" w:rsidRPr="006B2F79" w:rsidDel="00130CBF">
          <w:rPr>
            <w:rFonts w:ascii="Times New Roman" w:hAnsi="Times New Roman" w:cs="Times New Roman"/>
            <w:sz w:val="24"/>
            <w:szCs w:val="24"/>
          </w:rPr>
          <w:delText xml:space="preserve">it adjusts </w:delText>
        </w:r>
      </w:del>
      <w:r w:rsidR="000C0344" w:rsidRPr="006B2F79">
        <w:rPr>
          <w:rFonts w:ascii="Times New Roman" w:hAnsi="Times New Roman" w:cs="Times New Roman"/>
          <w:sz w:val="24"/>
          <w:szCs w:val="24"/>
        </w:rPr>
        <w:t>for the entir</w:t>
      </w:r>
      <w:r w:rsidR="000C0344">
        <w:rPr>
          <w:rFonts w:ascii="Times New Roman" w:hAnsi="Times New Roman" w:cs="Times New Roman"/>
          <w:sz w:val="24"/>
          <w:szCs w:val="24"/>
        </w:rPr>
        <w:t>e</w:t>
      </w:r>
      <w:r w:rsidR="000C0344" w:rsidRPr="006B2F79">
        <w:rPr>
          <w:rFonts w:ascii="Times New Roman" w:hAnsi="Times New Roman" w:cs="Times New Roman"/>
          <w:sz w:val="24"/>
          <w:szCs w:val="24"/>
        </w:rPr>
        <w:t xml:space="preserve">ty </w:t>
      </w:r>
      <w:r w:rsidR="000C0344" w:rsidRPr="00091E03">
        <w:rPr>
          <w:rFonts w:ascii="Times New Roman" w:hAnsi="Times New Roman" w:cs="Times New Roman"/>
          <w:sz w:val="24"/>
          <w:szCs w:val="24"/>
        </w:rPr>
        <w:t>of x's signal on y.</w:t>
      </w:r>
      <w:r w:rsidR="000C0344" w:rsidRPr="006B2F79">
        <w:rPr>
          <w:rFonts w:ascii="Times New Roman" w:hAnsi="Times New Roman" w:cs="Times New Roman"/>
          <w:sz w:val="24"/>
          <w:szCs w:val="24"/>
        </w:rPr>
        <w:t xml:space="preserve"> </w:t>
      </w:r>
      <w:commentRangeEnd w:id="111"/>
      <w:r w:rsidR="009E5B3F">
        <w:rPr>
          <w:rStyle w:val="CommentReference"/>
        </w:rPr>
        <w:commentReference w:id="111"/>
      </w:r>
      <w:del w:id="145" w:author="Gibran Hemani" w:date="2019-08-21T10:00:00Z">
        <w:r w:rsidR="000C0344" w:rsidRPr="006B2F79" w:rsidDel="00A810DB">
          <w:rPr>
            <w:rFonts w:ascii="Times New Roman" w:hAnsi="Times New Roman" w:cs="Times New Roman"/>
            <w:sz w:val="24"/>
            <w:szCs w:val="24"/>
          </w:rPr>
          <w:delText xml:space="preserve">This result </w:delText>
        </w:r>
        <w:commentRangeStart w:id="146"/>
        <w:r w:rsidR="000C0344" w:rsidRPr="006B2F79" w:rsidDel="00A810DB">
          <w:rPr>
            <w:rFonts w:ascii="Times New Roman" w:hAnsi="Times New Roman" w:cs="Times New Roman"/>
            <w:sz w:val="24"/>
            <w:szCs w:val="24"/>
          </w:rPr>
          <w:delText xml:space="preserve">is indistinguishable from an alternative model in which </w:delText>
        </w:r>
        <w:r w:rsidR="000C0344" w:rsidRPr="00091E03" w:rsidDel="00A810DB">
          <w:rPr>
            <w:rFonts w:ascii="Times New Roman" w:hAnsi="Times New Roman" w:cs="Times New Roman"/>
            <w:sz w:val="24"/>
            <w:szCs w:val="24"/>
          </w:rPr>
          <w:delText>x's</w:delText>
        </w:r>
        <w:r w:rsidR="000C0344" w:rsidRPr="006B2F79" w:rsidDel="00A810DB">
          <w:rPr>
            <w:rFonts w:ascii="Times New Roman" w:hAnsi="Times New Roman" w:cs="Times New Roman"/>
            <w:sz w:val="24"/>
            <w:szCs w:val="24"/>
          </w:rPr>
          <w:delText xml:space="preserve"> effect being nullified due to its univariate effect being driven by pleiotropy</w:delText>
        </w:r>
      </w:del>
      <w:del w:id="147" w:author="Gibran Hemani" w:date="2019-08-21T09:59:00Z">
        <w:r w:rsidR="0045593D" w:rsidDel="00A810DB">
          <w:rPr>
            <w:rFonts w:ascii="Times New Roman" w:hAnsi="Times New Roman" w:cs="Times New Roman"/>
            <w:sz w:val="24"/>
            <w:szCs w:val="24"/>
          </w:rPr>
          <w:fldChar w:fldCharType="begin"/>
        </w:r>
        <w:r w:rsidR="001A7A27" w:rsidDel="00A810DB">
          <w:rPr>
            <w:rFonts w:ascii="Times New Roman" w:hAnsi="Times New Roman" w:cs="Times New Roman"/>
            <w:sz w:val="24"/>
            <w:szCs w:val="24"/>
          </w:rPr>
          <w:del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delInstrText>
        </w:r>
        <w:r w:rsidR="0045593D" w:rsidDel="00A810DB">
          <w:rPr>
            <w:rFonts w:ascii="Times New Roman" w:hAnsi="Times New Roman" w:cs="Times New Roman"/>
            <w:sz w:val="24"/>
            <w:szCs w:val="24"/>
          </w:rPr>
          <w:fldChar w:fldCharType="separate"/>
        </w:r>
        <w:r w:rsidR="001A7A27" w:rsidRPr="001A7A27" w:rsidDel="00A810DB">
          <w:rPr>
            <w:rFonts w:ascii="Times New Roman" w:hAnsi="Times New Roman" w:cs="Times New Roman"/>
            <w:noProof/>
            <w:sz w:val="24"/>
            <w:szCs w:val="24"/>
            <w:vertAlign w:val="superscript"/>
          </w:rPr>
          <w:delText>30</w:delText>
        </w:r>
        <w:r w:rsidR="0045593D" w:rsidDel="00A810DB">
          <w:rPr>
            <w:rFonts w:ascii="Times New Roman" w:hAnsi="Times New Roman" w:cs="Times New Roman"/>
            <w:sz w:val="24"/>
            <w:szCs w:val="24"/>
          </w:rPr>
          <w:fldChar w:fldCharType="end"/>
        </w:r>
        <w:commentRangeEnd w:id="146"/>
        <w:r w:rsidR="000E6E53" w:rsidDel="00A810DB">
          <w:rPr>
            <w:rStyle w:val="CommentReference"/>
          </w:rPr>
          <w:commentReference w:id="146"/>
        </w:r>
        <w:r w:rsidR="000C0344" w:rsidRPr="006B2F79" w:rsidDel="00A810DB">
          <w:rPr>
            <w:rFonts w:ascii="Times New Roman" w:hAnsi="Times New Roman" w:cs="Times New Roman"/>
            <w:sz w:val="24"/>
            <w:szCs w:val="24"/>
          </w:rPr>
          <w:delText>.</w:delText>
        </w:r>
      </w:del>
      <w:del w:id="148" w:author="Gibran Hemani" w:date="2019-08-21T10:00:00Z">
        <w:r w:rsidR="000C0344" w:rsidRPr="006B2F79" w:rsidDel="00A810DB">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Adjusting for outliers escapes this problem to some extent because it only adjusts some proportion of the instruments for x that are most likely to be pleiotropic, </w:t>
      </w:r>
      <w:commentRangeStart w:id="149"/>
      <w:r w:rsidR="000C0344" w:rsidRPr="006B2F79">
        <w:rPr>
          <w:rFonts w:ascii="Times New Roman" w:hAnsi="Times New Roman" w:cs="Times New Roman"/>
          <w:sz w:val="24"/>
          <w:szCs w:val="24"/>
        </w:rPr>
        <w:t xml:space="preserve">allowing </w:t>
      </w:r>
      <w:ins w:id="150" w:author="Yoonsu Cho" w:date="2019-08-19T17:16:00Z">
        <w:del w:id="151" w:author="Gibran Hemani" w:date="2019-08-21T10:01:00Z">
          <w:r w:rsidR="00DD42E0" w:rsidDel="00A810DB">
            <w:rPr>
              <w:rFonts w:ascii="Times New Roman" w:hAnsi="Times New Roman" w:cs="Times New Roman"/>
              <w:sz w:val="24"/>
              <w:szCs w:val="24"/>
            </w:rPr>
            <w:delText xml:space="preserve">the true </w:delText>
          </w:r>
        </w:del>
      </w:ins>
      <w:ins w:id="152" w:author="Yoonsu Cho" w:date="2019-08-19T17:17:00Z">
        <w:del w:id="153" w:author="Gibran Hemani" w:date="2019-08-21T10:01:00Z">
          <w:r w:rsidR="00DD42E0" w:rsidDel="00A810DB">
            <w:rPr>
              <w:rFonts w:ascii="Times New Roman" w:hAnsi="Times New Roman" w:cs="Times New Roman"/>
              <w:sz w:val="24"/>
              <w:szCs w:val="24"/>
            </w:rPr>
            <w:delText>total effect of</w:delText>
          </w:r>
        </w:del>
      </w:ins>
      <w:ins w:id="154" w:author="Gibran Hemani" w:date="2019-08-21T10:01:00Z">
        <w:r w:rsidR="00A810DB">
          <w:rPr>
            <w:rFonts w:ascii="Times New Roman" w:hAnsi="Times New Roman" w:cs="Times New Roman"/>
            <w:sz w:val="24"/>
            <w:szCs w:val="24"/>
          </w:rPr>
          <w:t>some signal of</w:t>
        </w:r>
      </w:ins>
      <w:ins w:id="155" w:author="Yoonsu Cho" w:date="2019-08-19T17:17:00Z">
        <w:r w:rsidR="00DD42E0">
          <w:rPr>
            <w:rFonts w:ascii="Times New Roman" w:hAnsi="Times New Roman" w:cs="Times New Roman"/>
            <w:sz w:val="24"/>
            <w:szCs w:val="24"/>
          </w:rPr>
          <w:t xml:space="preserve"> x on y </w:t>
        </w:r>
      </w:ins>
      <w:del w:id="156" w:author="Yoonsu Cho" w:date="2019-08-19T17:16:00Z">
        <w:r w:rsidR="000C0344" w:rsidRPr="006B2F79" w:rsidDel="00DD42E0">
          <w:rPr>
            <w:rFonts w:ascii="Times New Roman" w:hAnsi="Times New Roman" w:cs="Times New Roman"/>
            <w:sz w:val="24"/>
            <w:szCs w:val="24"/>
          </w:rPr>
          <w:delText xml:space="preserve">any true </w:delText>
        </w:r>
      </w:del>
      <w:del w:id="157" w:author="Yoonsu Cho" w:date="2019-08-19T17:17:00Z">
        <w:r w:rsidR="000C0344" w:rsidRPr="006B2F79" w:rsidDel="00DD42E0">
          <w:rPr>
            <w:rFonts w:ascii="Times New Roman" w:hAnsi="Times New Roman" w:cs="Times New Roman"/>
            <w:sz w:val="24"/>
            <w:szCs w:val="24"/>
          </w:rPr>
          <w:delText>x-y a</w:delText>
        </w:r>
      </w:del>
      <w:del w:id="158" w:author="Yoonsu Cho" w:date="2019-08-19T17:18:00Z">
        <w:r w:rsidR="000C0344" w:rsidRPr="006B2F79" w:rsidDel="00DD42E0">
          <w:rPr>
            <w:rFonts w:ascii="Times New Roman" w:hAnsi="Times New Roman" w:cs="Times New Roman"/>
            <w:sz w:val="24"/>
            <w:szCs w:val="24"/>
          </w:rPr>
          <w:delText xml:space="preserve">ssociation </w:delText>
        </w:r>
      </w:del>
      <w:r w:rsidR="000C0344" w:rsidRPr="006B2F79">
        <w:rPr>
          <w:rFonts w:ascii="Times New Roman" w:hAnsi="Times New Roman" w:cs="Times New Roman"/>
          <w:sz w:val="24"/>
          <w:szCs w:val="24"/>
        </w:rPr>
        <w:t xml:space="preserve">to persist due to the unadjusted variants. </w:t>
      </w:r>
      <w:commentRangeEnd w:id="149"/>
      <w:r w:rsidR="00E60E3C">
        <w:rPr>
          <w:rStyle w:val="CommentReference"/>
        </w:rPr>
        <w:commentReference w:id="149"/>
      </w:r>
    </w:p>
    <w:p w14:paraId="66F2DD40" w14:textId="57030388" w:rsidR="00F55CE3" w:rsidRDefault="00F55CE3" w:rsidP="000C0344">
      <w:pPr>
        <w:spacing w:line="480" w:lineRule="auto"/>
        <w:jc w:val="both"/>
        <w:rPr>
          <w:rFonts w:ascii="Times New Roman" w:hAnsi="Times New Roman" w:cs="Times New Roman"/>
          <w:sz w:val="24"/>
          <w:szCs w:val="24"/>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159" w:name="_ku5vohevtub1" w:colFirst="0" w:colLast="0"/>
      <w:bookmarkStart w:id="160" w:name="_25reeqjl57kp" w:colFirst="0" w:colLast="0"/>
      <w:bookmarkEnd w:id="159"/>
      <w:bookmarkEnd w:id="160"/>
      <w:r w:rsidRPr="00454C7F">
        <w:rPr>
          <w:rFonts w:ascii="Times New Roman" w:hAnsi="Times New Roman" w:cs="Times New Roman"/>
          <w:sz w:val="24"/>
          <w:szCs w:val="24"/>
        </w:rPr>
        <w:t>e</w:t>
      </w:r>
    </w:p>
    <w:p w14:paraId="42C364DC" w14:textId="4619090F"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w:t>
      </w:r>
      <w:del w:id="161" w:author="George Davey Smith" w:date="2019-08-24T18:04:00Z">
        <w:r w:rsidRPr="00454C7F" w:rsidDel="009F3C75">
          <w:rPr>
            <w:rFonts w:ascii="Times New Roman" w:hAnsi="Times New Roman" w:cs="Times New Roman"/>
            <w:sz w:val="24"/>
            <w:szCs w:val="24"/>
          </w:rPr>
          <w:delText>high blood pressure</w:delText>
        </w:r>
      </w:del>
      <w:ins w:id="162" w:author="George Davey Smith" w:date="2019-08-24T18:04:00Z">
        <w:r w:rsidR="009F3C75">
          <w:rPr>
            <w:rFonts w:ascii="Times New Roman" w:hAnsi="Times New Roman" w:cs="Times New Roman"/>
            <w:sz w:val="24"/>
            <w:szCs w:val="24"/>
          </w:rPr>
          <w:t>hypertension</w:t>
        </w:r>
      </w:ins>
      <w:r w:rsidRPr="00454C7F">
        <w:rPr>
          <w:rFonts w:ascii="Times New Roman" w:hAnsi="Times New Roman" w:cs="Times New Roman"/>
          <w:sz w:val="24"/>
          <w:szCs w:val="24"/>
        </w:rPr>
        <w:t>). Among the candidate traits, 15 were putatively causal</w:t>
      </w:r>
      <w:del w:id="163" w:author="George Davey Smith" w:date="2019-08-24T18:05:00Z">
        <w:r w:rsidRPr="00454C7F" w:rsidDel="00CF5FEB">
          <w:rPr>
            <w:rFonts w:ascii="Times New Roman" w:hAnsi="Times New Roman" w:cs="Times New Roman"/>
            <w:sz w:val="24"/>
            <w:szCs w:val="24"/>
          </w:rPr>
          <w:delText xml:space="preserve">ly associated with the risk of </w:delText>
        </w:r>
      </w:del>
      <w:ins w:id="164" w:author="George Davey Smith" w:date="2019-08-24T18:05:00Z">
        <w:r w:rsidR="00CF5FEB">
          <w:rPr>
            <w:rFonts w:ascii="Times New Roman" w:hAnsi="Times New Roman" w:cs="Times New Roman"/>
            <w:sz w:val="24"/>
            <w:szCs w:val="24"/>
          </w:rPr>
          <w:t xml:space="preserve"> for </w:t>
        </w:r>
      </w:ins>
      <w:r w:rsidRPr="00454C7F">
        <w:rPr>
          <w:rFonts w:ascii="Times New Roman" w:hAnsi="Times New Roman" w:cs="Times New Roman"/>
          <w:sz w:val="24"/>
          <w:szCs w:val="24"/>
        </w:rPr>
        <w:t xml:space="preserve">CHD (Figure 3A). After we applied LASSO regression, 6 traits remained (Table 1): Anthropometric measures (e.g. height), lipid levels (e.g. cholesterol level), and self-reported ibuprofen use were amongst the candidate traits that associated with CHD, which were uncovered </w:t>
      </w:r>
      <w:commentRangeStart w:id="165"/>
      <w:commentRangeStart w:id="166"/>
      <w:r w:rsidRPr="00454C7F">
        <w:rPr>
          <w:rFonts w:ascii="Times New Roman" w:hAnsi="Times New Roman" w:cs="Times New Roman"/>
          <w:sz w:val="24"/>
          <w:szCs w:val="24"/>
        </w:rPr>
        <w:t xml:space="preserve">due to two outliers </w:t>
      </w:r>
      <w:commentRangeEnd w:id="165"/>
      <w:r w:rsidR="003D6FAE">
        <w:rPr>
          <w:rStyle w:val="CommentReference"/>
        </w:rPr>
        <w:commentReference w:id="165"/>
      </w:r>
      <w:commentRangeEnd w:id="166"/>
      <w:r w:rsidR="00025F6D">
        <w:rPr>
          <w:rStyle w:val="CommentReference"/>
        </w:rPr>
        <w:commentReference w:id="166"/>
      </w:r>
      <w:r w:rsidRPr="00454C7F">
        <w:rPr>
          <w:rFonts w:ascii="Times New Roman" w:hAnsi="Times New Roman" w:cs="Times New Roman"/>
          <w:sz w:val="24"/>
          <w:szCs w:val="24"/>
        </w:rPr>
        <w:t xml:space="preserve">(rs3184504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127B60E6"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31</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4A174A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Removing the outliers in the IVW analysis led to a more precise (though slightly attenuated) estimate of the influence of higher urate levels on CHD risk (OR per 1 SD: 1.05; 95% CI: 1.01, </w:t>
      </w:r>
      <w:r w:rsidRPr="00454C7F">
        <w:rPr>
          <w:rFonts w:ascii="Times New Roman" w:hAnsi="Times New Roman" w:cs="Times New Roman"/>
          <w:sz w:val="24"/>
          <w:szCs w:val="24"/>
        </w:rPr>
        <w:lastRenderedPageBreak/>
        <w:t xml:space="preserve">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t>
      </w:r>
      <w:ins w:id="167" w:author="George Davey Smith" w:date="2019-08-24T18:06:00Z">
        <w:r w:rsidR="00297371">
          <w:rPr>
            <w:rFonts w:ascii="Times New Roman" w:hAnsi="Times New Roman" w:cs="Times New Roman"/>
            <w:sz w:val="24"/>
            <w:szCs w:val="24"/>
          </w:rPr>
          <w:t xml:space="preserve">a </w:t>
        </w:r>
      </w:ins>
      <w:r w:rsidRPr="00454C7F">
        <w:rPr>
          <w:rFonts w:ascii="Times New Roman" w:hAnsi="Times New Roman" w:cs="Times New Roman"/>
          <w:sz w:val="24"/>
          <w:szCs w:val="24"/>
        </w:rPr>
        <w:t>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4CA9E31E"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1A7A27">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29</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w:t>
      </w:r>
      <w:commentRangeStart w:id="168"/>
      <w:r w:rsidRPr="00454C7F">
        <w:rPr>
          <w:rFonts w:ascii="Times New Roman" w:hAnsi="Times New Roman" w:cs="Times New Roman"/>
          <w:sz w:val="24"/>
          <w:szCs w:val="24"/>
        </w:rPr>
        <w:t>4C</w:t>
      </w:r>
      <w:commentRangeEnd w:id="168"/>
      <w:r w:rsidR="008E5264">
        <w:rPr>
          <w:rStyle w:val="CommentReference"/>
          <w:rFonts w:ascii="Arial" w:eastAsiaTheme="minorEastAsia" w:hAnsi="Arial" w:cs="Arial"/>
        </w:rPr>
        <w:commentReference w:id="168"/>
      </w:r>
      <w:r w:rsidRPr="00454C7F">
        <w:rPr>
          <w:rFonts w:ascii="Times New Roman" w:hAnsi="Times New Roman" w:cs="Times New Roman"/>
          <w:sz w:val="24"/>
          <w:szCs w:val="24"/>
        </w:rPr>
        <w:t>).</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t>
      </w:r>
      <w:r w:rsidRPr="00454C7F">
        <w:rPr>
          <w:rFonts w:ascii="Times New Roman" w:hAnsi="Times New Roman" w:cs="Times New Roman"/>
          <w:sz w:val="24"/>
          <w:szCs w:val="24"/>
        </w:rPr>
        <w:lastRenderedPageBreak/>
        <w:t xml:space="preserve">were substantially larger (OR per 1 SD= 2.43; 95% CI: 0.49, 12.16 and Beta= 0.20; 95% CI: -0.40, 0.79, respectively) than those from the method using all variants. </w:t>
      </w:r>
      <w:commentRangeStart w:id="169"/>
      <w:commentRangeStart w:id="170"/>
      <w:r w:rsidRPr="00454C7F">
        <w:rPr>
          <w:rFonts w:ascii="Times New Roman" w:hAnsi="Times New Roman" w:cs="Times New Roman"/>
          <w:sz w:val="24"/>
          <w:szCs w:val="24"/>
        </w:rPr>
        <w:t xml:space="preserve">IVW causal estimates from the adjustment method </w:t>
      </w:r>
      <w:commentRangeEnd w:id="169"/>
      <w:r w:rsidR="00232B53">
        <w:rPr>
          <w:rStyle w:val="CommentReference"/>
        </w:rPr>
        <w:commentReference w:id="169"/>
      </w:r>
      <w:commentRangeEnd w:id="170"/>
      <w:r w:rsidR="00E67678">
        <w:rPr>
          <w:rStyle w:val="CommentReference"/>
        </w:rPr>
        <w:commentReference w:id="170"/>
      </w:r>
      <w:r w:rsidRPr="00454C7F">
        <w:rPr>
          <w:rFonts w:ascii="Times New Roman" w:hAnsi="Times New Roman" w:cs="Times New Roman"/>
          <w:sz w:val="24"/>
          <w:szCs w:val="24"/>
        </w:rPr>
        <w:t xml:space="preserve">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171" w:name="_kuxg9mn933qi" w:colFirst="0" w:colLast="0"/>
      <w:bookmarkStart w:id="172" w:name="_yqzqnblzidmg" w:colFirst="0" w:colLast="0"/>
      <w:bookmarkEnd w:id="171"/>
      <w:bookmarkEnd w:id="172"/>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261F1148"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1A7A27">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face="superscript"&gt;32&lt;/style&gt;&lt;/DisplayText&gt;&lt;record&gt;&lt;rec-number&gt;47&lt;/rec-number&gt;&lt;foreign-keys&gt;&lt;key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32</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 </w:instrText>
      </w:r>
      <w:r w:rsidR="001A7A27">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EN.CITE.DATA </w:instrText>
      </w:r>
      <w:r w:rsidR="001A7A27">
        <w:rPr>
          <w:rFonts w:ascii="Times New Roman" w:hAnsi="Times New Roman" w:cs="Times New Roman"/>
          <w:color w:val="000000" w:themeColor="text1"/>
          <w:sz w:val="24"/>
          <w:szCs w:val="24"/>
        </w:rPr>
      </w:r>
      <w:r w:rsidR="001A7A27">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33, 34</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Y051bT40NDwvUmVjTnVtPjxEaXNwbGF5VGV4dD48c3R5bGUgZmFjZT0ic3VwZXJzY3JpcHQiPjM2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001A7A27">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203F058C"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w:t>
      </w:r>
      <w:del w:id="173" w:author="George Davey Smith" w:date="2019-08-24T18:08:00Z">
        <w:r w:rsidRPr="00454C7F" w:rsidDel="00B75988">
          <w:rPr>
            <w:rFonts w:ascii="Times New Roman" w:hAnsi="Times New Roman" w:cs="Times New Roman"/>
            <w:sz w:val="24"/>
            <w:szCs w:val="24"/>
          </w:rPr>
          <w:delText xml:space="preserve">effective </w:delText>
        </w:r>
      </w:del>
      <w:ins w:id="174" w:author="George Davey Smith" w:date="2019-08-24T18:08:00Z">
        <w:r w:rsidR="00B75988">
          <w:rPr>
            <w:rFonts w:ascii="Times New Roman" w:hAnsi="Times New Roman" w:cs="Times New Roman"/>
            <w:sz w:val="24"/>
            <w:szCs w:val="24"/>
          </w:rPr>
          <w:t>influential</w:t>
        </w:r>
        <w:r w:rsidR="00B75988" w:rsidRPr="00454C7F">
          <w:rPr>
            <w:rFonts w:ascii="Times New Roman" w:hAnsi="Times New Roman" w:cs="Times New Roman"/>
            <w:sz w:val="24"/>
            <w:szCs w:val="24"/>
          </w:rPr>
          <w:t xml:space="preserve"> </w:t>
        </w:r>
      </w:ins>
      <w:r w:rsidRPr="00454C7F">
        <w:rPr>
          <w:rFonts w:ascii="Times New Roman" w:hAnsi="Times New Roman" w:cs="Times New Roman"/>
          <w:sz w:val="24"/>
          <w:szCs w:val="24"/>
        </w:rPr>
        <w:t>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175" w:name="_slx055nwzdle" w:colFirst="0" w:colLast="0"/>
      <w:bookmarkEnd w:id="175"/>
      <w:r w:rsidRPr="00454C7F">
        <w:rPr>
          <w:rFonts w:ascii="Times New Roman" w:hAnsi="Times New Roman" w:cs="Times New Roman"/>
          <w:b/>
          <w:sz w:val="24"/>
          <w:szCs w:val="24"/>
        </w:rPr>
        <w:t>Discussion</w:t>
      </w:r>
    </w:p>
    <w:p w14:paraId="03B7C44D" w14:textId="16A0DA0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7, 8, 14, 15, 37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For accurate performance, MR-TRYX depends upon the performance of three methodological components: (i)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 xml:space="preserve">estimating the effects of the candidate traits on the outcome. Each of these components is a difficult problem, but they are all modular and build upon existing methods and resources, and the MR-TRYX framework will naturally improve as those methods and resources themselves </w:t>
      </w:r>
      <w:r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5FB7B1C8" w14:textId="35CD7E42"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multivariable MR</w: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38</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by including in the same model the genetic effects on one or more traits that are hypothesised to mediate the horizontal pleiotropic pathways, which depends upon those pathways being identified. While clearly not a panacea for MR analysis, it is a valuable method </w:t>
      </w:r>
      <w:del w:id="176" w:author="George Davey Smith" w:date="2019-08-24T18:09:00Z">
        <w:r w:rsidDel="00533E22">
          <w:rPr>
            <w:rFonts w:ascii="Times New Roman" w:eastAsia="Calibri" w:hAnsi="Times New Roman" w:cs="Times New Roman"/>
            <w:sz w:val="24"/>
            <w:szCs w:val="24"/>
          </w:rPr>
          <w:delText xml:space="preserve">to be included </w:delText>
        </w:r>
      </w:del>
      <w:r>
        <w:rPr>
          <w:rFonts w:ascii="Times New Roman" w:eastAsia="Calibri" w:hAnsi="Times New Roman" w:cs="Times New Roman"/>
          <w:sz w:val="24"/>
          <w:szCs w:val="24"/>
        </w:rPr>
        <w:t xml:space="preserve">within the MR toolkit, and its efficacy has been demonstrated. However, there is another important </w:t>
      </w:r>
      <w:del w:id="177" w:author="Gibran Hemani" w:date="2019-08-21T10:02:00Z">
        <w:r w:rsidDel="00D30475">
          <w:rPr>
            <w:rFonts w:ascii="Times New Roman" w:eastAsia="Calibri" w:hAnsi="Times New Roman" w:cs="Times New Roman"/>
            <w:sz w:val="24"/>
            <w:szCs w:val="24"/>
          </w:rPr>
          <w:delText xml:space="preserve">issue </w:delText>
        </w:r>
      </w:del>
      <w:ins w:id="178" w:author="Gibran Hemani" w:date="2019-08-21T10:02:00Z">
        <w:r w:rsidR="00D30475">
          <w:rPr>
            <w:rFonts w:ascii="Times New Roman" w:eastAsia="Calibri" w:hAnsi="Times New Roman" w:cs="Times New Roman"/>
            <w:sz w:val="24"/>
            <w:szCs w:val="24"/>
          </w:rPr>
          <w:t xml:space="preserve">consideration </w:t>
        </w:r>
      </w:ins>
      <w:r>
        <w:rPr>
          <w:rFonts w:ascii="Times New Roman" w:eastAsia="Calibri" w:hAnsi="Times New Roman" w:cs="Times New Roman"/>
          <w:sz w:val="24"/>
          <w:szCs w:val="24"/>
        </w:rPr>
        <w:t>with multivariable MR in that it</w:t>
      </w:r>
      <w:ins w:id="179" w:author="Gibran Hemani" w:date="2019-08-28T17:05:00Z">
        <w:r w:rsidR="00B25BD2">
          <w:rPr>
            <w:rFonts w:ascii="Times New Roman" w:eastAsia="Calibri" w:hAnsi="Times New Roman" w:cs="Times New Roman"/>
            <w:sz w:val="24"/>
            <w:szCs w:val="24"/>
          </w:rPr>
          <w:t>s formulation is to</w:t>
        </w:r>
      </w:ins>
      <w:r>
        <w:rPr>
          <w:rFonts w:ascii="Times New Roman" w:eastAsia="Calibri" w:hAnsi="Times New Roman" w:cs="Times New Roman"/>
          <w:sz w:val="24"/>
          <w:szCs w:val="24"/>
        </w:rPr>
        <w:t xml:space="preserve"> </w:t>
      </w:r>
      <w:ins w:id="180" w:author="Eleanor Sanderson" w:date="2019-08-14T21:54:00Z">
        <w:r w:rsidR="003C40D8">
          <w:rPr>
            <w:rFonts w:ascii="Times New Roman" w:eastAsia="Calibri" w:hAnsi="Times New Roman" w:cs="Times New Roman"/>
            <w:sz w:val="24"/>
            <w:szCs w:val="24"/>
          </w:rPr>
          <w:t>estimate</w:t>
        </w:r>
        <w:del w:id="181" w:author="Gibran Hemani" w:date="2019-08-28T17:05:00Z">
          <w:r w:rsidR="003C40D8" w:rsidDel="00B25BD2">
            <w:rPr>
              <w:rFonts w:ascii="Times New Roman" w:eastAsia="Calibri" w:hAnsi="Times New Roman" w:cs="Times New Roman"/>
              <w:sz w:val="24"/>
              <w:szCs w:val="24"/>
            </w:rPr>
            <w:delText>s</w:delText>
          </w:r>
        </w:del>
        <w:r w:rsidR="003C40D8">
          <w:rPr>
            <w:rFonts w:ascii="Times New Roman" w:eastAsia="Calibri" w:hAnsi="Times New Roman" w:cs="Times New Roman"/>
            <w:sz w:val="24"/>
            <w:szCs w:val="24"/>
          </w:rPr>
          <w:t xml:space="preserve"> the direct effect of each exposure </w:t>
        </w:r>
      </w:ins>
      <w:ins w:id="182" w:author="Gibran Hemani" w:date="2019-08-28T17:05:00Z">
        <w:r w:rsidR="00B25BD2">
          <w:rPr>
            <w:rFonts w:ascii="Times New Roman" w:eastAsia="Calibri" w:hAnsi="Times New Roman" w:cs="Times New Roman"/>
            <w:sz w:val="24"/>
            <w:szCs w:val="24"/>
          </w:rPr>
          <w:t xml:space="preserve">conditional on the others, </w:t>
        </w:r>
      </w:ins>
      <w:ins w:id="183" w:author="Eleanor Sanderson" w:date="2019-08-14T21:54:00Z">
        <w:r w:rsidR="003C40D8">
          <w:rPr>
            <w:rFonts w:ascii="Times New Roman" w:eastAsia="Calibri" w:hAnsi="Times New Roman" w:cs="Times New Roman"/>
            <w:sz w:val="24"/>
            <w:szCs w:val="24"/>
          </w:rPr>
          <w:t xml:space="preserve">and therefore </w:t>
        </w:r>
      </w:ins>
      <w:r>
        <w:rPr>
          <w:rFonts w:ascii="Times New Roman" w:eastAsia="Calibri" w:hAnsi="Times New Roman" w:cs="Times New Roman"/>
          <w:sz w:val="24"/>
          <w:szCs w:val="24"/>
        </w:rPr>
        <w:t>fails to distinguish between a pleiotropic model where the exposure (X) doesn’t influence the outcome (Y) but has instruments that associate with another trait (A) which does influence</w:t>
      </w:r>
      <w:del w:id="184" w:author="George Davey Smith" w:date="2019-08-24T18:10:00Z">
        <w:r w:rsidDel="004E7A3D">
          <w:rPr>
            <w:rFonts w:ascii="Times New Roman" w:eastAsia="Calibri" w:hAnsi="Times New Roman" w:cs="Times New Roman"/>
            <w:sz w:val="24"/>
            <w:szCs w:val="24"/>
          </w:rPr>
          <w:delText>s</w:delText>
        </w:r>
      </w:del>
      <w:r>
        <w:rPr>
          <w:rFonts w:ascii="Times New Roman" w:eastAsia="Calibri" w:hAnsi="Times New Roman" w:cs="Times New Roman"/>
          <w:sz w:val="24"/>
          <w:szCs w:val="24"/>
        </w:rPr>
        <w:t xml:space="preserve">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w:t>
      </w:r>
      <w:commentRangeStart w:id="185"/>
      <w:commentRangeStart w:id="186"/>
      <w:r>
        <w:rPr>
          <w:rFonts w:ascii="Times New Roman" w:eastAsia="Calibri" w:hAnsi="Times New Roman" w:cs="Times New Roman"/>
          <w:sz w:val="24"/>
          <w:szCs w:val="24"/>
        </w:rPr>
        <w:t>Y</w:t>
      </w:r>
      <w:commentRangeEnd w:id="185"/>
      <w:r w:rsidR="00A503F1">
        <w:rPr>
          <w:rStyle w:val="CommentReference"/>
        </w:rPr>
        <w:commentReference w:id="185"/>
      </w:r>
      <w:commentRangeEnd w:id="186"/>
      <w:r w:rsidR="00E2090D">
        <w:rPr>
          <w:rStyle w:val="CommentReference"/>
        </w:rPr>
        <w:commentReference w:id="186"/>
      </w:r>
      <w:r>
        <w:rPr>
          <w:rFonts w:ascii="Times New Roman" w:eastAsia="Calibri" w:hAnsi="Times New Roman" w:cs="Times New Roman"/>
          <w:sz w:val="24"/>
          <w:szCs w:val="24"/>
        </w:rPr>
        <w:t xml:space="preserve">. In both situations X will be deemed to be non-causal, despite it being truly causal in the latter case. This issue is discussed in detail in </w:t>
      </w:r>
      <w:r w:rsidR="00A1408F">
        <w:rPr>
          <w:rFonts w:ascii="Times New Roman" w:eastAsia="Calibri" w:hAnsi="Times New Roman" w:cs="Times New Roman"/>
          <w:sz w:val="24"/>
          <w:szCs w:val="24"/>
        </w:rPr>
        <w:t xml:space="preserve">elsewhere </w:t>
      </w:r>
      <w:commentRangeStart w:id="187"/>
      <w:r w:rsidR="00A1408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30</w:t>
      </w:r>
      <w:r w:rsidR="00A1408F">
        <w:rPr>
          <w:rFonts w:ascii="Times New Roman" w:eastAsia="Calibri" w:hAnsi="Times New Roman" w:cs="Times New Roman"/>
          <w:sz w:val="24"/>
          <w:szCs w:val="24"/>
        </w:rPr>
        <w:fldChar w:fldCharType="end"/>
      </w:r>
      <w:commentRangeEnd w:id="187"/>
      <w:r w:rsidR="00E61011">
        <w:rPr>
          <w:rStyle w:val="CommentReference"/>
        </w:rPr>
        <w:commentReference w:id="187"/>
      </w:r>
      <w:r>
        <w:rPr>
          <w:rFonts w:ascii="Times New Roman" w:eastAsia="Calibri" w:hAnsi="Times New Roman" w:cs="Times New Roman"/>
          <w:sz w:val="24"/>
          <w:szCs w:val="24"/>
        </w:rPr>
        <w:t xml:space="preserve">. Here, MR-TRYX improves on the matter because </w:t>
      </w:r>
      <w:ins w:id="188" w:author="Gibran Hemani" w:date="2019-08-28T22:55:00Z">
        <w:r w:rsidR="00F83783">
          <w:rPr>
            <w:rFonts w:ascii="Times New Roman" w:eastAsia="Calibri" w:hAnsi="Times New Roman" w:cs="Times New Roman"/>
            <w:sz w:val="24"/>
            <w:szCs w:val="24"/>
          </w:rPr>
          <w:t xml:space="preserve">here </w:t>
        </w:r>
      </w:ins>
      <w:ins w:id="189" w:author="Gibran Hemani" w:date="2019-08-28T22:56:00Z">
        <w:r w:rsidR="00F83783">
          <w:rPr>
            <w:rFonts w:ascii="Times New Roman" w:eastAsia="Calibri" w:hAnsi="Times New Roman" w:cs="Times New Roman"/>
            <w:sz w:val="24"/>
            <w:szCs w:val="24"/>
          </w:rPr>
          <w:t xml:space="preserve">MVMR will nullify </w:t>
        </w:r>
      </w:ins>
      <w:del w:id="190" w:author="Gibran Hemani" w:date="2019-08-28T22:56:00Z">
        <w:r w:rsidDel="00F83783">
          <w:rPr>
            <w:rFonts w:ascii="Times New Roman" w:eastAsia="Calibri" w:hAnsi="Times New Roman" w:cs="Times New Roman"/>
            <w:sz w:val="24"/>
            <w:szCs w:val="24"/>
          </w:rPr>
          <w:delText xml:space="preserve">instead of adjusting </w:delText>
        </w:r>
      </w:del>
      <w:r>
        <w:rPr>
          <w:rFonts w:ascii="Times New Roman" w:eastAsia="Calibri" w:hAnsi="Times New Roman" w:cs="Times New Roman"/>
          <w:sz w:val="24"/>
          <w:szCs w:val="24"/>
        </w:rPr>
        <w:t xml:space="preserve">all instruments for </w:t>
      </w:r>
      <w:ins w:id="191" w:author="Gibran Hemani" w:date="2019-08-28T22:56:00Z">
        <w:r w:rsidR="00F83783">
          <w:rPr>
            <w:rFonts w:ascii="Times New Roman" w:eastAsia="Calibri" w:hAnsi="Times New Roman" w:cs="Times New Roman"/>
            <w:sz w:val="24"/>
            <w:szCs w:val="24"/>
          </w:rPr>
          <w:t xml:space="preserve">the exposure after adjusting for </w:t>
        </w:r>
      </w:ins>
      <w:r>
        <w:rPr>
          <w:rFonts w:ascii="Times New Roman" w:eastAsia="Calibri" w:hAnsi="Times New Roman" w:cs="Times New Roman"/>
          <w:sz w:val="24"/>
          <w:szCs w:val="24"/>
        </w:rPr>
        <w:t>the mediator,</w:t>
      </w:r>
      <w:ins w:id="192" w:author="Gibran Hemani" w:date="2019-08-28T22:56:00Z">
        <w:r w:rsidR="00F83783">
          <w:rPr>
            <w:rFonts w:ascii="Times New Roman" w:eastAsia="Calibri" w:hAnsi="Times New Roman" w:cs="Times New Roman"/>
            <w:sz w:val="24"/>
            <w:szCs w:val="24"/>
          </w:rPr>
          <w:t xml:space="preserve"> leading to the exposure being dropped</w:t>
        </w:r>
      </w:ins>
      <w:ins w:id="193" w:author="Gibran Hemani" w:date="2019-08-28T22:57:00Z">
        <w:r w:rsidR="00F83783">
          <w:rPr>
            <w:rFonts w:ascii="Times New Roman" w:eastAsia="Calibri" w:hAnsi="Times New Roman" w:cs="Times New Roman"/>
            <w:sz w:val="24"/>
            <w:szCs w:val="24"/>
          </w:rPr>
          <w:t xml:space="preserve">. When </w:t>
        </w:r>
      </w:ins>
      <w:del w:id="194" w:author="Gibran Hemani" w:date="2019-08-28T22:56:00Z">
        <w:r w:rsidDel="00F83783">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only the outlier variant</w:t>
      </w:r>
      <w:ins w:id="195" w:author="Gibran Hemani" w:date="2019-08-28T22:57:00Z">
        <w:r w:rsidR="00F83783">
          <w:rPr>
            <w:rFonts w:ascii="Times New Roman" w:eastAsia="Calibri" w:hAnsi="Times New Roman" w:cs="Times New Roman"/>
            <w:sz w:val="24"/>
            <w:szCs w:val="24"/>
          </w:rPr>
          <w:t>s</w:t>
        </w:r>
      </w:ins>
      <w:r>
        <w:rPr>
          <w:rFonts w:ascii="Times New Roman" w:eastAsia="Calibri" w:hAnsi="Times New Roman" w:cs="Times New Roman"/>
          <w:sz w:val="24"/>
          <w:szCs w:val="24"/>
        </w:rPr>
        <w:t xml:space="preserve"> </w:t>
      </w:r>
      <w:del w:id="196" w:author="Gibran Hemani" w:date="2019-08-28T22:57:00Z">
        <w:r w:rsidDel="00F83783">
          <w:rPr>
            <w:rFonts w:ascii="Times New Roman" w:eastAsia="Calibri" w:hAnsi="Times New Roman" w:cs="Times New Roman"/>
            <w:sz w:val="24"/>
            <w:szCs w:val="24"/>
          </w:rPr>
          <w:delText xml:space="preserve">is </w:delText>
        </w:r>
      </w:del>
      <w:ins w:id="197" w:author="Gibran Hemani" w:date="2019-08-28T22:57:00Z">
        <w:r w:rsidR="00F83783">
          <w:rPr>
            <w:rFonts w:ascii="Times New Roman" w:eastAsia="Calibri" w:hAnsi="Times New Roman" w:cs="Times New Roman"/>
            <w:sz w:val="24"/>
            <w:szCs w:val="24"/>
          </w:rPr>
          <w:t>are</w:t>
        </w:r>
        <w:r w:rsidR="00F83783">
          <w:rPr>
            <w:rFonts w:ascii="Times New Roman" w:eastAsia="Calibri" w:hAnsi="Times New Roman" w:cs="Times New Roman"/>
            <w:sz w:val="24"/>
            <w:szCs w:val="24"/>
          </w:rPr>
          <w:t xml:space="preserve"> </w:t>
        </w:r>
      </w:ins>
      <w:r>
        <w:rPr>
          <w:rFonts w:ascii="Times New Roman" w:eastAsia="Calibri" w:hAnsi="Times New Roman" w:cs="Times New Roman"/>
          <w:sz w:val="24"/>
          <w:szCs w:val="24"/>
        </w:rPr>
        <w:t>adjusted</w:t>
      </w:r>
      <w:ins w:id="198" w:author="Gibran Hemani" w:date="2019-08-28T22:57:00Z">
        <w:r w:rsidR="00F83783">
          <w:rPr>
            <w:rFonts w:ascii="Times New Roman" w:eastAsia="Calibri" w:hAnsi="Times New Roman" w:cs="Times New Roman"/>
            <w:sz w:val="24"/>
            <w:szCs w:val="24"/>
          </w:rPr>
          <w:t xml:space="preserve"> </w:t>
        </w:r>
      </w:ins>
      <w:del w:id="199" w:author="Gibran Hemani" w:date="2019-08-28T22:57:00Z">
        <w:r w:rsidDel="00F83783">
          <w:rPr>
            <w:rFonts w:ascii="Times New Roman" w:eastAsia="Calibri" w:hAnsi="Times New Roman" w:cs="Times New Roman"/>
            <w:sz w:val="24"/>
            <w:szCs w:val="24"/>
          </w:rPr>
          <w:delText xml:space="preserve">. Thus, </w:delText>
        </w:r>
      </w:del>
      <w:r>
        <w:rPr>
          <w:rFonts w:ascii="Times New Roman" w:eastAsia="Calibri" w:hAnsi="Times New Roman" w:cs="Times New Roman"/>
          <w:sz w:val="24"/>
          <w:szCs w:val="24"/>
        </w:rPr>
        <w:t xml:space="preserve">the risk of erroneously removing </w:t>
      </w:r>
      <w:del w:id="200" w:author="Gibran Hemani" w:date="2019-08-28T22:57:00Z">
        <w:r w:rsidDel="00F83783">
          <w:rPr>
            <w:rFonts w:ascii="Times New Roman" w:eastAsia="Calibri" w:hAnsi="Times New Roman" w:cs="Times New Roman"/>
            <w:sz w:val="24"/>
            <w:szCs w:val="24"/>
          </w:rPr>
          <w:delText xml:space="preserve">all instrument effects </w:delText>
        </w:r>
      </w:del>
      <w:ins w:id="201" w:author="Gibran Hemani" w:date="2019-08-28T22:57:00Z">
        <w:r w:rsidR="00F83783">
          <w:rPr>
            <w:rFonts w:ascii="Times New Roman" w:eastAsia="Calibri" w:hAnsi="Times New Roman" w:cs="Times New Roman"/>
            <w:sz w:val="24"/>
            <w:szCs w:val="24"/>
          </w:rPr>
          <w:t xml:space="preserve">the entire exposure signal </w:t>
        </w:r>
      </w:ins>
      <w:r>
        <w:rPr>
          <w:rFonts w:ascii="Times New Roman" w:eastAsia="Calibri" w:hAnsi="Times New Roman" w:cs="Times New Roman"/>
          <w:sz w:val="24"/>
          <w:szCs w:val="24"/>
        </w:rPr>
        <w:t xml:space="preserve">is replaced by the lesser risk of incorrectly </w:t>
      </w:r>
      <w:del w:id="202" w:author="Gibran Hemani" w:date="2019-08-28T22:57:00Z">
        <w:r w:rsidDel="00F83783">
          <w:rPr>
            <w:rFonts w:ascii="Times New Roman" w:eastAsia="Calibri" w:hAnsi="Times New Roman" w:cs="Times New Roman"/>
            <w:sz w:val="24"/>
            <w:szCs w:val="24"/>
          </w:rPr>
          <w:delText xml:space="preserve">adjusting </w:delText>
        </w:r>
        <w:commentRangeStart w:id="203"/>
        <w:commentRangeStart w:id="204"/>
        <w:r w:rsidDel="00F83783">
          <w:rPr>
            <w:rFonts w:ascii="Times New Roman" w:eastAsia="Calibri" w:hAnsi="Times New Roman" w:cs="Times New Roman"/>
            <w:sz w:val="24"/>
            <w:szCs w:val="24"/>
          </w:rPr>
          <w:delText>for the bias due to a minority of outliers</w:delText>
        </w:r>
        <w:commentRangeEnd w:id="203"/>
        <w:r w:rsidR="00A90DA0" w:rsidDel="00F83783">
          <w:rPr>
            <w:rStyle w:val="CommentReference"/>
          </w:rPr>
          <w:commentReference w:id="203"/>
        </w:r>
        <w:commentRangeEnd w:id="204"/>
        <w:r w:rsidR="00F83783" w:rsidDel="00F83783">
          <w:rPr>
            <w:rStyle w:val="CommentReference"/>
          </w:rPr>
          <w:commentReference w:id="204"/>
        </w:r>
      </w:del>
      <w:ins w:id="205" w:author="Gibran Hemani" w:date="2019-08-28T22:57:00Z">
        <w:r w:rsidR="00F83783">
          <w:rPr>
            <w:rFonts w:ascii="Times New Roman" w:eastAsia="Calibri" w:hAnsi="Times New Roman" w:cs="Times New Roman"/>
            <w:sz w:val="24"/>
            <w:szCs w:val="24"/>
          </w:rPr>
          <w:t>nullifying the effects of the outliers only</w:t>
        </w:r>
      </w:ins>
      <w:r>
        <w:rPr>
          <w:rFonts w:ascii="Times New Roman" w:eastAsia="Calibri" w:hAnsi="Times New Roman" w:cs="Times New Roman"/>
          <w:sz w:val="24"/>
          <w:szCs w:val="24"/>
        </w:rPr>
        <w:t>.</w:t>
      </w:r>
      <w:ins w:id="206" w:author="Gibran Hemani" w:date="2019-08-28T22:58:00Z">
        <w:r w:rsidR="00F83783">
          <w:rPr>
            <w:rFonts w:ascii="Times New Roman" w:eastAsia="Calibri" w:hAnsi="Times New Roman" w:cs="Times New Roman"/>
            <w:sz w:val="24"/>
            <w:szCs w:val="24"/>
          </w:rPr>
          <w:t xml:space="preserve"> This will introduce heterogeneity and slight bias but is unlikely to remove the exposure’s entire signal.</w:t>
        </w:r>
      </w:ins>
    </w:p>
    <w:p w14:paraId="252C3DD8" w14:textId="26F436A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classification of an outlier in MR analysis can be based on the statistical estimates of how a SNP being included as an instrument due to being reverse causal (Steiger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w:t>
      </w:r>
      <w:r w:rsidRPr="00454C7F">
        <w:rPr>
          <w:rFonts w:ascii="Times New Roman" w:eastAsia="Calibri" w:hAnsi="Times New Roman" w:cs="Times New Roman"/>
          <w:sz w:val="24"/>
          <w:szCs w:val="24"/>
        </w:rPr>
        <w:lastRenderedPageBreak/>
        <w:t>extent to which a single SNP disproportionately influences the overall result (e.g. Cook’s distance)</w:t>
      </w:r>
      <w:del w:id="207" w:author="Yoonsu Cho" w:date="2019-08-19T17:45:00Z">
        <w:r w:rsidRPr="00454C7F" w:rsidDel="001A7A27">
          <w:rPr>
            <w:rFonts w:ascii="Times New Roman" w:eastAsia="Calibri" w:hAnsi="Times New Roman" w:cs="Times New Roman"/>
            <w:sz w:val="24"/>
            <w:szCs w:val="24"/>
          </w:rPr>
          <w:delText xml:space="preserve"> </w:delText>
        </w:r>
        <w:r w:rsidRPr="00454C7F" w:rsidDel="001A7A27">
          <w:rPr>
            <w:rFonts w:ascii="Times New Roman" w:eastAsia="Calibri" w:hAnsi="Times New Roman" w:cs="Times New Roman"/>
            <w:sz w:val="24"/>
            <w:szCs w:val="24"/>
          </w:rPr>
          <w:fldChar w:fldCharType="begin"/>
        </w:r>
      </w:del>
      <w:r w:rsidR="001A7A27">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del w:id="208" w:author="Yoonsu Cho" w:date="2019-08-19T17:45:00Z">
        <w:r w:rsidRPr="00454C7F" w:rsidDel="001A7A27">
          <w:rPr>
            <w:rFonts w:ascii="Times New Roman" w:eastAsia="Calibri" w:hAnsi="Times New Roman" w:cs="Times New Roman"/>
            <w:sz w:val="24"/>
            <w:szCs w:val="24"/>
          </w:rPr>
          <w:fldChar w:fldCharType="separate"/>
        </w:r>
      </w:del>
      <w:r w:rsidR="001A7A27" w:rsidRPr="001A7A27">
        <w:rPr>
          <w:rFonts w:ascii="Times New Roman" w:eastAsia="Calibri" w:hAnsi="Times New Roman" w:cs="Times New Roman"/>
          <w:noProof/>
          <w:sz w:val="24"/>
          <w:szCs w:val="24"/>
          <w:vertAlign w:val="superscript"/>
        </w:rPr>
        <w:t>11</w:t>
      </w:r>
      <w:del w:id="209" w:author="Yoonsu Cho" w:date="2019-08-19T17:45:00Z">
        <w:r w:rsidRPr="00454C7F" w:rsidDel="001A7A27">
          <w:rPr>
            <w:rFonts w:ascii="Times New Roman" w:eastAsia="Calibri" w:hAnsi="Times New Roman" w:cs="Times New Roman"/>
            <w:sz w:val="24"/>
            <w:szCs w:val="24"/>
          </w:rPr>
          <w:fldChar w:fldCharType="end"/>
        </w:r>
      </w:del>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w:t>
      </w:r>
      <w:del w:id="210" w:author="George Davey Smith" w:date="2019-08-24T18:13:00Z">
        <w:r w:rsidRPr="00454C7F" w:rsidDel="00436489">
          <w:rPr>
            <w:rFonts w:ascii="Times New Roman" w:eastAsia="Calibri" w:hAnsi="Times New Roman" w:cs="Times New Roman"/>
            <w:sz w:val="24"/>
            <w:szCs w:val="24"/>
          </w:rPr>
          <w:delText xml:space="preserve">only </w:delText>
        </w:r>
      </w:del>
      <w:r w:rsidRPr="00454C7F">
        <w:rPr>
          <w:rFonts w:ascii="Times New Roman" w:eastAsia="Calibri" w:hAnsi="Times New Roman" w:cs="Times New Roman"/>
          <w:sz w:val="24"/>
          <w:szCs w:val="24"/>
        </w:rPr>
        <w:t xml:space="preserve">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w:t>
      </w:r>
      <w:commentRangeStart w:id="211"/>
      <w:r w:rsidRPr="00454C7F">
        <w:rPr>
          <w:rFonts w:ascii="Times New Roman" w:eastAsia="Calibri" w:hAnsi="Times New Roman" w:cs="Times New Roman"/>
          <w:sz w:val="24"/>
          <w:szCs w:val="24"/>
        </w:rPr>
        <w:t xml:space="preserve">since this approach may generate more bias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commentRangeEnd w:id="211"/>
      <w:r w:rsidR="00436489">
        <w:rPr>
          <w:rStyle w:val="CommentReference"/>
        </w:rPr>
        <w:commentReference w:id="211"/>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0B9FD872"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MR-TRYX, candidate traits are treated as endogenous variables to account for the effect of the traits on the original association. Moreover, our method is applicable in the two-sample context, whereas the previous method requires individual level </w:t>
      </w:r>
      <w:r w:rsidRPr="00454C7F">
        <w:rPr>
          <w:rFonts w:ascii="Times New Roman" w:eastAsia="Calibri" w:hAnsi="Times New Roman" w:cs="Times New Roman"/>
          <w:sz w:val="24"/>
          <w:szCs w:val="24"/>
        </w:rPr>
        <w:lastRenderedPageBreak/>
        <w:t>data. The problem of outlier detection which remains in MR-TRYX could be sidestepped by applying the adjustment approach to all SNPs irrespective of their contributions to heterogeneity.</w:t>
      </w:r>
    </w:p>
    <w:p w14:paraId="08E09050" w14:textId="5D2043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w:t>
      </w:r>
      <w:ins w:id="212" w:author="Gibran Hemani" w:date="2019-08-21T10:02:00Z">
        <w:r w:rsidR="00D30475">
          <w:rPr>
            <w:rFonts w:ascii="Times New Roman" w:eastAsia="Calibri" w:hAnsi="Times New Roman" w:cs="Times New Roman"/>
            <w:sz w:val="24"/>
            <w:szCs w:val="24"/>
          </w:rPr>
          <w:t xml:space="preserve">we selected </w:t>
        </w:r>
      </w:ins>
      <w:commentRangeStart w:id="213"/>
      <w:commentRangeStart w:id="214"/>
      <w:r>
        <w:rPr>
          <w:rFonts w:ascii="Times New Roman" w:eastAsia="Calibri" w:hAnsi="Times New Roman" w:cs="Times New Roman"/>
          <w:sz w:val="24"/>
          <w:szCs w:val="24"/>
        </w:rPr>
        <w:t xml:space="preserve">605 traits from UK Biobank </w:t>
      </w:r>
      <w:commentRangeEnd w:id="213"/>
      <w:r w:rsidR="00702386">
        <w:rPr>
          <w:rStyle w:val="CommentReference"/>
        </w:rPr>
        <w:commentReference w:id="213"/>
      </w:r>
      <w:commentRangeEnd w:id="214"/>
      <w:r w:rsidR="00294B69">
        <w:rPr>
          <w:rStyle w:val="CommentReference"/>
        </w:rPr>
        <w:commentReference w:id="214"/>
      </w:r>
      <w:r>
        <w:rPr>
          <w:rFonts w:ascii="Times New Roman" w:eastAsia="Calibri" w:hAnsi="Times New Roman" w:cs="Times New Roman"/>
          <w:sz w:val="24"/>
          <w:szCs w:val="24"/>
        </w:rPr>
        <w:t>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w:t>
      </w:r>
      <w:commentRangeStart w:id="215"/>
      <w:r w:rsidRPr="00454C7F">
        <w:rPr>
          <w:rFonts w:ascii="Times New Roman" w:eastAsia="Calibri" w:hAnsi="Times New Roman" w:cs="Times New Roman"/>
          <w:sz w:val="24"/>
          <w:szCs w:val="24"/>
        </w:rPr>
        <w:t>to adjust it away</w:t>
      </w:r>
      <w:commentRangeEnd w:id="215"/>
      <w:r w:rsidR="00D0506A">
        <w:rPr>
          <w:rStyle w:val="CommentReference"/>
        </w:rPr>
        <w:commentReference w:id="215"/>
      </w:r>
      <w:r w:rsidRPr="00454C7F">
        <w:rPr>
          <w:rFonts w:ascii="Times New Roman" w:eastAsia="Calibri" w:hAnsi="Times New Roman" w:cs="Times New Roman"/>
          <w:sz w:val="24"/>
          <w:szCs w:val="24"/>
        </w:rPr>
        <w:t xml:space="preserve">.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ins w:id="216" w:author="George Davey Smith" w:date="2019-08-24T18:16:00Z">
        <w:r w:rsidR="00F73A1D">
          <w:rPr>
            <w:rFonts w:ascii="Times New Roman" w:eastAsia="Calibri" w:hAnsi="Times New Roman" w:cs="Times New Roman"/>
            <w:sz w:val="24"/>
            <w:szCs w:val="24"/>
          </w:rPr>
          <w:t xml:space="preserve">the </w:t>
        </w:r>
      </w:ins>
      <w:r w:rsidRPr="00DC2830">
        <w:rPr>
          <w:rFonts w:ascii="Times New Roman" w:eastAsia="Calibri" w:hAnsi="Times New Roman" w:cs="Times New Roman"/>
          <w:sz w:val="24"/>
          <w:szCs w:val="24"/>
        </w:rPr>
        <w:t xml:space="preserve">MR-Base database </w:t>
      </w:r>
      <w:commentRangeStart w:id="217"/>
      <w:r w:rsidRPr="00DC2830">
        <w:rPr>
          <w:rFonts w:ascii="Times New Roman" w:eastAsia="Calibri" w:hAnsi="Times New Roman" w:cs="Times New Roman"/>
          <w:sz w:val="24"/>
          <w:szCs w:val="24"/>
        </w:rPr>
        <w:t>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Yet, as we illustrated, MR-TRYX allows for an informative analysis that could routinely be applied in MR analyses</w:t>
      </w:r>
      <w:commentRangeEnd w:id="217"/>
      <w:r w:rsidR="00FC6265">
        <w:rPr>
          <w:rStyle w:val="CommentReference"/>
        </w:rPr>
        <w:commentReference w:id="217"/>
      </w:r>
      <w:r w:rsidRPr="00454C7F">
        <w:rPr>
          <w:rFonts w:ascii="Times New Roman" w:eastAsia="Calibri" w:hAnsi="Times New Roman" w:cs="Times New Roman"/>
          <w:sz w:val="24"/>
          <w:szCs w:val="24"/>
        </w:rPr>
        <w:t xml:space="preserve">.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E54DF55" w14:textId="36002F89" w:rsidR="00F71261" w:rsidRDefault="000C0344" w:rsidP="00FD5064">
      <w:pPr>
        <w:spacing w:after="160" w:line="480" w:lineRule="auto"/>
        <w:jc w:val="both"/>
        <w:rPr>
          <w:ins w:id="218" w:author="Yoonsu Cho" w:date="2019-08-19T17:35:00Z"/>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w:t>
      </w:r>
      <w:del w:id="219" w:author="George Davey Smith" w:date="2019-08-24T18:18:00Z">
        <w:r w:rsidRPr="00454C7F" w:rsidDel="009D6635">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a) their total effects were biased by pleiotropy or b) they are mediated by the exposures that are included in the model. Interpretations of a) and b) are very different, because in the case of mediation the exposure is a causal factor for the outcome. </w:t>
      </w:r>
      <w:r w:rsidRPr="00454C7F">
        <w:rPr>
          <w:rFonts w:ascii="Times New Roman" w:eastAsia="Calibri" w:hAnsi="Times New Roman" w:cs="Times New Roman"/>
          <w:sz w:val="24"/>
          <w:szCs w:val="24"/>
        </w:rPr>
        <w:lastRenderedPageBreak/>
        <w:t xml:space="preserve">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w:t>
      </w:r>
      <w:del w:id="220" w:author="George Davey Smith" w:date="2019-08-24T18:18:00Z">
        <w:r w:rsidRPr="00454C7F" w:rsidDel="00CE5B24">
          <w:rPr>
            <w:rFonts w:ascii="Times New Roman" w:eastAsia="Calibri" w:hAnsi="Times New Roman" w:cs="Times New Roman"/>
            <w:sz w:val="24"/>
            <w:szCs w:val="24"/>
          </w:rPr>
          <w:delText xml:space="preserve">coronary </w:delText>
        </w:r>
      </w:del>
      <w:r w:rsidRPr="00454C7F">
        <w:rPr>
          <w:rFonts w:ascii="Times New Roman" w:eastAsia="Calibri" w:hAnsi="Times New Roman" w:cs="Times New Roman"/>
          <w:sz w:val="24"/>
          <w:szCs w:val="24"/>
        </w:rPr>
        <w:t xml:space="preserve">CHD, then all </w:t>
      </w:r>
      <w:commentRangeStart w:id="221"/>
      <w:commentRangeStart w:id="222"/>
      <w:r w:rsidRPr="00454C7F">
        <w:rPr>
          <w:rFonts w:ascii="Times New Roman" w:eastAsia="Calibri" w:hAnsi="Times New Roman" w:cs="Times New Roman"/>
          <w:sz w:val="24"/>
          <w:szCs w:val="24"/>
        </w:rPr>
        <w:t xml:space="preserve">the </w:t>
      </w:r>
      <w:commentRangeEnd w:id="221"/>
      <w:commentRangeEnd w:id="222"/>
      <w:ins w:id="223" w:author="Gibran Hemani" w:date="2019-08-28T23:12:00Z">
        <w:r w:rsidR="00EF4E76">
          <w:rPr>
            <w:rFonts w:ascii="Times New Roman" w:eastAsia="Calibri" w:hAnsi="Times New Roman" w:cs="Times New Roman"/>
            <w:sz w:val="24"/>
            <w:szCs w:val="24"/>
          </w:rPr>
          <w:t xml:space="preserve">other </w:t>
        </w:r>
      </w:ins>
      <w:r w:rsidR="00846042">
        <w:rPr>
          <w:rStyle w:val="CommentReference"/>
        </w:rPr>
        <w:commentReference w:id="221"/>
      </w:r>
      <w:r w:rsidR="00EF4E76">
        <w:rPr>
          <w:rStyle w:val="CommentReference"/>
        </w:rPr>
        <w:commentReference w:id="222"/>
      </w:r>
      <w:r w:rsidRPr="00454C7F">
        <w:rPr>
          <w:rFonts w:ascii="Times New Roman" w:eastAsia="Calibri" w:hAnsi="Times New Roman" w:cs="Times New Roman"/>
          <w:sz w:val="24"/>
          <w:szCs w:val="24"/>
        </w:rPr>
        <w:t xml:space="preserve">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xml:space="preserve">. </w:t>
      </w:r>
      <w:commentRangeStart w:id="224"/>
      <w:r w:rsidRPr="00A400F9">
        <w:rPr>
          <w:rFonts w:ascii="Times New Roman" w:eastAsia="Calibri" w:hAnsi="Times New Roman" w:cs="Times New Roman"/>
          <w:sz w:val="24"/>
          <w:szCs w:val="24"/>
        </w:rPr>
        <w:t>For example, the population should be the same for the exposure (or the candidate traits) and the outcome traits to avoid mis-estimation of the magnitude of the association.</w:t>
      </w:r>
      <w:commentRangeEnd w:id="224"/>
      <w:r w:rsidR="00726F01">
        <w:rPr>
          <w:rStyle w:val="CommentReference"/>
        </w:rPr>
        <w:commentReference w:id="224"/>
      </w:r>
      <w:r w:rsidRPr="00A400F9">
        <w:rPr>
          <w:rFonts w:ascii="Times New Roman" w:eastAsia="Calibri" w:hAnsi="Times New Roman" w:cs="Times New Roman"/>
          <w:sz w:val="24"/>
          <w:szCs w:val="24"/>
        </w:rPr>
        <w:t xml:space="preserve"> </w:t>
      </w:r>
      <w:ins w:id="225" w:author="Yoonsu Cho" w:date="2019-08-19T17:34:00Z">
        <w:r w:rsidR="00294B69">
          <w:rPr>
            <w:rFonts w:ascii="Times New Roman" w:eastAsia="Calibri" w:hAnsi="Times New Roman" w:cs="Times New Roman"/>
            <w:sz w:val="24"/>
            <w:szCs w:val="24"/>
          </w:rPr>
          <w:t xml:space="preserve">Also, </w:t>
        </w:r>
      </w:ins>
      <w:commentRangeStart w:id="226"/>
      <w:ins w:id="227" w:author="Yoonsu Cho" w:date="2019-08-19T17:40:00Z">
        <w:r w:rsidR="00F71261">
          <w:rPr>
            <w:rFonts w:ascii="Times New Roman" w:eastAsia="Calibri" w:hAnsi="Times New Roman" w:cs="Times New Roman"/>
            <w:sz w:val="24"/>
            <w:szCs w:val="24"/>
          </w:rPr>
          <w:t>the</w:t>
        </w:r>
      </w:ins>
      <w:ins w:id="228" w:author="Yoonsu Cho" w:date="2019-08-19T17:41:00Z">
        <w:r w:rsidR="00F71261">
          <w:rPr>
            <w:rFonts w:ascii="Times New Roman" w:eastAsia="Calibri" w:hAnsi="Times New Roman" w:cs="Times New Roman"/>
            <w:sz w:val="24"/>
            <w:szCs w:val="24"/>
          </w:rPr>
          <w:t xml:space="preserve">re shouldn’t be overlapping </w:t>
        </w:r>
      </w:ins>
      <w:ins w:id="229" w:author="Yoonsu Cho" w:date="2019-08-19T17:44:00Z">
        <w:r w:rsidR="00F71261">
          <w:rPr>
            <w:rFonts w:ascii="Times New Roman" w:eastAsia="Calibri" w:hAnsi="Times New Roman" w:cs="Times New Roman"/>
            <w:sz w:val="24"/>
            <w:szCs w:val="24"/>
          </w:rPr>
          <w:t>samples</w:t>
        </w:r>
      </w:ins>
      <w:ins w:id="230" w:author="Yoonsu Cho" w:date="2019-08-19T17:41:00Z">
        <w:r w:rsidR="00F71261">
          <w:rPr>
            <w:rFonts w:ascii="Times New Roman" w:eastAsia="Calibri" w:hAnsi="Times New Roman" w:cs="Times New Roman"/>
            <w:sz w:val="24"/>
            <w:szCs w:val="24"/>
          </w:rPr>
          <w:t xml:space="preserve"> </w:t>
        </w:r>
      </w:ins>
      <w:commentRangeEnd w:id="226"/>
      <w:r w:rsidR="007A78FD">
        <w:rPr>
          <w:rStyle w:val="CommentReference"/>
        </w:rPr>
        <w:commentReference w:id="226"/>
      </w:r>
      <w:ins w:id="231" w:author="Yoonsu Cho" w:date="2019-08-19T17:36:00Z">
        <w:r w:rsidR="00F71261">
          <w:rPr>
            <w:rFonts w:ascii="Times New Roman" w:eastAsia="Calibri" w:hAnsi="Times New Roman" w:cs="Times New Roman"/>
            <w:sz w:val="24"/>
            <w:szCs w:val="24"/>
          </w:rPr>
          <w:t xml:space="preserve">between the GWAS studies for the SNP-exposure and </w:t>
        </w:r>
      </w:ins>
      <w:ins w:id="232" w:author="Yoonsu Cho" w:date="2019-08-19T17:37:00Z">
        <w:r w:rsidR="00F71261">
          <w:rPr>
            <w:rFonts w:ascii="Times New Roman" w:eastAsia="Calibri" w:hAnsi="Times New Roman" w:cs="Times New Roman"/>
            <w:sz w:val="24"/>
            <w:szCs w:val="24"/>
          </w:rPr>
          <w:t>SNP-outcome association</w:t>
        </w:r>
      </w:ins>
      <w:ins w:id="233" w:author="Yoonsu Cho" w:date="2019-08-19T17:42:00Z">
        <w:r w:rsidR="00F71261">
          <w:rPr>
            <w:rFonts w:ascii="Times New Roman" w:eastAsia="Calibri" w:hAnsi="Times New Roman" w:cs="Times New Roman"/>
            <w:sz w:val="24"/>
            <w:szCs w:val="24"/>
          </w:rPr>
          <w:t xml:space="preserve"> to prevent effec</w:t>
        </w:r>
      </w:ins>
      <w:ins w:id="234" w:author="Yoonsu Cho" w:date="2019-08-19T17:38:00Z">
        <w:r w:rsidR="00F71261">
          <w:rPr>
            <w:rFonts w:ascii="Times New Roman" w:eastAsia="Calibri" w:hAnsi="Times New Roman" w:cs="Times New Roman"/>
            <w:sz w:val="24"/>
            <w:szCs w:val="24"/>
          </w:rPr>
          <w:t>t estimates being b</w:t>
        </w:r>
      </w:ins>
      <w:ins w:id="235" w:author="Yoonsu Cho" w:date="2019-08-19T17:42:00Z">
        <w:r w:rsidR="00F71261">
          <w:rPr>
            <w:rFonts w:ascii="Times New Roman" w:eastAsia="Calibri" w:hAnsi="Times New Roman" w:cs="Times New Roman"/>
            <w:sz w:val="24"/>
            <w:szCs w:val="24"/>
          </w:rPr>
          <w:t>ia</w:t>
        </w:r>
      </w:ins>
      <w:ins w:id="236" w:author="Yoonsu Cho" w:date="2019-08-19T17:38:00Z">
        <w:r w:rsidR="00F71261">
          <w:rPr>
            <w:rFonts w:ascii="Times New Roman" w:eastAsia="Calibri" w:hAnsi="Times New Roman" w:cs="Times New Roman"/>
            <w:sz w:val="24"/>
            <w:szCs w:val="24"/>
          </w:rPr>
          <w:t>sed</w:t>
        </w:r>
      </w:ins>
      <w:ins w:id="237" w:author="Yoonsu Cho" w:date="2019-08-19T17:42:00Z">
        <w:r w:rsidR="00F71261">
          <w:rPr>
            <w:rFonts w:ascii="Times New Roman" w:eastAsia="Calibri" w:hAnsi="Times New Roman" w:cs="Times New Roman"/>
            <w:sz w:val="24"/>
            <w:szCs w:val="24"/>
          </w:rPr>
          <w:t>.</w:t>
        </w:r>
      </w:ins>
    </w:p>
    <w:p w14:paraId="0D3F3B7F" w14:textId="48D5C061" w:rsidR="00FD5064" w:rsidRPr="00454C7F" w:rsidRDefault="000C0344" w:rsidP="00FD5064">
      <w:pPr>
        <w:spacing w:after="160" w:line="480" w:lineRule="auto"/>
        <w:jc w:val="both"/>
        <w:rPr>
          <w:rFonts w:ascii="Times New Roman" w:eastAsia="Calibri" w:hAnsi="Times New Roman" w:cs="Times New Roman"/>
          <w:sz w:val="24"/>
          <w:szCs w:val="24"/>
        </w:rPr>
      </w:pPr>
      <w:del w:id="238" w:author="George Davey Smith" w:date="2019-08-24T18:21:00Z">
        <w:r w:rsidRPr="00A400F9" w:rsidDel="00966ED7">
          <w:rPr>
            <w:rFonts w:ascii="Times New Roman" w:eastAsia="Calibri" w:hAnsi="Times New Roman" w:cs="Times New Roman"/>
            <w:sz w:val="24"/>
            <w:szCs w:val="24"/>
          </w:rPr>
          <w:delText>The u</w:delText>
        </w:r>
      </w:del>
      <w:ins w:id="239" w:author="George Davey Smith" w:date="2019-08-24T18:21:00Z">
        <w:r w:rsidR="00966ED7">
          <w:rPr>
            <w:rFonts w:ascii="Times New Roman" w:eastAsia="Calibri" w:hAnsi="Times New Roman" w:cs="Times New Roman"/>
            <w:sz w:val="24"/>
            <w:szCs w:val="24"/>
          </w:rPr>
          <w:t>U</w:t>
        </w:r>
      </w:ins>
      <w:r w:rsidRPr="00A400F9">
        <w:rPr>
          <w:rFonts w:ascii="Times New Roman" w:eastAsia="Calibri" w:hAnsi="Times New Roman" w:cs="Times New Roman"/>
          <w:sz w:val="24"/>
          <w:szCs w:val="24"/>
        </w:rPr>
        <w:t>sers should consider modifying their analyses when the limitation indicated above are avoidable</w:t>
      </w:r>
      <w:r>
        <w:rPr>
          <w:rFonts w:ascii="Times New Roman" w:eastAsia="Calibri" w:hAnsi="Times New Roman" w:cs="Times New Roman"/>
          <w:sz w:val="24"/>
          <w:szCs w:val="24"/>
        </w:rPr>
        <w:t xml:space="preserve">. </w:t>
      </w:r>
      <w:r w:rsidR="00FD5064">
        <w:rPr>
          <w:rFonts w:ascii="Times New Roman" w:eastAsia="Calibri" w:hAnsi="Times New Roman" w:cs="Times New Roman"/>
          <w:sz w:val="24"/>
          <w:szCs w:val="24"/>
        </w:rPr>
        <w:t>Sixth</w:t>
      </w:r>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w:t>
      </w:r>
      <w:r w:rsidRPr="00454C7F">
        <w:rPr>
          <w:rFonts w:ascii="Times New Roman" w:eastAsia="Calibri" w:hAnsi="Times New Roman" w:cs="Times New Roman"/>
          <w:sz w:val="24"/>
          <w:szCs w:val="24"/>
        </w:rPr>
        <w:lastRenderedPageBreak/>
        <w:t xml:space="preserve">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FD5064" w:rsidRPr="00454C7F">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p>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p>
    <w:p w14:paraId="5F703AB0" w14:textId="7FD66310"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w:t>
      </w:r>
      <w:ins w:id="240" w:author="George Davey Smith" w:date="2019-08-24T18:22:00Z">
        <w:r w:rsidR="007834A3">
          <w:rPr>
            <w:rFonts w:ascii="Times New Roman" w:eastAsia="Calibri" w:hAnsi="Times New Roman" w:cs="Times New Roman"/>
            <w:sz w:val="24"/>
            <w:szCs w:val="24"/>
          </w:rPr>
          <w:t>from</w:t>
        </w:r>
      </w:ins>
      <w:del w:id="241" w:author="George Davey Smith" w:date="2019-08-24T18:22:00Z">
        <w:r w:rsidRPr="00454C7F" w:rsidDel="007834A3">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w:t>
      </w:r>
      <w:r w:rsidRPr="00454C7F">
        <w:rPr>
          <w:rFonts w:ascii="Times New Roman" w:eastAsia="Calibri" w:hAnsi="Times New Roman" w:cs="Times New Roman"/>
          <w:sz w:val="24"/>
          <w:szCs w:val="24"/>
        </w:rPr>
        <w:lastRenderedPageBreak/>
        <w:t xml:space="preserve">is </w:t>
      </w:r>
      <w:del w:id="242" w:author="George Davey Smith" w:date="2019-08-24T18:22:00Z">
        <w:r w:rsidRPr="00454C7F" w:rsidDel="007834A3">
          <w:rPr>
            <w:rFonts w:ascii="Times New Roman" w:eastAsia="Calibri" w:hAnsi="Times New Roman" w:cs="Times New Roman"/>
            <w:sz w:val="24"/>
            <w:szCs w:val="24"/>
          </w:rPr>
          <w:delText xml:space="preserve">entirely </w:delText>
        </w:r>
      </w:del>
      <w:r w:rsidRPr="00454C7F">
        <w:rPr>
          <w:rFonts w:ascii="Times New Roman" w:eastAsia="Calibri" w:hAnsi="Times New Roman" w:cs="Times New Roman"/>
          <w:sz w:val="24"/>
          <w:szCs w:val="24"/>
        </w:rPr>
        <w:t xml:space="preserve">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1B9F4F2"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w:t>
      </w:r>
      <w:ins w:id="243" w:author="George Davey Smith" w:date="2019-08-24T18:22:00Z">
        <w:r w:rsidR="00C01F5C">
          <w:rPr>
            <w:rFonts w:ascii="Times New Roman" w:eastAsia="Calibri" w:hAnsi="Times New Roman" w:cs="Times New Roman"/>
            <w:sz w:val="24"/>
            <w:szCs w:val="24"/>
          </w:rPr>
          <w:t>s</w:t>
        </w:r>
      </w:ins>
      <w:del w:id="244" w:author="George Davey Smith" w:date="2019-08-24T18:22:00Z">
        <w:r w:rsidRPr="00454C7F" w:rsidDel="00C01F5C">
          <w:rPr>
            <w:rFonts w:ascii="Times New Roman" w:eastAsia="Calibri" w:hAnsi="Times New Roman" w:cs="Times New Roman"/>
            <w:sz w:val="24"/>
            <w:szCs w:val="24"/>
          </w:rPr>
          <w:delText xml:space="preserve"> studies</w:delText>
        </w:r>
      </w:del>
      <w:r w:rsidRPr="00454C7F">
        <w:rPr>
          <w:rFonts w:ascii="Times New Roman" w:eastAsia="Calibri" w:hAnsi="Times New Roman" w:cs="Times New Roman"/>
          <w:sz w:val="24"/>
          <w:szCs w:val="24"/>
        </w:rPr>
        <w:t xml:space="preserve">: thyroid dysfunction is associated with </w:t>
      </w:r>
      <w:del w:id="245" w:author="George Davey Smith" w:date="2019-08-24T18:22:00Z">
        <w:r w:rsidRPr="00454C7F" w:rsidDel="00C01F5C">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w:t>
      </w:r>
      <w:del w:id="246" w:author="George Davey Smith" w:date="2019-08-24T18:23:00Z">
        <w:r w:rsidRPr="00454C7F" w:rsidDel="00B171EA">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obesity</w:t>
      </w:r>
      <w:del w:id="247" w:author="George Davey Smith" w:date="2019-08-24T18:23:00Z">
        <w:r w:rsidRPr="00454C7F" w:rsidDel="00B171EA">
          <w:rPr>
            <w:rFonts w:ascii="Times New Roman" w:eastAsia="Calibri" w:hAnsi="Times New Roman" w:cs="Times New Roman"/>
            <w:sz w:val="24"/>
            <w:szCs w:val="24"/>
          </w:rPr>
          <w:delText xml:space="preserve"> of individuals</w:delText>
        </w:r>
      </w:del>
      <w:r w:rsidRPr="00454C7F">
        <w:rPr>
          <w:rFonts w:ascii="Times New Roman" w:eastAsia="Calibri" w:hAnsi="Times New Roman" w:cs="Times New Roman"/>
          <w:sz w:val="24"/>
          <w:szCs w:val="24"/>
        </w:rPr>
        <w:t xml:space="preserve">.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conclusion, we have shown a new method to deal with the bias from horizontal pleiotropy, and to identify putative risk factors for outcomes in a more directed manner than typical hypothesis-free analyses, by exploiting outliers. Heterogeneity is widespread across MR </w:t>
      </w:r>
      <w:r w:rsidRPr="00454C7F">
        <w:rPr>
          <w:rFonts w:ascii="Times New Roman" w:eastAsia="Calibri" w:hAnsi="Times New Roman" w:cs="Times New Roman"/>
          <w:sz w:val="24"/>
          <w:szCs w:val="24"/>
        </w:rPr>
        <w:lastRenderedPageBreak/>
        <w:t>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0453D18D"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 xml:space="preserve">H, </w:t>
      </w:r>
      <w:r w:rsidR="00BA6DF0">
        <w:rPr>
          <w:rFonts w:ascii="Times New Roman" w:eastAsia="Calibri" w:hAnsi="Times New Roman" w:cs="Times New Roman"/>
          <w:sz w:val="24"/>
          <w:szCs w:val="24"/>
        </w:rPr>
        <w:t xml:space="preserve">ES, </w:t>
      </w:r>
      <w:r w:rsidRPr="00454C7F">
        <w:rPr>
          <w:rFonts w:ascii="Times New Roman" w:eastAsia="Calibri" w:hAnsi="Times New Roman" w:cs="Times New Roman"/>
          <w:sz w:val="24"/>
          <w:szCs w:val="24"/>
        </w:rPr>
        <w:t>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5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248" w:name="_ert10e813tkt" w:colFirst="0" w:colLast="0"/>
      <w:bookmarkEnd w:id="248"/>
      <w:commentRangeStart w:id="249"/>
      <w:r w:rsidRPr="009C735F">
        <w:rPr>
          <w:rFonts w:ascii="Times New Roman" w:eastAsia="Calibri" w:hAnsi="Times New Roman" w:cs="Times New Roman"/>
          <w:b/>
          <w:sz w:val="24"/>
          <w:szCs w:val="24"/>
        </w:rPr>
        <w:lastRenderedPageBreak/>
        <w:t>References</w:t>
      </w:r>
      <w:commentRangeEnd w:id="249"/>
      <w:r w:rsidR="006F2667">
        <w:rPr>
          <w:rStyle w:val="CommentReference"/>
        </w:rPr>
        <w:commentReference w:id="249"/>
      </w:r>
    </w:p>
    <w:p w14:paraId="7BDEFFCB" w14:textId="77777777" w:rsidR="000C0344" w:rsidRPr="00A1408F" w:rsidRDefault="000C0344" w:rsidP="00613A56">
      <w:pPr>
        <w:spacing w:line="360" w:lineRule="auto"/>
        <w:ind w:left="567" w:hanging="567"/>
        <w:jc w:val="both"/>
        <w:rPr>
          <w:rFonts w:ascii="Times New Roman" w:eastAsia="Calibri" w:hAnsi="Times New Roman" w:cs="Times New Roman"/>
          <w:sz w:val="24"/>
          <w:szCs w:val="24"/>
        </w:rPr>
      </w:pPr>
    </w:p>
    <w:p w14:paraId="4B02C02A" w14:textId="77777777" w:rsidR="001A7A27" w:rsidRPr="001A7A27" w:rsidRDefault="000C0344" w:rsidP="001A7A27">
      <w:pPr>
        <w:pStyle w:val="EndNoteBibliography"/>
        <w:ind w:left="720" w:hanging="720"/>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
        <w:fldChar w:fldCharType="separate"/>
      </w:r>
      <w:r w:rsidR="001A7A27" w:rsidRPr="001A7A27">
        <w:t>1.</w:t>
      </w:r>
      <w:r w:rsidR="001A7A27" w:rsidRPr="001A7A27">
        <w:tab/>
        <w:t xml:space="preserve">Holmes MV, Ala-Korpela M, Davey Smith G. Mendelian randomization in cardiometabolic disease: challenges in evaluating causality. </w:t>
      </w:r>
      <w:r w:rsidR="001A7A27" w:rsidRPr="001A7A27">
        <w:rPr>
          <w:i/>
        </w:rPr>
        <w:t>Nat Rev Cardiol</w:t>
      </w:r>
      <w:r w:rsidR="001A7A27" w:rsidRPr="001A7A27">
        <w:t xml:space="preserve"> </w:t>
      </w:r>
      <w:r w:rsidR="001A7A27" w:rsidRPr="001A7A27">
        <w:rPr>
          <w:b/>
        </w:rPr>
        <w:t>14</w:t>
      </w:r>
      <w:r w:rsidR="001A7A27" w:rsidRPr="001A7A27">
        <w:t>, 577-590 (2017).</w:t>
      </w:r>
    </w:p>
    <w:p w14:paraId="74A28ACE" w14:textId="77777777" w:rsidR="001A7A27" w:rsidRPr="001A7A27" w:rsidRDefault="001A7A27" w:rsidP="001A7A27">
      <w:pPr>
        <w:pStyle w:val="EndNoteBibliography"/>
      </w:pPr>
    </w:p>
    <w:p w14:paraId="1D166327" w14:textId="77777777" w:rsidR="001A7A27" w:rsidRPr="001A7A27" w:rsidRDefault="001A7A27" w:rsidP="001A7A27">
      <w:pPr>
        <w:pStyle w:val="EndNoteBibliography"/>
        <w:ind w:left="720" w:hanging="720"/>
      </w:pPr>
      <w:r w:rsidRPr="001A7A27">
        <w:t>2.</w:t>
      </w:r>
      <w:r w:rsidRPr="001A7A27">
        <w:tab/>
        <w:t xml:space="preserve">Davey Smith G, Ebrahim S. 'Mendelian randomization': can genetic epidemiology contribute to understanding environmental determinants of disease? </w:t>
      </w:r>
      <w:r w:rsidRPr="001A7A27">
        <w:rPr>
          <w:i/>
        </w:rPr>
        <w:t>International Journal of Epidemiology</w:t>
      </w:r>
      <w:r w:rsidRPr="001A7A27">
        <w:t xml:space="preserve"> </w:t>
      </w:r>
      <w:r w:rsidRPr="001A7A27">
        <w:rPr>
          <w:b/>
        </w:rPr>
        <w:t>32</w:t>
      </w:r>
      <w:r w:rsidRPr="001A7A27">
        <w:t>, 1-22 (2003).</w:t>
      </w:r>
    </w:p>
    <w:p w14:paraId="6CEC7D13" w14:textId="77777777" w:rsidR="001A7A27" w:rsidRPr="001A7A27" w:rsidRDefault="001A7A27" w:rsidP="001A7A27">
      <w:pPr>
        <w:pStyle w:val="EndNoteBibliography"/>
      </w:pPr>
    </w:p>
    <w:p w14:paraId="4DAFC0A1" w14:textId="77777777" w:rsidR="001A7A27" w:rsidRPr="001A7A27" w:rsidRDefault="001A7A27" w:rsidP="001A7A27">
      <w:pPr>
        <w:pStyle w:val="EndNoteBibliography"/>
        <w:ind w:left="720" w:hanging="720"/>
      </w:pPr>
      <w:r w:rsidRPr="001A7A27">
        <w:t>3.</w:t>
      </w:r>
      <w:r w:rsidRPr="001A7A27">
        <w:tab/>
        <w:t xml:space="preserve">Davey Smith G, Hemani G. Mendelian randomization: genetic anchors for causal inference in epidemiological studies. </w:t>
      </w:r>
      <w:r w:rsidRPr="001A7A27">
        <w:rPr>
          <w:i/>
        </w:rPr>
        <w:t>Hum Mol Genet</w:t>
      </w:r>
      <w:r w:rsidRPr="001A7A27">
        <w:t xml:space="preserve"> </w:t>
      </w:r>
      <w:r w:rsidRPr="001A7A27">
        <w:rPr>
          <w:b/>
        </w:rPr>
        <w:t>23</w:t>
      </w:r>
      <w:r w:rsidRPr="001A7A27">
        <w:t>, R89-98 (2014).</w:t>
      </w:r>
    </w:p>
    <w:p w14:paraId="74DAB4C1" w14:textId="77777777" w:rsidR="001A7A27" w:rsidRPr="001A7A27" w:rsidRDefault="001A7A27" w:rsidP="001A7A27">
      <w:pPr>
        <w:pStyle w:val="EndNoteBibliography"/>
      </w:pPr>
    </w:p>
    <w:p w14:paraId="31F4A7D5" w14:textId="77777777" w:rsidR="001A7A27" w:rsidRPr="001A7A27" w:rsidRDefault="001A7A27" w:rsidP="001A7A27">
      <w:pPr>
        <w:pStyle w:val="EndNoteBibliography"/>
        <w:ind w:left="720" w:hanging="720"/>
      </w:pPr>
      <w:r w:rsidRPr="001A7A27">
        <w:t>4.</w:t>
      </w:r>
      <w:r w:rsidRPr="001A7A27">
        <w:tab/>
        <w:t xml:space="preserve">Johnson T, Uk S. Efficient calculation for multi-SNP genetic risk scores. In: </w:t>
      </w:r>
      <w:r w:rsidRPr="001A7A27">
        <w:rPr>
          <w:i/>
        </w:rPr>
        <w:t>Technical report, The Comprehensive R Archive Network</w:t>
      </w:r>
      <w:r w:rsidRPr="001A7A27">
        <w:t xml:space="preserve"> (ed^(eds) (2013).</w:t>
      </w:r>
    </w:p>
    <w:p w14:paraId="10BC88BC" w14:textId="77777777" w:rsidR="001A7A27" w:rsidRPr="001A7A27" w:rsidRDefault="001A7A27" w:rsidP="001A7A27">
      <w:pPr>
        <w:pStyle w:val="EndNoteBibliography"/>
      </w:pPr>
    </w:p>
    <w:p w14:paraId="372BC9AB" w14:textId="77777777" w:rsidR="001A7A27" w:rsidRPr="001A7A27" w:rsidRDefault="001A7A27" w:rsidP="001A7A27">
      <w:pPr>
        <w:pStyle w:val="EndNoteBibliography"/>
        <w:ind w:left="720" w:hanging="720"/>
      </w:pPr>
      <w:r w:rsidRPr="001A7A27">
        <w:t>5.</w:t>
      </w:r>
      <w:r w:rsidRPr="001A7A27">
        <w:tab/>
        <w:t xml:space="preserve">Pierce BL, Burgess S. Efficient design for Mendelian randomization studies: subsample and 2-sample instrumental variable estimators. </w:t>
      </w:r>
      <w:r w:rsidRPr="001A7A27">
        <w:rPr>
          <w:i/>
        </w:rPr>
        <w:t>Am J Epidemiol</w:t>
      </w:r>
      <w:r w:rsidRPr="001A7A27">
        <w:t xml:space="preserve"> </w:t>
      </w:r>
      <w:r w:rsidRPr="001A7A27">
        <w:rPr>
          <w:b/>
        </w:rPr>
        <w:t>178</w:t>
      </w:r>
      <w:r w:rsidRPr="001A7A27">
        <w:t>, 1177-1184 (2013).</w:t>
      </w:r>
    </w:p>
    <w:p w14:paraId="496EBA78" w14:textId="77777777" w:rsidR="001A7A27" w:rsidRPr="001A7A27" w:rsidRDefault="001A7A27" w:rsidP="001A7A27">
      <w:pPr>
        <w:pStyle w:val="EndNoteBibliography"/>
      </w:pPr>
    </w:p>
    <w:p w14:paraId="52519A09" w14:textId="77777777" w:rsidR="001A7A27" w:rsidRPr="001A7A27" w:rsidRDefault="001A7A27" w:rsidP="001A7A27">
      <w:pPr>
        <w:pStyle w:val="EndNoteBibliography"/>
        <w:ind w:left="720" w:hanging="720"/>
      </w:pPr>
      <w:r w:rsidRPr="001A7A27">
        <w:t>6.</w:t>
      </w:r>
      <w:r w:rsidRPr="001A7A27">
        <w:tab/>
        <w:t xml:space="preserve">Bowden J, Davey Smith G, Burgess S. Mendelian randomization with invalid instruments: effect estimation and bias detection through Egger regression. </w:t>
      </w:r>
      <w:r w:rsidRPr="001A7A27">
        <w:rPr>
          <w:i/>
        </w:rPr>
        <w:t>International Journal of Epidemiology</w:t>
      </w:r>
      <w:r w:rsidRPr="001A7A27">
        <w:t xml:space="preserve"> </w:t>
      </w:r>
      <w:r w:rsidRPr="001A7A27">
        <w:rPr>
          <w:b/>
        </w:rPr>
        <w:t>44</w:t>
      </w:r>
      <w:r w:rsidRPr="001A7A27">
        <w:t>, 512-525 (2015).</w:t>
      </w:r>
    </w:p>
    <w:p w14:paraId="52B1C7C8" w14:textId="77777777" w:rsidR="001A7A27" w:rsidRPr="001A7A27" w:rsidRDefault="001A7A27" w:rsidP="001A7A27">
      <w:pPr>
        <w:pStyle w:val="EndNoteBibliography"/>
      </w:pPr>
    </w:p>
    <w:p w14:paraId="7C2679A0" w14:textId="77777777" w:rsidR="001A7A27" w:rsidRPr="001A7A27" w:rsidRDefault="001A7A27" w:rsidP="001A7A27">
      <w:pPr>
        <w:pStyle w:val="EndNoteBibliography"/>
        <w:ind w:left="720" w:hanging="720"/>
      </w:pPr>
      <w:r w:rsidRPr="001A7A27">
        <w:t>7.</w:t>
      </w:r>
      <w:r w:rsidRPr="001A7A27">
        <w:tab/>
        <w:t xml:space="preserve">Bowden J, Davey Smith G, Haycock PC, Burgess S. Consistent Estimation in Mendelian Randomization with Some Invalid Instruments Using a Weighted Median Estimator. </w:t>
      </w:r>
      <w:r w:rsidRPr="001A7A27">
        <w:rPr>
          <w:i/>
        </w:rPr>
        <w:t>Genet Epidemiol</w:t>
      </w:r>
      <w:r w:rsidRPr="001A7A27">
        <w:t xml:space="preserve"> </w:t>
      </w:r>
      <w:r w:rsidRPr="001A7A27">
        <w:rPr>
          <w:b/>
        </w:rPr>
        <w:t>40</w:t>
      </w:r>
      <w:r w:rsidRPr="001A7A27">
        <w:t>, 304-314 (2016).</w:t>
      </w:r>
    </w:p>
    <w:p w14:paraId="1982457B" w14:textId="77777777" w:rsidR="001A7A27" w:rsidRPr="001A7A27" w:rsidRDefault="001A7A27" w:rsidP="001A7A27">
      <w:pPr>
        <w:pStyle w:val="EndNoteBibliography"/>
      </w:pPr>
    </w:p>
    <w:p w14:paraId="6409CE81" w14:textId="77777777" w:rsidR="001A7A27" w:rsidRPr="001A7A27" w:rsidRDefault="001A7A27" w:rsidP="001A7A27">
      <w:pPr>
        <w:pStyle w:val="EndNoteBibliography"/>
        <w:ind w:left="720" w:hanging="720"/>
      </w:pPr>
      <w:r w:rsidRPr="001A7A27">
        <w:t>8.</w:t>
      </w:r>
      <w:r w:rsidRPr="001A7A27">
        <w:tab/>
        <w:t xml:space="preserve">Hartwig FP, Davey Smith G, Bowden J. Robust inference in summary data Mendelian randomization via the zero modal pleiotropy assumption. </w:t>
      </w:r>
      <w:r w:rsidRPr="001A7A27">
        <w:rPr>
          <w:i/>
        </w:rPr>
        <w:t>Int J Epidemiol</w:t>
      </w:r>
      <w:r w:rsidRPr="001A7A27">
        <w:t xml:space="preserve"> </w:t>
      </w:r>
      <w:r w:rsidRPr="001A7A27">
        <w:rPr>
          <w:b/>
        </w:rPr>
        <w:t>46</w:t>
      </w:r>
      <w:r w:rsidRPr="001A7A27">
        <w:t>, 1985-1998 (2017).</w:t>
      </w:r>
    </w:p>
    <w:p w14:paraId="39160C50" w14:textId="77777777" w:rsidR="001A7A27" w:rsidRPr="001A7A27" w:rsidRDefault="001A7A27" w:rsidP="001A7A27">
      <w:pPr>
        <w:pStyle w:val="EndNoteBibliography"/>
      </w:pPr>
    </w:p>
    <w:p w14:paraId="5E5A8E27" w14:textId="77777777" w:rsidR="001A7A27" w:rsidRPr="001A7A27" w:rsidRDefault="001A7A27" w:rsidP="001A7A27">
      <w:pPr>
        <w:pStyle w:val="EndNoteBibliography"/>
        <w:ind w:left="720" w:hanging="720"/>
      </w:pPr>
      <w:r w:rsidRPr="001A7A27">
        <w:t>9.</w:t>
      </w:r>
      <w:r w:rsidRPr="001A7A27">
        <w:tab/>
        <w:t xml:space="preserve">Hemani G, Bowden J, Davey Smith G. Evaluating the potential role of pleiotropy in Mendelian randomization studies. </w:t>
      </w:r>
      <w:r w:rsidRPr="001A7A27">
        <w:rPr>
          <w:i/>
        </w:rPr>
        <w:t>Hum Mol Genet</w:t>
      </w:r>
      <w:r w:rsidRPr="001A7A27">
        <w:t>,  (2018).</w:t>
      </w:r>
    </w:p>
    <w:p w14:paraId="1D8E9439" w14:textId="77777777" w:rsidR="001A7A27" w:rsidRPr="001A7A27" w:rsidRDefault="001A7A27" w:rsidP="001A7A27">
      <w:pPr>
        <w:pStyle w:val="EndNoteBibliography"/>
      </w:pPr>
    </w:p>
    <w:p w14:paraId="7EFBC24F" w14:textId="77777777" w:rsidR="001A7A27" w:rsidRPr="001A7A27" w:rsidRDefault="001A7A27" w:rsidP="001A7A27">
      <w:pPr>
        <w:pStyle w:val="EndNoteBibliography"/>
        <w:ind w:left="720" w:hanging="720"/>
      </w:pPr>
      <w:r w:rsidRPr="001A7A27">
        <w:t>10.</w:t>
      </w:r>
      <w:r w:rsidRPr="001A7A27">
        <w:tab/>
        <w:t>Hemani G</w:t>
      </w:r>
      <w:r w:rsidRPr="001A7A27">
        <w:rPr>
          <w:i/>
        </w:rPr>
        <w:t>, et al.</w:t>
      </w:r>
      <w:r w:rsidRPr="001A7A27">
        <w:t xml:space="preserve"> The MR-Base platform supports systematic causal inference across the human phenome. </w:t>
      </w:r>
      <w:r w:rsidRPr="001A7A27">
        <w:rPr>
          <w:i/>
        </w:rPr>
        <w:t>eLife</w:t>
      </w:r>
      <w:r w:rsidRPr="001A7A27">
        <w:t xml:space="preserve"> </w:t>
      </w:r>
      <w:r w:rsidRPr="001A7A27">
        <w:rPr>
          <w:b/>
        </w:rPr>
        <w:t>7</w:t>
      </w:r>
      <w:r w:rsidRPr="001A7A27">
        <w:t>, e34408 (2018).</w:t>
      </w:r>
    </w:p>
    <w:p w14:paraId="72F5958E" w14:textId="77777777" w:rsidR="001A7A27" w:rsidRPr="001A7A27" w:rsidRDefault="001A7A27" w:rsidP="001A7A27">
      <w:pPr>
        <w:pStyle w:val="EndNoteBibliography"/>
      </w:pPr>
    </w:p>
    <w:p w14:paraId="2D88357E" w14:textId="77777777" w:rsidR="001A7A27" w:rsidRPr="001A7A27" w:rsidRDefault="001A7A27" w:rsidP="001A7A27">
      <w:pPr>
        <w:pStyle w:val="EndNoteBibliography"/>
        <w:ind w:left="720" w:hanging="720"/>
      </w:pPr>
      <w:r w:rsidRPr="001A7A27">
        <w:t>11.</w:t>
      </w:r>
      <w:r w:rsidRPr="001A7A27">
        <w:tab/>
        <w:t>Corbin LJ</w:t>
      </w:r>
      <w:r w:rsidRPr="001A7A27">
        <w:rPr>
          <w:i/>
        </w:rPr>
        <w:t>, et al.</w:t>
      </w:r>
      <w:r w:rsidRPr="001A7A27">
        <w:t xml:space="preserve"> BMI as a Modifiable Risk Factor for Type 2 Diabetes: Refining and Understanding Causal Estimates Using Mendelian Randomization. </w:t>
      </w:r>
      <w:r w:rsidRPr="001A7A27">
        <w:rPr>
          <w:i/>
        </w:rPr>
        <w:t>Diabetes</w:t>
      </w:r>
      <w:r w:rsidRPr="001A7A27">
        <w:t xml:space="preserve"> </w:t>
      </w:r>
      <w:r w:rsidRPr="001A7A27">
        <w:rPr>
          <w:b/>
        </w:rPr>
        <w:t>65</w:t>
      </w:r>
      <w:r w:rsidRPr="001A7A27">
        <w:t>, 3002-3007 (2016).</w:t>
      </w:r>
    </w:p>
    <w:p w14:paraId="00ABDC52" w14:textId="77777777" w:rsidR="001A7A27" w:rsidRPr="001A7A27" w:rsidRDefault="001A7A27" w:rsidP="001A7A27">
      <w:pPr>
        <w:pStyle w:val="EndNoteBibliography"/>
      </w:pPr>
    </w:p>
    <w:p w14:paraId="15B400AC" w14:textId="77777777" w:rsidR="001A7A27" w:rsidRPr="001A7A27" w:rsidRDefault="001A7A27" w:rsidP="001A7A27">
      <w:pPr>
        <w:pStyle w:val="EndNoteBibliography"/>
        <w:ind w:left="720" w:hanging="720"/>
      </w:pPr>
      <w:r w:rsidRPr="001A7A27">
        <w:t>12.</w:t>
      </w:r>
      <w:r w:rsidRPr="001A7A27">
        <w:tab/>
        <w:t xml:space="preserve">Hemani G, Tilling K, Davey Smith G. Orienting the causal relationship between imprecisely measured traits using GWAS summary data. </w:t>
      </w:r>
      <w:r w:rsidRPr="001A7A27">
        <w:rPr>
          <w:i/>
        </w:rPr>
        <w:t>Plos Genet</w:t>
      </w:r>
      <w:r w:rsidRPr="001A7A27">
        <w:t xml:space="preserve"> </w:t>
      </w:r>
      <w:r w:rsidRPr="001A7A27">
        <w:rPr>
          <w:b/>
        </w:rPr>
        <w:t>13</w:t>
      </w:r>
      <w:r w:rsidRPr="001A7A27">
        <w:t>,  (2017).</w:t>
      </w:r>
    </w:p>
    <w:p w14:paraId="1EAECA6F" w14:textId="77777777" w:rsidR="001A7A27" w:rsidRPr="001A7A27" w:rsidRDefault="001A7A27" w:rsidP="001A7A27">
      <w:pPr>
        <w:pStyle w:val="EndNoteBibliography"/>
      </w:pPr>
    </w:p>
    <w:p w14:paraId="2BF1D58E" w14:textId="77777777" w:rsidR="001A7A27" w:rsidRPr="001A7A27" w:rsidRDefault="001A7A27" w:rsidP="001A7A27">
      <w:pPr>
        <w:pStyle w:val="EndNoteBibliography"/>
        <w:ind w:left="720" w:hanging="720"/>
      </w:pPr>
      <w:r w:rsidRPr="001A7A27">
        <w:t>13.</w:t>
      </w:r>
      <w:r w:rsidRPr="001A7A27">
        <w:tab/>
        <w:t xml:space="preserve">Bowden J, Del Greco MF, Minelli C, Davey Smith G, Sheehan N, Thompson J. A framework for the investigation of pleiotropy in two-sample summary data Mendelian randomization. </w:t>
      </w:r>
      <w:r w:rsidRPr="001A7A27">
        <w:rPr>
          <w:i/>
        </w:rPr>
        <w:t>Stat Med</w:t>
      </w:r>
      <w:r w:rsidRPr="001A7A27">
        <w:t xml:space="preserve"> </w:t>
      </w:r>
      <w:r w:rsidRPr="001A7A27">
        <w:rPr>
          <w:b/>
        </w:rPr>
        <w:t>36</w:t>
      </w:r>
      <w:r w:rsidRPr="001A7A27">
        <w:t>, 1783-1802 (2017).</w:t>
      </w:r>
    </w:p>
    <w:p w14:paraId="7A6B4538" w14:textId="77777777" w:rsidR="001A7A27" w:rsidRPr="001A7A27" w:rsidRDefault="001A7A27" w:rsidP="001A7A27">
      <w:pPr>
        <w:pStyle w:val="EndNoteBibliography"/>
      </w:pPr>
    </w:p>
    <w:p w14:paraId="796BA3F9" w14:textId="77777777" w:rsidR="001A7A27" w:rsidRPr="001A7A27" w:rsidRDefault="001A7A27" w:rsidP="001A7A27">
      <w:pPr>
        <w:pStyle w:val="EndNoteBibliography"/>
        <w:ind w:left="720" w:hanging="720"/>
      </w:pPr>
      <w:r w:rsidRPr="001A7A27">
        <w:t>14.</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(2018).</w:t>
      </w:r>
    </w:p>
    <w:p w14:paraId="5F6EE166" w14:textId="77777777" w:rsidR="001A7A27" w:rsidRPr="001A7A27" w:rsidRDefault="001A7A27" w:rsidP="001A7A27">
      <w:pPr>
        <w:pStyle w:val="EndNoteBibliography"/>
      </w:pPr>
    </w:p>
    <w:p w14:paraId="09C246F1" w14:textId="77777777" w:rsidR="001A7A27" w:rsidRPr="001A7A27" w:rsidRDefault="001A7A27" w:rsidP="001A7A27">
      <w:pPr>
        <w:pStyle w:val="EndNoteBibliography"/>
        <w:ind w:left="720" w:hanging="720"/>
      </w:pPr>
      <w:r w:rsidRPr="001A7A27">
        <w:lastRenderedPageBreak/>
        <w:t>15.</w:t>
      </w:r>
      <w:r w:rsidRPr="001A7A27">
        <w:tab/>
        <w:t xml:space="preserve">Verbanck M, Chen CY, Neale B, Do R. Detection of widespread horizontal pleiotropy in causal relationships inferred from Mendelian randomization between complex traits and diseases. </w:t>
      </w:r>
      <w:r w:rsidRPr="001A7A27">
        <w:rPr>
          <w:i/>
        </w:rPr>
        <w:t>Nat Genet</w:t>
      </w:r>
      <w:r w:rsidRPr="001A7A27">
        <w:t xml:space="preserve"> </w:t>
      </w:r>
      <w:r w:rsidRPr="001A7A27">
        <w:rPr>
          <w:b/>
        </w:rPr>
        <w:t>50</w:t>
      </w:r>
      <w:r w:rsidRPr="001A7A27">
        <w:t>, 693-698 (2018).</w:t>
      </w:r>
    </w:p>
    <w:p w14:paraId="0DD86C44" w14:textId="77777777" w:rsidR="001A7A27" w:rsidRPr="001A7A27" w:rsidRDefault="001A7A27" w:rsidP="001A7A27">
      <w:pPr>
        <w:pStyle w:val="EndNoteBibliography"/>
      </w:pPr>
    </w:p>
    <w:p w14:paraId="3DB3DE31" w14:textId="77777777" w:rsidR="001A7A27" w:rsidRPr="001A7A27" w:rsidRDefault="001A7A27" w:rsidP="001A7A27">
      <w:pPr>
        <w:pStyle w:val="EndNoteBibliography"/>
        <w:ind w:left="720" w:hanging="720"/>
      </w:pPr>
      <w:r w:rsidRPr="001A7A27">
        <w:t>16.</w:t>
      </w:r>
      <w:r w:rsidRPr="001A7A27">
        <w:tab/>
        <w:t xml:space="preserve">Bakker M, Wicherts JM. Outlier removal, sum scores, and the inflation of the Type I error rate in independent samples t tests: the power of alternatives and recommendations. </w:t>
      </w:r>
      <w:r w:rsidRPr="001A7A27">
        <w:rPr>
          <w:i/>
        </w:rPr>
        <w:t>Psychol Methods</w:t>
      </w:r>
      <w:r w:rsidRPr="001A7A27">
        <w:t xml:space="preserve"> </w:t>
      </w:r>
      <w:r w:rsidRPr="001A7A27">
        <w:rPr>
          <w:b/>
        </w:rPr>
        <w:t>19</w:t>
      </w:r>
      <w:r w:rsidRPr="001A7A27">
        <w:t>, 409-427 (2014).</w:t>
      </w:r>
    </w:p>
    <w:p w14:paraId="4DBB78F3" w14:textId="77777777" w:rsidR="001A7A27" w:rsidRPr="001A7A27" w:rsidRDefault="001A7A27" w:rsidP="001A7A27">
      <w:pPr>
        <w:pStyle w:val="EndNoteBibliography"/>
      </w:pPr>
    </w:p>
    <w:p w14:paraId="6AD5A81C" w14:textId="77777777" w:rsidR="001A7A27" w:rsidRPr="001A7A27" w:rsidRDefault="001A7A27" w:rsidP="001A7A27">
      <w:pPr>
        <w:pStyle w:val="EndNoteBibliography"/>
        <w:ind w:left="720" w:hanging="720"/>
      </w:pPr>
      <w:r w:rsidRPr="001A7A27">
        <w:t>17.</w:t>
      </w:r>
      <w:r w:rsidRPr="001A7A27">
        <w:tab/>
        <w:t>Hemani G</w:t>
      </w:r>
      <w:r w:rsidRPr="001A7A27">
        <w:rPr>
          <w:i/>
        </w:rPr>
        <w:t>, et al.</w:t>
      </w:r>
      <w:r w:rsidRPr="001A7A27">
        <w:t xml:space="preserve"> Automating Mendelian randomization through machine learning to construct a putative causal map of the human phenome. </w:t>
      </w:r>
      <w:r w:rsidRPr="001A7A27">
        <w:rPr>
          <w:i/>
        </w:rPr>
        <w:t>bioRxiv</w:t>
      </w:r>
      <w:r w:rsidRPr="001A7A27">
        <w:t>, 173682 (2017).</w:t>
      </w:r>
    </w:p>
    <w:p w14:paraId="701CF9D5" w14:textId="77777777" w:rsidR="001A7A27" w:rsidRPr="001A7A27" w:rsidRDefault="001A7A27" w:rsidP="001A7A27">
      <w:pPr>
        <w:pStyle w:val="EndNoteBibliography"/>
      </w:pPr>
    </w:p>
    <w:p w14:paraId="553EB938" w14:textId="77777777" w:rsidR="001A7A27" w:rsidRPr="001A7A27" w:rsidRDefault="001A7A27" w:rsidP="001A7A27">
      <w:pPr>
        <w:pStyle w:val="EndNoteBibliography"/>
        <w:ind w:left="720" w:hanging="720"/>
      </w:pPr>
      <w:r w:rsidRPr="001A7A27">
        <w:t>18.</w:t>
      </w:r>
      <w:r w:rsidRPr="001A7A27">
        <w:tab/>
        <w:t xml:space="preserve">Bateson W. </w:t>
      </w:r>
      <w:r w:rsidRPr="001A7A27">
        <w:rPr>
          <w:i/>
        </w:rPr>
        <w:t>The methods and scope of genetics</w:t>
      </w:r>
      <w:r w:rsidRPr="001A7A27">
        <w:t>. Cambridge University Press (2014).</w:t>
      </w:r>
    </w:p>
    <w:p w14:paraId="5EE1AC14" w14:textId="77777777" w:rsidR="001A7A27" w:rsidRPr="001A7A27" w:rsidRDefault="001A7A27" w:rsidP="001A7A27">
      <w:pPr>
        <w:pStyle w:val="EndNoteBibliography"/>
      </w:pPr>
    </w:p>
    <w:p w14:paraId="3B1A88A0" w14:textId="77777777" w:rsidR="001A7A27" w:rsidRPr="001A7A27" w:rsidRDefault="001A7A27" w:rsidP="001A7A27">
      <w:pPr>
        <w:pStyle w:val="EndNoteBibliography"/>
        <w:ind w:left="720" w:hanging="720"/>
      </w:pPr>
      <w:r w:rsidRPr="001A7A27">
        <w:t>19.</w:t>
      </w:r>
      <w:r w:rsidRPr="001A7A27">
        <w:tab/>
        <w:t xml:space="preserve">Burgess S, Butterworth A, Thompson SG. Mendelian randomization analysis with multiple genetic variants using summarized data. </w:t>
      </w:r>
      <w:r w:rsidRPr="001A7A27">
        <w:rPr>
          <w:i/>
        </w:rPr>
        <w:t>Genet Epidemiol</w:t>
      </w:r>
      <w:r w:rsidRPr="001A7A27">
        <w:t xml:space="preserve"> </w:t>
      </w:r>
      <w:r w:rsidRPr="001A7A27">
        <w:rPr>
          <w:b/>
        </w:rPr>
        <w:t>37</w:t>
      </w:r>
      <w:r w:rsidRPr="001A7A27">
        <w:t>, 658-665 (2013).</w:t>
      </w:r>
    </w:p>
    <w:p w14:paraId="642CEF65" w14:textId="77777777" w:rsidR="001A7A27" w:rsidRPr="001A7A27" w:rsidRDefault="001A7A27" w:rsidP="001A7A27">
      <w:pPr>
        <w:pStyle w:val="EndNoteBibliography"/>
      </w:pPr>
    </w:p>
    <w:p w14:paraId="411DBE31" w14:textId="77777777" w:rsidR="001A7A27" w:rsidRPr="001A7A27" w:rsidRDefault="001A7A27" w:rsidP="001A7A27">
      <w:pPr>
        <w:pStyle w:val="EndNoteBibliography"/>
        <w:ind w:left="720" w:hanging="720"/>
      </w:pPr>
      <w:r w:rsidRPr="001A7A27">
        <w:t>20.</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xml:space="preserve"> </w:t>
      </w:r>
      <w:r w:rsidRPr="001A7A27">
        <w:rPr>
          <w:b/>
        </w:rPr>
        <w:t>47</w:t>
      </w:r>
      <w:r w:rsidRPr="001A7A27">
        <w:t>, 1264-1278 (2018).</w:t>
      </w:r>
    </w:p>
    <w:p w14:paraId="4522A5A0" w14:textId="77777777" w:rsidR="001A7A27" w:rsidRPr="001A7A27" w:rsidRDefault="001A7A27" w:rsidP="001A7A27">
      <w:pPr>
        <w:pStyle w:val="EndNoteBibliography"/>
      </w:pPr>
    </w:p>
    <w:p w14:paraId="0AC795F4" w14:textId="77777777" w:rsidR="001A7A27" w:rsidRPr="001A7A27" w:rsidRDefault="001A7A27" w:rsidP="001A7A27">
      <w:pPr>
        <w:pStyle w:val="EndNoteBibliography"/>
        <w:ind w:left="720" w:hanging="720"/>
      </w:pPr>
      <w:r w:rsidRPr="001A7A27">
        <w:t>21.</w:t>
      </w:r>
      <w:r w:rsidRPr="001A7A27">
        <w:tab/>
        <w:t xml:space="preserve">Bowden J, Hemani G, Davey Smith G. Detecting individual and global horizontal pleiotropy in Mendelian randomization: a job for the humble heterogeneity statistic? </w:t>
      </w:r>
      <w:r w:rsidRPr="001A7A27">
        <w:rPr>
          <w:i/>
        </w:rPr>
        <w:t>Am J Epidemiol</w:t>
      </w:r>
      <w:r w:rsidRPr="001A7A27">
        <w:t>,  (2018).</w:t>
      </w:r>
    </w:p>
    <w:p w14:paraId="45FACAA0" w14:textId="77777777" w:rsidR="001A7A27" w:rsidRPr="001A7A27" w:rsidRDefault="001A7A27" w:rsidP="001A7A27">
      <w:pPr>
        <w:pStyle w:val="EndNoteBibliography"/>
      </w:pPr>
    </w:p>
    <w:p w14:paraId="0AEB0A5D" w14:textId="77777777" w:rsidR="001A7A27" w:rsidRPr="001A7A27" w:rsidRDefault="001A7A27" w:rsidP="001A7A27">
      <w:pPr>
        <w:pStyle w:val="EndNoteBibliography"/>
        <w:ind w:left="720" w:hanging="720"/>
      </w:pPr>
      <w:r w:rsidRPr="001A7A27">
        <w:t>22.</w:t>
      </w:r>
      <w:r w:rsidRPr="001A7A27">
        <w:tab/>
        <w:t xml:space="preserve">Sterne JA, Davey Smith G. Sifting the evidence-what's wrong with significance tests? </w:t>
      </w:r>
      <w:r w:rsidRPr="001A7A27">
        <w:rPr>
          <w:i/>
        </w:rPr>
        <w:t>Phys Ther</w:t>
      </w:r>
      <w:r w:rsidRPr="001A7A27">
        <w:t xml:space="preserve"> </w:t>
      </w:r>
      <w:r w:rsidRPr="001A7A27">
        <w:rPr>
          <w:b/>
        </w:rPr>
        <w:t>81</w:t>
      </w:r>
      <w:r w:rsidRPr="001A7A27">
        <w:t>, 1464-1469 (2001).</w:t>
      </w:r>
    </w:p>
    <w:p w14:paraId="783EBD5C" w14:textId="77777777" w:rsidR="001A7A27" w:rsidRPr="001A7A27" w:rsidRDefault="001A7A27" w:rsidP="001A7A27">
      <w:pPr>
        <w:pStyle w:val="EndNoteBibliography"/>
      </w:pPr>
    </w:p>
    <w:p w14:paraId="2B75B664" w14:textId="77777777" w:rsidR="001A7A27" w:rsidRPr="001A7A27" w:rsidRDefault="001A7A27" w:rsidP="001A7A27">
      <w:pPr>
        <w:pStyle w:val="EndNoteBibliography"/>
        <w:ind w:left="720" w:hanging="720"/>
      </w:pPr>
      <w:r w:rsidRPr="001A7A27">
        <w:t>23.</w:t>
      </w:r>
      <w:r w:rsidRPr="001A7A27">
        <w:tab/>
        <w:t xml:space="preserve">Wasserstein RL, Lazar NA. The ASA's Statement on p-Values: Context, Process, and Purpose. </w:t>
      </w:r>
      <w:r w:rsidRPr="001A7A27">
        <w:rPr>
          <w:i/>
        </w:rPr>
        <w:t>Am Stat</w:t>
      </w:r>
      <w:r w:rsidRPr="001A7A27">
        <w:t xml:space="preserve"> </w:t>
      </w:r>
      <w:r w:rsidRPr="001A7A27">
        <w:rPr>
          <w:b/>
        </w:rPr>
        <w:t>70</w:t>
      </w:r>
      <w:r w:rsidRPr="001A7A27">
        <w:t>, 129-131 (2016).</w:t>
      </w:r>
    </w:p>
    <w:p w14:paraId="6470A1CE" w14:textId="77777777" w:rsidR="001A7A27" w:rsidRPr="001A7A27" w:rsidRDefault="001A7A27" w:rsidP="001A7A27">
      <w:pPr>
        <w:pStyle w:val="EndNoteBibliography"/>
      </w:pPr>
    </w:p>
    <w:p w14:paraId="6AEE7C28" w14:textId="77777777" w:rsidR="001A7A27" w:rsidRPr="001A7A27" w:rsidRDefault="001A7A27" w:rsidP="001A7A27">
      <w:pPr>
        <w:pStyle w:val="EndNoteBibliography"/>
        <w:ind w:left="720" w:hanging="720"/>
      </w:pPr>
      <w:r w:rsidRPr="001A7A27">
        <w:t>24.</w:t>
      </w:r>
      <w:r w:rsidRPr="001A7A27">
        <w:tab/>
        <w:t xml:space="preserve">Sanderson E, Davey Smith G, Windmeijer F, Bowden J. An examination of multivariable Mendelian randomization in the single-sample and two-sample summary data settings. </w:t>
      </w:r>
      <w:r w:rsidRPr="001A7A27">
        <w:rPr>
          <w:i/>
        </w:rPr>
        <w:t>Int J Epidemiol</w:t>
      </w:r>
      <w:r w:rsidRPr="001A7A27">
        <w:t>,  (2018).</w:t>
      </w:r>
    </w:p>
    <w:p w14:paraId="4C18F0DB" w14:textId="77777777" w:rsidR="001A7A27" w:rsidRPr="001A7A27" w:rsidRDefault="001A7A27" w:rsidP="001A7A27">
      <w:pPr>
        <w:pStyle w:val="EndNoteBibliography"/>
      </w:pPr>
    </w:p>
    <w:p w14:paraId="444BA87E" w14:textId="77777777" w:rsidR="001A7A27" w:rsidRPr="001A7A27" w:rsidRDefault="001A7A27" w:rsidP="001A7A27">
      <w:pPr>
        <w:pStyle w:val="EndNoteBibliography"/>
        <w:ind w:left="720" w:hanging="720"/>
      </w:pPr>
      <w:r w:rsidRPr="001A7A27">
        <w:t>25.</w:t>
      </w:r>
      <w:r w:rsidRPr="001A7A27">
        <w:tab/>
        <w:t xml:space="preserve">Sanderson E, Davey Smith G, Windmeijer F, Bowden J. An examination of multivariable Mendelian randomization in the single sample and two-sample summary data settings. </w:t>
      </w:r>
      <w:r w:rsidRPr="001A7A27">
        <w:rPr>
          <w:i/>
        </w:rPr>
        <w:t>bioRxiv</w:t>
      </w:r>
      <w:r w:rsidRPr="001A7A27">
        <w:t>,  (2018).</w:t>
      </w:r>
    </w:p>
    <w:p w14:paraId="7B4CCD31" w14:textId="77777777" w:rsidR="001A7A27" w:rsidRPr="001A7A27" w:rsidRDefault="001A7A27" w:rsidP="001A7A27">
      <w:pPr>
        <w:pStyle w:val="EndNoteBibliography"/>
      </w:pPr>
    </w:p>
    <w:p w14:paraId="692A4782" w14:textId="77777777" w:rsidR="001A7A27" w:rsidRPr="001A7A27" w:rsidRDefault="001A7A27" w:rsidP="001A7A27">
      <w:pPr>
        <w:pStyle w:val="EndNoteBibliography"/>
        <w:ind w:left="720" w:hanging="720"/>
      </w:pPr>
      <w:r w:rsidRPr="001A7A27">
        <w:t>26.</w:t>
      </w:r>
      <w:r w:rsidRPr="001A7A27">
        <w:tab/>
        <w:t xml:space="preserve">Bennett DA, Holmes MV. Mendelian randomisation in cardiovascular research: an introduction for clinicians. </w:t>
      </w:r>
      <w:r w:rsidRPr="001A7A27">
        <w:rPr>
          <w:i/>
        </w:rPr>
        <w:t>Heart</w:t>
      </w:r>
      <w:r w:rsidRPr="001A7A27">
        <w:t xml:space="preserve"> </w:t>
      </w:r>
      <w:r w:rsidRPr="001A7A27">
        <w:rPr>
          <w:b/>
        </w:rPr>
        <w:t>103</w:t>
      </w:r>
      <w:r w:rsidRPr="001A7A27">
        <w:t>, 1400-1407 (2017).</w:t>
      </w:r>
    </w:p>
    <w:p w14:paraId="08502C94" w14:textId="77777777" w:rsidR="001A7A27" w:rsidRPr="001A7A27" w:rsidRDefault="001A7A27" w:rsidP="001A7A27">
      <w:pPr>
        <w:pStyle w:val="EndNoteBibliography"/>
      </w:pPr>
    </w:p>
    <w:p w14:paraId="123BDB2B" w14:textId="77777777" w:rsidR="001A7A27" w:rsidRPr="001A7A27" w:rsidRDefault="001A7A27" w:rsidP="001A7A27">
      <w:pPr>
        <w:pStyle w:val="EndNoteBibliography"/>
        <w:ind w:left="720" w:hanging="720"/>
      </w:pPr>
      <w:r w:rsidRPr="001A7A27">
        <w:t>27.</w:t>
      </w:r>
      <w:r w:rsidRPr="001A7A27">
        <w:tab/>
        <w:t>White J</w:t>
      </w:r>
      <w:r w:rsidRPr="001A7A27">
        <w:rPr>
          <w:i/>
        </w:rPr>
        <w:t>, et al.</w:t>
      </w:r>
      <w:r w:rsidRPr="001A7A27">
        <w:t xml:space="preserve"> Plasma urate concentration and risk of coronary heart disease: a Mendelian randomisation analysis. </w:t>
      </w:r>
      <w:r w:rsidRPr="001A7A27">
        <w:rPr>
          <w:i/>
        </w:rPr>
        <w:t>Lancet Diabetes Endocrinol</w:t>
      </w:r>
      <w:r w:rsidRPr="001A7A27">
        <w:t xml:space="preserve"> </w:t>
      </w:r>
      <w:r w:rsidRPr="001A7A27">
        <w:rPr>
          <w:b/>
        </w:rPr>
        <w:t>4</w:t>
      </w:r>
      <w:r w:rsidRPr="001A7A27">
        <w:t>, 327-336 (2016).</w:t>
      </w:r>
    </w:p>
    <w:p w14:paraId="2F30F4C1" w14:textId="77777777" w:rsidR="001A7A27" w:rsidRPr="001A7A27" w:rsidRDefault="001A7A27" w:rsidP="001A7A27">
      <w:pPr>
        <w:pStyle w:val="EndNoteBibliography"/>
      </w:pPr>
    </w:p>
    <w:p w14:paraId="6A1E4816" w14:textId="77777777" w:rsidR="001A7A27" w:rsidRPr="001A7A27" w:rsidRDefault="001A7A27" w:rsidP="001A7A27">
      <w:pPr>
        <w:pStyle w:val="EndNoteBibliography"/>
        <w:ind w:left="720" w:hanging="720"/>
      </w:pPr>
      <w:r w:rsidRPr="001A7A27">
        <w:t>28.</w:t>
      </w:r>
      <w:r w:rsidRPr="001A7A27">
        <w:tab/>
        <w:t>Tyrrell J</w:t>
      </w:r>
      <w:r w:rsidRPr="001A7A27">
        <w:rPr>
          <w:i/>
        </w:rPr>
        <w:t>, et al.</w:t>
      </w:r>
      <w:r w:rsidRPr="001A7A27">
        <w:t xml:space="preserve"> Height, body mass index, and socioeconomic status: mendelian randomisation study in UK Biobank. </w:t>
      </w:r>
      <w:r w:rsidRPr="001A7A27">
        <w:rPr>
          <w:i/>
        </w:rPr>
        <w:t>BMJ</w:t>
      </w:r>
      <w:r w:rsidRPr="001A7A27">
        <w:t xml:space="preserve"> </w:t>
      </w:r>
      <w:r w:rsidRPr="001A7A27">
        <w:rPr>
          <w:b/>
        </w:rPr>
        <w:t>352</w:t>
      </w:r>
      <w:r w:rsidRPr="001A7A27">
        <w:t>, i582 (2016).</w:t>
      </w:r>
    </w:p>
    <w:p w14:paraId="3E1A0C26" w14:textId="77777777" w:rsidR="001A7A27" w:rsidRPr="001A7A27" w:rsidRDefault="001A7A27" w:rsidP="001A7A27">
      <w:pPr>
        <w:pStyle w:val="EndNoteBibliography"/>
      </w:pPr>
    </w:p>
    <w:p w14:paraId="23552026" w14:textId="77777777" w:rsidR="001A7A27" w:rsidRPr="001A7A27" w:rsidRDefault="001A7A27" w:rsidP="001A7A27">
      <w:pPr>
        <w:pStyle w:val="EndNoteBibliography"/>
        <w:ind w:left="720" w:hanging="720"/>
      </w:pPr>
      <w:r w:rsidRPr="001A7A27">
        <w:t>29.</w:t>
      </w:r>
      <w:r w:rsidRPr="001A7A27">
        <w:tab/>
        <w:t xml:space="preserve">Kaskie RE, Graziano B, Ferrarelli F. Schizophrenia and sleep disorders: links, risks, and management challenges. </w:t>
      </w:r>
      <w:r w:rsidRPr="001A7A27">
        <w:rPr>
          <w:i/>
        </w:rPr>
        <w:t>Nat Sci Sleep</w:t>
      </w:r>
      <w:r w:rsidRPr="001A7A27">
        <w:t xml:space="preserve"> </w:t>
      </w:r>
      <w:r w:rsidRPr="001A7A27">
        <w:rPr>
          <w:b/>
        </w:rPr>
        <w:t>9</w:t>
      </w:r>
      <w:r w:rsidRPr="001A7A27">
        <w:t>, 227-239 (2017).</w:t>
      </w:r>
    </w:p>
    <w:p w14:paraId="25C3E418" w14:textId="77777777" w:rsidR="001A7A27" w:rsidRPr="001A7A27" w:rsidRDefault="001A7A27" w:rsidP="001A7A27">
      <w:pPr>
        <w:pStyle w:val="EndNoteBibliography"/>
      </w:pPr>
    </w:p>
    <w:p w14:paraId="4F5097B6" w14:textId="77777777" w:rsidR="001A7A27" w:rsidRPr="001A7A27" w:rsidRDefault="001A7A27" w:rsidP="001A7A27">
      <w:pPr>
        <w:pStyle w:val="EndNoteBibliography"/>
        <w:ind w:left="720" w:hanging="720"/>
      </w:pPr>
      <w:r w:rsidRPr="001A7A27">
        <w:t>30.</w:t>
      </w:r>
      <w:r w:rsidRPr="001A7A27">
        <w:tab/>
        <w:t>Anderson EL</w:t>
      </w:r>
      <w:r w:rsidRPr="001A7A27">
        <w:rPr>
          <w:i/>
        </w:rPr>
        <w:t>, et al.</w:t>
      </w:r>
      <w:r w:rsidRPr="001A7A27">
        <w:t xml:space="preserve"> Education, intelligence and Alzheimer’s disease: Evidence from a multivariable two-sample Mendelian randomization study. </w:t>
      </w:r>
      <w:r w:rsidRPr="001A7A27">
        <w:rPr>
          <w:i/>
        </w:rPr>
        <w:t>bioRxiv</w:t>
      </w:r>
      <w:r w:rsidRPr="001A7A27">
        <w:t>,  (2018).</w:t>
      </w:r>
    </w:p>
    <w:p w14:paraId="5EB57CEE" w14:textId="77777777" w:rsidR="001A7A27" w:rsidRPr="001A7A27" w:rsidRDefault="001A7A27" w:rsidP="001A7A27">
      <w:pPr>
        <w:pStyle w:val="EndNoteBibliography"/>
      </w:pPr>
    </w:p>
    <w:p w14:paraId="0DF89906" w14:textId="77777777" w:rsidR="001A7A27" w:rsidRPr="001A7A27" w:rsidRDefault="001A7A27" w:rsidP="001A7A27">
      <w:pPr>
        <w:pStyle w:val="EndNoteBibliography"/>
        <w:ind w:left="720" w:hanging="720"/>
      </w:pPr>
      <w:r w:rsidRPr="001A7A27">
        <w:lastRenderedPageBreak/>
        <w:t>31.</w:t>
      </w:r>
      <w:r w:rsidRPr="001A7A27">
        <w:tab/>
        <w:t>Kleber ME</w:t>
      </w:r>
      <w:r w:rsidRPr="001A7A27">
        <w:rPr>
          <w:i/>
        </w:rPr>
        <w:t>, et al.</w:t>
      </w:r>
      <w:r w:rsidRPr="001A7A27">
        <w:t xml:space="preserve"> Uric Acid and Cardiovascular Events: A Mendelian Randomization Study. </w:t>
      </w:r>
      <w:r w:rsidRPr="001A7A27">
        <w:rPr>
          <w:i/>
        </w:rPr>
        <w:t>J Am Soc Nephrol</w:t>
      </w:r>
      <w:r w:rsidRPr="001A7A27">
        <w:t xml:space="preserve"> </w:t>
      </w:r>
      <w:r w:rsidRPr="001A7A27">
        <w:rPr>
          <w:b/>
        </w:rPr>
        <w:t>26</w:t>
      </w:r>
      <w:r w:rsidRPr="001A7A27">
        <w:t>, 2831-2838 (2015).</w:t>
      </w:r>
    </w:p>
    <w:p w14:paraId="1EF4120C" w14:textId="77777777" w:rsidR="001A7A27" w:rsidRPr="001A7A27" w:rsidRDefault="001A7A27" w:rsidP="001A7A27">
      <w:pPr>
        <w:pStyle w:val="EndNoteBibliography"/>
      </w:pPr>
    </w:p>
    <w:p w14:paraId="662474BE" w14:textId="77777777" w:rsidR="001A7A27" w:rsidRPr="001A7A27" w:rsidRDefault="001A7A27" w:rsidP="001A7A27">
      <w:pPr>
        <w:pStyle w:val="EndNoteBibliography"/>
        <w:ind w:left="720" w:hanging="720"/>
      </w:pPr>
      <w:r w:rsidRPr="001A7A27">
        <w:t>32.</w:t>
      </w:r>
      <w:r w:rsidRPr="001A7A27">
        <w:tab/>
        <w:t xml:space="preserve">Strom D, Dudovitz R, Guerrero LR, Wong MD. The Link between Education and Health: It Is Not What You Know, but Whom You Know. </w:t>
      </w:r>
      <w:r w:rsidRPr="001A7A27">
        <w:rPr>
          <w:i/>
        </w:rPr>
        <w:t>J Gen Intern Med</w:t>
      </w:r>
      <w:r w:rsidRPr="001A7A27">
        <w:t xml:space="preserve"> </w:t>
      </w:r>
      <w:r w:rsidRPr="001A7A27">
        <w:rPr>
          <w:b/>
        </w:rPr>
        <w:t>30</w:t>
      </w:r>
      <w:r w:rsidRPr="001A7A27">
        <w:t>, S277-S278 (2015).</w:t>
      </w:r>
    </w:p>
    <w:p w14:paraId="479C400C" w14:textId="77777777" w:rsidR="001A7A27" w:rsidRPr="001A7A27" w:rsidRDefault="001A7A27" w:rsidP="001A7A27">
      <w:pPr>
        <w:pStyle w:val="EndNoteBibliography"/>
      </w:pPr>
    </w:p>
    <w:p w14:paraId="70216DE5" w14:textId="77777777" w:rsidR="001A7A27" w:rsidRPr="001A7A27" w:rsidRDefault="001A7A27" w:rsidP="001A7A27">
      <w:pPr>
        <w:pStyle w:val="EndNoteBibliography"/>
        <w:ind w:left="720" w:hanging="720"/>
      </w:pPr>
      <w:r w:rsidRPr="001A7A27">
        <w:t>33.</w:t>
      </w:r>
      <w:r w:rsidRPr="001A7A27">
        <w:tab/>
        <w:t>Bockerman P</w:t>
      </w:r>
      <w:r w:rsidRPr="001A7A27">
        <w:rPr>
          <w:i/>
        </w:rPr>
        <w:t>, et al.</w:t>
      </w:r>
      <w:r w:rsidRPr="001A7A27">
        <w:t xml:space="preserve"> Does higher education protect against obesity? Evidence using Mendelian randomization. </w:t>
      </w:r>
      <w:r w:rsidRPr="001A7A27">
        <w:rPr>
          <w:i/>
        </w:rPr>
        <w:t>Prev Med</w:t>
      </w:r>
      <w:r w:rsidRPr="001A7A27">
        <w:t xml:space="preserve"> </w:t>
      </w:r>
      <w:r w:rsidRPr="001A7A27">
        <w:rPr>
          <w:b/>
        </w:rPr>
        <w:t>101</w:t>
      </w:r>
      <w:r w:rsidRPr="001A7A27">
        <w:t>, 195-198 (2017).</w:t>
      </w:r>
    </w:p>
    <w:p w14:paraId="0C4C138B" w14:textId="77777777" w:rsidR="001A7A27" w:rsidRPr="001A7A27" w:rsidRDefault="001A7A27" w:rsidP="001A7A27">
      <w:pPr>
        <w:pStyle w:val="EndNoteBibliography"/>
      </w:pPr>
    </w:p>
    <w:p w14:paraId="42DF480C" w14:textId="77777777" w:rsidR="001A7A27" w:rsidRPr="001A7A27" w:rsidRDefault="001A7A27" w:rsidP="001A7A27">
      <w:pPr>
        <w:pStyle w:val="EndNoteBibliography"/>
        <w:ind w:left="720" w:hanging="720"/>
      </w:pPr>
      <w:r w:rsidRPr="001A7A27">
        <w:t>34.</w:t>
      </w:r>
      <w:r w:rsidRPr="001A7A27">
        <w:tab/>
        <w:t xml:space="preserve">Cohen AK, Rai M, Rehkopf DH, Abrams B. Educational attainment and obesity: a systematic review. </w:t>
      </w:r>
      <w:r w:rsidRPr="001A7A27">
        <w:rPr>
          <w:i/>
        </w:rPr>
        <w:t>Obes Rev</w:t>
      </w:r>
      <w:r w:rsidRPr="001A7A27">
        <w:t xml:space="preserve"> </w:t>
      </w:r>
      <w:r w:rsidRPr="001A7A27">
        <w:rPr>
          <w:b/>
        </w:rPr>
        <w:t>14</w:t>
      </w:r>
      <w:r w:rsidRPr="001A7A27">
        <w:t>, 989-1005 (2013).</w:t>
      </w:r>
    </w:p>
    <w:p w14:paraId="2E17C57A" w14:textId="77777777" w:rsidR="001A7A27" w:rsidRPr="001A7A27" w:rsidRDefault="001A7A27" w:rsidP="001A7A27">
      <w:pPr>
        <w:pStyle w:val="EndNoteBibliography"/>
      </w:pPr>
    </w:p>
    <w:p w14:paraId="49196524" w14:textId="77777777" w:rsidR="001A7A27" w:rsidRPr="001A7A27" w:rsidRDefault="001A7A27" w:rsidP="001A7A27">
      <w:pPr>
        <w:pStyle w:val="EndNoteBibliography"/>
        <w:ind w:left="720" w:hanging="720"/>
      </w:pPr>
      <w:r w:rsidRPr="001A7A27">
        <w:t>35.</w:t>
      </w:r>
      <w:r w:rsidRPr="001A7A27">
        <w:tab/>
        <w:t>Okbay A</w:t>
      </w:r>
      <w:r w:rsidRPr="001A7A27">
        <w:rPr>
          <w:i/>
        </w:rPr>
        <w:t>, et al.</w:t>
      </w:r>
      <w:r w:rsidRPr="001A7A27">
        <w:t xml:space="preserve"> Genome-wide association study identifies 74 loci associated with educational attainment. </w:t>
      </w:r>
      <w:r w:rsidRPr="001A7A27">
        <w:rPr>
          <w:i/>
        </w:rPr>
        <w:t>Nature</w:t>
      </w:r>
      <w:r w:rsidRPr="001A7A27">
        <w:t xml:space="preserve"> </w:t>
      </w:r>
      <w:r w:rsidRPr="001A7A27">
        <w:rPr>
          <w:b/>
        </w:rPr>
        <w:t>533</w:t>
      </w:r>
      <w:r w:rsidRPr="001A7A27">
        <w:t>, 539-542 (2016).</w:t>
      </w:r>
    </w:p>
    <w:p w14:paraId="24B6E55B" w14:textId="77777777" w:rsidR="001A7A27" w:rsidRPr="001A7A27" w:rsidRDefault="001A7A27" w:rsidP="001A7A27">
      <w:pPr>
        <w:pStyle w:val="EndNoteBibliography"/>
      </w:pPr>
    </w:p>
    <w:p w14:paraId="6468FBC4" w14:textId="77777777" w:rsidR="001A7A27" w:rsidRPr="001A7A27" w:rsidRDefault="001A7A27" w:rsidP="001A7A27">
      <w:pPr>
        <w:pStyle w:val="EndNoteBibliography"/>
        <w:ind w:left="720" w:hanging="720"/>
      </w:pPr>
      <w:r w:rsidRPr="001A7A27">
        <w:t>36.</w:t>
      </w:r>
      <w:r w:rsidRPr="001A7A27">
        <w:tab/>
        <w:t>Locke AE</w:t>
      </w:r>
      <w:r w:rsidRPr="001A7A27">
        <w:rPr>
          <w:i/>
        </w:rPr>
        <w:t>, et al.</w:t>
      </w:r>
      <w:r w:rsidRPr="001A7A27">
        <w:t xml:space="preserve"> Genetic studies of body mass index yield new insights for obesity biology. </w:t>
      </w:r>
      <w:r w:rsidRPr="001A7A27">
        <w:rPr>
          <w:i/>
        </w:rPr>
        <w:t>Nature</w:t>
      </w:r>
      <w:r w:rsidRPr="001A7A27">
        <w:t xml:space="preserve"> </w:t>
      </w:r>
      <w:r w:rsidRPr="001A7A27">
        <w:rPr>
          <w:b/>
        </w:rPr>
        <w:t>518</w:t>
      </w:r>
      <w:r w:rsidRPr="001A7A27">
        <w:t>, 197-206 (2015).</w:t>
      </w:r>
    </w:p>
    <w:p w14:paraId="5C7D09CF" w14:textId="77777777" w:rsidR="001A7A27" w:rsidRPr="001A7A27" w:rsidRDefault="001A7A27" w:rsidP="001A7A27">
      <w:pPr>
        <w:pStyle w:val="EndNoteBibliography"/>
      </w:pPr>
    </w:p>
    <w:p w14:paraId="26B4CE16" w14:textId="77777777" w:rsidR="001A7A27" w:rsidRPr="001A7A27" w:rsidRDefault="001A7A27" w:rsidP="001A7A27">
      <w:pPr>
        <w:pStyle w:val="EndNoteBibliography"/>
        <w:ind w:left="720" w:hanging="720"/>
      </w:pPr>
      <w:r w:rsidRPr="001A7A27">
        <w:t>37.</w:t>
      </w:r>
      <w:r w:rsidRPr="001A7A27">
        <w:tab/>
        <w:t>Zhu ZH</w:t>
      </w:r>
      <w:r w:rsidRPr="001A7A27">
        <w:rPr>
          <w:i/>
        </w:rPr>
        <w:t>, et al.</w:t>
      </w:r>
      <w:r w:rsidRPr="001A7A27">
        <w:t xml:space="preserve"> Causal associations between risk factors and common diseases inferred from GWAS summary data. </w:t>
      </w:r>
      <w:r w:rsidRPr="001A7A27">
        <w:rPr>
          <w:i/>
        </w:rPr>
        <w:t>Nat Commun</w:t>
      </w:r>
      <w:r w:rsidRPr="001A7A27">
        <w:t xml:space="preserve"> </w:t>
      </w:r>
      <w:r w:rsidRPr="001A7A27">
        <w:rPr>
          <w:b/>
        </w:rPr>
        <w:t>9</w:t>
      </w:r>
      <w:r w:rsidRPr="001A7A27">
        <w:t>,  (2018).</w:t>
      </w:r>
    </w:p>
    <w:p w14:paraId="62838660" w14:textId="77777777" w:rsidR="001A7A27" w:rsidRPr="001A7A27" w:rsidRDefault="001A7A27" w:rsidP="001A7A27">
      <w:pPr>
        <w:pStyle w:val="EndNoteBibliography"/>
      </w:pPr>
    </w:p>
    <w:p w14:paraId="49E2FB8A" w14:textId="77777777" w:rsidR="001A7A27" w:rsidRPr="001A7A27" w:rsidRDefault="001A7A27" w:rsidP="001A7A27">
      <w:pPr>
        <w:pStyle w:val="EndNoteBibliography"/>
        <w:ind w:left="720" w:hanging="720"/>
      </w:pPr>
      <w:r w:rsidRPr="001A7A27">
        <w:t>38.</w:t>
      </w:r>
      <w:r w:rsidRPr="001A7A27">
        <w:tab/>
        <w:t xml:space="preserve">Burgess S, Thompson SG. Multivariable Mendelian randomization: the use of pleiotropic genetic variants to estimate causal effects. </w:t>
      </w:r>
      <w:r w:rsidRPr="001A7A27">
        <w:rPr>
          <w:i/>
        </w:rPr>
        <w:t>Am J Epidemiol</w:t>
      </w:r>
      <w:r w:rsidRPr="001A7A27">
        <w:t xml:space="preserve"> </w:t>
      </w:r>
      <w:r w:rsidRPr="001A7A27">
        <w:rPr>
          <w:b/>
        </w:rPr>
        <w:t>181</w:t>
      </w:r>
      <w:r w:rsidRPr="001A7A27">
        <w:t>, 251-260 (2015).</w:t>
      </w:r>
    </w:p>
    <w:p w14:paraId="4AD0CD10" w14:textId="77777777" w:rsidR="001A7A27" w:rsidRPr="001A7A27" w:rsidRDefault="001A7A27" w:rsidP="001A7A27">
      <w:pPr>
        <w:pStyle w:val="EndNoteBibliography"/>
      </w:pPr>
    </w:p>
    <w:p w14:paraId="32ABBE16" w14:textId="77777777" w:rsidR="001A7A27" w:rsidRPr="001A7A27" w:rsidRDefault="001A7A27" w:rsidP="001A7A27">
      <w:pPr>
        <w:pStyle w:val="EndNoteBibliography"/>
        <w:ind w:left="720" w:hanging="720"/>
      </w:pPr>
      <w:r w:rsidRPr="001A7A27">
        <w:t>39.</w:t>
      </w:r>
      <w:r w:rsidRPr="001A7A27">
        <w:tab/>
        <w:t xml:space="preserve">Hartwig FP, Borges MC, Horta BL, Bowden J, Davey Smith G. Inflammatory Biomarkers and Risk of Schizophrenia A 2-Sample Mendelian Randomization Study. </w:t>
      </w:r>
      <w:r w:rsidRPr="001A7A27">
        <w:rPr>
          <w:i/>
        </w:rPr>
        <w:t>Jama Psychiat</w:t>
      </w:r>
      <w:r w:rsidRPr="001A7A27">
        <w:t xml:space="preserve"> </w:t>
      </w:r>
      <w:r w:rsidRPr="001A7A27">
        <w:rPr>
          <w:b/>
        </w:rPr>
        <w:t>74</w:t>
      </w:r>
      <w:r w:rsidRPr="001A7A27">
        <w:t>, 1226-1233 (2017).</w:t>
      </w:r>
    </w:p>
    <w:p w14:paraId="27E9271E" w14:textId="77777777" w:rsidR="001A7A27" w:rsidRPr="001A7A27" w:rsidRDefault="001A7A27" w:rsidP="001A7A27">
      <w:pPr>
        <w:pStyle w:val="EndNoteBibliography"/>
      </w:pPr>
    </w:p>
    <w:p w14:paraId="12FF36BE" w14:textId="77777777" w:rsidR="001A7A27" w:rsidRPr="001A7A27" w:rsidRDefault="001A7A27" w:rsidP="001A7A27">
      <w:pPr>
        <w:pStyle w:val="EndNoteBibliography"/>
        <w:ind w:left="720" w:hanging="720"/>
      </w:pPr>
      <w:r w:rsidRPr="001A7A27">
        <w:t>40.</w:t>
      </w:r>
      <w:r w:rsidRPr="001A7A27">
        <w:tab/>
        <w:t xml:space="preserve">Burgess S, Thompson SG, CRP CHD Genetics Collaboration. Avoiding bias from weak instruments in Mendelian randomization studies. </w:t>
      </w:r>
      <w:r w:rsidRPr="001A7A27">
        <w:rPr>
          <w:i/>
        </w:rPr>
        <w:t>Int J Epidemiol</w:t>
      </w:r>
      <w:r w:rsidRPr="001A7A27">
        <w:t xml:space="preserve"> </w:t>
      </w:r>
      <w:r w:rsidRPr="001A7A27">
        <w:rPr>
          <w:b/>
        </w:rPr>
        <w:t>40</w:t>
      </w:r>
      <w:r w:rsidRPr="001A7A27">
        <w:t>, 755-764 (2011).</w:t>
      </w:r>
    </w:p>
    <w:p w14:paraId="3837DB81" w14:textId="77777777" w:rsidR="001A7A27" w:rsidRPr="001A7A27" w:rsidRDefault="001A7A27" w:rsidP="001A7A27">
      <w:pPr>
        <w:pStyle w:val="EndNoteBibliography"/>
      </w:pPr>
    </w:p>
    <w:p w14:paraId="21A1AC88" w14:textId="77777777" w:rsidR="001A7A27" w:rsidRPr="001A7A27" w:rsidRDefault="001A7A27" w:rsidP="001A7A27">
      <w:pPr>
        <w:pStyle w:val="EndNoteBibliography"/>
        <w:ind w:left="720" w:hanging="720"/>
      </w:pPr>
      <w:r w:rsidRPr="001A7A27">
        <w:t>41.</w:t>
      </w:r>
      <w:r w:rsidRPr="001A7A27">
        <w:tab/>
        <w:t>Jiang L</w:t>
      </w:r>
      <w:r w:rsidRPr="001A7A27">
        <w:rPr>
          <w:i/>
        </w:rPr>
        <w:t>, et al.</w:t>
      </w:r>
      <w:r w:rsidRPr="001A7A27">
        <w:t xml:space="preserve"> Constrained Instruments and their Application to Mendelian Randomization with Pleiotropy. </w:t>
      </w:r>
      <w:r w:rsidRPr="001A7A27">
        <w:rPr>
          <w:i/>
        </w:rPr>
        <w:t>bioRxiv</w:t>
      </w:r>
      <w:r w:rsidRPr="001A7A27">
        <w:t>, 227454 (2017).</w:t>
      </w:r>
    </w:p>
    <w:p w14:paraId="7756486D" w14:textId="77777777" w:rsidR="001A7A27" w:rsidRPr="001A7A27" w:rsidRDefault="001A7A27" w:rsidP="001A7A27">
      <w:pPr>
        <w:pStyle w:val="EndNoteBibliography"/>
      </w:pPr>
    </w:p>
    <w:p w14:paraId="6D6092E7" w14:textId="77777777" w:rsidR="001A7A27" w:rsidRPr="001A7A27" w:rsidRDefault="001A7A27" w:rsidP="001A7A27">
      <w:pPr>
        <w:pStyle w:val="EndNoteBibliography"/>
        <w:ind w:left="720" w:hanging="720"/>
      </w:pPr>
      <w:r w:rsidRPr="001A7A27">
        <w:t>42.</w:t>
      </w:r>
      <w:r w:rsidRPr="001A7A27">
        <w:tab/>
        <w:t>Visscher PM</w:t>
      </w:r>
      <w:r w:rsidRPr="001A7A27">
        <w:rPr>
          <w:i/>
        </w:rPr>
        <w:t>, et al.</w:t>
      </w:r>
      <w:r w:rsidRPr="001A7A27">
        <w:t xml:space="preserve"> 10 Years of GWAS Discovery: Biology, Function, and Translation. </w:t>
      </w:r>
      <w:r w:rsidRPr="001A7A27">
        <w:rPr>
          <w:i/>
        </w:rPr>
        <w:t>Am J Hum Genet</w:t>
      </w:r>
      <w:r w:rsidRPr="001A7A27">
        <w:t xml:space="preserve"> </w:t>
      </w:r>
      <w:r w:rsidRPr="001A7A27">
        <w:rPr>
          <w:b/>
        </w:rPr>
        <w:t>101</w:t>
      </w:r>
      <w:r w:rsidRPr="001A7A27">
        <w:t>, 5-22 (2017).</w:t>
      </w:r>
    </w:p>
    <w:p w14:paraId="27999D25" w14:textId="77777777" w:rsidR="001A7A27" w:rsidRPr="001A7A27" w:rsidRDefault="001A7A27" w:rsidP="001A7A27">
      <w:pPr>
        <w:pStyle w:val="EndNoteBibliography"/>
      </w:pPr>
    </w:p>
    <w:p w14:paraId="09D747F3" w14:textId="77777777" w:rsidR="001A7A27" w:rsidRPr="001A7A27" w:rsidRDefault="001A7A27" w:rsidP="001A7A27">
      <w:pPr>
        <w:pStyle w:val="EndNoteBibliography"/>
        <w:ind w:left="720" w:hanging="720"/>
      </w:pPr>
      <w:r w:rsidRPr="001A7A27">
        <w:t>43.</w:t>
      </w:r>
      <w:r w:rsidRPr="001A7A27">
        <w:tab/>
        <w:t xml:space="preserve">Davey Smith G, Ebrahim S. Mendelian randomization: prospects, potentials, and limitations. </w:t>
      </w:r>
      <w:r w:rsidRPr="001A7A27">
        <w:rPr>
          <w:i/>
        </w:rPr>
        <w:t>Int J Epidemiol</w:t>
      </w:r>
      <w:r w:rsidRPr="001A7A27">
        <w:t xml:space="preserve"> </w:t>
      </w:r>
      <w:r w:rsidRPr="001A7A27">
        <w:rPr>
          <w:b/>
        </w:rPr>
        <w:t>33</w:t>
      </w:r>
      <w:r w:rsidRPr="001A7A27">
        <w:t>, 30-42 (2004).</w:t>
      </w:r>
    </w:p>
    <w:p w14:paraId="6B0B6B66" w14:textId="77777777" w:rsidR="001A7A27" w:rsidRPr="001A7A27" w:rsidRDefault="001A7A27" w:rsidP="001A7A27">
      <w:pPr>
        <w:pStyle w:val="EndNoteBibliography"/>
      </w:pPr>
    </w:p>
    <w:p w14:paraId="05A57A6A" w14:textId="77777777" w:rsidR="001A7A27" w:rsidRPr="001A7A27" w:rsidRDefault="001A7A27" w:rsidP="001A7A27">
      <w:pPr>
        <w:pStyle w:val="EndNoteBibliography"/>
        <w:ind w:left="720" w:hanging="720"/>
      </w:pPr>
      <w:r w:rsidRPr="001A7A27">
        <w:t>44.</w:t>
      </w:r>
      <w:r w:rsidRPr="001A7A27">
        <w:tab/>
        <w:t xml:space="preserve">Tan Q, Jacobsen R, Sorensen M, Christiansen L, Kruse TA, Christensen K. Analyzing age-specific genetic effects on human extreme age survival in cohort-based longitudinal studies. </w:t>
      </w:r>
      <w:r w:rsidRPr="001A7A27">
        <w:rPr>
          <w:i/>
        </w:rPr>
        <w:t>Eur J Hum Genet</w:t>
      </w:r>
      <w:r w:rsidRPr="001A7A27">
        <w:t xml:space="preserve"> </w:t>
      </w:r>
      <w:r w:rsidRPr="001A7A27">
        <w:rPr>
          <w:b/>
        </w:rPr>
        <w:t>21</w:t>
      </w:r>
      <w:r w:rsidRPr="001A7A27">
        <w:t>, 451-454 (2013).</w:t>
      </w:r>
    </w:p>
    <w:p w14:paraId="527802CE" w14:textId="77777777" w:rsidR="001A7A27" w:rsidRPr="001A7A27" w:rsidRDefault="001A7A27" w:rsidP="001A7A27">
      <w:pPr>
        <w:pStyle w:val="EndNoteBibliography"/>
      </w:pPr>
    </w:p>
    <w:p w14:paraId="4FD55F77" w14:textId="77777777" w:rsidR="001A7A27" w:rsidRPr="001A7A27" w:rsidRDefault="001A7A27" w:rsidP="001A7A27">
      <w:pPr>
        <w:pStyle w:val="EndNoteBibliography"/>
        <w:ind w:left="720" w:hanging="720"/>
      </w:pPr>
      <w:r w:rsidRPr="001A7A27">
        <w:t>45.</w:t>
      </w:r>
      <w:r w:rsidRPr="001A7A27">
        <w:tab/>
        <w:t xml:space="preserve">Vansteelandt S, Bowden J, Babanezhad M, Goetghebeur E. On Instrumental Variables Estimation of Causal Odds Ratios. </w:t>
      </w:r>
      <w:r w:rsidRPr="001A7A27">
        <w:rPr>
          <w:i/>
        </w:rPr>
        <w:t>Stat Sci</w:t>
      </w:r>
      <w:r w:rsidRPr="001A7A27">
        <w:t xml:space="preserve"> </w:t>
      </w:r>
      <w:r w:rsidRPr="001A7A27">
        <w:rPr>
          <w:b/>
        </w:rPr>
        <w:t>26</w:t>
      </w:r>
      <w:r w:rsidRPr="001A7A27">
        <w:t>, 403-422 (2011).</w:t>
      </w:r>
    </w:p>
    <w:p w14:paraId="1C8B8F2D" w14:textId="77777777" w:rsidR="001A7A27" w:rsidRPr="001A7A27" w:rsidRDefault="001A7A27" w:rsidP="001A7A27">
      <w:pPr>
        <w:pStyle w:val="EndNoteBibliography"/>
      </w:pPr>
    </w:p>
    <w:p w14:paraId="1B2855F4" w14:textId="77777777" w:rsidR="001A7A27" w:rsidRPr="001A7A27" w:rsidRDefault="001A7A27" w:rsidP="001A7A27">
      <w:pPr>
        <w:pStyle w:val="EndNoteBibliography"/>
        <w:ind w:left="720" w:hanging="720"/>
      </w:pPr>
      <w:r w:rsidRPr="001A7A27">
        <w:t>46.</w:t>
      </w:r>
      <w:r w:rsidRPr="001A7A27">
        <w:tab/>
        <w:t>Winsvold BS</w:t>
      </w:r>
      <w:r w:rsidRPr="001A7A27">
        <w:rPr>
          <w:i/>
        </w:rPr>
        <w:t>, et al.</w:t>
      </w:r>
      <w:r w:rsidRPr="001A7A27">
        <w:t xml:space="preserve"> Shared genetic risk between migraine and coronary artery disease: A genome-wide analysis of common variants. </w:t>
      </w:r>
      <w:r w:rsidRPr="001A7A27">
        <w:rPr>
          <w:i/>
        </w:rPr>
        <w:t>Plos One</w:t>
      </w:r>
      <w:r w:rsidRPr="001A7A27">
        <w:t xml:space="preserve"> </w:t>
      </w:r>
      <w:r w:rsidRPr="001A7A27">
        <w:rPr>
          <w:b/>
        </w:rPr>
        <w:t>12</w:t>
      </w:r>
      <w:r w:rsidRPr="001A7A27">
        <w:t>,  (2017).</w:t>
      </w:r>
    </w:p>
    <w:p w14:paraId="54B390F1" w14:textId="77777777" w:rsidR="001A7A27" w:rsidRPr="001A7A27" w:rsidRDefault="001A7A27" w:rsidP="001A7A27">
      <w:pPr>
        <w:pStyle w:val="EndNoteBibliography"/>
      </w:pPr>
    </w:p>
    <w:p w14:paraId="2A40D4B7" w14:textId="77777777" w:rsidR="001A7A27" w:rsidRPr="001A7A27" w:rsidRDefault="001A7A27" w:rsidP="001A7A27">
      <w:pPr>
        <w:pStyle w:val="EndNoteBibliography"/>
        <w:ind w:left="720" w:hanging="720"/>
      </w:pPr>
      <w:r w:rsidRPr="001A7A27">
        <w:t>47.</w:t>
      </w:r>
      <w:r w:rsidRPr="001A7A27">
        <w:tab/>
        <w:t>Rodondi N</w:t>
      </w:r>
      <w:r w:rsidRPr="001A7A27">
        <w:rPr>
          <w:i/>
        </w:rPr>
        <w:t>, et al.</w:t>
      </w:r>
      <w:r w:rsidRPr="001A7A27">
        <w:t xml:space="preserve"> Subclinical hypothyroidism and the risk of coronary heart disease and mortality. </w:t>
      </w:r>
      <w:r w:rsidRPr="001A7A27">
        <w:rPr>
          <w:i/>
        </w:rPr>
        <w:t>JAMA</w:t>
      </w:r>
      <w:r w:rsidRPr="001A7A27">
        <w:t xml:space="preserve"> </w:t>
      </w:r>
      <w:r w:rsidRPr="001A7A27">
        <w:rPr>
          <w:b/>
        </w:rPr>
        <w:t>304</w:t>
      </w:r>
      <w:r w:rsidRPr="001A7A27">
        <w:t>, 1365-1374 (2010).</w:t>
      </w:r>
    </w:p>
    <w:p w14:paraId="26D6F0FE" w14:textId="77777777" w:rsidR="001A7A27" w:rsidRPr="001A7A27" w:rsidRDefault="001A7A27" w:rsidP="001A7A27">
      <w:pPr>
        <w:pStyle w:val="EndNoteBibliography"/>
      </w:pPr>
    </w:p>
    <w:p w14:paraId="44B27096" w14:textId="77777777" w:rsidR="001A7A27" w:rsidRPr="001A7A27" w:rsidRDefault="001A7A27" w:rsidP="001A7A27">
      <w:pPr>
        <w:pStyle w:val="EndNoteBibliography"/>
        <w:ind w:left="720" w:hanging="720"/>
      </w:pPr>
      <w:r w:rsidRPr="001A7A27">
        <w:t>48.</w:t>
      </w:r>
      <w:r w:rsidRPr="001A7A27">
        <w:tab/>
        <w:t xml:space="preserve">Fadeyev VV, Sytch J, Kalashnikov V, Rojtman A, Syrkin A, Melnichenko G. Levothyroxine replacement therapy in patients with subclinical hypothyroidism and coronary artery disease. </w:t>
      </w:r>
      <w:r w:rsidRPr="001A7A27">
        <w:rPr>
          <w:i/>
        </w:rPr>
        <w:t>Endocr Pract</w:t>
      </w:r>
      <w:r w:rsidRPr="001A7A27">
        <w:t xml:space="preserve"> </w:t>
      </w:r>
      <w:r w:rsidRPr="001A7A27">
        <w:rPr>
          <w:b/>
        </w:rPr>
        <w:t>12</w:t>
      </w:r>
      <w:r w:rsidRPr="001A7A27">
        <w:t>, 5-17 (2006).</w:t>
      </w:r>
    </w:p>
    <w:p w14:paraId="6F48840B" w14:textId="77777777" w:rsidR="001A7A27" w:rsidRPr="001A7A27" w:rsidRDefault="001A7A27" w:rsidP="001A7A27">
      <w:pPr>
        <w:pStyle w:val="EndNoteBibliography"/>
      </w:pPr>
    </w:p>
    <w:p w14:paraId="3AF7E644" w14:textId="77777777" w:rsidR="001A7A27" w:rsidRPr="001A7A27" w:rsidRDefault="001A7A27" w:rsidP="001A7A27">
      <w:pPr>
        <w:pStyle w:val="EndNoteBibliography"/>
        <w:ind w:left="720" w:hanging="720"/>
      </w:pPr>
      <w:r w:rsidRPr="001A7A27">
        <w:t>49.</w:t>
      </w:r>
      <w:r w:rsidRPr="001A7A27">
        <w:tab/>
        <w:t xml:space="preserve">Cho Y, Shin SY, Won S, Relton CL, Davey Smith G, Shin MJ. Alcohol intake and cardiovascular risk factors: A Mendelian randomisation study. </w:t>
      </w:r>
      <w:r w:rsidRPr="001A7A27">
        <w:rPr>
          <w:i/>
        </w:rPr>
        <w:t>Sci Rep</w:t>
      </w:r>
      <w:r w:rsidRPr="001A7A27">
        <w:t xml:space="preserve"> </w:t>
      </w:r>
      <w:r w:rsidRPr="001A7A27">
        <w:rPr>
          <w:b/>
        </w:rPr>
        <w:t>5</w:t>
      </w:r>
      <w:r w:rsidRPr="001A7A27">
        <w:t>, 18422 (2015).</w:t>
      </w:r>
    </w:p>
    <w:p w14:paraId="46C1CB55" w14:textId="77777777" w:rsidR="001A7A27" w:rsidRPr="001A7A27" w:rsidRDefault="001A7A27" w:rsidP="001A7A27">
      <w:pPr>
        <w:pStyle w:val="EndNoteBibliography"/>
      </w:pPr>
    </w:p>
    <w:p w14:paraId="6A5DB249" w14:textId="77777777" w:rsidR="001A7A27" w:rsidRPr="001A7A27" w:rsidRDefault="001A7A27" w:rsidP="001A7A27">
      <w:pPr>
        <w:pStyle w:val="EndNoteBibliography"/>
        <w:ind w:left="720" w:hanging="720"/>
      </w:pPr>
      <w:r w:rsidRPr="001A7A27">
        <w:t>50.</w:t>
      </w:r>
      <w:r w:rsidRPr="001A7A27">
        <w:tab/>
        <w:t xml:space="preserve">Williams PT, Thompson PD. The relationship of walking intensity to total and cause-specific mortality. Results from the National Walkers' Health Study. </w:t>
      </w:r>
      <w:r w:rsidRPr="001A7A27">
        <w:rPr>
          <w:i/>
        </w:rPr>
        <w:t>Plos One</w:t>
      </w:r>
      <w:r w:rsidRPr="001A7A27">
        <w:t xml:space="preserve"> </w:t>
      </w:r>
      <w:r w:rsidRPr="001A7A27">
        <w:rPr>
          <w:b/>
        </w:rPr>
        <w:t>8</w:t>
      </w:r>
      <w:r w:rsidRPr="001A7A27">
        <w:t>, e81098 (2013).</w:t>
      </w:r>
    </w:p>
    <w:p w14:paraId="7D926718" w14:textId="77777777" w:rsidR="001A7A27" w:rsidRPr="001A7A27" w:rsidRDefault="001A7A27" w:rsidP="001A7A27">
      <w:pPr>
        <w:pStyle w:val="EndNoteBibliography"/>
      </w:pPr>
    </w:p>
    <w:p w14:paraId="6AC00958" w14:textId="77777777" w:rsidR="001A7A27" w:rsidRPr="001A7A27" w:rsidRDefault="001A7A27" w:rsidP="001A7A27">
      <w:pPr>
        <w:pStyle w:val="EndNoteBibliography"/>
        <w:ind w:left="720" w:hanging="720"/>
      </w:pPr>
      <w:r w:rsidRPr="001A7A27">
        <w:t>51.</w:t>
      </w:r>
      <w:r w:rsidRPr="001A7A27">
        <w:tab/>
        <w:t>Sugawara N</w:t>
      </w:r>
      <w:r w:rsidRPr="001A7A27">
        <w:rPr>
          <w:i/>
        </w:rPr>
        <w:t>, et al.</w:t>
      </w:r>
      <w:r w:rsidRPr="001A7A27">
        <w:t xml:space="preserve"> Body composition in patients with schizophrenia: Comparison with healthy controls. </w:t>
      </w:r>
      <w:r w:rsidRPr="001A7A27">
        <w:rPr>
          <w:i/>
        </w:rPr>
        <w:t>Annals of general psychiatry</w:t>
      </w:r>
      <w:r w:rsidRPr="001A7A27">
        <w:t xml:space="preserve"> </w:t>
      </w:r>
      <w:r w:rsidRPr="001A7A27">
        <w:rPr>
          <w:b/>
        </w:rPr>
        <w:t>11</w:t>
      </w:r>
      <w:r w:rsidRPr="001A7A27">
        <w:t>, 11 (2012).</w:t>
      </w:r>
    </w:p>
    <w:p w14:paraId="20D31C52" w14:textId="77777777" w:rsidR="001A7A27" w:rsidRPr="001A7A27" w:rsidRDefault="001A7A27" w:rsidP="001A7A27">
      <w:pPr>
        <w:pStyle w:val="EndNoteBibliography"/>
      </w:pPr>
    </w:p>
    <w:p w14:paraId="0CB89DEE" w14:textId="77777777" w:rsidR="001A7A27" w:rsidRPr="001A7A27" w:rsidRDefault="001A7A27" w:rsidP="001A7A27">
      <w:pPr>
        <w:pStyle w:val="EndNoteBibliography"/>
        <w:ind w:left="720" w:hanging="720"/>
      </w:pPr>
      <w:r w:rsidRPr="001A7A27">
        <w:t>52.</w:t>
      </w:r>
      <w:r w:rsidRPr="001A7A27">
        <w:tab/>
        <w:t xml:space="preserve">Ludvigsson JF, Osby U, Ekbom A, Montgomery SM. Coeliac disease and risk of schizophrenia and other psychosis: a general population cohort study. </w:t>
      </w:r>
      <w:r w:rsidRPr="001A7A27">
        <w:rPr>
          <w:i/>
        </w:rPr>
        <w:t>Scand J Gastroenterol</w:t>
      </w:r>
      <w:r w:rsidRPr="001A7A27">
        <w:t xml:space="preserve"> </w:t>
      </w:r>
      <w:r w:rsidRPr="001A7A27">
        <w:rPr>
          <w:b/>
        </w:rPr>
        <w:t>42</w:t>
      </w:r>
      <w:r w:rsidRPr="001A7A27">
        <w:t>, 179-185 (2007).</w:t>
      </w:r>
    </w:p>
    <w:p w14:paraId="14C8FE3C" w14:textId="77777777" w:rsidR="001A7A27" w:rsidRPr="001A7A27" w:rsidRDefault="001A7A27" w:rsidP="001A7A27">
      <w:pPr>
        <w:pStyle w:val="EndNoteBibliography"/>
      </w:pPr>
    </w:p>
    <w:p w14:paraId="09832B23" w14:textId="218F62AB" w:rsidR="000C0344" w:rsidRPr="00A1408F" w:rsidRDefault="000C0344" w:rsidP="00613A56">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16525EF2"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w:t>
      </w:r>
      <w:del w:id="250" w:author="George Davey Smith" w:date="2019-08-24T18:24:00Z">
        <w:r w:rsidRPr="00454C7F" w:rsidDel="008A6955">
          <w:rPr>
            <w:rFonts w:ascii="Times New Roman" w:hAnsi="Times New Roman" w:cs="Times New Roman"/>
            <w:b/>
            <w:color w:val="000000"/>
            <w:sz w:val="24"/>
            <w:szCs w:val="24"/>
          </w:rPr>
          <w:delText>association</w:delText>
        </w:r>
      </w:del>
      <w:ins w:id="251" w:author="George Davey Smith" w:date="2019-08-24T18:24:00Z">
        <w:r w:rsidR="008A6955">
          <w:rPr>
            <w:rFonts w:ascii="Times New Roman" w:hAnsi="Times New Roman" w:cs="Times New Roman"/>
            <w:b/>
            <w:color w:val="000000"/>
            <w:sz w:val="24"/>
            <w:szCs w:val="24"/>
          </w:rPr>
          <w:t>observations</w:t>
        </w:r>
      </w:ins>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(a) Where </w:t>
      </w:r>
      <w:commentRangeStart w:id="252"/>
      <w:del w:id="253" w:author="Gibran Hemani" w:date="2019-08-28T23:18:00Z">
        <w:r w:rsidRPr="00454C7F" w:rsidDel="003C76CB">
          <w:rPr>
            <w:rFonts w:ascii="Times New Roman" w:hAnsi="Times New Roman" w:cs="Times New Roman"/>
            <w:color w:val="000000"/>
            <w:sz w:val="24"/>
            <w:szCs w:val="24"/>
          </w:rPr>
          <w:delText>(gy)</w:delText>
        </w:r>
        <w:commentRangeEnd w:id="252"/>
        <w:r w:rsidR="008F08E1" w:rsidDel="003C76CB">
          <w:rPr>
            <w:rStyle w:val="CommentReference"/>
          </w:rPr>
          <w:commentReference w:id="252"/>
        </w:r>
        <w:r w:rsidRPr="00454C7F" w:rsidDel="003C76CB">
          <w:rPr>
            <w:rFonts w:ascii="Times New Roman" w:hAnsi="Times New Roman" w:cs="Times New Roman"/>
            <w:color w:val="000000"/>
            <w:sz w:val="24"/>
            <w:szCs w:val="24"/>
          </w:rPr>
          <w:delText xml:space="preserve"> is the total effect of the SNP on the outcome, </w:delText>
        </w:r>
      </w:del>
      <w:r w:rsidRPr="00454C7F">
        <w:rPr>
          <w:rFonts w:ascii="Times New Roman" w:hAnsi="Times New Roman" w:cs="Times New Roman"/>
          <w:color w:val="000000"/>
          <w:sz w:val="24"/>
          <w:szCs w:val="24"/>
        </w:rPr>
        <w:t xml:space="preserve">(gx) is the SNP-exposure effect, (xy) is the exposure-outcome effect as estimated through MR analysis from the non-outlier SNPs, (gp) is the SNP-candidate trait effect and (py) is the causal effect of the candidate trait on the outcome. (b) The open circles represent valid instruments and the slope of the dotted line represents the causal effect estimate of the exposure on the outcome. The </w:t>
      </w:r>
      <w:commentRangeStart w:id="254"/>
      <w:r w:rsidRPr="00454C7F">
        <w:rPr>
          <w:rFonts w:ascii="Times New Roman" w:hAnsi="Times New Roman" w:cs="Times New Roman"/>
          <w:color w:val="000000"/>
          <w:sz w:val="24"/>
          <w:szCs w:val="24"/>
        </w:rPr>
        <w:t xml:space="preserve">closed </w:t>
      </w:r>
      <w:ins w:id="255" w:author="Gibran Hemani" w:date="2019-08-28T23:18:00Z">
        <w:r w:rsidR="001C38C7">
          <w:rPr>
            <w:rFonts w:ascii="Times New Roman" w:hAnsi="Times New Roman" w:cs="Times New Roman"/>
            <w:color w:val="000000"/>
            <w:sz w:val="24"/>
            <w:szCs w:val="24"/>
          </w:rPr>
          <w:t xml:space="preserve">red </w:t>
        </w:r>
      </w:ins>
      <w:r w:rsidRPr="00454C7F">
        <w:rPr>
          <w:rFonts w:ascii="Times New Roman" w:hAnsi="Times New Roman" w:cs="Times New Roman"/>
          <w:color w:val="000000"/>
          <w:sz w:val="24"/>
          <w:szCs w:val="24"/>
        </w:rPr>
        <w:t xml:space="preserve">circle </w:t>
      </w:r>
      <w:commentRangeEnd w:id="254"/>
      <w:r w:rsidR="000F5E10">
        <w:rPr>
          <w:rStyle w:val="CommentReference"/>
        </w:rPr>
        <w:commentReference w:id="254"/>
      </w:r>
      <w:r w:rsidRPr="00454C7F">
        <w:rPr>
          <w:rFonts w:ascii="Times New Roman" w:hAnsi="Times New Roman" w:cs="Times New Roman"/>
          <w:color w:val="000000"/>
          <w:sz w:val="24"/>
          <w:szCs w:val="24"/>
        </w:rPr>
        <w:t>represents an outlier SNP which influences the outcome</w:t>
      </w:r>
      <w:del w:id="256" w:author="George Davey Smith" w:date="2019-08-24T18:25:00Z">
        <w:r w:rsidRPr="00454C7F" w:rsidDel="00B22A9D">
          <w:rPr>
            <w:rFonts w:ascii="Times New Roman" w:hAnsi="Times New Roman" w:cs="Times New Roman"/>
            <w:color w:val="000000"/>
            <w:sz w:val="24"/>
            <w:szCs w:val="24"/>
          </w:rPr>
          <w:delText>,</w:delText>
        </w:r>
      </w:del>
      <w:r w:rsidRPr="00454C7F">
        <w:rPr>
          <w:rFonts w:ascii="Times New Roman" w:hAnsi="Times New Roman" w:cs="Times New Roman"/>
          <w:color w:val="000000"/>
          <w:sz w:val="24"/>
          <w:szCs w:val="24"/>
        </w:rPr>
        <w:t xml:space="preserve"> through two independent pathways</w:t>
      </w:r>
      <w:ins w:id="257" w:author="Gibran Hemani" w:date="2019-08-28T23:19:00Z">
        <w:r w:rsidR="001C38C7">
          <w:rPr>
            <w:rFonts w:ascii="Times New Roman" w:hAnsi="Times New Roman" w:cs="Times New Roman"/>
            <w:color w:val="000000"/>
            <w:sz w:val="24"/>
            <w:szCs w:val="24"/>
          </w:rPr>
          <w:t>, P and X</w:t>
        </w:r>
      </w:ins>
      <w:r w:rsidRPr="00454C7F">
        <w:rPr>
          <w:rFonts w:ascii="Times New Roman" w:hAnsi="Times New Roman" w:cs="Times New Roman"/>
          <w:color w:val="000000"/>
          <w:sz w:val="24"/>
          <w:szCs w:val="24"/>
        </w:rPr>
        <w:t xml:space="preserve"> </w:t>
      </w:r>
      <w:del w:id="258" w:author="Gibran Hemani" w:date="2019-08-28T23:19:00Z">
        <w:r w:rsidRPr="00454C7F" w:rsidDel="001C38C7">
          <w:rPr>
            <w:rFonts w:ascii="Times New Roman" w:hAnsi="Times New Roman" w:cs="Times New Roman"/>
            <w:color w:val="000000"/>
            <w:sz w:val="24"/>
            <w:szCs w:val="24"/>
          </w:rPr>
          <w:delText>(</w:delText>
        </w:r>
        <w:commentRangeStart w:id="259"/>
        <w:r w:rsidRPr="00454C7F" w:rsidDel="001C38C7">
          <w:rPr>
            <w:rFonts w:ascii="Times New Roman" w:hAnsi="Times New Roman" w:cs="Times New Roman"/>
            <w:color w:val="000000"/>
            <w:sz w:val="24"/>
            <w:szCs w:val="24"/>
          </w:rPr>
          <w:delText>py</w:delText>
        </w:r>
        <w:commentRangeEnd w:id="259"/>
        <w:r w:rsidR="007E1B04" w:rsidDel="001C38C7">
          <w:rPr>
            <w:rStyle w:val="CommentReference"/>
          </w:rPr>
          <w:commentReference w:id="259"/>
        </w:r>
        <w:r w:rsidRPr="00454C7F" w:rsidDel="001C38C7">
          <w:rPr>
            <w:rFonts w:ascii="Times New Roman" w:hAnsi="Times New Roman" w:cs="Times New Roman"/>
            <w:color w:val="000000"/>
            <w:sz w:val="24"/>
            <w:szCs w:val="24"/>
          </w:rPr>
          <w:delText>).</w:delText>
        </w:r>
        <w:r w:rsidRPr="00454C7F" w:rsidDel="0042092D">
          <w:rPr>
            <w:rFonts w:ascii="Times New Roman" w:hAnsi="Times New Roman" w:cs="Times New Roman"/>
            <w:b/>
            <w:color w:val="000000"/>
            <w:sz w:val="24"/>
            <w:szCs w:val="24"/>
          </w:rPr>
          <w:delText xml:space="preserve"> </w:delText>
        </w:r>
      </w:del>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r w:rsidR="002E0E47">
        <w:rPr>
          <w:rFonts w:ascii="Times New Roman" w:hAnsi="Times New Roman" w:cs="Times New Roman"/>
          <w:color w:val="000000"/>
          <w:sz w:val="24"/>
          <w:szCs w:val="24"/>
        </w:rPr>
        <w:t>Instruments excluding the original outlier SNP are obtained for each candidate trait, LASSO-based multivariable MR is used to prune the candidate traits to avoid redundancy, and t</w:t>
      </w:r>
      <w:r w:rsidRPr="00454C7F">
        <w:rPr>
          <w:rFonts w:ascii="Times New Roman" w:hAnsi="Times New Roman" w:cs="Times New Roman"/>
          <w:color w:val="000000"/>
          <w:sz w:val="24"/>
          <w:szCs w:val="24"/>
        </w:rPr>
        <w:t xml:space="preserve">he causal </w:t>
      </w:r>
      <w:r w:rsidR="00F15B1B">
        <w:rPr>
          <w:rFonts w:ascii="Times New Roman" w:hAnsi="Times New Roman" w:cs="Times New Roman"/>
          <w:color w:val="000000"/>
          <w:sz w:val="24"/>
          <w:szCs w:val="24"/>
        </w:rPr>
        <w:t xml:space="preserve">influence </w:t>
      </w:r>
      <w:r w:rsidRPr="00454C7F">
        <w:rPr>
          <w:rFonts w:ascii="Times New Roman" w:hAnsi="Times New Roman" w:cs="Times New Roman"/>
          <w:color w:val="000000"/>
          <w:sz w:val="24"/>
          <w:szCs w:val="24"/>
        </w:rPr>
        <w:t>of each of those</w:t>
      </w:r>
      <w:r w:rsidR="002E0E47">
        <w:rPr>
          <w:rFonts w:ascii="Times New Roman" w:hAnsi="Times New Roman" w:cs="Times New Roman"/>
          <w:color w:val="000000"/>
          <w:sz w:val="24"/>
          <w:szCs w:val="24"/>
        </w:rPr>
        <w:t xml:space="preserve"> independent</w:t>
      </w:r>
      <w:r w:rsidRPr="00454C7F">
        <w:rPr>
          <w:rFonts w:ascii="Times New Roman" w:hAnsi="Times New Roman" w:cs="Times New Roman"/>
          <w:color w:val="000000"/>
          <w:sz w:val="24"/>
          <w:szCs w:val="24"/>
        </w:rPr>
        <w:t xml:space="preserve"> candidate traits on the outcome can </w:t>
      </w:r>
      <w:r w:rsidR="002E0E47">
        <w:rPr>
          <w:rFonts w:ascii="Times New Roman" w:hAnsi="Times New Roman" w:cs="Times New Roman"/>
          <w:color w:val="000000"/>
          <w:sz w:val="24"/>
          <w:szCs w:val="24"/>
        </w:rPr>
        <w:t xml:space="preserve">subsequently </w:t>
      </w:r>
      <w:r w:rsidRPr="00454C7F">
        <w:rPr>
          <w:rFonts w:ascii="Times New Roman" w:hAnsi="Times New Roman" w:cs="Times New Roman"/>
          <w:color w:val="000000"/>
          <w:sz w:val="24"/>
          <w:szCs w:val="24"/>
        </w:rPr>
        <w:t>be estimated. This allows us to identify new traits that putatively influence the outcome</w:t>
      </w:r>
      <w:r w:rsidR="00F15B1B">
        <w:rPr>
          <w:rFonts w:ascii="Times New Roman" w:hAnsi="Times New Roman" w:cs="Times New Roman"/>
          <w:color w:val="000000"/>
          <w:sz w:val="24"/>
          <w:szCs w:val="24"/>
        </w:rPr>
        <w:t>, and adjust the SNP-outcome associations for pleiotropic pathways in the original exposure-outcome model</w:t>
      </w:r>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r w:rsidR="00254BD2">
        <w:rPr>
          <w:rFonts w:ascii="Times New Roman" w:hAnsi="Times New Roman" w:cs="Times New Roman"/>
          <w:bCs/>
          <w:color w:val="000000"/>
          <w:sz w:val="24"/>
          <w:szCs w:val="24"/>
        </w:rPr>
        <w:t xml:space="preserve"> Typically</w:t>
      </w:r>
      <w:r w:rsidR="008347D4">
        <w:rPr>
          <w:rFonts w:ascii="Times New Roman" w:hAnsi="Times New Roman" w:cs="Times New Roman"/>
          <w:bCs/>
          <w:color w:val="000000"/>
          <w:sz w:val="24"/>
          <w:szCs w:val="24"/>
        </w:rPr>
        <w:t>,</w:t>
      </w:r>
      <w:r w:rsidR="00254BD2">
        <w:rPr>
          <w:rFonts w:ascii="Times New Roman" w:hAnsi="Times New Roman" w:cs="Times New Roman"/>
          <w:bCs/>
          <w:color w:val="000000"/>
          <w:sz w:val="24"/>
          <w:szCs w:val="24"/>
        </w:rPr>
        <w:t xml:space="preserve"> 30 instruments were simulated directly for x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06E0A979"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w:t>
      </w:r>
      <w:ins w:id="260" w:author="George Davey Smith" w:date="2019-08-24T18:27:00Z">
        <w:r w:rsidR="006A15E1">
          <w:rPr>
            <w:rFonts w:ascii="Times New Roman" w:hAnsi="Times New Roman" w:cs="Times New Roman"/>
            <w:color w:val="000000"/>
            <w:sz w:val="24"/>
            <w:szCs w:val="24"/>
          </w:rPr>
          <w:t>using a</w:t>
        </w:r>
      </w:ins>
      <w:ins w:id="261" w:author="Gibran Hemani" w:date="2019-08-28T23:31:00Z">
        <w:r w:rsidR="005C30C2">
          <w:rPr>
            <w:rFonts w:ascii="Times New Roman" w:hAnsi="Times New Roman" w:cs="Times New Roman"/>
            <w:color w:val="000000"/>
            <w:sz w:val="24"/>
            <w:szCs w:val="24"/>
          </w:rPr>
          <w:t xml:space="preserve"> FDR</w:t>
        </w:r>
      </w:ins>
      <w:ins w:id="262" w:author="George Davey Smith" w:date="2019-08-24T18:27:00Z">
        <w:del w:id="263" w:author="Gibran Hemani" w:date="2019-08-28T23:31:00Z">
          <w:r w:rsidR="006A15E1" w:rsidDel="005C30C2">
            <w:rPr>
              <w:rFonts w:ascii="Times New Roman" w:hAnsi="Times New Roman" w:cs="Times New Roman"/>
              <w:color w:val="000000"/>
              <w:sz w:val="24"/>
              <w:szCs w:val="24"/>
            </w:rPr>
            <w:delText xml:space="preserve"> </w:delText>
          </w:r>
        </w:del>
      </w:ins>
      <w:del w:id="264" w:author="Gibran Hemani" w:date="2019-08-28T23:31:00Z">
        <w:r w:rsidRPr="00454C7F" w:rsidDel="005C30C2">
          <w:rPr>
            <w:rFonts w:ascii="Times New Roman" w:hAnsi="Times New Roman" w:cs="Times New Roman"/>
            <w:color w:val="000000"/>
            <w:sz w:val="24"/>
            <w:szCs w:val="24"/>
          </w:rPr>
          <w:delText>p</w:delText>
        </w:r>
      </w:del>
      <w:r w:rsidRPr="00454C7F">
        <w:rPr>
          <w:rFonts w:ascii="Times New Roman" w:hAnsi="Times New Roman" w:cs="Times New Roman"/>
          <w:color w:val="000000"/>
          <w:sz w:val="24"/>
          <w:szCs w:val="24"/>
        </w:rPr>
        <w:t xml:space="preserve"> &lt; 0.05</w:t>
      </w:r>
      <w:ins w:id="265" w:author="George Davey Smith" w:date="2019-08-24T18:27:00Z">
        <w:r w:rsidR="006A15E1">
          <w:rPr>
            <w:rFonts w:ascii="Times New Roman" w:hAnsi="Times New Roman" w:cs="Times New Roman"/>
            <w:color w:val="000000"/>
            <w:sz w:val="24"/>
            <w:szCs w:val="24"/>
          </w:rPr>
          <w:t xml:space="preserve"> threshold; see methods for discussion of </w:t>
        </w:r>
        <w:commentRangeStart w:id="266"/>
        <w:commentRangeStart w:id="267"/>
        <w:r w:rsidR="006A15E1">
          <w:rPr>
            <w:rFonts w:ascii="Times New Roman" w:hAnsi="Times New Roman" w:cs="Times New Roman"/>
            <w:color w:val="000000"/>
            <w:sz w:val="24"/>
            <w:szCs w:val="24"/>
          </w:rPr>
          <w:t>this</w:t>
        </w:r>
      </w:ins>
      <w:commentRangeEnd w:id="266"/>
      <w:ins w:id="268" w:author="George Davey Smith" w:date="2019-08-24T18:28:00Z">
        <w:r w:rsidR="008E0ABA">
          <w:rPr>
            <w:rStyle w:val="CommentReference"/>
          </w:rPr>
          <w:commentReference w:id="266"/>
        </w:r>
      </w:ins>
      <w:commentRangeEnd w:id="267"/>
      <w:r w:rsidR="001C11C2">
        <w:rPr>
          <w:rStyle w:val="CommentReference"/>
        </w:rPr>
        <w:commentReference w:id="267"/>
      </w:r>
      <w:r w:rsidRPr="00454C7F">
        <w:rPr>
          <w:rFonts w:ascii="Times New Roman" w:hAnsi="Times New Roman" w:cs="Times New Roman"/>
          <w:color w:val="000000"/>
          <w:sz w:val="24"/>
          <w:szCs w:val="24"/>
        </w:rPr>
        <w:t>).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w:t>
      </w:r>
      <w:commentRangeStart w:id="270"/>
      <w:r w:rsidRPr="00454C7F">
        <w:rPr>
          <w:rFonts w:ascii="Times New Roman" w:hAnsi="Times New Roman" w:cs="Times New Roman"/>
          <w:b/>
          <w:color w:val="000000"/>
        </w:rPr>
        <w:t>1</w:t>
      </w:r>
      <w:commentRangeEnd w:id="270"/>
      <w:r w:rsidR="009134DB">
        <w:rPr>
          <w:rStyle w:val="CommentReference"/>
        </w:rPr>
        <w:commentReference w:id="270"/>
      </w:r>
      <w:r w:rsidRPr="00454C7F">
        <w:rPr>
          <w:rFonts w:ascii="Times New Roman" w:hAnsi="Times New Roman" w:cs="Times New Roman"/>
          <w:b/>
          <w:color w:val="000000"/>
        </w:rPr>
        <w:t xml:space="preserve">.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6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 xml:space="preserve">-16.726 (-37.262, </w:t>
            </w:r>
            <w:commentRangeStart w:id="271"/>
            <w:r w:rsidRPr="00CE7A7B">
              <w:rPr>
                <w:rFonts w:ascii="Times New Roman" w:hAnsi="Times New Roman" w:cs="Times New Roman"/>
                <w:spacing w:val="-8"/>
                <w:sz w:val="20"/>
                <w:szCs w:val="20"/>
              </w:rPr>
              <w:t>3.811</w:t>
            </w:r>
            <w:commentRangeEnd w:id="271"/>
            <w:r w:rsidR="00221A5B">
              <w:rPr>
                <w:rStyle w:val="CommentReference"/>
              </w:rPr>
              <w:commentReference w:id="271"/>
            </w:r>
            <w:r w:rsidRPr="00CE7A7B">
              <w:rPr>
                <w:rFonts w:ascii="Times New Roman" w:hAnsi="Times New Roman" w:cs="Times New Roman"/>
                <w:spacing w:val="-8"/>
                <w:sz w:val="20"/>
                <w:szCs w:val="20"/>
              </w:rPr>
              <w:t>)</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r w:rsidR="008347D4">
              <w:rPr>
                <w:rFonts w:ascii="Times New Roman" w:hAnsi="Times New Roman" w:cs="Times New Roman"/>
                <w:sz w:val="20"/>
                <w:szCs w:val="20"/>
              </w:rPr>
              <w:t>0</w:t>
            </w:r>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r w:rsidR="008347D4">
              <w:rPr>
                <w:rFonts w:ascii="Times New Roman" w:hAnsi="Times New Roman" w:cs="Times New Roman"/>
                <w:sz w:val="20"/>
                <w:szCs w:val="20"/>
              </w:rPr>
              <w:t>00</w:t>
            </w:r>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r w:rsidR="008347D4">
              <w:rPr>
                <w:rFonts w:ascii="Times New Roman" w:hAnsi="Times New Roman" w:cs="Times New Roman"/>
                <w:color w:val="000000"/>
                <w:sz w:val="20"/>
                <w:szCs w:val="20"/>
              </w:rPr>
              <w:t>0</w:t>
            </w:r>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272"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272"/>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AEC7A88"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ibran Hemani" w:date="2019-08-28T21:47:00Z" w:initials="GH">
    <w:p w14:paraId="2FF1B201" w14:textId="0F0E0106" w:rsidR="00DA7E51" w:rsidRDefault="00DA7E51">
      <w:pPr>
        <w:pStyle w:val="CommentText"/>
      </w:pPr>
      <w:r>
        <w:rPr>
          <w:rStyle w:val="CommentReference"/>
        </w:rPr>
        <w:annotationRef/>
      </w:r>
      <w:r>
        <w:rPr>
          <w:rStyle w:val="CommentReference"/>
        </w:rPr>
        <w:t>I realise now why this is needed, but also hesitate because it is not strictly what we’re doing</w:t>
      </w:r>
      <w:r w:rsidR="00B6789C">
        <w:rPr>
          <w:rStyle w:val="CommentReference"/>
        </w:rPr>
        <w:t xml:space="preserve">. Perhaps something else like </w:t>
      </w:r>
    </w:p>
  </w:comment>
  <w:comment w:id="6" w:author="Eleanor Sanderson" w:date="2019-08-13T19:40:00Z" w:initials="ES">
    <w:p w14:paraId="636298A5" w14:textId="0BF9E776" w:rsidR="002C4711" w:rsidRDefault="002C4711">
      <w:pPr>
        <w:pStyle w:val="CommentText"/>
      </w:pPr>
      <w:r>
        <w:rPr>
          <w:rStyle w:val="CommentReference"/>
        </w:rPr>
        <w:annotationRef/>
      </w:r>
      <w:r>
        <w:t xml:space="preserve">It feels like you need to add in the step to obtain the MR estimates here as it reads as if the results from the GWAS studies are the MR estimates. </w:t>
      </w:r>
    </w:p>
  </w:comment>
  <w:comment w:id="19" w:author="George Davey Smith" w:date="2019-08-24T17:32:00Z" w:initials="GDS">
    <w:p w14:paraId="6EA3D202" w14:textId="19FB5F85" w:rsidR="006C78A7" w:rsidRDefault="006C78A7">
      <w:pPr>
        <w:pStyle w:val="CommentText"/>
      </w:pPr>
      <w:r>
        <w:rPr>
          <w:rStyle w:val="CommentReference"/>
        </w:rPr>
        <w:annotationRef/>
      </w:r>
      <w:r>
        <w:t xml:space="preserve">“causal” is tautologous </w:t>
      </w:r>
      <w:r w:rsidR="003F1CBB">
        <w:t>if followed by “effect”</w:t>
      </w:r>
    </w:p>
  </w:comment>
  <w:comment w:id="28" w:author="George Davey Smith" w:date="2019-08-24T17:35:00Z" w:initials="GDS">
    <w:p w14:paraId="7A364624" w14:textId="78299DA3" w:rsidR="000B6A8A" w:rsidRDefault="000B6A8A">
      <w:pPr>
        <w:pStyle w:val="CommentText"/>
      </w:pPr>
      <w:r>
        <w:rPr>
          <w:rStyle w:val="CommentReference"/>
        </w:rPr>
        <w:annotationRef/>
      </w:r>
      <w:r>
        <w:t>Is this the case</w:t>
      </w:r>
      <w:r w:rsidR="00ED655A">
        <w:t xml:space="preserve"> – i.e. it is “substantially”? </w:t>
      </w:r>
      <w:r w:rsidR="00BC70D2">
        <w:t xml:space="preserve">Is Steiger filtering applied in MR-TRYX? </w:t>
      </w:r>
    </w:p>
  </w:comment>
  <w:comment w:id="29" w:author="Gibran Hemani" w:date="2019-08-28T22:23:00Z" w:initials="GH">
    <w:p w14:paraId="4D410F8C" w14:textId="77777777" w:rsidR="00B6789C" w:rsidRDefault="00B6789C">
      <w:pPr>
        <w:pStyle w:val="CommentText"/>
      </w:pPr>
      <w:r>
        <w:rPr>
          <w:rStyle w:val="CommentReference"/>
        </w:rPr>
        <w:annotationRef/>
      </w:r>
      <w:r>
        <w:t xml:space="preserve">It can be applied with or without the significance testing part. </w:t>
      </w:r>
    </w:p>
    <w:p w14:paraId="133F7615" w14:textId="77777777" w:rsidR="00B6789C" w:rsidRDefault="00B6789C">
      <w:pPr>
        <w:pStyle w:val="CommentText"/>
      </w:pPr>
      <w:r>
        <w:t>It is not applied by default in MR-TRYX but can be at any stage of the analysis</w:t>
      </w:r>
    </w:p>
    <w:p w14:paraId="598E7377" w14:textId="7E5C313F" w:rsidR="00B6789C" w:rsidRDefault="00B6789C">
      <w:pPr>
        <w:pStyle w:val="CommentText"/>
      </w:pPr>
      <w:r>
        <w:t>The reason for not including it here is that it might demand more complex simulations which will become unwieldy. It also requires summary data with particular fields available which are not always present e.g. prevalence, case control counts, allele frequencies. So automating the inclusion is not always going to be consistent.</w:t>
      </w:r>
    </w:p>
  </w:comment>
  <w:comment w:id="35" w:author="Eleanor Sanderson" w:date="2019-08-13T19:52:00Z" w:initials="ES">
    <w:p w14:paraId="33EE4276" w14:textId="04148209" w:rsidR="002C4711" w:rsidRDefault="002C4711">
      <w:pPr>
        <w:pStyle w:val="CommentText"/>
      </w:pPr>
      <w:r>
        <w:rPr>
          <w:rStyle w:val="CommentReference"/>
        </w:rPr>
        <w:annotationRef/>
      </w:r>
      <w:r>
        <w:t>Not sure conservative is the right word here although it is conservative for detecting outliers that makes it less conservative in terms of counting SNPs as valid for the MR analyses</w:t>
      </w:r>
    </w:p>
  </w:comment>
  <w:comment w:id="36" w:author="Yoonsu Cho" w:date="2019-08-19T12:28:00Z" w:initials="YC">
    <w:p w14:paraId="7C23AB1B" w14:textId="6A005B2C" w:rsidR="002C4711" w:rsidRDefault="002C4711">
      <w:pPr>
        <w:pStyle w:val="CommentText"/>
      </w:pPr>
      <w:r>
        <w:rPr>
          <w:rStyle w:val="CommentReference"/>
        </w:rPr>
        <w:annotationRef/>
      </w:r>
      <w:r>
        <w:t>What would be more appropriate? Perhaps “Bonferroni corrected p-value threshold” ?</w:t>
      </w:r>
    </w:p>
  </w:comment>
  <w:comment w:id="37" w:author="Gibran Hemani" w:date="2019-08-20T11:24:00Z" w:initials="GH">
    <w:p w14:paraId="7B8A2071" w14:textId="24FB5F63" w:rsidR="002C4711" w:rsidRDefault="002C4711">
      <w:pPr>
        <w:pStyle w:val="CommentText"/>
      </w:pPr>
      <w:r>
        <w:rPr>
          <w:rStyle w:val="CommentReference"/>
        </w:rPr>
        <w:annotationRef/>
      </w:r>
      <w:r>
        <w:t>Good point, I would just say:</w:t>
      </w:r>
    </w:p>
    <w:p w14:paraId="5A872E9B" w14:textId="77777777" w:rsidR="002C4711" w:rsidRDefault="002C4711">
      <w:pPr>
        <w:pStyle w:val="CommentText"/>
      </w:pPr>
    </w:p>
    <w:p w14:paraId="457832FA" w14:textId="764A8C75" w:rsidR="002C4711" w:rsidRDefault="002C4711">
      <w:pPr>
        <w:pStyle w:val="CommentText"/>
      </w:pPr>
      <w:r>
        <w:t>For demonstration purposes we used a p-value threshold that was Bonferroni corrected for the number of SNPs tested in the analysis.</w:t>
      </w:r>
    </w:p>
  </w:comment>
  <w:comment w:id="40" w:author="George Davey Smith" w:date="2019-08-24T17:40:00Z" w:initials="GDS">
    <w:p w14:paraId="163D632F" w14:textId="0EFE14CE" w:rsidR="001358B9" w:rsidRDefault="001358B9">
      <w:pPr>
        <w:pStyle w:val="CommentText"/>
      </w:pPr>
      <w:r>
        <w:rPr>
          <w:rStyle w:val="CommentReference"/>
        </w:rPr>
        <w:annotationRef/>
      </w:r>
      <w:r>
        <w:t xml:space="preserve">Is Steiger filtering applied here to ensure </w:t>
      </w:r>
      <w:r w:rsidR="00D13F0A">
        <w:t xml:space="preserve">the instrument is indeed for X and not for Y? Should it be recommended if not? </w:t>
      </w:r>
      <w:r w:rsidR="00591A8A">
        <w:t xml:space="preserve">Similarly is Steiger filtering done (or could it be) for G onto P and G onto Y for the outliers with identified candidate traits? </w:t>
      </w:r>
    </w:p>
  </w:comment>
  <w:comment w:id="41" w:author="Gibran Hemani" w:date="2019-08-28T22:27:00Z" w:initials="GH">
    <w:p w14:paraId="5C9030A9" w14:textId="457D3338" w:rsidR="00247FFD" w:rsidRDefault="00247FFD">
      <w:pPr>
        <w:pStyle w:val="CommentText"/>
      </w:pPr>
      <w:r>
        <w:rPr>
          <w:rStyle w:val="CommentReference"/>
        </w:rPr>
        <w:annotationRef/>
      </w:r>
      <w:r>
        <w:t>I think it is sensible to do it but we aren’t at the moment for the reasons described above</w:t>
      </w:r>
    </w:p>
  </w:comment>
  <w:comment w:id="46" w:author="Eleanor Sanderson" w:date="2019-08-13T20:04:00Z" w:initials="ES">
    <w:p w14:paraId="2A47239A" w14:textId="628F46A0" w:rsidR="002C4711" w:rsidRDefault="002C4711">
      <w:pPr>
        <w:pStyle w:val="CommentText"/>
      </w:pPr>
      <w:r>
        <w:rPr>
          <w:rStyle w:val="CommentReference"/>
        </w:rPr>
        <w:annotationRef/>
      </w:r>
      <w:r>
        <w:t>Presumably after clumping to make sure no highly associated snps stay in?</w:t>
      </w:r>
    </w:p>
  </w:comment>
  <w:comment w:id="47" w:author="Yoonsu Cho" w:date="2019-08-19T13:20:00Z" w:initials="YC">
    <w:p w14:paraId="528FF7DE" w14:textId="0353746A" w:rsidR="002C4711" w:rsidRDefault="002C4711">
      <w:pPr>
        <w:pStyle w:val="CommentText"/>
      </w:pPr>
      <w:r>
        <w:rPr>
          <w:rStyle w:val="CommentReference"/>
        </w:rPr>
        <w:annotationRef/>
      </w:r>
      <w:r>
        <w:t>Yes it is.</w:t>
      </w:r>
    </w:p>
  </w:comment>
  <w:comment w:id="50" w:author="George Davey Smith" w:date="2019-08-24T17:45:00Z" w:initials="GDS">
    <w:p w14:paraId="5D60C1AB" w14:textId="3D759ECD" w:rsidR="00E27E70" w:rsidRDefault="00E27E70">
      <w:pPr>
        <w:pStyle w:val="CommentText"/>
      </w:pPr>
      <w:r>
        <w:rPr>
          <w:rStyle w:val="CommentReference"/>
        </w:rPr>
        <w:annotationRef/>
      </w:r>
      <w:r>
        <w:t xml:space="preserve">Wording not clear to me </w:t>
      </w:r>
    </w:p>
  </w:comment>
  <w:comment w:id="51" w:author="Gibran Hemani" w:date="2019-08-28T22:33:00Z" w:initials="GH">
    <w:p w14:paraId="7A6FA1D2" w14:textId="4F05EC32" w:rsidR="00EA6A87" w:rsidRDefault="00EA6A87">
      <w:pPr>
        <w:pStyle w:val="CommentText"/>
      </w:pPr>
      <w:r>
        <w:t xml:space="preserve">Thanks, </w:t>
      </w:r>
      <w:r>
        <w:rPr>
          <w:rStyle w:val="CommentReference"/>
        </w:rPr>
        <w:annotationRef/>
      </w:r>
      <w:r>
        <w:t>reworded</w:t>
      </w:r>
    </w:p>
  </w:comment>
  <w:comment w:id="56" w:author="George Davey Smith" w:date="2019-08-24T17:45:00Z" w:initials="GDS">
    <w:p w14:paraId="02903C73" w14:textId="42D51ACE" w:rsidR="00473DC9" w:rsidRDefault="00473DC9">
      <w:pPr>
        <w:pStyle w:val="CommentText"/>
      </w:pPr>
      <w:r>
        <w:rPr>
          <w:rStyle w:val="CommentReference"/>
        </w:rPr>
        <w:annotationRef/>
      </w:r>
      <w:r>
        <w:t xml:space="preserve">I couldn’t find this in what sent – could I see a copy of this? </w:t>
      </w:r>
    </w:p>
  </w:comment>
  <w:comment w:id="57" w:author="Gibran Hemani" w:date="2019-08-28T22:31:00Z" w:initials="GH">
    <w:p w14:paraId="1B68F67B" w14:textId="66639464" w:rsidR="00EA6A87" w:rsidRDefault="00EA6A87">
      <w:pPr>
        <w:pStyle w:val="CommentText"/>
      </w:pPr>
      <w:r>
        <w:rPr>
          <w:rStyle w:val="CommentReference"/>
        </w:rPr>
        <w:annotationRef/>
      </w:r>
      <w:r>
        <w:t>It’s part of the supplementary materials, will send</w:t>
      </w:r>
    </w:p>
  </w:comment>
  <w:comment w:id="60" w:author="George Davey Smith" w:date="2019-08-24T17:47:00Z" w:initials="GDS">
    <w:p w14:paraId="14964290" w14:textId="77777777" w:rsidR="007E342C" w:rsidRDefault="007E342C">
      <w:pPr>
        <w:pStyle w:val="CommentText"/>
      </w:pPr>
      <w:r>
        <w:rPr>
          <w:rStyle w:val="CommentReference"/>
        </w:rPr>
        <w:annotationRef/>
      </w:r>
      <w:r>
        <w:t xml:space="preserve">This is the first time this term is used, and it is a novel one so needs defining. </w:t>
      </w:r>
      <w:r w:rsidR="004A3276">
        <w:t xml:space="preserve">It seems the same as “correlated pleiotropy”, a neologism I didn’t like when introduced in a recent bioRxiv paper (see my comment on this </w:t>
      </w:r>
      <w:hyperlink r:id="rId1" w:history="1">
        <w:r w:rsidR="007369DC">
          <w:rPr>
            <w:rStyle w:val="Hyperlink"/>
          </w:rPr>
          <w:t>https://www.biorxi</w:t>
        </w:r>
        <w:r w:rsidR="007369DC">
          <w:rPr>
            <w:rStyle w:val="Hyperlink"/>
          </w:rPr>
          <w:t>v</w:t>
        </w:r>
        <w:r w:rsidR="007369DC">
          <w:rPr>
            <w:rStyle w:val="Hyperlink"/>
          </w:rPr>
          <w:t>.org/content/10.1101/682237v1?versioned=true</w:t>
        </w:r>
      </w:hyperlink>
    </w:p>
    <w:p w14:paraId="3D83E5E7" w14:textId="26648887" w:rsidR="007369DC" w:rsidRDefault="007369DC">
      <w:pPr>
        <w:pStyle w:val="CommentText"/>
      </w:pPr>
      <w:r>
        <w:t>Note they have changed the paper and might have removed what I criticised – haven’t read the new version</w:t>
      </w:r>
      <w:r w:rsidR="00D1122E">
        <w:t xml:space="preserve">. Basically it is mis-specified </w:t>
      </w:r>
      <w:r w:rsidR="005D0B10">
        <w:t xml:space="preserve">primary phenotype </w:t>
      </w:r>
    </w:p>
  </w:comment>
  <w:comment w:id="61" w:author="Gibran Hemani" w:date="2019-08-28T22:33:00Z" w:initials="GH">
    <w:p w14:paraId="2BE38113" w14:textId="31AD93AB" w:rsidR="00497B7D" w:rsidRDefault="00497B7D">
      <w:pPr>
        <w:pStyle w:val="CommentText"/>
      </w:pPr>
      <w:r>
        <w:rPr>
          <w:rStyle w:val="CommentReference"/>
        </w:rPr>
        <w:annotationRef/>
      </w:r>
      <w:r>
        <w:t>I think it is the same as correlated pleiotropy, but I prefer confounding pleiotropy because it describes the mechanism more explicitly. By contrast, correlated pleiotropy describes the consequence, which in my view is redundant because it is the same as violation of INSIDE</w:t>
      </w:r>
    </w:p>
  </w:comment>
  <w:comment w:id="88" w:author="George Davey Smith" w:date="2019-08-24T18:00:00Z" w:initials="GDS">
    <w:p w14:paraId="75442199" w14:textId="16653F78" w:rsidR="002E4A9C" w:rsidRDefault="002E4A9C">
      <w:pPr>
        <w:pStyle w:val="CommentText"/>
      </w:pPr>
      <w:r>
        <w:rPr>
          <w:rStyle w:val="CommentReference"/>
        </w:rPr>
        <w:annotationRef/>
      </w:r>
      <w:r>
        <w:t>Isn’t this a form of vertical pleiotropy? As with confound</w:t>
      </w:r>
      <w:r w:rsidR="00155093">
        <w:t xml:space="preserve">ing pleiotropy this is a new term and needs defining </w:t>
      </w:r>
    </w:p>
  </w:comment>
  <w:comment w:id="89" w:author="Gibran Hemani" w:date="2019-08-28T22:37:00Z" w:initials="GH">
    <w:p w14:paraId="1F02CA7B" w14:textId="27733A7F" w:rsidR="00552C96" w:rsidRDefault="00552C96">
      <w:pPr>
        <w:pStyle w:val="CommentText"/>
      </w:pPr>
      <w:r>
        <w:rPr>
          <w:rStyle w:val="CommentReference"/>
        </w:rPr>
        <w:annotationRef/>
      </w:r>
      <w:r>
        <w:rPr>
          <w:rStyle w:val="CommentReference"/>
        </w:rPr>
        <w:t>Added some more explanation, and pointing to the dag in fig 2 which illustrates it. I don’t think it’s pure vertical pleiotropy, though much of the pleitropy will be</w:t>
      </w:r>
    </w:p>
  </w:comment>
  <w:comment w:id="94" w:author="George Davey Smith" w:date="2019-08-24T18:01:00Z" w:initials="GDS">
    <w:p w14:paraId="40777E52" w14:textId="79B6C7AB" w:rsidR="008258A7" w:rsidRDefault="008258A7">
      <w:pPr>
        <w:pStyle w:val="CommentText"/>
      </w:pPr>
      <w:r>
        <w:rPr>
          <w:rStyle w:val="CommentReference"/>
        </w:rPr>
        <w:annotationRef/>
      </w:r>
      <w:r>
        <w:t xml:space="preserve">Reference numbering seems to have gone wrong. Also </w:t>
      </w:r>
      <w:r w:rsidR="00180D79">
        <w:t xml:space="preserve">ref 24 and 25 are the same. I haven’t checked refs further, but they need checking </w:t>
      </w:r>
    </w:p>
  </w:comment>
  <w:comment w:id="103" w:author="George Davey Smith" w:date="2019-08-24T18:03:00Z" w:initials="GDS">
    <w:p w14:paraId="75F27DE6" w14:textId="7C19795A" w:rsidR="002B1FBB" w:rsidRDefault="002B1FBB">
      <w:pPr>
        <w:pStyle w:val="CommentText"/>
      </w:pPr>
      <w:r>
        <w:rPr>
          <w:rStyle w:val="CommentReference"/>
        </w:rPr>
        <w:annotationRef/>
      </w:r>
      <w:r>
        <w:t xml:space="preserve">Would Steiger filtering not help here? </w:t>
      </w:r>
    </w:p>
  </w:comment>
  <w:comment w:id="104" w:author="Gibran Hemani" w:date="2019-08-28T22:51:00Z" w:initials="GH">
    <w:p w14:paraId="38F60032" w14:textId="53AB6814" w:rsidR="00803926" w:rsidRDefault="00803926">
      <w:pPr>
        <w:pStyle w:val="CommentText"/>
      </w:pPr>
      <w:r>
        <w:rPr>
          <w:rStyle w:val="CommentReference"/>
        </w:rPr>
        <w:annotationRef/>
      </w:r>
      <w:r>
        <w:t>Good question, I would have to look into it to check. In the original MR-EvE paper, those simulations showed that it was helpful in this scenario</w:t>
      </w:r>
    </w:p>
  </w:comment>
  <w:comment w:id="105" w:author="George Davey Smith" w:date="2019-08-24T18:03:00Z" w:initials="GDS">
    <w:p w14:paraId="3C1BCA56" w14:textId="6C27654D" w:rsidR="009654A0" w:rsidRDefault="009654A0">
      <w:pPr>
        <w:pStyle w:val="CommentText"/>
      </w:pPr>
      <w:r>
        <w:rPr>
          <w:rStyle w:val="CommentReference"/>
        </w:rPr>
        <w:annotationRef/>
      </w:r>
      <w:r>
        <w:t xml:space="preserve">This doesn’t read as a sentence </w:t>
      </w:r>
    </w:p>
  </w:comment>
  <w:comment w:id="125" w:author="Eleanor Sanderson" w:date="2019-08-14T19:41:00Z" w:initials="ES">
    <w:p w14:paraId="66BC3F0F" w14:textId="77777777" w:rsidR="00A810DB" w:rsidRDefault="00A810DB" w:rsidP="00A810DB">
      <w:pPr>
        <w:pStyle w:val="CommentText"/>
      </w:pPr>
      <w:r>
        <w:rPr>
          <w:rStyle w:val="CommentReference"/>
        </w:rPr>
        <w:annotationRef/>
      </w:r>
      <w:r>
        <w:t xml:space="preserve">These effects aren’t distinguishable but that is partly because in both cases x has no direct causal effect on the outcome. </w:t>
      </w:r>
    </w:p>
  </w:comment>
  <w:comment w:id="111" w:author="Eleanor Sanderson" w:date="2019-08-13T20:28:00Z" w:initials="ES">
    <w:p w14:paraId="0E4D6F7F" w14:textId="56FBAE4C" w:rsidR="002C4711" w:rsidRDefault="002C4711">
      <w:pPr>
        <w:pStyle w:val="CommentText"/>
      </w:pPr>
      <w:r>
        <w:rPr>
          <w:rStyle w:val="CommentReference"/>
        </w:rPr>
        <w:annotationRef/>
      </w:r>
      <w:r>
        <w:t xml:space="preserve">This is not surprising as MVMR estimates the direct effect on the outcome, which is different from the total effect when the candidate trait is a mediator. I think this statement is a bit unfair and the fact that it is targeting a different estimand in this case should be acknowledged. </w:t>
      </w:r>
    </w:p>
  </w:comment>
  <w:comment w:id="146" w:author="Eleanor Sanderson" w:date="2019-08-14T19:41:00Z" w:initials="ES">
    <w:p w14:paraId="277D3C5F" w14:textId="18AD26EF" w:rsidR="002C4711" w:rsidRDefault="002C4711">
      <w:pPr>
        <w:pStyle w:val="CommentText"/>
      </w:pPr>
      <w:r>
        <w:rPr>
          <w:rStyle w:val="CommentReference"/>
        </w:rPr>
        <w:annotationRef/>
      </w:r>
      <w:r>
        <w:t xml:space="preserve">These effects aren’t distinguishable but that is partly because in both cases x has no direct causal effect on the outcome. </w:t>
      </w:r>
    </w:p>
  </w:comment>
  <w:comment w:id="149" w:author="Eleanor Sanderson" w:date="2019-08-14T19:44:00Z" w:initials="ES">
    <w:p w14:paraId="436EE851" w14:textId="110F4428" w:rsidR="002C4711" w:rsidRDefault="002C4711">
      <w:pPr>
        <w:pStyle w:val="CommentText"/>
      </w:pPr>
      <w:r>
        <w:rPr>
          <w:rStyle w:val="CommentReference"/>
        </w:rPr>
        <w:annotationRef/>
      </w:r>
      <w:r>
        <w:t xml:space="preserve">Again I think this bit should be re-phrased as MVMR is estimating the true (conditional) effect where as outlier adjustment is estimating the true total effect. MR-tryx is great here as that total effect cannot be obtained from traditional MR or MVMR under this form of pleiotropy but that doesn’t mean MVMR is incorrect – its just estimating something different. </w:t>
      </w:r>
    </w:p>
  </w:comment>
  <w:comment w:id="165" w:author="George Davey Smith" w:date="2019-08-24T18:05:00Z" w:initials="GDS">
    <w:p w14:paraId="2F2FCEF5" w14:textId="3F1EC6C8" w:rsidR="003D6FAE" w:rsidRDefault="003D6FAE">
      <w:pPr>
        <w:pStyle w:val="CommentText"/>
      </w:pPr>
      <w:r>
        <w:rPr>
          <w:rStyle w:val="CommentReference"/>
        </w:rPr>
        <w:annotationRef/>
      </w:r>
      <w:r>
        <w:t>This reads as if the two o</w:t>
      </w:r>
      <w:r w:rsidR="002E60A5">
        <w:t xml:space="preserve">utliers uncovered multiple candidate traits </w:t>
      </w:r>
    </w:p>
  </w:comment>
  <w:comment w:id="166" w:author="Gibran Hemani" w:date="2019-08-28T22:52:00Z" w:initials="GH">
    <w:p w14:paraId="263F9C09" w14:textId="1C4526C2" w:rsidR="00025F6D" w:rsidRDefault="00025F6D">
      <w:pPr>
        <w:pStyle w:val="CommentText"/>
      </w:pPr>
      <w:r>
        <w:rPr>
          <w:rStyle w:val="CommentReference"/>
        </w:rPr>
        <w:annotationRef/>
      </w:r>
      <w:r>
        <w:t>That is the case</w:t>
      </w:r>
    </w:p>
  </w:comment>
  <w:comment w:id="168" w:author="George Davey Smith" w:date="2019-08-24T18:07:00Z" w:initials="GDS">
    <w:p w14:paraId="06DB3188" w14:textId="16E72BA6" w:rsidR="008E5264" w:rsidRDefault="008E5264">
      <w:pPr>
        <w:pStyle w:val="CommentText"/>
      </w:pPr>
      <w:r>
        <w:rPr>
          <w:rStyle w:val="CommentReference"/>
        </w:rPr>
        <w:annotationRef/>
      </w:r>
      <w:r>
        <w:t xml:space="preserve">Again I wondered here if Steiger would be informative </w:t>
      </w:r>
    </w:p>
  </w:comment>
  <w:comment w:id="169" w:author="George Davey Smith" w:date="2019-08-24T18:08:00Z" w:initials="GDS">
    <w:p w14:paraId="59DACFAD" w14:textId="42E89ACC" w:rsidR="00232B53" w:rsidRDefault="00232B53">
      <w:pPr>
        <w:pStyle w:val="CommentText"/>
      </w:pPr>
      <w:r>
        <w:rPr>
          <w:rStyle w:val="CommentReference"/>
        </w:rPr>
        <w:annotationRef/>
      </w:r>
      <w:r>
        <w:t xml:space="preserve">Is this correct? </w:t>
      </w:r>
    </w:p>
  </w:comment>
  <w:comment w:id="170" w:author="Gibran Hemani" w:date="2019-08-28T22:52:00Z" w:initials="GH">
    <w:p w14:paraId="2E3F7D48" w14:textId="49E50947" w:rsidR="00E67678" w:rsidRDefault="00E67678">
      <w:pPr>
        <w:pStyle w:val="CommentText"/>
      </w:pPr>
      <w:r>
        <w:rPr>
          <w:rStyle w:val="CommentReference"/>
        </w:rPr>
        <w:annotationRef/>
      </w:r>
      <w:r>
        <w:t>Yes, in practice all the results were extremely similar</w:t>
      </w:r>
      <w:r w:rsidR="00C93D58">
        <w:t>. There were a large number of instruments and adjusting for just a few outliers didn’t have enough impact on the overall estimate</w:t>
      </w:r>
    </w:p>
  </w:comment>
  <w:comment w:id="185" w:author="George Davey Smith" w:date="2019-08-24T18:10:00Z" w:initials="GDS">
    <w:p w14:paraId="6EAE6327" w14:textId="2D39F6E1" w:rsidR="00A503F1" w:rsidRDefault="00A503F1">
      <w:pPr>
        <w:pStyle w:val="CommentText"/>
      </w:pPr>
      <w:r>
        <w:rPr>
          <w:rStyle w:val="CommentReference"/>
        </w:rPr>
        <w:annotationRef/>
      </w:r>
      <w:r>
        <w:t>Would two-step MR be of value here?</w:t>
      </w:r>
    </w:p>
  </w:comment>
  <w:comment w:id="186" w:author="Gibran Hemani" w:date="2019-08-28T22:58:00Z" w:initials="GH">
    <w:p w14:paraId="5653DED6" w14:textId="60507D46" w:rsidR="00E2090D" w:rsidRDefault="00E2090D">
      <w:pPr>
        <w:pStyle w:val="CommentText"/>
      </w:pPr>
      <w:r>
        <w:rPr>
          <w:rStyle w:val="CommentReference"/>
        </w:rPr>
        <w:annotationRef/>
      </w:r>
      <w:r>
        <w:t xml:space="preserve">It might have the </w:t>
      </w:r>
      <w:r w:rsidR="00FD6C09">
        <w:t>complementary</w:t>
      </w:r>
      <w:r>
        <w:t xml:space="preserve"> problem to MVMR – it won’t completely drop the exposure signal in the case that it is on the pathway, but it might also fail to drop the exposure signal when its effect is due to pleiotropy.</w:t>
      </w:r>
    </w:p>
  </w:comment>
  <w:comment w:id="187" w:author="George Davey Smith" w:date="2019-08-24T18:11:00Z" w:initials="GDS">
    <w:p w14:paraId="7D395AD3" w14:textId="31D0C79F" w:rsidR="00E61011" w:rsidRDefault="00E61011">
      <w:pPr>
        <w:pStyle w:val="CommentText"/>
      </w:pPr>
      <w:r>
        <w:rPr>
          <w:rStyle w:val="CommentReference"/>
        </w:rPr>
        <w:annotationRef/>
      </w:r>
      <w:r>
        <w:t>Is this the correct reference?</w:t>
      </w:r>
    </w:p>
  </w:comment>
  <w:comment w:id="203" w:author="George Davey Smith" w:date="2019-08-24T18:12:00Z" w:initials="GDS">
    <w:p w14:paraId="7302D8B1" w14:textId="20433274" w:rsidR="00A90DA0" w:rsidRDefault="00A90DA0">
      <w:pPr>
        <w:pStyle w:val="CommentText"/>
      </w:pPr>
      <w:r>
        <w:rPr>
          <w:rStyle w:val="CommentReference"/>
        </w:rPr>
        <w:annotationRef/>
      </w:r>
      <w:r>
        <w:t xml:space="preserve">Difficult to follow … do you mean </w:t>
      </w:r>
      <w:r w:rsidR="0081793B">
        <w:t xml:space="preserve">adjusting some outliers for what is a mediating factor (and should not be adjusted for)? </w:t>
      </w:r>
    </w:p>
  </w:comment>
  <w:comment w:id="204" w:author="Gibran Hemani" w:date="2019-08-28T22:54:00Z" w:initials="GH">
    <w:p w14:paraId="4AE699E7" w14:textId="4F6F4B8F" w:rsidR="00F83783" w:rsidRDefault="00F83783">
      <w:pPr>
        <w:pStyle w:val="CommentText"/>
      </w:pPr>
      <w:r>
        <w:rPr>
          <w:rStyle w:val="CommentReference"/>
        </w:rPr>
        <w:annotationRef/>
      </w:r>
      <w:r>
        <w:t>Yes, it is essentially saying that adjustment in this scenario is bad; mvmr adjusts everything which nullifies the signal, and outlier adjustment only nullifies the signal at the outliers which might introduce heterogeneity but won’t completely drop the variable</w:t>
      </w:r>
    </w:p>
  </w:comment>
  <w:comment w:id="211" w:author="George Davey Smith" w:date="2019-08-24T18:14:00Z" w:initials="GDS">
    <w:p w14:paraId="01E107C0" w14:textId="70E2B246" w:rsidR="00436489" w:rsidRDefault="00436489">
      <w:pPr>
        <w:pStyle w:val="CommentText"/>
      </w:pPr>
      <w:r>
        <w:rPr>
          <w:rStyle w:val="CommentReference"/>
        </w:rPr>
        <w:annotationRef/>
      </w:r>
      <w:r>
        <w:t>Does this reference show what it is quoted as showing?</w:t>
      </w:r>
    </w:p>
  </w:comment>
  <w:comment w:id="213" w:author="Eleanor Sanderson" w:date="2019-08-14T21:58:00Z" w:initials="ES">
    <w:p w14:paraId="01576312" w14:textId="6C03B074" w:rsidR="002C4711" w:rsidRDefault="002C4711">
      <w:pPr>
        <w:pStyle w:val="CommentText"/>
      </w:pPr>
      <w:r>
        <w:rPr>
          <w:rStyle w:val="CommentReference"/>
        </w:rPr>
        <w:annotationRef/>
      </w:r>
      <w:r>
        <w:t>Aren’t there more than this in there now?</w:t>
      </w:r>
    </w:p>
  </w:comment>
  <w:comment w:id="214" w:author="Yoonsu Cho" w:date="2019-08-19T17:28:00Z" w:initials="YC">
    <w:p w14:paraId="46D820BF" w14:textId="1E7CD472" w:rsidR="002C4711" w:rsidRDefault="002C4711">
      <w:pPr>
        <w:pStyle w:val="CommentText"/>
      </w:pPr>
      <w:r>
        <w:rPr>
          <w:rStyle w:val="CommentReference"/>
        </w:rPr>
        <w:annotationRef/>
      </w:r>
      <w:r>
        <w:t>Yes certainly, but I can’t find the exact number of phenotypes available in MR-Base</w:t>
      </w:r>
    </w:p>
  </w:comment>
  <w:comment w:id="215" w:author="George Davey Smith" w:date="2019-08-24T18:15:00Z" w:initials="GDS">
    <w:p w14:paraId="26E87AAA" w14:textId="63FB9D89" w:rsidR="00D0506A" w:rsidRDefault="00D0506A">
      <w:pPr>
        <w:pStyle w:val="CommentText"/>
      </w:pPr>
      <w:r>
        <w:rPr>
          <w:rStyle w:val="CommentReference"/>
        </w:rPr>
        <w:annotationRef/>
      </w:r>
      <w:r>
        <w:t xml:space="preserve">Because you can’t </w:t>
      </w:r>
      <w:r w:rsidR="00FA7C17">
        <w:t>identify</w:t>
      </w:r>
      <w:r>
        <w:t xml:space="preserve"> the</w:t>
      </w:r>
      <w:r w:rsidR="00FA7C17">
        <w:t xml:space="preserve"> phenotype through which it is having </w:t>
      </w:r>
      <w:r w:rsidR="00F73A1D">
        <w:t>the effect?</w:t>
      </w:r>
      <w:r>
        <w:t xml:space="preserve"> </w:t>
      </w:r>
    </w:p>
  </w:comment>
  <w:comment w:id="217" w:author="George Davey Smith" w:date="2019-08-24T18:17:00Z" w:initials="GDS">
    <w:p w14:paraId="0B918F2F" w14:textId="501B48A4" w:rsidR="00FC6265" w:rsidRDefault="00FC6265">
      <w:pPr>
        <w:pStyle w:val="CommentText"/>
      </w:pPr>
      <w:r>
        <w:rPr>
          <w:rStyle w:val="CommentReference"/>
        </w:rPr>
        <w:annotationRef/>
      </w:r>
      <w:r>
        <w:t xml:space="preserve">I don’t see how this follows from </w:t>
      </w:r>
      <w:r w:rsidR="00F427AD">
        <w:t>MR-Base not having results from replication studies?</w:t>
      </w:r>
    </w:p>
  </w:comment>
  <w:comment w:id="221" w:author="George Davey Smith" w:date="2019-08-24T18:19:00Z" w:initials="GDS">
    <w:p w14:paraId="061E4B62" w14:textId="7ABF9DD4" w:rsidR="00846042" w:rsidRDefault="00846042">
      <w:pPr>
        <w:pStyle w:val="CommentText"/>
      </w:pPr>
      <w:r>
        <w:rPr>
          <w:rStyle w:val="CommentReference"/>
        </w:rPr>
        <w:annotationRef/>
      </w:r>
      <w:r>
        <w:t xml:space="preserve">Should this be “all other”? the CHD-mimic trait will presumably remain? </w:t>
      </w:r>
    </w:p>
  </w:comment>
  <w:comment w:id="222" w:author="Gibran Hemani" w:date="2019-08-28T23:12:00Z" w:initials="GH">
    <w:p w14:paraId="402C755C" w14:textId="321064D8" w:rsidR="00EF4E76" w:rsidRDefault="00EF4E76">
      <w:pPr>
        <w:pStyle w:val="CommentText"/>
      </w:pPr>
      <w:r>
        <w:rPr>
          <w:rStyle w:val="CommentReference"/>
        </w:rPr>
        <w:annotationRef/>
      </w:r>
      <w:r w:rsidR="004E49EC">
        <w:t>Y</w:t>
      </w:r>
      <w:r>
        <w:t>ep</w:t>
      </w:r>
      <w:r w:rsidR="004E49EC">
        <w:t>!</w:t>
      </w:r>
    </w:p>
  </w:comment>
  <w:comment w:id="224" w:author="Eleanor Sanderson" w:date="2019-08-14T22:02:00Z" w:initials="ES">
    <w:p w14:paraId="482EB8FE" w14:textId="14C966D0" w:rsidR="002C4711" w:rsidRDefault="002C4711">
      <w:pPr>
        <w:pStyle w:val="CommentText"/>
      </w:pPr>
      <w:r>
        <w:rPr>
          <w:rStyle w:val="CommentReference"/>
        </w:rPr>
        <w:annotationRef/>
      </w:r>
      <w:r>
        <w:t>I don’t think you mention sample overlap between the exposures and outcomes and what impact that will have at different stages as it is likely to happen at some point.</w:t>
      </w:r>
    </w:p>
  </w:comment>
  <w:comment w:id="226" w:author="George Davey Smith" w:date="2019-08-24T18:20:00Z" w:initials="GDS">
    <w:p w14:paraId="5294AADD" w14:textId="1758A758" w:rsidR="007A78FD" w:rsidRDefault="007A78FD">
      <w:pPr>
        <w:pStyle w:val="CommentText"/>
      </w:pPr>
      <w:r>
        <w:rPr>
          <w:rStyle w:val="CommentReference"/>
        </w:rPr>
        <w:annotationRef/>
      </w:r>
      <w:r>
        <w:t xml:space="preserve">Overlap should be limited (or recognised and interrogated) </w:t>
      </w:r>
      <w:r w:rsidR="00C83173">
        <w:t xml:space="preserve">– and ref </w:t>
      </w:r>
      <w:hyperlink r:id="rId2" w:history="1">
        <w:r w:rsidR="00966ED7" w:rsidRPr="00966ED7">
          <w:rPr>
            <w:color w:val="0000FF"/>
            <w:sz w:val="22"/>
            <w:szCs w:val="22"/>
            <w:u w:val="single"/>
          </w:rPr>
          <w:t>https://www.ncbi.nlm.nih.gov/pubmed/27625185</w:t>
        </w:r>
      </w:hyperlink>
    </w:p>
  </w:comment>
  <w:comment w:id="249" w:author="Eleanor Sanderson" w:date="2019-08-13T19:45:00Z" w:initials="ES">
    <w:p w14:paraId="754744C0" w14:textId="77777777" w:rsidR="002C4711" w:rsidRDefault="002C4711">
      <w:pPr>
        <w:pStyle w:val="CommentText"/>
      </w:pPr>
      <w:r>
        <w:rPr>
          <w:rStyle w:val="CommentReference"/>
        </w:rPr>
        <w:annotationRef/>
      </w:r>
      <w:r>
        <w:t>Ref 24 is now published in IJE.</w:t>
      </w:r>
    </w:p>
    <w:p w14:paraId="1C14A82F" w14:textId="77777777" w:rsidR="002C4711" w:rsidRDefault="002C4711">
      <w:pPr>
        <w:pStyle w:val="CommentText"/>
      </w:pPr>
    </w:p>
    <w:p w14:paraId="73D829D0" w14:textId="1632CB82" w:rsidR="002C4711" w:rsidRDefault="002C4711">
      <w:pPr>
        <w:pStyle w:val="CommentText"/>
      </w:pPr>
      <w:r>
        <w:t>Also are 11 and 38 the same paper?</w:t>
      </w:r>
    </w:p>
  </w:comment>
  <w:comment w:id="252" w:author="George Davey Smith" w:date="2019-08-24T18:24:00Z" w:initials="GDS">
    <w:p w14:paraId="5D089350" w14:textId="3C67CC20" w:rsidR="008F08E1" w:rsidRDefault="008F08E1">
      <w:pPr>
        <w:pStyle w:val="CommentText"/>
      </w:pPr>
      <w:r>
        <w:rPr>
          <w:rStyle w:val="CommentReference"/>
        </w:rPr>
        <w:annotationRef/>
      </w:r>
      <w:r>
        <w:t xml:space="preserve">gy is not illustrated in the figure </w:t>
      </w:r>
    </w:p>
  </w:comment>
  <w:comment w:id="254" w:author="George Davey Smith" w:date="2019-08-24T18:25:00Z" w:initials="GDS">
    <w:p w14:paraId="57E23C9D" w14:textId="4494D004" w:rsidR="000F5E10" w:rsidRDefault="000F5E10">
      <w:pPr>
        <w:pStyle w:val="CommentText"/>
      </w:pPr>
      <w:r>
        <w:rPr>
          <w:rStyle w:val="CommentReference"/>
        </w:rPr>
        <w:annotationRef/>
      </w:r>
      <w:r>
        <w:t>red in figure, but will figure be in black and white?</w:t>
      </w:r>
    </w:p>
  </w:comment>
  <w:comment w:id="259" w:author="George Davey Smith" w:date="2019-08-24T18:26:00Z" w:initials="GDS">
    <w:p w14:paraId="12E5ECE0" w14:textId="65119F57" w:rsidR="007E1B04" w:rsidRDefault="007E1B04">
      <w:pPr>
        <w:pStyle w:val="CommentText"/>
      </w:pPr>
      <w:r>
        <w:rPr>
          <w:rStyle w:val="CommentReference"/>
        </w:rPr>
        <w:annotationRef/>
      </w:r>
      <w:r>
        <w:t xml:space="preserve">Through py and xy? </w:t>
      </w:r>
    </w:p>
  </w:comment>
  <w:comment w:id="266" w:author="George Davey Smith" w:date="2019-08-24T18:28:00Z" w:initials="GDS">
    <w:p w14:paraId="2D98FFE5" w14:textId="0B2B3317" w:rsidR="008E0ABA" w:rsidRDefault="008E0ABA">
      <w:pPr>
        <w:pStyle w:val="CommentText"/>
      </w:pPr>
      <w:r>
        <w:rPr>
          <w:rStyle w:val="CommentReference"/>
        </w:rPr>
        <w:annotationRef/>
      </w:r>
      <w:r>
        <w:t>Is this Bonfer</w:t>
      </w:r>
      <w:r w:rsidR="003D7EBE">
        <w:t>roni corrected?</w:t>
      </w:r>
    </w:p>
  </w:comment>
  <w:comment w:id="267" w:author="Gibran Hemani" w:date="2019-08-28T23:31:00Z" w:initials="GH">
    <w:p w14:paraId="6A214A05" w14:textId="2E05D269" w:rsidR="001C11C2" w:rsidRDefault="001C11C2">
      <w:pPr>
        <w:pStyle w:val="CommentText"/>
      </w:pPr>
      <w:r>
        <w:rPr>
          <w:rStyle w:val="CommentReference"/>
        </w:rPr>
        <w:annotationRef/>
      </w:r>
      <w:r>
        <w:t>FDR adjusted</w:t>
      </w:r>
      <w:bookmarkStart w:id="269" w:name="_GoBack"/>
      <w:bookmarkEnd w:id="269"/>
    </w:p>
  </w:comment>
  <w:comment w:id="270" w:author="George Davey Smith" w:date="2019-08-24T18:29:00Z" w:initials="GDS">
    <w:p w14:paraId="7F7D799A" w14:textId="703EA5BA" w:rsidR="009134DB" w:rsidRDefault="009134DB">
      <w:pPr>
        <w:pStyle w:val="CommentText"/>
      </w:pPr>
      <w:r>
        <w:rPr>
          <w:rStyle w:val="CommentReference"/>
        </w:rPr>
        <w:annotationRef/>
      </w:r>
      <w:r>
        <w:t>Y axis not labelled in 1b</w:t>
      </w:r>
    </w:p>
  </w:comment>
  <w:comment w:id="271" w:author="Eleanor Sanderson" w:date="2019-08-14T22:11:00Z" w:initials="ES">
    <w:p w14:paraId="477CF602" w14:textId="60878756" w:rsidR="002C4711" w:rsidRDefault="002C4711">
      <w:pPr>
        <w:pStyle w:val="CommentText"/>
      </w:pPr>
      <w:r>
        <w:rPr>
          <w:rStyle w:val="CommentReference"/>
        </w:rPr>
        <w:annotationRef/>
      </w:r>
      <w:r>
        <w:t xml:space="preserve">Should this be -3.8 -&gt; otherwise it looks like this isn’t associated with the outcome.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1B201" w15:done="0"/>
  <w15:commentEx w15:paraId="636298A5" w15:done="1"/>
  <w15:commentEx w15:paraId="6EA3D202" w15:done="0"/>
  <w15:commentEx w15:paraId="7A364624" w15:done="0"/>
  <w15:commentEx w15:paraId="598E7377" w15:paraIdParent="7A364624" w15:done="0"/>
  <w15:commentEx w15:paraId="33EE4276" w15:done="0"/>
  <w15:commentEx w15:paraId="7C23AB1B" w15:paraIdParent="33EE4276" w15:done="0"/>
  <w15:commentEx w15:paraId="457832FA" w15:paraIdParent="33EE4276" w15:done="0"/>
  <w15:commentEx w15:paraId="163D632F" w15:done="0"/>
  <w15:commentEx w15:paraId="5C9030A9" w15:paraIdParent="163D632F" w15:done="0"/>
  <w15:commentEx w15:paraId="2A47239A" w15:done="1"/>
  <w15:commentEx w15:paraId="528FF7DE" w15:paraIdParent="2A47239A" w15:done="1"/>
  <w15:commentEx w15:paraId="5D60C1AB" w15:done="0"/>
  <w15:commentEx w15:paraId="7A6FA1D2" w15:paraIdParent="5D60C1AB" w15:done="0"/>
  <w15:commentEx w15:paraId="02903C73" w15:done="0"/>
  <w15:commentEx w15:paraId="1B68F67B" w15:paraIdParent="02903C73" w15:done="0"/>
  <w15:commentEx w15:paraId="3D83E5E7" w15:done="0"/>
  <w15:commentEx w15:paraId="2BE38113" w15:paraIdParent="3D83E5E7" w15:done="0"/>
  <w15:commentEx w15:paraId="75442199" w15:done="0"/>
  <w15:commentEx w15:paraId="1F02CA7B" w15:paraIdParent="75442199" w15:done="0"/>
  <w15:commentEx w15:paraId="40777E52" w15:done="0"/>
  <w15:commentEx w15:paraId="75F27DE6" w15:done="0"/>
  <w15:commentEx w15:paraId="38F60032" w15:paraIdParent="75F27DE6" w15:done="0"/>
  <w15:commentEx w15:paraId="3C1BCA56" w15:done="0"/>
  <w15:commentEx w15:paraId="66BC3F0F" w15:done="1"/>
  <w15:commentEx w15:paraId="0E4D6F7F" w15:done="0"/>
  <w15:commentEx w15:paraId="277D3C5F" w15:done="1"/>
  <w15:commentEx w15:paraId="436EE851" w15:done="0"/>
  <w15:commentEx w15:paraId="2F2FCEF5" w15:done="0"/>
  <w15:commentEx w15:paraId="263F9C09" w15:paraIdParent="2F2FCEF5" w15:done="0"/>
  <w15:commentEx w15:paraId="06DB3188" w15:done="0"/>
  <w15:commentEx w15:paraId="59DACFAD" w15:done="0"/>
  <w15:commentEx w15:paraId="2E3F7D48" w15:paraIdParent="59DACFAD" w15:done="0"/>
  <w15:commentEx w15:paraId="6EAE6327" w15:done="0"/>
  <w15:commentEx w15:paraId="5653DED6" w15:paraIdParent="6EAE6327" w15:done="0"/>
  <w15:commentEx w15:paraId="7D395AD3" w15:done="0"/>
  <w15:commentEx w15:paraId="7302D8B1" w15:done="0"/>
  <w15:commentEx w15:paraId="4AE699E7" w15:paraIdParent="7302D8B1" w15:done="0"/>
  <w15:commentEx w15:paraId="01E107C0" w15:done="0"/>
  <w15:commentEx w15:paraId="01576312" w15:done="0"/>
  <w15:commentEx w15:paraId="46D820BF" w15:paraIdParent="01576312" w15:done="0"/>
  <w15:commentEx w15:paraId="26E87AAA" w15:done="0"/>
  <w15:commentEx w15:paraId="0B918F2F" w15:done="0"/>
  <w15:commentEx w15:paraId="061E4B62" w15:done="0"/>
  <w15:commentEx w15:paraId="402C755C" w15:paraIdParent="061E4B62" w15:done="0"/>
  <w15:commentEx w15:paraId="482EB8FE" w15:done="1"/>
  <w15:commentEx w15:paraId="5294AADD" w15:done="0"/>
  <w15:commentEx w15:paraId="73D829D0" w15:done="1"/>
  <w15:commentEx w15:paraId="5D089350" w15:done="0"/>
  <w15:commentEx w15:paraId="57E23C9D" w15:done="1"/>
  <w15:commentEx w15:paraId="12E5ECE0" w15:done="0"/>
  <w15:commentEx w15:paraId="2D98FFE5" w15:done="0"/>
  <w15:commentEx w15:paraId="6A214A05" w15:paraIdParent="2D98FFE5" w15:done="0"/>
  <w15:commentEx w15:paraId="7F7D799A" w15:done="0"/>
  <w15:commentEx w15:paraId="477CF6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1B201" w16cid:durableId="211174FE"/>
  <w16cid:commentId w16cid:paraId="636298A5" w16cid:durableId="20FD90BF"/>
  <w16cid:commentId w16cid:paraId="6EA3D202" w16cid:durableId="210BF320"/>
  <w16cid:commentId w16cid:paraId="7A364624" w16cid:durableId="210BF3E4"/>
  <w16cid:commentId w16cid:paraId="598E7377" w16cid:durableId="21117D78"/>
  <w16cid:commentId w16cid:paraId="33EE4276" w16cid:durableId="20FD9387"/>
  <w16cid:commentId w16cid:paraId="7C23AB1B" w16cid:durableId="21051478"/>
  <w16cid:commentId w16cid:paraId="457832FA" w16cid:durableId="210656E4"/>
  <w16cid:commentId w16cid:paraId="163D632F" w16cid:durableId="210BF525"/>
  <w16cid:commentId w16cid:paraId="5C9030A9" w16cid:durableId="21117E5F"/>
  <w16cid:commentId w16cid:paraId="2A47239A" w16cid:durableId="20FD9655"/>
  <w16cid:commentId w16cid:paraId="528FF7DE" w16cid:durableId="2105209D"/>
  <w16cid:commentId w16cid:paraId="5D60C1AB" w16cid:durableId="210BF623"/>
  <w16cid:commentId w16cid:paraId="7A6FA1D2" w16cid:durableId="21117FB3"/>
  <w16cid:commentId w16cid:paraId="02903C73" w16cid:durableId="210BF636"/>
  <w16cid:commentId w16cid:paraId="1B68F67B" w16cid:durableId="21117F54"/>
  <w16cid:commentId w16cid:paraId="3D83E5E7" w16cid:durableId="210BF6BA"/>
  <w16cid:commentId w16cid:paraId="2BE38113" w16cid:durableId="21117FCC"/>
  <w16cid:commentId w16cid:paraId="75442199" w16cid:durableId="210BF9C1"/>
  <w16cid:commentId w16cid:paraId="1F02CA7B" w16cid:durableId="211180B8"/>
  <w16cid:commentId w16cid:paraId="40777E52" w16cid:durableId="210BFA0A"/>
  <w16cid:commentId w16cid:paraId="75F27DE6" w16cid:durableId="210BFA5F"/>
  <w16cid:commentId w16cid:paraId="38F60032" w16cid:durableId="211183E9"/>
  <w16cid:commentId w16cid:paraId="3C1BCA56" w16cid:durableId="210BFA80"/>
  <w16cid:commentId w16cid:paraId="66BC3F0F" w16cid:durableId="210BF242"/>
  <w16cid:commentId w16cid:paraId="0E4D6F7F" w16cid:durableId="20FD9C0B"/>
  <w16cid:commentId w16cid:paraId="277D3C5F" w16cid:durableId="20FEE277"/>
  <w16cid:commentId w16cid:paraId="436EE851" w16cid:durableId="20FEE300"/>
  <w16cid:commentId w16cid:paraId="2F2FCEF5" w16cid:durableId="210BFB07"/>
  <w16cid:commentId w16cid:paraId="263F9C09" w16cid:durableId="21118420"/>
  <w16cid:commentId w16cid:paraId="06DB3188" w16cid:durableId="210BFB5F"/>
  <w16cid:commentId w16cid:paraId="59DACFAD" w16cid:durableId="210BFB86"/>
  <w16cid:commentId w16cid:paraId="2E3F7D48" w16cid:durableId="2111843B"/>
  <w16cid:commentId w16cid:paraId="6EAE6327" w16cid:durableId="210BFC25"/>
  <w16cid:commentId w16cid:paraId="5653DED6" w16cid:durableId="211185A1"/>
  <w16cid:commentId w16cid:paraId="7D395AD3" w16cid:durableId="210BFC44"/>
  <w16cid:commentId w16cid:paraId="7302D8B1" w16cid:durableId="210BFC99"/>
  <w16cid:commentId w16cid:paraId="4AE699E7" w16cid:durableId="21118494"/>
  <w16cid:commentId w16cid:paraId="01E107C0" w16cid:durableId="210BFCE9"/>
  <w16cid:commentId w16cid:paraId="01576312" w16cid:durableId="20FF0281"/>
  <w16cid:commentId w16cid:paraId="46D820BF" w16cid:durableId="21055AA6"/>
  <w16cid:commentId w16cid:paraId="26E87AAA" w16cid:durableId="210BFD3C"/>
  <w16cid:commentId w16cid:paraId="0B918F2F" w16cid:durableId="210BFDB3"/>
  <w16cid:commentId w16cid:paraId="061E4B62" w16cid:durableId="210BFE3C"/>
  <w16cid:commentId w16cid:paraId="402C755C" w16cid:durableId="211188D2"/>
  <w16cid:commentId w16cid:paraId="482EB8FE" w16cid:durableId="20FF038A"/>
  <w16cid:commentId w16cid:paraId="5294AADD" w16cid:durableId="210BFE70"/>
  <w16cid:commentId w16cid:paraId="73D829D0" w16cid:durableId="20FD91DA"/>
  <w16cid:commentId w16cid:paraId="5D089350" w16cid:durableId="210BFF5C"/>
  <w16cid:commentId w16cid:paraId="57E23C9D" w16cid:durableId="210BFF88"/>
  <w16cid:commentId w16cid:paraId="12E5ECE0" w16cid:durableId="210BFFD3"/>
  <w16cid:commentId w16cid:paraId="2D98FFE5" w16cid:durableId="210C004A"/>
  <w16cid:commentId w16cid:paraId="6A214A05" w16cid:durableId="21118D52"/>
  <w16cid:commentId w16cid:paraId="7F7D799A" w16cid:durableId="210C008C"/>
  <w16cid:commentId w16cid:paraId="477CF602" w16cid:durableId="20FF05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ACF38" w14:textId="77777777" w:rsidR="003D71F9" w:rsidRDefault="003D71F9">
      <w:pPr>
        <w:spacing w:line="240" w:lineRule="auto"/>
      </w:pPr>
      <w:r>
        <w:separator/>
      </w:r>
    </w:p>
  </w:endnote>
  <w:endnote w:type="continuationSeparator" w:id="0">
    <w:p w14:paraId="6F14D965" w14:textId="77777777" w:rsidR="003D71F9" w:rsidRDefault="003D7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0258" w14:textId="77777777" w:rsidR="00243440" w:rsidRDefault="00243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2C4711" w:rsidRDefault="002C471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2C4711" w:rsidRDefault="002C4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B876B" w14:textId="77777777" w:rsidR="00243440" w:rsidRDefault="00243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52E60" w14:textId="77777777" w:rsidR="003D71F9" w:rsidRDefault="003D71F9">
      <w:pPr>
        <w:spacing w:line="240" w:lineRule="auto"/>
      </w:pPr>
      <w:r>
        <w:separator/>
      </w:r>
    </w:p>
  </w:footnote>
  <w:footnote w:type="continuationSeparator" w:id="0">
    <w:p w14:paraId="713F6971" w14:textId="77777777" w:rsidR="003D71F9" w:rsidRDefault="003D71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13DAE" w14:textId="77777777" w:rsidR="00243440" w:rsidRDefault="002434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325B7" w14:textId="77777777" w:rsidR="00243440" w:rsidRDefault="002434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601CA" w14:textId="77777777" w:rsidR="00243440" w:rsidRDefault="00243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rge Davey Smith">
    <w15:presenceInfo w15:providerId="AD" w15:userId="S::epgds@bristol.ac.uk::497489d0-44c6-4dc3-948e-9419cc969a5c"/>
  </w15:person>
  <w15:person w15:author="Gibran Hemani">
    <w15:presenceInfo w15:providerId="AD" w15:userId="S::gh13047@bristol.ac.uk::7efd33cf-a783-440c-ab4a-db565865b211"/>
  </w15:person>
  <w15:person w15:author="Yoonsu Cho">
    <w15:presenceInfo w15:providerId="AD" w15:userId="S::yc16575@bristol.ac.uk::c0892122-dc12-4d55-8856-0a746a0e60de"/>
  </w15:person>
  <w15:person w15:author="Eleanor Sanderson">
    <w15:presenceInfo w15:providerId="None" w15:userId="Eleanor Sand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item&gt;93&lt;/item&gt;&lt;/record-ids&gt;&lt;/item&gt;&lt;/Libraries&gt;"/>
  </w:docVars>
  <w:rsids>
    <w:rsidRoot w:val="000C0344"/>
    <w:rsid w:val="00001536"/>
    <w:rsid w:val="00001B4E"/>
    <w:rsid w:val="00003693"/>
    <w:rsid w:val="00025F6D"/>
    <w:rsid w:val="000300E5"/>
    <w:rsid w:val="00030E58"/>
    <w:rsid w:val="0003351C"/>
    <w:rsid w:val="00056EA5"/>
    <w:rsid w:val="00057414"/>
    <w:rsid w:val="0006175D"/>
    <w:rsid w:val="00073DDA"/>
    <w:rsid w:val="00090EE7"/>
    <w:rsid w:val="0009160F"/>
    <w:rsid w:val="0009164D"/>
    <w:rsid w:val="000917F1"/>
    <w:rsid w:val="00091E03"/>
    <w:rsid w:val="00093FB6"/>
    <w:rsid w:val="0009730A"/>
    <w:rsid w:val="00097E3D"/>
    <w:rsid w:val="000A5654"/>
    <w:rsid w:val="000A5DE9"/>
    <w:rsid w:val="000B6A8A"/>
    <w:rsid w:val="000C0344"/>
    <w:rsid w:val="000C4C6E"/>
    <w:rsid w:val="000E6E53"/>
    <w:rsid w:val="000F52A3"/>
    <w:rsid w:val="000F5E10"/>
    <w:rsid w:val="000F6D22"/>
    <w:rsid w:val="001066D9"/>
    <w:rsid w:val="00113232"/>
    <w:rsid w:val="001253B4"/>
    <w:rsid w:val="0012596C"/>
    <w:rsid w:val="00130CBF"/>
    <w:rsid w:val="00133B14"/>
    <w:rsid w:val="00134D20"/>
    <w:rsid w:val="0013589B"/>
    <w:rsid w:val="001358B9"/>
    <w:rsid w:val="001443FB"/>
    <w:rsid w:val="001518C3"/>
    <w:rsid w:val="00155093"/>
    <w:rsid w:val="00162D42"/>
    <w:rsid w:val="00170AD3"/>
    <w:rsid w:val="00172EA1"/>
    <w:rsid w:val="00175EAC"/>
    <w:rsid w:val="00180D79"/>
    <w:rsid w:val="00196B3B"/>
    <w:rsid w:val="001A7A27"/>
    <w:rsid w:val="001B05CB"/>
    <w:rsid w:val="001B069D"/>
    <w:rsid w:val="001B1275"/>
    <w:rsid w:val="001C11C2"/>
    <w:rsid w:val="001C38C7"/>
    <w:rsid w:val="001C6A07"/>
    <w:rsid w:val="001D3247"/>
    <w:rsid w:val="001E02AE"/>
    <w:rsid w:val="001E118F"/>
    <w:rsid w:val="001E2637"/>
    <w:rsid w:val="001E5086"/>
    <w:rsid w:val="002004C4"/>
    <w:rsid w:val="00200F24"/>
    <w:rsid w:val="0021708E"/>
    <w:rsid w:val="002202DE"/>
    <w:rsid w:val="00221A5B"/>
    <w:rsid w:val="00221B98"/>
    <w:rsid w:val="00225889"/>
    <w:rsid w:val="00232B2B"/>
    <w:rsid w:val="00232B53"/>
    <w:rsid w:val="00243440"/>
    <w:rsid w:val="00244993"/>
    <w:rsid w:val="0024502F"/>
    <w:rsid w:val="00247FFD"/>
    <w:rsid w:val="002506B4"/>
    <w:rsid w:val="00254BD2"/>
    <w:rsid w:val="00256A4E"/>
    <w:rsid w:val="00257C6F"/>
    <w:rsid w:val="00263AEB"/>
    <w:rsid w:val="00285ACE"/>
    <w:rsid w:val="00287B52"/>
    <w:rsid w:val="00290A8A"/>
    <w:rsid w:val="0029261B"/>
    <w:rsid w:val="00294B69"/>
    <w:rsid w:val="00295ABE"/>
    <w:rsid w:val="00297371"/>
    <w:rsid w:val="002A19AD"/>
    <w:rsid w:val="002A3F16"/>
    <w:rsid w:val="002A543D"/>
    <w:rsid w:val="002B1FBB"/>
    <w:rsid w:val="002B397F"/>
    <w:rsid w:val="002B6723"/>
    <w:rsid w:val="002C1598"/>
    <w:rsid w:val="002C4711"/>
    <w:rsid w:val="002C6735"/>
    <w:rsid w:val="002D25B3"/>
    <w:rsid w:val="002D3466"/>
    <w:rsid w:val="002D5D3D"/>
    <w:rsid w:val="002E0E47"/>
    <w:rsid w:val="002E42C3"/>
    <w:rsid w:val="002E4A9C"/>
    <w:rsid w:val="002E5534"/>
    <w:rsid w:val="002E60A5"/>
    <w:rsid w:val="002E76A6"/>
    <w:rsid w:val="002F5C90"/>
    <w:rsid w:val="002F6E41"/>
    <w:rsid w:val="003064A3"/>
    <w:rsid w:val="00344E5A"/>
    <w:rsid w:val="003457EB"/>
    <w:rsid w:val="003513BE"/>
    <w:rsid w:val="00353174"/>
    <w:rsid w:val="003549E7"/>
    <w:rsid w:val="003607D2"/>
    <w:rsid w:val="003951DC"/>
    <w:rsid w:val="00396EC4"/>
    <w:rsid w:val="003B1217"/>
    <w:rsid w:val="003B63E3"/>
    <w:rsid w:val="003C13A6"/>
    <w:rsid w:val="003C40D8"/>
    <w:rsid w:val="003C44C5"/>
    <w:rsid w:val="003C5270"/>
    <w:rsid w:val="003C5B5F"/>
    <w:rsid w:val="003C76CB"/>
    <w:rsid w:val="003D30D0"/>
    <w:rsid w:val="003D6FAE"/>
    <w:rsid w:val="003D71F9"/>
    <w:rsid w:val="003D7EBE"/>
    <w:rsid w:val="003E7161"/>
    <w:rsid w:val="003F1CBB"/>
    <w:rsid w:val="003F638D"/>
    <w:rsid w:val="003F7897"/>
    <w:rsid w:val="004009CF"/>
    <w:rsid w:val="00402E87"/>
    <w:rsid w:val="00404E22"/>
    <w:rsid w:val="00407035"/>
    <w:rsid w:val="00413C61"/>
    <w:rsid w:val="004169E5"/>
    <w:rsid w:val="0042092D"/>
    <w:rsid w:val="00427B99"/>
    <w:rsid w:val="00436489"/>
    <w:rsid w:val="00446B3E"/>
    <w:rsid w:val="0045321E"/>
    <w:rsid w:val="00454D50"/>
    <w:rsid w:val="0045593D"/>
    <w:rsid w:val="00455C90"/>
    <w:rsid w:val="00457EBC"/>
    <w:rsid w:val="00463E83"/>
    <w:rsid w:val="00473DC9"/>
    <w:rsid w:val="004767EF"/>
    <w:rsid w:val="0049433E"/>
    <w:rsid w:val="00497B7D"/>
    <w:rsid w:val="004A179B"/>
    <w:rsid w:val="004A3276"/>
    <w:rsid w:val="004A5160"/>
    <w:rsid w:val="004C37C8"/>
    <w:rsid w:val="004C46A8"/>
    <w:rsid w:val="004C49C7"/>
    <w:rsid w:val="004E0063"/>
    <w:rsid w:val="004E1BA7"/>
    <w:rsid w:val="004E2654"/>
    <w:rsid w:val="004E49EC"/>
    <w:rsid w:val="004E7A3D"/>
    <w:rsid w:val="004F049C"/>
    <w:rsid w:val="004F5808"/>
    <w:rsid w:val="00501D7B"/>
    <w:rsid w:val="005027D0"/>
    <w:rsid w:val="00511AA8"/>
    <w:rsid w:val="00513ACB"/>
    <w:rsid w:val="005212CE"/>
    <w:rsid w:val="00523FA2"/>
    <w:rsid w:val="00533E22"/>
    <w:rsid w:val="00534B16"/>
    <w:rsid w:val="00535C18"/>
    <w:rsid w:val="00542CF6"/>
    <w:rsid w:val="00545CCB"/>
    <w:rsid w:val="00546DC2"/>
    <w:rsid w:val="005517AB"/>
    <w:rsid w:val="00552C96"/>
    <w:rsid w:val="005600C5"/>
    <w:rsid w:val="00571DAA"/>
    <w:rsid w:val="00581853"/>
    <w:rsid w:val="00591A8A"/>
    <w:rsid w:val="005A4D08"/>
    <w:rsid w:val="005B7274"/>
    <w:rsid w:val="005C0A01"/>
    <w:rsid w:val="005C0BE4"/>
    <w:rsid w:val="005C212E"/>
    <w:rsid w:val="005C30C2"/>
    <w:rsid w:val="005C5236"/>
    <w:rsid w:val="005C7D5F"/>
    <w:rsid w:val="005D0B10"/>
    <w:rsid w:val="005E7F84"/>
    <w:rsid w:val="005F0E2E"/>
    <w:rsid w:val="00601EDA"/>
    <w:rsid w:val="00602850"/>
    <w:rsid w:val="00603FFA"/>
    <w:rsid w:val="0061131A"/>
    <w:rsid w:val="00612662"/>
    <w:rsid w:val="00613A56"/>
    <w:rsid w:val="00614782"/>
    <w:rsid w:val="00617ED2"/>
    <w:rsid w:val="006356A6"/>
    <w:rsid w:val="0065066C"/>
    <w:rsid w:val="006664B8"/>
    <w:rsid w:val="00667FEF"/>
    <w:rsid w:val="0067660E"/>
    <w:rsid w:val="00695793"/>
    <w:rsid w:val="006A15E1"/>
    <w:rsid w:val="006A517A"/>
    <w:rsid w:val="006C0B33"/>
    <w:rsid w:val="006C6231"/>
    <w:rsid w:val="006C646D"/>
    <w:rsid w:val="006C78A7"/>
    <w:rsid w:val="006C7962"/>
    <w:rsid w:val="006D1B80"/>
    <w:rsid w:val="006D1D14"/>
    <w:rsid w:val="006E02F9"/>
    <w:rsid w:val="006E4119"/>
    <w:rsid w:val="006F2667"/>
    <w:rsid w:val="006F3BB8"/>
    <w:rsid w:val="00702386"/>
    <w:rsid w:val="00705E0F"/>
    <w:rsid w:val="0071415A"/>
    <w:rsid w:val="00715286"/>
    <w:rsid w:val="0072585B"/>
    <w:rsid w:val="0072585C"/>
    <w:rsid w:val="00726F01"/>
    <w:rsid w:val="00734F4E"/>
    <w:rsid w:val="007364BA"/>
    <w:rsid w:val="007369DC"/>
    <w:rsid w:val="00737F88"/>
    <w:rsid w:val="00744049"/>
    <w:rsid w:val="00746B2E"/>
    <w:rsid w:val="00750D1F"/>
    <w:rsid w:val="0075514C"/>
    <w:rsid w:val="007553D5"/>
    <w:rsid w:val="00755AB6"/>
    <w:rsid w:val="00760A8F"/>
    <w:rsid w:val="00766066"/>
    <w:rsid w:val="0077014F"/>
    <w:rsid w:val="007823A2"/>
    <w:rsid w:val="007834A3"/>
    <w:rsid w:val="007844F7"/>
    <w:rsid w:val="00786ACE"/>
    <w:rsid w:val="0079477C"/>
    <w:rsid w:val="007A4006"/>
    <w:rsid w:val="007A5F1D"/>
    <w:rsid w:val="007A78FD"/>
    <w:rsid w:val="007C416F"/>
    <w:rsid w:val="007D243A"/>
    <w:rsid w:val="007E0ADF"/>
    <w:rsid w:val="007E1B04"/>
    <w:rsid w:val="007E342C"/>
    <w:rsid w:val="007E510E"/>
    <w:rsid w:val="007E7D22"/>
    <w:rsid w:val="007F7FAB"/>
    <w:rsid w:val="0080232D"/>
    <w:rsid w:val="00803060"/>
    <w:rsid w:val="00803926"/>
    <w:rsid w:val="00804EFE"/>
    <w:rsid w:val="0081774C"/>
    <w:rsid w:val="0081793B"/>
    <w:rsid w:val="008238B2"/>
    <w:rsid w:val="008258A7"/>
    <w:rsid w:val="00832F60"/>
    <w:rsid w:val="008347D4"/>
    <w:rsid w:val="00835C36"/>
    <w:rsid w:val="00846042"/>
    <w:rsid w:val="00854B3A"/>
    <w:rsid w:val="008664BF"/>
    <w:rsid w:val="008715C1"/>
    <w:rsid w:val="00876394"/>
    <w:rsid w:val="00881ABE"/>
    <w:rsid w:val="00882C09"/>
    <w:rsid w:val="00890129"/>
    <w:rsid w:val="0089065E"/>
    <w:rsid w:val="00894CBC"/>
    <w:rsid w:val="008A2151"/>
    <w:rsid w:val="008A6955"/>
    <w:rsid w:val="008C23D9"/>
    <w:rsid w:val="008C42A9"/>
    <w:rsid w:val="008C5AF1"/>
    <w:rsid w:val="008E0ABA"/>
    <w:rsid w:val="008E15CD"/>
    <w:rsid w:val="008E5264"/>
    <w:rsid w:val="008F08E1"/>
    <w:rsid w:val="009134DB"/>
    <w:rsid w:val="00924A1D"/>
    <w:rsid w:val="00927495"/>
    <w:rsid w:val="0093218C"/>
    <w:rsid w:val="00933055"/>
    <w:rsid w:val="00934B0A"/>
    <w:rsid w:val="00941350"/>
    <w:rsid w:val="00941B3A"/>
    <w:rsid w:val="0094663C"/>
    <w:rsid w:val="00951D9F"/>
    <w:rsid w:val="009654A0"/>
    <w:rsid w:val="00966ED7"/>
    <w:rsid w:val="00974022"/>
    <w:rsid w:val="00974892"/>
    <w:rsid w:val="00976FFD"/>
    <w:rsid w:val="00983BCA"/>
    <w:rsid w:val="00994030"/>
    <w:rsid w:val="009A646C"/>
    <w:rsid w:val="009A67AC"/>
    <w:rsid w:val="009B226C"/>
    <w:rsid w:val="009C231C"/>
    <w:rsid w:val="009C2688"/>
    <w:rsid w:val="009D521E"/>
    <w:rsid w:val="009D65F6"/>
    <w:rsid w:val="009D6635"/>
    <w:rsid w:val="009E3ADB"/>
    <w:rsid w:val="009E5B3F"/>
    <w:rsid w:val="009F0F62"/>
    <w:rsid w:val="009F3C75"/>
    <w:rsid w:val="009F4387"/>
    <w:rsid w:val="009F74C3"/>
    <w:rsid w:val="00A03B1C"/>
    <w:rsid w:val="00A127F4"/>
    <w:rsid w:val="00A1408F"/>
    <w:rsid w:val="00A225E6"/>
    <w:rsid w:val="00A22BAB"/>
    <w:rsid w:val="00A40754"/>
    <w:rsid w:val="00A46620"/>
    <w:rsid w:val="00A503F1"/>
    <w:rsid w:val="00A6192B"/>
    <w:rsid w:val="00A61A7A"/>
    <w:rsid w:val="00A6259F"/>
    <w:rsid w:val="00A71B78"/>
    <w:rsid w:val="00A810DB"/>
    <w:rsid w:val="00A854A6"/>
    <w:rsid w:val="00A90DA0"/>
    <w:rsid w:val="00A9371F"/>
    <w:rsid w:val="00AA192C"/>
    <w:rsid w:val="00AA3933"/>
    <w:rsid w:val="00AA3DE6"/>
    <w:rsid w:val="00AA46C9"/>
    <w:rsid w:val="00AB21FF"/>
    <w:rsid w:val="00AB39F4"/>
    <w:rsid w:val="00AB3F24"/>
    <w:rsid w:val="00AB438A"/>
    <w:rsid w:val="00AC14A7"/>
    <w:rsid w:val="00AE528F"/>
    <w:rsid w:val="00B00479"/>
    <w:rsid w:val="00B0074E"/>
    <w:rsid w:val="00B11E28"/>
    <w:rsid w:val="00B12A5F"/>
    <w:rsid w:val="00B12D6C"/>
    <w:rsid w:val="00B155E1"/>
    <w:rsid w:val="00B171EA"/>
    <w:rsid w:val="00B2174B"/>
    <w:rsid w:val="00B22A9D"/>
    <w:rsid w:val="00B25BD2"/>
    <w:rsid w:val="00B301F6"/>
    <w:rsid w:val="00B32DA1"/>
    <w:rsid w:val="00B53BF2"/>
    <w:rsid w:val="00B6607C"/>
    <w:rsid w:val="00B6789C"/>
    <w:rsid w:val="00B75988"/>
    <w:rsid w:val="00B8314A"/>
    <w:rsid w:val="00B85E0C"/>
    <w:rsid w:val="00B9076B"/>
    <w:rsid w:val="00B94E0F"/>
    <w:rsid w:val="00BA4BBD"/>
    <w:rsid w:val="00BA6DF0"/>
    <w:rsid w:val="00BB122B"/>
    <w:rsid w:val="00BB19B5"/>
    <w:rsid w:val="00BC1222"/>
    <w:rsid w:val="00BC70D2"/>
    <w:rsid w:val="00BD275D"/>
    <w:rsid w:val="00BD44EC"/>
    <w:rsid w:val="00BE1C83"/>
    <w:rsid w:val="00BF273F"/>
    <w:rsid w:val="00BF3880"/>
    <w:rsid w:val="00BF7DDF"/>
    <w:rsid w:val="00C01F5C"/>
    <w:rsid w:val="00C31D44"/>
    <w:rsid w:val="00C44817"/>
    <w:rsid w:val="00C51821"/>
    <w:rsid w:val="00C53A4E"/>
    <w:rsid w:val="00C57AA1"/>
    <w:rsid w:val="00C610A0"/>
    <w:rsid w:val="00C6327E"/>
    <w:rsid w:val="00C70BE2"/>
    <w:rsid w:val="00C771A0"/>
    <w:rsid w:val="00C805BA"/>
    <w:rsid w:val="00C83173"/>
    <w:rsid w:val="00C83267"/>
    <w:rsid w:val="00C84A87"/>
    <w:rsid w:val="00C93D58"/>
    <w:rsid w:val="00C9672A"/>
    <w:rsid w:val="00CA04A7"/>
    <w:rsid w:val="00CA4E4E"/>
    <w:rsid w:val="00CB37B3"/>
    <w:rsid w:val="00CB5F10"/>
    <w:rsid w:val="00CB7B54"/>
    <w:rsid w:val="00CC17FB"/>
    <w:rsid w:val="00CC52C3"/>
    <w:rsid w:val="00CE06D3"/>
    <w:rsid w:val="00CE5B24"/>
    <w:rsid w:val="00CF5506"/>
    <w:rsid w:val="00CF5FEB"/>
    <w:rsid w:val="00D047A5"/>
    <w:rsid w:val="00D0506A"/>
    <w:rsid w:val="00D065CF"/>
    <w:rsid w:val="00D1122E"/>
    <w:rsid w:val="00D13F0A"/>
    <w:rsid w:val="00D21245"/>
    <w:rsid w:val="00D279BA"/>
    <w:rsid w:val="00D30475"/>
    <w:rsid w:val="00D41E97"/>
    <w:rsid w:val="00D50936"/>
    <w:rsid w:val="00D61198"/>
    <w:rsid w:val="00D6670A"/>
    <w:rsid w:val="00D66FE0"/>
    <w:rsid w:val="00D72206"/>
    <w:rsid w:val="00D9593A"/>
    <w:rsid w:val="00D95C6A"/>
    <w:rsid w:val="00DA000A"/>
    <w:rsid w:val="00DA0118"/>
    <w:rsid w:val="00DA2E03"/>
    <w:rsid w:val="00DA7E51"/>
    <w:rsid w:val="00DB7624"/>
    <w:rsid w:val="00DC27C6"/>
    <w:rsid w:val="00DD34F8"/>
    <w:rsid w:val="00DD42E0"/>
    <w:rsid w:val="00E02ED3"/>
    <w:rsid w:val="00E13EE2"/>
    <w:rsid w:val="00E17AF6"/>
    <w:rsid w:val="00E2090D"/>
    <w:rsid w:val="00E2478A"/>
    <w:rsid w:val="00E265A4"/>
    <w:rsid w:val="00E27E70"/>
    <w:rsid w:val="00E353B5"/>
    <w:rsid w:val="00E3543C"/>
    <w:rsid w:val="00E4752E"/>
    <w:rsid w:val="00E47991"/>
    <w:rsid w:val="00E60E3C"/>
    <w:rsid w:val="00E61011"/>
    <w:rsid w:val="00E67678"/>
    <w:rsid w:val="00E7128C"/>
    <w:rsid w:val="00E806F8"/>
    <w:rsid w:val="00E80D2B"/>
    <w:rsid w:val="00E90B61"/>
    <w:rsid w:val="00E97F17"/>
    <w:rsid w:val="00EA6A87"/>
    <w:rsid w:val="00EB406D"/>
    <w:rsid w:val="00EC14A3"/>
    <w:rsid w:val="00EC1994"/>
    <w:rsid w:val="00EC7AF0"/>
    <w:rsid w:val="00ED0E73"/>
    <w:rsid w:val="00ED321D"/>
    <w:rsid w:val="00ED655A"/>
    <w:rsid w:val="00EE12B8"/>
    <w:rsid w:val="00EF4E76"/>
    <w:rsid w:val="00EF4EA5"/>
    <w:rsid w:val="00F04984"/>
    <w:rsid w:val="00F1252B"/>
    <w:rsid w:val="00F15B1B"/>
    <w:rsid w:val="00F16542"/>
    <w:rsid w:val="00F21A08"/>
    <w:rsid w:val="00F23286"/>
    <w:rsid w:val="00F267F4"/>
    <w:rsid w:val="00F427AD"/>
    <w:rsid w:val="00F428A3"/>
    <w:rsid w:val="00F42AA4"/>
    <w:rsid w:val="00F4544D"/>
    <w:rsid w:val="00F46CCF"/>
    <w:rsid w:val="00F55CE3"/>
    <w:rsid w:val="00F60E9E"/>
    <w:rsid w:val="00F71261"/>
    <w:rsid w:val="00F73A1D"/>
    <w:rsid w:val="00F76A97"/>
    <w:rsid w:val="00F77C38"/>
    <w:rsid w:val="00F83783"/>
    <w:rsid w:val="00FA441D"/>
    <w:rsid w:val="00FA7C17"/>
    <w:rsid w:val="00FC15A8"/>
    <w:rsid w:val="00FC6265"/>
    <w:rsid w:val="00FD5064"/>
    <w:rsid w:val="00FD5B0E"/>
    <w:rsid w:val="00FD6C09"/>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rsid w:val="000C0344"/>
    <w:pPr>
      <w:spacing w:line="276" w:lineRule="auto"/>
    </w:pPr>
    <w:rPr>
      <w:rFonts w:ascii="Arial"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cbi.nlm.nih.gov/pubmed/27625185" TargetMode="External"/><Relationship Id="rId1" Type="http://schemas.openxmlformats.org/officeDocument/2006/relationships/hyperlink" Target="https://www.biorxiv.org/content/10.1101/682237v1?versioned=true"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https://paperpile.com/c/uS8h0p/WBcu"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image" Target="media/image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about:blank" TargetMode="External"/><Relationship Id="rId11" Type="http://schemas.microsoft.com/office/2011/relationships/commentsExtended" Target="commentsExtended.xm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53" Type="http://schemas.openxmlformats.org/officeDocument/2006/relationships/image" Target="media/image1.png"/><Relationship Id="rId58" Type="http://schemas.openxmlformats.org/officeDocument/2006/relationships/hyperlink" Target="https://github.com/explodecomputer/tryx-analysis" TargetMode="External"/><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emf"/><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WSpiller/RadialMR"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about:blank"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59" Type="http://schemas.openxmlformats.org/officeDocument/2006/relationships/hyperlink" Target="http://www.mrbase.org" TargetMode="External"/><Relationship Id="rId20" Type="http://schemas.openxmlformats.org/officeDocument/2006/relationships/hyperlink" Target="https://paperpile.com/c/uS8h0p/xVMG" TargetMode="External"/><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https://github.com/MRCIEU/TwoSampleMR" TargetMode="External"/><Relationship Id="rId10" Type="http://schemas.openxmlformats.org/officeDocument/2006/relationships/comments" Target="comments.xm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2.png"/><Relationship Id="rId65"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g.hemani@bristol.ac.uk" TargetMode="External"/><Relationship Id="rId18" Type="http://schemas.openxmlformats.org/officeDocument/2006/relationships/header" Target="header3.xml"/><Relationship Id="rId3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03B40583E19E4BB906633CBB5A7B69" ma:contentTypeVersion="11" ma:contentTypeDescription="Create a new document." ma:contentTypeScope="" ma:versionID="63ce92485f0aa3c98db1aa60f0fe6af8">
  <xsd:schema xmlns:xsd="http://www.w3.org/2001/XMLSchema" xmlns:xs="http://www.w3.org/2001/XMLSchema" xmlns:p="http://schemas.microsoft.com/office/2006/metadata/properties" xmlns:ns3="c2c0b40e-390c-4390-95ce-8adacdb805e3" xmlns:ns4="a805b721-5dfc-4976-8131-b46c8953314d" targetNamespace="http://schemas.microsoft.com/office/2006/metadata/properties" ma:root="true" ma:fieldsID="5f84b92dd366d98e5d4bd7ff170c6973" ns3:_="" ns4:_="">
    <xsd:import namespace="c2c0b40e-390c-4390-95ce-8adacdb805e3"/>
    <xsd:import namespace="a805b721-5dfc-4976-8131-b46c895331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0b40e-390c-4390-95ce-8adacdb80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05b721-5dfc-4976-8131-b46c8953314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F7715D-24CA-4A1A-B237-1E27335C43C1}">
  <ds:schemaRefs>
    <ds:schemaRef ds:uri="http://schemas.microsoft.com/sharepoint/v3/contenttype/forms"/>
  </ds:schemaRefs>
</ds:datastoreItem>
</file>

<file path=customXml/itemProps2.xml><?xml version="1.0" encoding="utf-8"?>
<ds:datastoreItem xmlns:ds="http://schemas.openxmlformats.org/officeDocument/2006/customXml" ds:itemID="{9E0623F1-9692-49FA-A054-AD5279461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0b40e-390c-4390-95ce-8adacdb805e3"/>
    <ds:schemaRef ds:uri="a805b721-5dfc-4976-8131-b46c89533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2B59D5-2FC6-4613-B2BC-969A807649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42</Pages>
  <Words>17076</Words>
  <Characters>97334</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29</cp:revision>
  <dcterms:created xsi:type="dcterms:W3CDTF">2019-08-28T09:37:00Z</dcterms:created>
  <dcterms:modified xsi:type="dcterms:W3CDTF">2019-08-28T22:31:00Z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0x010100C203B40583E19E4BB906633CBB5A7B69</vt:lpwstr>
  </property>
</Properties>
</file>