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378147" w14:textId="77777777" w:rsidR="000C0344" w:rsidRPr="00454C7F" w:rsidRDefault="000C0344" w:rsidP="000C0344">
      <w:pPr>
        <w:pStyle w:val="Title"/>
        <w:spacing w:before="240" w:after="0" w:line="480" w:lineRule="auto"/>
        <w:jc w:val="center"/>
        <w:rPr>
          <w:rFonts w:ascii="Times New Roman" w:hAnsi="Times New Roman" w:cs="Times New Roman"/>
          <w:b/>
          <w:sz w:val="24"/>
          <w:szCs w:val="24"/>
        </w:rPr>
      </w:pPr>
      <w:r w:rsidRPr="00454C7F">
        <w:rPr>
          <w:rFonts w:ascii="Times New Roman" w:hAnsi="Times New Roman" w:cs="Times New Roman"/>
          <w:b/>
          <w:sz w:val="24"/>
          <w:szCs w:val="24"/>
        </w:rPr>
        <w:t>MR-TRYX: Exploiting horizontal pleiotropy to infer novel causal pathways</w:t>
      </w:r>
    </w:p>
    <w:p w14:paraId="0D67491A" w14:textId="77777777" w:rsidR="000C0344" w:rsidRPr="00454C7F" w:rsidRDefault="000C0344" w:rsidP="000C0344">
      <w:pPr>
        <w:spacing w:after="160" w:line="480" w:lineRule="auto"/>
        <w:rPr>
          <w:rFonts w:ascii="Times New Roman" w:eastAsia="Calibri" w:hAnsi="Times New Roman" w:cs="Times New Roman"/>
          <w:sz w:val="24"/>
          <w:szCs w:val="24"/>
        </w:rPr>
      </w:pPr>
    </w:p>
    <w:p w14:paraId="4E6C28C9" w14:textId="77777777" w:rsidR="000C0344" w:rsidRPr="00454C7F" w:rsidRDefault="000C0344" w:rsidP="000C0344">
      <w:pPr>
        <w:spacing w:after="160" w:line="480" w:lineRule="auto"/>
        <w:jc w:val="center"/>
        <w:rPr>
          <w:rFonts w:ascii="Times New Roman" w:eastAsia="Calibri" w:hAnsi="Times New Roman" w:cs="Times New Roman"/>
          <w:sz w:val="24"/>
          <w:szCs w:val="24"/>
        </w:rPr>
      </w:pPr>
      <w:r w:rsidRPr="00454C7F">
        <w:rPr>
          <w:rFonts w:ascii="Times New Roman" w:eastAsia="Calibri" w:hAnsi="Times New Roman" w:cs="Times New Roman"/>
          <w:sz w:val="24"/>
          <w:szCs w:val="24"/>
        </w:rPr>
        <w:t>Yoonsu Cho</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Philip C Haycock</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Tom R Gaunt</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Jie Zheng</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Andrew P Morris</w:t>
      </w:r>
      <w:r w:rsidRPr="00454C7F">
        <w:rPr>
          <w:rFonts w:ascii="Times New Roman" w:eastAsia="Calibri" w:hAnsi="Times New Roman" w:cs="Times New Roman"/>
          <w:sz w:val="24"/>
          <w:szCs w:val="24"/>
          <w:vertAlign w:val="superscript"/>
        </w:rPr>
        <w:t>2</w:t>
      </w:r>
      <w:r w:rsidRPr="00454C7F">
        <w:rPr>
          <w:rFonts w:ascii="Times New Roman" w:eastAsia="Calibri" w:hAnsi="Times New Roman" w:cs="Times New Roman"/>
          <w:sz w:val="24"/>
          <w:szCs w:val="24"/>
        </w:rPr>
        <w:t>, George Davey Smith</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Gibran Hemani</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w:t>
      </w:r>
    </w:p>
    <w:p w14:paraId="266585A8" w14:textId="77777777" w:rsidR="000C0344" w:rsidRPr="00454C7F" w:rsidRDefault="000C0344" w:rsidP="000C0344">
      <w:pPr>
        <w:spacing w:after="160" w:line="480" w:lineRule="auto"/>
        <w:rPr>
          <w:rFonts w:ascii="Times New Roman" w:eastAsia="Calibri" w:hAnsi="Times New Roman" w:cs="Times New Roman"/>
          <w:sz w:val="24"/>
          <w:szCs w:val="24"/>
        </w:rPr>
      </w:pPr>
    </w:p>
    <w:p w14:paraId="1FC54152" w14:textId="77777777" w:rsidR="000C0344" w:rsidRPr="00454C7F" w:rsidRDefault="000C0344" w:rsidP="000C0344">
      <w:pPr>
        <w:spacing w:after="160" w:line="480" w:lineRule="auto"/>
        <w:rPr>
          <w:rFonts w:ascii="Times New Roman" w:eastAsia="Calibri" w:hAnsi="Times New Roman" w:cs="Times New Roman"/>
          <w:sz w:val="24"/>
          <w:szCs w:val="24"/>
        </w:rPr>
      </w:pPr>
      <w:r w:rsidRPr="00454C7F">
        <w:rPr>
          <w:rFonts w:ascii="Times New Roman" w:eastAsia="Calibri" w:hAnsi="Times New Roman" w:cs="Times New Roman"/>
          <w:sz w:val="24"/>
          <w:szCs w:val="24"/>
          <w:vertAlign w:val="superscript"/>
        </w:rPr>
        <w:t xml:space="preserve">1 </w:t>
      </w:r>
      <w:r w:rsidRPr="00454C7F">
        <w:rPr>
          <w:rFonts w:ascii="Times New Roman" w:eastAsia="Calibri" w:hAnsi="Times New Roman" w:cs="Times New Roman"/>
          <w:sz w:val="24"/>
          <w:szCs w:val="24"/>
        </w:rPr>
        <w:t>MRC Integrative Epidemiology Unit, Population Health Sciences, Bristol Medical School, University of Bristol, Bristol, UK</w:t>
      </w:r>
      <w:r w:rsidRPr="00454C7F">
        <w:rPr>
          <w:rFonts w:ascii="Times New Roman" w:eastAsia="Calibri" w:hAnsi="Times New Roman" w:cs="Times New Roman"/>
          <w:sz w:val="24"/>
          <w:szCs w:val="24"/>
        </w:rPr>
        <w:br/>
      </w:r>
      <w:r w:rsidRPr="00454C7F">
        <w:rPr>
          <w:rFonts w:ascii="Times New Roman" w:eastAsia="Calibri" w:hAnsi="Times New Roman" w:cs="Times New Roman"/>
          <w:sz w:val="24"/>
          <w:szCs w:val="24"/>
          <w:vertAlign w:val="superscript"/>
        </w:rPr>
        <w:t xml:space="preserve">2 </w:t>
      </w:r>
      <w:r w:rsidRPr="00454C7F">
        <w:rPr>
          <w:rFonts w:ascii="Times New Roman" w:eastAsia="Calibri" w:hAnsi="Times New Roman" w:cs="Times New Roman"/>
          <w:sz w:val="24"/>
          <w:szCs w:val="24"/>
        </w:rPr>
        <w:t>Department of Biostatistics, University of Liverpool, Liverpool, UK.</w:t>
      </w:r>
    </w:p>
    <w:p w14:paraId="6D679E9C" w14:textId="77777777" w:rsidR="000C0344" w:rsidRDefault="000C0344" w:rsidP="000C0344">
      <w:pPr>
        <w:spacing w:after="160" w:line="480" w:lineRule="auto"/>
        <w:rPr>
          <w:rFonts w:ascii="Times New Roman" w:eastAsia="Calibri" w:hAnsi="Times New Roman" w:cs="Times New Roman"/>
          <w:sz w:val="24"/>
          <w:szCs w:val="24"/>
        </w:rPr>
      </w:pPr>
    </w:p>
    <w:p w14:paraId="3B3CACE0" w14:textId="77777777" w:rsidR="000C0344" w:rsidRDefault="000C0344" w:rsidP="000C0344">
      <w:pPr>
        <w:spacing w:after="160" w:line="480" w:lineRule="auto"/>
        <w:rPr>
          <w:rFonts w:ascii="Times New Roman" w:eastAsia="Calibri" w:hAnsi="Times New Roman" w:cs="Times New Roman"/>
          <w:sz w:val="24"/>
          <w:szCs w:val="24"/>
        </w:rPr>
      </w:pPr>
    </w:p>
    <w:p w14:paraId="21C0DDED" w14:textId="77777777" w:rsidR="000C0344" w:rsidRDefault="000C0344" w:rsidP="000C0344">
      <w:pPr>
        <w:spacing w:after="160" w:line="480" w:lineRule="auto"/>
        <w:rPr>
          <w:rFonts w:ascii="Times New Roman" w:eastAsia="Calibri" w:hAnsi="Times New Roman" w:cs="Times New Roman"/>
          <w:sz w:val="24"/>
          <w:szCs w:val="24"/>
        </w:rPr>
      </w:pPr>
      <w:r>
        <w:rPr>
          <w:rFonts w:ascii="Times New Roman" w:hAnsi="Times New Roman" w:cs="Times New Roman"/>
          <w:sz w:val="24"/>
          <w:szCs w:val="24"/>
        </w:rPr>
        <w:t>*Correspondence and request for reprints:</w:t>
      </w:r>
      <w:r w:rsidRPr="000932C5">
        <w:rPr>
          <w:rFonts w:ascii="Times New Roman" w:eastAsia="Calibri" w:hAnsi="Times New Roman" w:cs="Times New Roman"/>
          <w:sz w:val="24"/>
          <w:szCs w:val="24"/>
        </w:rPr>
        <w:t xml:space="preserve"> </w:t>
      </w:r>
      <w:r w:rsidRPr="00B32B24">
        <w:rPr>
          <w:rFonts w:ascii="Times New Roman" w:eastAsia="Calibri" w:hAnsi="Times New Roman" w:cs="Times New Roman"/>
          <w:b/>
          <w:sz w:val="24"/>
          <w:szCs w:val="24"/>
        </w:rPr>
        <w:t>Gibran Hemani</w:t>
      </w:r>
      <w:r>
        <w:rPr>
          <w:rFonts w:ascii="Times New Roman" w:eastAsia="Calibri" w:hAnsi="Times New Roman" w:cs="Times New Roman"/>
          <w:sz w:val="24"/>
          <w:szCs w:val="24"/>
        </w:rPr>
        <w:t xml:space="preserve">, </w:t>
      </w:r>
      <w:r w:rsidRPr="00216EEC">
        <w:rPr>
          <w:rFonts w:ascii="Times New Roman" w:eastAsia="Calibri" w:hAnsi="Times New Roman" w:cs="Times New Roman"/>
          <w:sz w:val="24"/>
          <w:szCs w:val="24"/>
        </w:rPr>
        <w:t>MRC Integrative Epidemiology Unit</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Bristol Medical School, </w:t>
      </w:r>
      <w:r w:rsidRPr="00216EEC">
        <w:rPr>
          <w:rFonts w:ascii="Times New Roman" w:eastAsia="Calibri" w:hAnsi="Times New Roman" w:cs="Times New Roman"/>
          <w:sz w:val="24"/>
          <w:szCs w:val="24"/>
        </w:rPr>
        <w:t>University of Bristol</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Oakfield House</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Bristol</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BS8 2BN</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UK</w:t>
      </w:r>
      <w:r>
        <w:rPr>
          <w:rFonts w:ascii="Times New Roman" w:eastAsia="Calibri" w:hAnsi="Times New Roman" w:cs="Times New Roman"/>
          <w:sz w:val="24"/>
          <w:szCs w:val="24"/>
        </w:rPr>
        <w:t xml:space="preserve">. E-mail: </w:t>
      </w:r>
      <w:hyperlink r:id="rId7" w:history="1">
        <w:r w:rsidRPr="000279BE">
          <w:rPr>
            <w:rStyle w:val="Hyperlink"/>
            <w:rFonts w:ascii="Times New Roman" w:eastAsia="Calibri" w:hAnsi="Times New Roman" w:cs="Times New Roman"/>
            <w:sz w:val="24"/>
            <w:szCs w:val="24"/>
          </w:rPr>
          <w:t>g.h</w:t>
        </w:r>
        <w:r w:rsidRPr="00337B4D">
          <w:rPr>
            <w:rStyle w:val="Hyperlink"/>
            <w:rFonts w:ascii="Times New Roman" w:eastAsia="Calibri" w:hAnsi="Times New Roman" w:cs="Times New Roman"/>
            <w:sz w:val="24"/>
            <w:szCs w:val="24"/>
          </w:rPr>
          <w:t>e</w:t>
        </w:r>
        <w:r w:rsidRPr="008E5B6A">
          <w:rPr>
            <w:rStyle w:val="Hyperlink"/>
            <w:rFonts w:ascii="Times New Roman" w:eastAsia="Calibri" w:hAnsi="Times New Roman" w:cs="Times New Roman"/>
            <w:sz w:val="24"/>
            <w:szCs w:val="24"/>
          </w:rPr>
          <w:t>mani@bristol.ac.uk</w:t>
        </w:r>
      </w:hyperlink>
      <w:r>
        <w:rPr>
          <w:rFonts w:ascii="Times New Roman" w:eastAsia="Calibri" w:hAnsi="Times New Roman" w:cs="Times New Roman"/>
          <w:sz w:val="24"/>
          <w:szCs w:val="24"/>
        </w:rPr>
        <w:t>.</w:t>
      </w:r>
    </w:p>
    <w:p w14:paraId="7F0E8AAF" w14:textId="77777777" w:rsidR="000C0344" w:rsidRPr="00454C7F" w:rsidRDefault="000C0344" w:rsidP="000C0344">
      <w:pPr>
        <w:spacing w:after="160" w:line="480" w:lineRule="auto"/>
        <w:rPr>
          <w:rFonts w:ascii="Times New Roman" w:eastAsia="Calibri" w:hAnsi="Times New Roman" w:cs="Times New Roman"/>
          <w:sz w:val="24"/>
          <w:szCs w:val="24"/>
        </w:rPr>
      </w:pPr>
    </w:p>
    <w:p w14:paraId="6BEB679D" w14:textId="77777777" w:rsidR="000C0344" w:rsidRDefault="000C0344" w:rsidP="000C0344">
      <w:pPr>
        <w:pStyle w:val="Heading2"/>
        <w:spacing w:line="480" w:lineRule="auto"/>
        <w:rPr>
          <w:rFonts w:ascii="Times New Roman" w:hAnsi="Times New Roman" w:cs="Times New Roman"/>
          <w:sz w:val="24"/>
          <w:szCs w:val="24"/>
        </w:rPr>
      </w:pPr>
    </w:p>
    <w:p w14:paraId="40F2DE9B" w14:textId="77777777" w:rsidR="000C0344" w:rsidRDefault="000C0344" w:rsidP="000C0344"/>
    <w:p w14:paraId="4052C1CA" w14:textId="77777777" w:rsidR="000C0344" w:rsidRDefault="000C0344" w:rsidP="000C0344"/>
    <w:p w14:paraId="41E14849" w14:textId="77777777" w:rsidR="000C0344" w:rsidRDefault="000C0344" w:rsidP="000C0344"/>
    <w:p w14:paraId="7A9EF38E" w14:textId="77777777" w:rsidR="000C0344" w:rsidRDefault="000C0344" w:rsidP="000C0344"/>
    <w:p w14:paraId="3EF28306" w14:textId="77777777" w:rsidR="000C0344" w:rsidRDefault="000C0344" w:rsidP="000C0344"/>
    <w:p w14:paraId="78996181" w14:textId="77777777" w:rsidR="000C0344" w:rsidRDefault="000C0344" w:rsidP="000C0344"/>
    <w:p w14:paraId="2F3E9A62" w14:textId="77777777" w:rsidR="000C0344" w:rsidRPr="000932C5" w:rsidRDefault="000C0344" w:rsidP="000C0344">
      <w:pPr>
        <w:sectPr w:rsidR="000C0344" w:rsidRPr="000932C5">
          <w:footerReference w:type="default" r:id="rId8"/>
          <w:pgSz w:w="11909" w:h="16834"/>
          <w:pgMar w:top="1440" w:right="1440" w:bottom="1440" w:left="1440" w:header="0" w:footer="720" w:gutter="0"/>
          <w:pgNumType w:start="1"/>
          <w:cols w:space="720"/>
        </w:sectPr>
      </w:pPr>
    </w:p>
    <w:p w14:paraId="0FB579A5" w14:textId="77777777" w:rsidR="000C0344" w:rsidRPr="00454C7F" w:rsidRDefault="000C0344" w:rsidP="000C0344">
      <w:pPr>
        <w:pStyle w:val="Heading2"/>
        <w:spacing w:line="480" w:lineRule="auto"/>
        <w:rPr>
          <w:rFonts w:ascii="Times New Roman" w:hAnsi="Times New Roman" w:cs="Times New Roman"/>
          <w:b/>
          <w:sz w:val="24"/>
          <w:szCs w:val="24"/>
        </w:rPr>
      </w:pPr>
      <w:bookmarkStart w:id="0" w:name="_Hlk528744332"/>
      <w:r w:rsidRPr="00454C7F">
        <w:rPr>
          <w:rFonts w:ascii="Times New Roman" w:hAnsi="Times New Roman" w:cs="Times New Roman"/>
          <w:b/>
          <w:sz w:val="24"/>
          <w:szCs w:val="24"/>
        </w:rPr>
        <w:lastRenderedPageBreak/>
        <w:t>Abstract</w:t>
      </w:r>
    </w:p>
    <w:p w14:paraId="400872D4" w14:textId="77777777" w:rsidR="000C0344" w:rsidRDefault="000C0344" w:rsidP="000C0344">
      <w:pPr>
        <w:spacing w:after="160" w:line="480" w:lineRule="auto"/>
        <w:jc w:val="both"/>
        <w:rPr>
          <w:rFonts w:ascii="Times New Roman" w:eastAsia="Calibri" w:hAnsi="Times New Roman" w:cs="Times New Roman"/>
          <w:sz w:val="24"/>
          <w:szCs w:val="24"/>
        </w:rPr>
      </w:pPr>
      <w:bookmarkStart w:id="1" w:name="_vus3u936sk0e" w:colFirst="0" w:colLast="0"/>
      <w:bookmarkEnd w:id="1"/>
      <w:r w:rsidRPr="00E720D0">
        <w:rPr>
          <w:rFonts w:ascii="Times New Roman" w:eastAsia="Calibri" w:hAnsi="Times New Roman" w:cs="Times New Roman"/>
          <w:sz w:val="24"/>
          <w:szCs w:val="24"/>
        </w:rPr>
        <w:t>In Mendelian randomization (MR) analysis, variants that exert horizontal pleiotropy are typically treated as a nuisance. However, they could be valuable in identifying novel pathways to the traits under investigation.  Here, we developed the MR-TRYX framework, following the advice of William Bateson to “TReasure Your eXceptions”.  We begin by detecting outliers in a single exposure-outcome MR analysis, hypothesising they are due to horizontal pleiotropy. We search across thousands of complete GWAS summary datasets in the MR-Base database to systematically identify other (“candidate”) traits that associate with the outliers. We developed a LASSO-based multivariable MR approach to model the heterogeneity in the exposure-outcome analysis due to pathways through candidate traits. Through detailed investigation of several causal relationships, many pleiotropic pathways were uncovered with already established causal effects, validating the approach, but also novel putative causal pathways. Adjustment for pleiotropic pathways reduced the heterogeneity across the analyses.</w:t>
      </w:r>
    </w:p>
    <w:p w14:paraId="1F29F839" w14:textId="77777777" w:rsidR="000C0344" w:rsidRPr="00E720D0" w:rsidRDefault="000C0344" w:rsidP="000C0344">
      <w:pPr>
        <w:spacing w:after="160" w:line="480" w:lineRule="auto"/>
        <w:jc w:val="both"/>
        <w:rPr>
          <w:rFonts w:ascii="Times New Roman" w:eastAsia="Calibri" w:hAnsi="Times New Roman" w:cs="Times New Roman"/>
          <w:sz w:val="24"/>
          <w:szCs w:val="24"/>
        </w:rPr>
        <w:sectPr w:rsidR="000C0344" w:rsidRPr="00E720D0">
          <w:pgSz w:w="11909" w:h="16834"/>
          <w:pgMar w:top="1440" w:right="1440" w:bottom="1440" w:left="1440" w:header="0" w:footer="720" w:gutter="0"/>
          <w:pgNumType w:start="1"/>
          <w:cols w:space="720"/>
        </w:sectPr>
      </w:pPr>
    </w:p>
    <w:bookmarkEnd w:id="0"/>
    <w:p w14:paraId="282467F1" w14:textId="26459FA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 xml:space="preserve">Mendelian randomization (MR) is now widely used to infer the causal influence of one trait (the exposure) on another (the outcome) </w:t>
      </w:r>
      <w:r w:rsidRPr="00454C7F">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LCAyPC9zdHlsZT48L0Rpc3BsYXlUZXh0PjxyZWNvcmQ+PHJlYy1udW1iZXI+MTg8L3JlYy1udW1i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LCAyPC9zdHlsZT48L0Rpc3BsYXlUZXh0PjxyZWNvcmQ+PHJlYy1udW1iZXI+MTg8L3JlYy1udW1i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1, 2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It is generally performed by obtaining genetic instruments for an exposure through genome-wide association studies (GWAS). If the instruments are valid, in that they are unconfounded and influence the outcome only through the exposure (vertical pleiotropy), then they will each provide an independent, unbiased estimate of the causal effect of the exposure on the outcome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3</w:t>
      </w:r>
      <w:r w:rsidRPr="00454C7F">
        <w:rPr>
          <w:rFonts w:ascii="Times New Roman" w:eastAsia="Calibri" w:hAnsi="Times New Roman" w:cs="Times New Roman"/>
          <w:sz w:val="24"/>
          <w:szCs w:val="24"/>
        </w:rPr>
        <w:fldChar w:fldCharType="end"/>
      </w:r>
      <w:hyperlink r:id="rId9"/>
      <w:r w:rsidRPr="00454C7F">
        <w:rPr>
          <w:rFonts w:ascii="Times New Roman" w:eastAsia="Calibri" w:hAnsi="Times New Roman" w:cs="Times New Roman"/>
          <w:sz w:val="24"/>
          <w:szCs w:val="24"/>
        </w:rPr>
        <w:t xml:space="preserve">. Meta-analysing these estimates can provide a more precise estimate of the causal relationship between the exposure and the outcome </w:t>
      </w:r>
      <w:r w:rsidRPr="00454C7F">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NCwgNTwvc3R5bGU+PC9EaXNwbGF5VGV4dD48cmVjb3JkPjxyZWMtbnVtYmVyPjIwPC9yZWMtbnVt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NCwgNTwvc3R5bGU+PC9EaXNwbGF5VGV4dD48cmVjb3JkPjxyZWMtbnVtYmVyPjIwPC9yZWMtbnVt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4, 5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however, some of the instruments are invalid, particularly because they additionally influence the outcome through pathways that bypass the exposure (horizontal pleiotropy)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then the causal effect estimate is liable to be biased. To date, MR method development has viewed horizontal pleiotropy as a nuisance that needs to be factored out of the analysis </w: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LCA3LCA4LCA5PC9zdHlsZT48L0Rpc3BsYXlUZXh0PjxyZWNvcmQ+PHJlYy1udW1iZXI+MjQ8L3Jl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LCA3LCA4LCA5PC9zdHlsZT48L0Rpc3BsYXlUZXh0PjxyZWNvcmQ+PHJlYy1udW1iZXI+MjQ8L3Jl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6, 7, 8, 9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Departing from this viewpoint, here we exploit horizontal pleiotropy as an opportunity to identify new traits that putatively influence the outcome. We </w:t>
      </w:r>
      <w:r>
        <w:rPr>
          <w:rFonts w:ascii="Times New Roman" w:eastAsia="Calibri" w:hAnsi="Times New Roman" w:cs="Times New Roman"/>
          <w:sz w:val="24"/>
          <w:szCs w:val="24"/>
        </w:rPr>
        <w:t xml:space="preserve">also explore how this </w:t>
      </w:r>
      <w:r w:rsidRPr="00454C7F">
        <w:rPr>
          <w:rFonts w:ascii="Times New Roman" w:eastAsia="Calibri" w:hAnsi="Times New Roman" w:cs="Times New Roman"/>
          <w:sz w:val="24"/>
          <w:szCs w:val="24"/>
        </w:rPr>
        <w:t xml:space="preserve">knowledge </w:t>
      </w:r>
      <w:r>
        <w:rPr>
          <w:rFonts w:ascii="Times New Roman" w:eastAsia="Calibri" w:hAnsi="Times New Roman" w:cs="Times New Roman"/>
          <w:sz w:val="24"/>
          <w:szCs w:val="24"/>
        </w:rPr>
        <w:t xml:space="preserve">can </w:t>
      </w:r>
      <w:r w:rsidRPr="00454C7F">
        <w:rPr>
          <w:rFonts w:ascii="Times New Roman" w:eastAsia="Calibri" w:hAnsi="Times New Roman" w:cs="Times New Roman"/>
          <w:sz w:val="24"/>
          <w:szCs w:val="24"/>
        </w:rPr>
        <w:t>improve the original exposure-outcome estimates.</w:t>
      </w:r>
    </w:p>
    <w:p w14:paraId="17B45C19"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 crucial feature of MR is that it can be performed using only GWAS summary data, where the causal effect estimate can be obtained solely from the association results of the instrumental single nucleotide polymorphisms (SNPs) on the exposure and on the outcome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&lt;EndNote&gt;&lt;Cite&gt;&lt;Author&gt;Pierce&lt;/Author&gt;&lt;Year&gt;2013&lt;/Year&gt;&lt;RecNum&gt;21&lt;/RecNum&gt;&lt;DisplayText&gt;&lt;style face="superscript"&gt;5&lt;/style&gt;&lt;/DisplayText&gt;&lt;record&gt;&lt;rec-number&gt;21&lt;/rec-number&gt;&lt;foreign-keys&gt;&lt;key app="EN" db-id="x0teevaf5a05akervd25v50wfwp9z5x2vwxd" timestamp="1531928725"&gt;21&lt;/key&gt;&lt;/foreign-keys&gt;&lt;ref-type name="Journal Article"&gt;17&lt;/ref-type&gt;&lt;contributors&gt;&lt;authors&gt;&lt;author&gt;Pierce, B. L.&lt;/author&gt;&lt;author&gt;Burgess, S.&lt;/author&gt;&lt;/authors&gt;&lt;/contributors&gt;&lt;titles&gt;&lt;title&gt;Efficient design for Mendelian randomization studies: subsample and 2-sample instrumental variable estimators&lt;/title&gt;&lt;secondary-title&gt;Am J Epidemiol&lt;/secondary-title&gt;&lt;/titles&gt;&lt;periodical&gt;&lt;full-title&gt;Am J Epidemiol&lt;/full-title&gt;&lt;/periodical&gt;&lt;pages&gt;1177-84&lt;/pages&gt;&lt;volume&gt;178&lt;/volume&gt;&lt;number&gt;7&lt;/number&gt;&lt;edition&gt;2013/07/19&lt;/edition&gt;&lt;keywords&gt;&lt;keyword&gt;Computer Simulation&lt;/keyword&gt;&lt;keyword&gt;Humans&lt;/keyword&gt;&lt;keyword&gt;Mendelian Randomization Analysis/*methods&lt;/keyword&gt;&lt;keyword&gt;Sample Size&lt;/keyword&gt;&lt;keyword&gt;Mendelian randomization&lt;/keyword&gt;&lt;keyword&gt;epidemiologic methods&lt;/keyword&gt;&lt;keyword&gt;instrumental variable&lt;/keyword&gt;&lt;/keywords&gt;&lt;dates&gt;&lt;year&gt;2013&lt;/year&gt;&lt;pub-dates&gt;&lt;date&gt;Oct 1&lt;/date&gt;&lt;/pub-dates&gt;&lt;/dates&gt;&lt;isbn&gt;1476-6256 (Electronic)&amp;#xD;0002-9262 (Linking)&lt;/isbn&gt;&lt;accession-num&gt;23863760&lt;/accession-num&gt;&lt;urls&gt;&lt;related-urls&gt;&lt;url&gt;https://www.ncbi.nlm.nih.gov/pubmed/23863760&lt;/url&gt;&lt;/related-urls&gt;&lt;/urls&gt;&lt;custom2&gt;PMC3783091&lt;/custom2&gt;&lt;electronic-resource-num&gt;10.1093/aje/kwt084&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This means that causal inference between two traits can be made even if they have never been measured together in the same sample of individuals. Complete GWAS summary results have now been collected from thousands of complex trait and common diseases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meaning that one can search the database for candidate traits that might be influenced by</w:t>
      </w:r>
      <w:r>
        <w:rPr>
          <w:rFonts w:ascii="Times New Roman" w:eastAsia="Calibri" w:hAnsi="Times New Roman" w:cs="Times New Roman"/>
          <w:sz w:val="24"/>
          <w:szCs w:val="24"/>
        </w:rPr>
        <w:t xml:space="preserve"> SNPs exhibiting possible pleiotropic effects (outliers)</w:t>
      </w:r>
      <w:r w:rsidRPr="00454C7F">
        <w:rPr>
          <w:rFonts w:ascii="Times New Roman" w:eastAsia="Calibri" w:hAnsi="Times New Roman" w:cs="Times New Roman"/>
          <w:sz w:val="24"/>
          <w:szCs w:val="24"/>
        </w:rPr>
        <w:t>. In turn, the causal influence of each of those candidate traits on the outcome can be estimated using MR by identifying their instruments (</w:t>
      </w:r>
      <w:r>
        <w:rPr>
          <w:rFonts w:ascii="Times New Roman" w:eastAsia="Calibri" w:hAnsi="Times New Roman" w:cs="Times New Roman"/>
          <w:sz w:val="24"/>
          <w:szCs w:val="24"/>
        </w:rPr>
        <w:t>which are independent of the original outlier</w:t>
      </w:r>
      <w:r w:rsidRPr="00454C7F">
        <w:rPr>
          <w:rFonts w:ascii="Times New Roman" w:eastAsia="Calibri" w:hAnsi="Times New Roman" w:cs="Times New Roman"/>
          <w:sz w:val="24"/>
          <w:szCs w:val="24"/>
        </w:rPr>
        <w:t xml:space="preserve">). Should any of these candidate traits putatively associate </w:t>
      </w:r>
      <w:r w:rsidRPr="00454C7F">
        <w:rPr>
          <w:rFonts w:ascii="Times New Roman" w:eastAsia="Calibri" w:hAnsi="Times New Roman" w:cs="Times New Roman"/>
          <w:sz w:val="24"/>
          <w:szCs w:val="24"/>
        </w:rPr>
        <w:lastRenderedPageBreak/>
        <w:t>with the outcome then this goes some way towards explaining the horizontal pleiotropic effect that was exhibited by the outlier SNP in the initial exposure-outcome hypothesis.</w:t>
      </w:r>
    </w:p>
    <w:p w14:paraId="7D3DF2DC" w14:textId="029F2195"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Several methods exist for identifying outliers in MR, each likely to be sensitive to different patterns of horizontal pleiotropy. Cook’s distance can be used to measure the influence of a particular SNP on the combined estimate from all SNPs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&lt;EndNote&gt;&lt;Cite&gt;&lt;Author&gt;Corbin&lt;/Author&gt;&lt;Year&gt;2016&lt;/Year&gt;&lt;RecNum&gt;27&lt;/RecNum&gt;&lt;DisplayText&gt;&lt;style face="superscript"&gt;11&lt;/style&gt;&lt;/DisplayText&gt;&lt;record&gt;&lt;rec-number&gt;27&lt;/rec-number&gt;&lt;foreign-keys&gt;&lt;key app="EN" db-id="x0teevaf5a05akervd25v50wfwp9z5x2vwxd" timestamp="1531929642"&gt;27&lt;/key&gt;&lt;/foreign-keys&gt;&lt;ref-type name="Journal Article"&gt;17&lt;/ref-type&gt;&lt;contributors&gt;&lt;authors&gt;&lt;author&gt;Corbin, L. J.&lt;/author&gt;&lt;author&gt;Richmond, R. C.&lt;/author&gt;&lt;author&gt;Wade, K. H.&lt;/author&gt;&lt;author&gt;Burgess, S.&lt;/author&gt;&lt;author&gt;Bowden, J.&lt;/author&gt;&lt;author&gt;Davey Smith, G.&lt;/author&gt;&lt;author&gt;Timpson, N. J.&lt;/author&gt;&lt;/authors&gt;&lt;/contributors&gt;&lt;auth-address&gt;Univ Bristol, MRC Integrat Epidemiol Unit, Bristol, Avon, England&amp;#xD;Univ Cambridge, Dept Publ Hlth &amp;amp; Primary Care, Cambridge, England&amp;#xD;Cambridge Inst Publ Hlth, MRC Biostat Unit, Cambridge, England&lt;/auth-address&gt;&lt;titles&gt;&lt;title&gt;BMI as a Modifiable Risk Factor for Type 2 Diabetes: Refining and Understanding Causal Estimates Using Mendelian Randomization&lt;/title&gt;&lt;secondary-title&gt;Diabetes&lt;/secondary-title&gt;&lt;alt-title&gt;Diabetes&amp;#xD;Diabetes&lt;/alt-title&gt;&lt;/titles&gt;&lt;periodical&gt;&lt;full-title&gt;Diabetes&lt;/full-title&gt;&lt;abbr-1&gt;Diabetes&lt;/abbr-1&gt;&lt;/periodical&gt;&lt;pages&gt;3002-3007&lt;/pages&gt;&lt;volume&gt;65&lt;/volume&gt;&lt;number&gt;10&lt;/number&gt;&lt;keywords&gt;&lt;keyword&gt;body-mass index&lt;/keyword&gt;&lt;keyword&gt;instruments&lt;/keyword&gt;&lt;keyword&gt;association&lt;/keyword&gt;&lt;keyword&gt;regression&lt;/keyword&gt;&lt;keyword&gt;inference&lt;/keyword&gt;&lt;keyword&gt;insights&lt;/keyword&gt;&lt;keyword&gt;traits&lt;/keyword&gt;&lt;/keywords&gt;&lt;dates&gt;&lt;year&gt;2016&lt;/year&gt;&lt;pub-dates&gt;&lt;date&gt;Oct&lt;/date&gt;&lt;/pub-dates&gt;&lt;/dates&gt;&lt;isbn&gt;0012-1797&lt;/isbn&gt;&lt;accession-num&gt;WOS:000388372900020&lt;/accession-num&gt;&lt;urls&gt;&lt;related-urls&gt;&lt;url&gt;&lt;style face="underline" font="default" size="100%"&gt;&amp;lt;Go to ISI&amp;gt;://WOS:000388372900020&lt;/style&gt;&lt;/url&gt;&lt;/related-urls&gt;&lt;/urls&gt;&lt;language&gt;English&lt;/language&gt;&lt;/record&gt;&lt;/Cite&gt;&lt;/EndNote&gt;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11</w:t>
      </w:r>
      <w:r w:rsidRPr="00454C7F">
        <w:rPr>
          <w:rFonts w:ascii="Times New Roman" w:eastAsia="Calibri" w:hAnsi="Times New Roman" w:cs="Times New Roman"/>
          <w:sz w:val="24"/>
          <w:szCs w:val="24"/>
        </w:rPr>
        <w:fldChar w:fldCharType="end"/>
      </w:r>
      <w:hyperlink r:id="rId10"/>
      <w:r w:rsidRPr="00454C7F">
        <w:rPr>
          <w:rFonts w:ascii="Times New Roman" w:eastAsia="Calibri" w:hAnsi="Times New Roman" w:cs="Times New Roman"/>
          <w:sz w:val="24"/>
          <w:szCs w:val="24"/>
        </w:rPr>
        <w:t xml:space="preserve">, identifying SNPs with large influences as outliers. Steiger filtering removes those SNPs that do not explain substantially more of the variance in the exposure trait than in the outcome, attempting to guard against using SNPs as instruments that are likely to be associated with the outcome through a pathway other than the exposure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&lt;EndNote&gt;&lt;Cite&gt;&lt;Author&gt;Hemani&lt;/Author&gt;&lt;Year&gt;2017&lt;/Year&gt;&lt;RecNum&gt;28&lt;/RecNum&gt;&lt;DisplayText&gt;&lt;style face="superscript"&gt;12&lt;/style&gt;&lt;/DisplayText&gt;&lt;record&gt;&lt;rec-number&gt;28&lt;/rec-number&gt;&lt;foreign-keys&gt;&lt;key app="EN" db-id="x0teevaf5a05akervd25v50wfwp9z5x2vwxd" timestamp="1531932762"&gt;28&lt;/key&gt;&lt;/foreign-keys&gt;&lt;ref-type name="Journal Article"&gt;17&lt;/ref-type&gt;&lt;contributors&gt;&lt;authors&gt;&lt;author&gt;Hemani, G.&lt;/author&gt;&lt;author&gt;Tilling, K.&lt;/author&gt;&lt;author&gt;Davey Smith, G.&lt;/author&gt;&lt;/authors&gt;&lt;/contributors&gt;&lt;auth-address&gt;Univ Bristol, Sch Social &amp;amp; Community Med, MRC Integrat Epidemiol Unit IEU, Bristol, Avon, England&lt;/auth-address&gt;&lt;titles&gt;&lt;title&gt;Orienting the causal relationship between imprecisely measured traits using GWAS summary data&lt;/title&gt;&lt;secondary-title&gt;Plos Genetics&lt;/secondary-title&gt;&lt;alt-title&gt;Plos Genet&lt;/alt-title&gt;&lt;/titles&gt;&lt;periodical&gt;&lt;full-title&gt;Plos Genetics&lt;/full-title&gt;&lt;abbr-1&gt;Plos Genet&lt;/abbr-1&gt;&lt;/periodical&gt;&lt;alt-periodical&gt;&lt;full-title&gt;Plos Genetics&lt;/full-title&gt;&lt;abbr-1&gt;Plos Genet&lt;/abbr-1&gt;&lt;/alt-periodical&gt;&lt;volume&gt;13&lt;/volume&gt;&lt;number&gt;11&lt;/number&gt;&lt;keywords&gt;&lt;keyword&gt;mendelian randomization&lt;/keyword&gt;&lt;keyword&gt;measurement error&lt;/keyword&gt;&lt;keyword&gt;DNA methylation&lt;/keyword&gt;&lt;keyword&gt;wide association&lt;/keyword&gt;&lt;keyword&gt;gene-expression&lt;/keyword&gt;&lt;keyword&gt;bias&lt;/keyword&gt;&lt;keyword&gt;disease&lt;/keyword&gt;&lt;keyword&gt;risk&lt;/keyword&gt;&lt;keyword&gt;mediation&lt;/keyword&gt;&lt;keyword&gt;obesity&lt;/keyword&gt;&lt;/keywords&gt;&lt;dates&gt;&lt;year&gt;2017&lt;/year&gt;&lt;pub-dates&gt;&lt;date&gt;Nov&lt;/date&gt;&lt;/pub-dates&gt;&lt;/dates&gt;&lt;isbn&gt;1553-7404&lt;/isbn&gt;&lt;accession-num&gt;WOS:000416836900015&lt;/accession-num&gt;&lt;urls&gt;&lt;related-urls&gt;&lt;url&gt;&lt;style face="underline" font="default" size="100%"&gt;&amp;lt;Go to ISI&amp;gt;://WOS:000416836900015&lt;/style&gt;&lt;/url&gt;&lt;/related-urls&gt;&lt;/urls&gt;&lt;electronic-resource-num&gt;ARTN e1007081&amp;#xD;10.1371/journal.pgen.1007081&lt;/electronic-resource-num&gt;&lt;language&gt;English&lt;/language&gt;&lt;/record&gt;&lt;/Cite&gt;&lt;/EndNote&gt;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Finally, meta-analysis tools can be used to evaluate if a particular SNP contributes disproportionately to the heterogeneity between the estimates obtained from the set of instruments, and this has been adapted recently to detect outliers in MR analysis </w:t>
      </w:r>
      <w:r w:rsidRPr="00454C7F">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LCAxNCwgMTU8L3N0eWxlPjwvRGlzcGxheVRleHQ+PHJlY29yZD48cmVjLW51bWJlcj45PC9yZWMt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LCAxNCwgMTU8L3N0eWxlPjwvRGlzcGxheVRleHQ+PHJlY29yZD48cmVjLW51bWJlcj45PC9yZWMt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13, 14, 15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 potential limitation of heterogeneity-based outlier removal is that this practice </w:t>
      </w:r>
      <w:r>
        <w:rPr>
          <w:rFonts w:ascii="Times New Roman" w:eastAsia="Calibri" w:hAnsi="Times New Roman" w:cs="Times New Roman"/>
          <w:sz w:val="24"/>
          <w:szCs w:val="24"/>
        </w:rPr>
        <w:t xml:space="preserve">could constitute </w:t>
      </w:r>
      <w:r w:rsidRPr="00454C7F">
        <w:rPr>
          <w:rFonts w:ascii="Times New Roman" w:eastAsia="Calibri" w:hAnsi="Times New Roman" w:cs="Times New Roman"/>
          <w:sz w:val="24"/>
          <w:szCs w:val="24"/>
        </w:rPr>
        <w:t xml:space="preserve">a form of cherry picking </w:t>
      </w:r>
      <w:r w:rsidRPr="00454C7F">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LCAxNjwvc3R5bGU+PC9EaXNwbGF5VGV4dD48cmVjb3JkPjxyZWMtbnVtYmVyPjQwPC9yZWMtbnVt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LCAxNjwvc3R5bGU+PC9EaXNwbGF5VGV4dD48cmVjb3JkPjxyZWMtbnVtYmVyPjQwPC9yZWMtbnVt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9, 16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While outlier removal can certainly improve power by reducing noise in estimation, it could also potentially induce higher type 1 error rates, which we go on to explore through simulations.</w:t>
      </w:r>
    </w:p>
    <w:p w14:paraId="4C9AE293" w14:textId="043AA216"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Recent large-scale MR scans have indicated that horizontal pleiotropy is widespread based on systematic analysis of heterogeneity </w:t>
      </w:r>
      <w:r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QXV0aG9yPlZlcmJhbmNrPC9BdXRob3I+PFllYXI+MjAxODwvWWVhcj48UmVjTnVtPjMxPC9SZWNO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QXV0aG9yPlZlcmJhbmNrPC9BdXRob3I+PFllYXI+MjAxODwvWWVhcj48UmVjTnVtPjMxPC9SZWNO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15, 17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suggests that many SNPs used as instruments are likely to associate with other traits, which in turn might associate with the original outcome of interest – hence giving rise to heterogeneity. As such we have an opportunity to identify novel pathways through exploiting outliers. Equipped with automated MR analysis software</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Pr>
          <w:rFonts w:ascii="Times New Roman" w:eastAsia="Calibri" w:hAnsi="Times New Roman" w:cs="Times New Roman"/>
          <w:sz w:val="24"/>
          <w:szCs w:val="24"/>
        </w:rPr>
        <w:fldChar w:fldCharType="separate"/>
      </w:r>
      <w:r w:rsidRPr="00194AE5">
        <w:rPr>
          <w:rFonts w:ascii="Times New Roman" w:eastAsia="Calibri" w:hAnsi="Times New Roman" w:cs="Times New Roman"/>
          <w:noProof/>
          <w:sz w:val="24"/>
          <w:szCs w:val="24"/>
          <w:vertAlign w:val="superscript"/>
        </w:rPr>
        <w:t>10</w:t>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outlier detection methods and a database of complete GWAS summary datasets, we developed MR-TRYX (from the phrase coined by William Bateson, “Treasure your exceptions</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&lt;EndNote&gt;&lt;Cite&gt;&lt;Author&gt;Bateson&lt;/Author&gt;&lt;Year&gt;2014&lt;/Year&gt;&lt;RecNum&gt;73&lt;/RecNum&gt;&lt;DisplayText&gt;&lt;style face="superscript"&gt;18&lt;/style&gt;&lt;/DisplayText&gt;&lt;record&gt;&lt;rec-number&gt;73&lt;/rec-number&gt;&lt;foreign-keys&gt;&lt;key app="EN" db-id="x0teevaf5a05akervd25v50wfwp9z5x2vwxd" timestamp="1540984242"&gt;73&lt;/key&gt;&lt;/foreign-keys&gt;&lt;ref-type name="Book"&gt;6&lt;/ref-type&gt;&lt;contributors&gt;&lt;authors&gt;&lt;author&gt;Bateson, William&lt;/author&gt;&lt;/authors&gt;&lt;/contributors&gt;&lt;titles&gt;&lt;title&gt;The methods and scope of genetics&lt;/title&gt;&lt;/titles&gt;&lt;dates&gt;&lt;year&gt;2014&lt;/year&gt;&lt;/dates&gt;&lt;publisher&gt;Cambridge University Press&lt;/publisher&gt;&lt;isbn&gt;1107652588&lt;/isbn&gt;&lt;urls&gt;&lt;/urls&gt;&lt;/record&gt;&lt;/Cite&gt;&lt;/EndNote&gt;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 framework for identifying novel putative causal factors when performing a simple exposure-outcome analysis. In this paper we present simulations to show how knowledge of horizontal pathways can be used to discover novel putative causal factors for an outcome of interest, and </w:t>
      </w:r>
      <w:r w:rsidRPr="00454C7F">
        <w:rPr>
          <w:rFonts w:ascii="Times New Roman" w:eastAsia="Calibri" w:hAnsi="Times New Roman" w:cs="Times New Roman"/>
          <w:sz w:val="24"/>
          <w:szCs w:val="24"/>
        </w:rPr>
        <w:lastRenderedPageBreak/>
        <w:t>to also improve the power and reliability of the original exposure-outcome association analysis. We apply MR-TRYX to several exemplar analyses to demonstrate its potential utility.</w:t>
      </w:r>
    </w:p>
    <w:p w14:paraId="6CF2F698" w14:textId="77777777" w:rsidR="000C0344" w:rsidRPr="00454C7F" w:rsidRDefault="000C0344" w:rsidP="000C0344">
      <w:pPr>
        <w:spacing w:after="160" w:line="480" w:lineRule="auto"/>
        <w:rPr>
          <w:rFonts w:ascii="Times New Roman" w:eastAsia="Calibri" w:hAnsi="Times New Roman" w:cs="Times New Roman"/>
          <w:sz w:val="24"/>
          <w:szCs w:val="24"/>
        </w:rPr>
      </w:pPr>
    </w:p>
    <w:p w14:paraId="3FEB1337" w14:textId="77777777" w:rsidR="000C0344" w:rsidRPr="00454C7F" w:rsidRDefault="000C0344" w:rsidP="000C0344">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t>Methods</w:t>
      </w:r>
    </w:p>
    <w:p w14:paraId="384CF155" w14:textId="77777777" w:rsidR="000C0344" w:rsidRPr="00454C7F" w:rsidRDefault="000C0344" w:rsidP="000C0344">
      <w:pPr>
        <w:pStyle w:val="Heading3"/>
        <w:spacing w:line="480" w:lineRule="auto"/>
        <w:rPr>
          <w:rFonts w:ascii="Times New Roman" w:hAnsi="Times New Roman" w:cs="Times New Roman"/>
          <w:sz w:val="24"/>
          <w:szCs w:val="24"/>
        </w:rPr>
      </w:pPr>
      <w:bookmarkStart w:id="2" w:name="_u3idfk3dd9zu" w:colFirst="0" w:colLast="0"/>
      <w:bookmarkEnd w:id="2"/>
      <w:r w:rsidRPr="00454C7F">
        <w:rPr>
          <w:rFonts w:ascii="Times New Roman" w:hAnsi="Times New Roman" w:cs="Times New Roman"/>
          <w:sz w:val="24"/>
          <w:szCs w:val="24"/>
        </w:rPr>
        <w:t>Overview of MR-TRYX</w:t>
      </w:r>
    </w:p>
    <w:p w14:paraId="7AD3273C" w14:textId="77777777" w:rsidR="000C0344" w:rsidRPr="00454C7F" w:rsidRDefault="000C0344" w:rsidP="000C0344">
      <w:pPr>
        <w:spacing w:after="160" w:line="480" w:lineRule="auto"/>
        <w:jc w:val="both"/>
        <w:rPr>
          <w:rFonts w:ascii="Times New Roman" w:eastAsia="Calibri" w:hAnsi="Times New Roman" w:cs="Times New Roman"/>
          <w:color w:val="1F3863"/>
          <w:sz w:val="24"/>
          <w:szCs w:val="24"/>
        </w:rPr>
      </w:pPr>
      <w:r w:rsidRPr="00454C7F">
        <w:rPr>
          <w:rFonts w:ascii="Times New Roman" w:eastAsia="Calibri" w:hAnsi="Times New Roman" w:cs="Times New Roman"/>
          <w:sz w:val="24"/>
          <w:szCs w:val="24"/>
        </w:rPr>
        <w:t xml:space="preserve">Figure 1 shows an overview of the approach. MR-TRYX is applied to an exposure-outcome analysis </w:t>
      </w:r>
      <w:r>
        <w:rPr>
          <w:rFonts w:ascii="Times New Roman" w:eastAsia="Calibri" w:hAnsi="Times New Roman" w:cs="Times New Roman"/>
          <w:sz w:val="24"/>
          <w:szCs w:val="24"/>
        </w:rPr>
        <w:t xml:space="preserve">in two sample MR approach </w:t>
      </w:r>
      <w:r w:rsidRPr="00454C7F">
        <w:rPr>
          <w:rFonts w:ascii="Times New Roman" w:eastAsia="Calibri" w:hAnsi="Times New Roman" w:cs="Times New Roman"/>
          <w:sz w:val="24"/>
          <w:szCs w:val="24"/>
        </w:rPr>
        <w:t>and it has two objectives. The first is to use outliers in the original exposure-outcome analysis to identify novel putative factors that influence the outcome independently of the exposure. The second is to re-estimate the original exposure-outcome association by adjusting outlier SNPs for the horizontal pleiotropic pathways that might arise through the novel putative associations.</w:t>
      </w:r>
      <w:r>
        <w:rPr>
          <w:rFonts w:ascii="Times New Roman" w:eastAsia="Calibri" w:hAnsi="Times New Roman" w:cs="Times New Roman"/>
          <w:sz w:val="24"/>
          <w:szCs w:val="24"/>
        </w:rPr>
        <w:t xml:space="preserve"> This outlier-adjustment method should be treated as a new approach to be used in conjunction with other methods that already exist in the MR sensitivity analysis toolkit. We provide extensive discussion on the context, advantages and potential pitfalls that come with trying to use a data-driven approach to adjust for horizontal pleiotropy at the end of the paper.</w:t>
      </w:r>
    </w:p>
    <w:p w14:paraId="11953571"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Outlier detection</w:t>
      </w:r>
    </w:p>
    <w:p w14:paraId="242FE148" w14:textId="57C879F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Several outlier detection methods now exist that are based on the contribution of each SNP to overall heterogeneity in an inverse-variance weighted (IVW) meta-analysis </w:t>
      </w:r>
      <w:r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Pr="00454C7F">
        <w:rPr>
          <w:rFonts w:ascii="Times New Roman" w:eastAsia="Calibri" w:hAnsi="Times New Roman" w:cs="Times New Roman"/>
          <w:sz w:val="24"/>
          <w:szCs w:val="24"/>
        </w:rPr>
        <w:instrText xml:space="preserve"> ADDIN EN.CITE </w:instrText>
      </w:r>
      <w:r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Pr="00454C7F">
        <w:rPr>
          <w:rFonts w:ascii="Times New Roman" w:eastAsia="Calibri" w:hAnsi="Times New Roman" w:cs="Times New Roman"/>
          <w:sz w:val="24"/>
          <w:szCs w:val="24"/>
        </w:rPr>
        <w:instrText xml:space="preserve"> ADDIN EN.CITE.DATA </w:instrText>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ins w:id="3" w:author="Gibran Hemani" w:date="2019-07-10T21:58:00Z">
        <w:r w:rsidR="007553D5">
          <w:rPr>
            <w:rFonts w:ascii="Times New Roman" w:eastAsia="Calibri" w:hAnsi="Times New Roman" w:cs="Times New Roman"/>
            <w:sz w:val="24"/>
            <w:szCs w:val="24"/>
          </w:rPr>
          <w:t>In order to estimate heterogeneity</w:t>
        </w:r>
      </w:ins>
      <w:ins w:id="4" w:author="Gibran Hemani" w:date="2019-07-10T21:59:00Z">
        <w:r w:rsidR="007553D5">
          <w:rPr>
            <w:rFonts w:ascii="Times New Roman" w:eastAsia="Calibri" w:hAnsi="Times New Roman" w:cs="Times New Roman"/>
            <w:sz w:val="24"/>
            <w:szCs w:val="24"/>
          </w:rPr>
          <w:t xml:space="preserve"> accurately</w:t>
        </w:r>
      </w:ins>
      <w:ins w:id="5" w:author="Yoonsu Cho" w:date="2019-07-22T16:12:00Z">
        <w:r w:rsidR="009F0F62">
          <w:rPr>
            <w:rFonts w:ascii="Times New Roman" w:eastAsia="Calibri" w:hAnsi="Times New Roman" w:cs="Times New Roman"/>
            <w:sz w:val="24"/>
            <w:szCs w:val="24"/>
          </w:rPr>
          <w:t>,</w:t>
        </w:r>
      </w:ins>
      <w:ins w:id="6" w:author="Gibran Hemani" w:date="2019-07-10T21:58:00Z">
        <w:r w:rsidR="007553D5">
          <w:rPr>
            <w:rFonts w:ascii="Times New Roman" w:eastAsia="Calibri" w:hAnsi="Times New Roman" w:cs="Times New Roman"/>
            <w:sz w:val="24"/>
            <w:szCs w:val="24"/>
          </w:rPr>
          <w:t xml:space="preserve"> it is important to appropriately weight the contribution of each SNP to the overall estimate.</w:t>
        </w:r>
      </w:ins>
      <w:ins w:id="7" w:author="Gibran Hemani" w:date="2019-07-10T21:59:00Z">
        <w:r w:rsidR="007553D5">
          <w:rPr>
            <w:rFonts w:ascii="Times New Roman" w:eastAsia="Calibri" w:hAnsi="Times New Roman" w:cs="Times New Roman"/>
            <w:sz w:val="24"/>
            <w:szCs w:val="24"/>
          </w:rPr>
          <w:t xml:space="preserve"> </w:t>
        </w:r>
      </w:ins>
      <w:r w:rsidRPr="00454C7F">
        <w:rPr>
          <w:rFonts w:ascii="Times New Roman" w:eastAsia="Calibri" w:hAnsi="Times New Roman" w:cs="Times New Roman"/>
          <w:sz w:val="24"/>
          <w:szCs w:val="24"/>
        </w:rPr>
        <w:t>We used the approach implemented in the RadialMR R package (</w:t>
      </w:r>
      <w:hyperlink r:id="rId11" w:history="1">
        <w:r w:rsidRPr="00454C7F">
          <w:rPr>
            <w:rStyle w:val="Hyperlink"/>
            <w:rFonts w:ascii="Times New Roman" w:eastAsia="Calibri" w:hAnsi="Times New Roman" w:cs="Times New Roman"/>
            <w:sz w:val="24"/>
            <w:szCs w:val="24"/>
          </w:rPr>
          <w:t>https://github.com/WSpiller/RadialMR</w:t>
        </w:r>
      </w:hyperlink>
      <w:r w:rsidRPr="00454C7F">
        <w:rPr>
          <w:rFonts w:ascii="Times New Roman" w:eastAsia="Calibri" w:hAnsi="Times New Roman" w:cs="Times New Roman"/>
          <w:sz w:val="24"/>
          <w:szCs w:val="24"/>
        </w:rPr>
        <w:t xml:space="preserve">) to detect outliers. Full details are provided elsewhere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20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but briefly, we used the so-called ‘modified 2</w:t>
      </w:r>
      <w:r w:rsidRPr="00454C7F">
        <w:rPr>
          <w:rFonts w:ascii="Times New Roman" w:eastAsia="Calibri" w:hAnsi="Times New Roman" w:cs="Times New Roman"/>
          <w:sz w:val="24"/>
          <w:szCs w:val="24"/>
          <w:vertAlign w:val="superscript"/>
        </w:rPr>
        <w:t>nd</w:t>
      </w:r>
      <w:r w:rsidRPr="00454C7F">
        <w:rPr>
          <w:rFonts w:ascii="Times New Roman" w:eastAsia="Calibri" w:hAnsi="Times New Roman" w:cs="Times New Roman"/>
          <w:sz w:val="24"/>
          <w:szCs w:val="24"/>
        </w:rPr>
        <w:t xml:space="preserve"> order weighting’ approach to estimate total Cochran’s Q statistic as a measure of heterogeneity, as well as the individual </w:t>
      </w:r>
      <w:r w:rsidRPr="00454C7F">
        <w:rPr>
          <w:rFonts w:ascii="Times New Roman" w:eastAsia="Calibri" w:hAnsi="Times New Roman" w:cs="Times New Roman"/>
          <w:sz w:val="24"/>
          <w:szCs w:val="24"/>
        </w:rPr>
        <w:lastRenderedPageBreak/>
        <w:t xml:space="preserve">contributions of each SNP, </w:t>
      </w:r>
      <w:r w:rsidRPr="00454C7F">
        <w:rPr>
          <w:rFonts w:ascii="Times New Roman" w:eastAsia="Calibri" w:hAnsi="Times New Roman" w:cs="Times New Roman"/>
          <w:i/>
          <w:sz w:val="24"/>
          <w:szCs w:val="24"/>
        </w:rPr>
        <w:t>q</w:t>
      </w:r>
      <w:r w:rsidRPr="00454C7F">
        <w:rPr>
          <w:rFonts w:ascii="Times New Roman" w:eastAsia="Calibri" w:hAnsi="Times New Roman" w:cs="Times New Roman"/>
          <w:i/>
          <w:sz w:val="24"/>
          <w:szCs w:val="24"/>
          <w:vertAlign w:val="subscript"/>
        </w:rPr>
        <w:t xml:space="preserve">i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20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has been shown to be comparable to the simulation-based approach in MR-PRESSO</w:t>
      </w:r>
      <w:ins w:id="8" w:author="Gibran Hemani" w:date="2019-07-10T21:59:00Z">
        <w:r w:rsidR="007553D5">
          <w:rPr>
            <w:rFonts w:ascii="Times New Roman" w:eastAsia="Calibri" w:hAnsi="Times New Roman" w:cs="Times New Roman"/>
            <w:sz w:val="24"/>
            <w:szCs w:val="24"/>
          </w:rPr>
          <w:t xml:space="preserve">, providing a </w:t>
        </w:r>
        <w:commentRangeStart w:id="9"/>
        <w:r w:rsidR="007553D5">
          <w:rPr>
            <w:rFonts w:ascii="Times New Roman" w:eastAsia="Calibri" w:hAnsi="Times New Roman" w:cs="Times New Roman"/>
            <w:sz w:val="24"/>
            <w:szCs w:val="24"/>
          </w:rPr>
          <w:t>well-calibrated test statistic</w:t>
        </w:r>
      </w:ins>
      <w:commentRangeEnd w:id="9"/>
      <w:r w:rsidR="00BD275D">
        <w:rPr>
          <w:rStyle w:val="CommentReference"/>
        </w:rPr>
        <w:commentReference w:id="9"/>
      </w:r>
      <w:ins w:id="10" w:author="Gibran Hemani" w:date="2019-07-10T21:59:00Z">
        <w:r w:rsidR="007553D5">
          <w:rPr>
            <w:rFonts w:ascii="Times New Roman" w:eastAsia="Calibri" w:hAnsi="Times New Roman" w:cs="Times New Roman"/>
            <w:sz w:val="24"/>
            <w:szCs w:val="24"/>
          </w:rPr>
          <w:t xml:space="preserve"> for outlier status whilst being computat</w:t>
        </w:r>
      </w:ins>
      <w:ins w:id="11" w:author="Gibran Hemani" w:date="2019-07-10T22:00:00Z">
        <w:r w:rsidR="007553D5">
          <w:rPr>
            <w:rFonts w:ascii="Times New Roman" w:eastAsia="Calibri" w:hAnsi="Times New Roman" w:cs="Times New Roman"/>
            <w:sz w:val="24"/>
            <w:szCs w:val="24"/>
          </w:rPr>
          <w:t>ionally more efficient</w:t>
        </w:r>
      </w:ins>
      <w:r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PjE1LCAyMTwvc3R5bGU+PC9EaXNwbGF5VGV4dD48cmVjb3JkPjxyZWMtbnVtYmVyPjMxPC9yZWMt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PjE1LCAyMTwvc3R5bGU+PC9EaXNwbGF5VGV4dD48cmVjb3JkPjxyZWMtbnVtYmVyPjMxPC9yZWMt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15, 21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probability of a SNP being an outlier is calculated based on </w:t>
      </w:r>
      <w:r w:rsidRPr="00454C7F">
        <w:rPr>
          <w:rFonts w:ascii="Times New Roman" w:eastAsia="Calibri" w:hAnsi="Times New Roman" w:cs="Times New Roman"/>
          <w:i/>
          <w:sz w:val="24"/>
          <w:szCs w:val="24"/>
        </w:rPr>
        <w:t>q</w:t>
      </w:r>
      <w:r w:rsidRPr="00454C7F">
        <w:rPr>
          <w:rFonts w:ascii="Times New Roman" w:eastAsia="Calibri" w:hAnsi="Times New Roman" w:cs="Times New Roman"/>
          <w:i/>
          <w:sz w:val="24"/>
          <w:szCs w:val="24"/>
          <w:vertAlign w:val="subscript"/>
        </w:rPr>
        <w:t>i</w:t>
      </w:r>
      <w:r w:rsidRPr="00454C7F">
        <w:rPr>
          <w:rFonts w:ascii="Times New Roman" w:eastAsia="Calibri" w:hAnsi="Times New Roman" w:cs="Times New Roman"/>
          <w:sz w:val="24"/>
          <w:szCs w:val="24"/>
        </w:rPr>
        <w:t xml:space="preserve"> being chi-square distributed with 1 degree of freedom. For demonstration purposes we adopted a conservative p-value threshold for identifying outliers, dividing 0.05 by the number of SNPs as a correction for multiple testing. We are not, however, suggesting that this arbitrary threshold will </w:t>
      </w:r>
      <w:ins w:id="12" w:author="Gibran Hemani" w:date="2019-07-10T21:57:00Z">
        <w:r w:rsidR="007553D5">
          <w:rPr>
            <w:rFonts w:ascii="Times New Roman" w:eastAsia="Calibri" w:hAnsi="Times New Roman" w:cs="Times New Roman"/>
            <w:sz w:val="24"/>
            <w:szCs w:val="24"/>
          </w:rPr>
          <w:t xml:space="preserve">necessarily </w:t>
        </w:r>
      </w:ins>
      <w:r w:rsidRPr="00454C7F">
        <w:rPr>
          <w:rFonts w:ascii="Times New Roman" w:eastAsia="Calibri" w:hAnsi="Times New Roman" w:cs="Times New Roman"/>
          <w:sz w:val="24"/>
          <w:szCs w:val="24"/>
        </w:rPr>
        <w:t xml:space="preserve">be optimal for identifying outliers, and users can apply other approaches or thresholds through the MR-TRYX software. </w:t>
      </w:r>
    </w:p>
    <w:p w14:paraId="5BE24798"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Candidate trait detection</w:t>
      </w:r>
    </w:p>
    <w:p w14:paraId="12E17427" w14:textId="5DAB2064"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Traits associated with the detected outliers could causally influence the outcome. MR-TRYX searches the MR-Base database to identify the traits that have associations with the detected outliers. By default, we limit the search to traits for which the GWAS results registered at MR-Base have more than 500,000 SNPs and sample sizes exceeding 5,000. Traits that have an association with outlier SNPs at genome-wide p-value threshold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xml:space="preserve">; in keeping with traditional GWAS thresholds used for instrument selection) are regarded as potential risk factors for the outcome and defined as “candidate traits”. Each candidate trait is tested for its influence on the original exposure and outcome traits (Figure 1) using the IVW random effects model. We take forward putative associations based on </w:t>
      </w:r>
      <w:commentRangeStart w:id="13"/>
      <w:ins w:id="14" w:author="Yoonsu Cho" w:date="2019-07-22T16:22:00Z">
        <w:r w:rsidR="00F76A97">
          <w:rPr>
            <w:rFonts w:ascii="Times New Roman" w:eastAsia="Calibri" w:hAnsi="Times New Roman" w:cs="Times New Roman"/>
            <w:sz w:val="24"/>
            <w:szCs w:val="24"/>
          </w:rPr>
          <w:t>false discovery ra</w:t>
        </w:r>
      </w:ins>
      <w:ins w:id="15" w:author="Yoonsu Cho" w:date="2019-07-22T16:23:00Z">
        <w:r w:rsidR="00F76A97">
          <w:rPr>
            <w:rFonts w:ascii="Times New Roman" w:eastAsia="Calibri" w:hAnsi="Times New Roman" w:cs="Times New Roman"/>
            <w:sz w:val="24"/>
            <w:szCs w:val="24"/>
          </w:rPr>
          <w:t>te (</w:t>
        </w:r>
      </w:ins>
      <w:r w:rsidRPr="00454C7F">
        <w:rPr>
          <w:rFonts w:ascii="Times New Roman" w:eastAsia="Calibri" w:hAnsi="Times New Roman" w:cs="Times New Roman"/>
          <w:sz w:val="24"/>
          <w:szCs w:val="24"/>
        </w:rPr>
        <w:t>FDR</w:t>
      </w:r>
      <w:ins w:id="16" w:author="Yoonsu Cho" w:date="2019-07-22T16:23:00Z">
        <w:r w:rsidR="00F76A97">
          <w:rPr>
            <w:rFonts w:ascii="Times New Roman" w:eastAsia="Calibri" w:hAnsi="Times New Roman" w:cs="Times New Roman"/>
            <w:sz w:val="24"/>
            <w:szCs w:val="24"/>
          </w:rPr>
          <w:t>)</w:t>
        </w:r>
      </w:ins>
      <w:r w:rsidRPr="00454C7F">
        <w:rPr>
          <w:rFonts w:ascii="Times New Roman" w:eastAsia="Calibri" w:hAnsi="Times New Roman" w:cs="Times New Roman"/>
          <w:sz w:val="24"/>
          <w:szCs w:val="24"/>
        </w:rPr>
        <w:t xml:space="preserve"> &lt; 0.05</w:t>
      </w:r>
      <w:ins w:id="17" w:author="Yoonsu Cho" w:date="2019-07-22T16:32:00Z">
        <w:r w:rsidR="00667FEF">
          <w:rPr>
            <w:rFonts w:ascii="Times New Roman" w:eastAsia="Calibri" w:hAnsi="Times New Roman" w:cs="Times New Roman"/>
            <w:sz w:val="24"/>
            <w:szCs w:val="24"/>
          </w:rPr>
          <w:t>,</w:t>
        </w:r>
      </w:ins>
      <w:r w:rsidRPr="00454C7F">
        <w:rPr>
          <w:rFonts w:ascii="Times New Roman" w:eastAsia="Calibri" w:hAnsi="Times New Roman" w:cs="Times New Roman"/>
          <w:sz w:val="24"/>
          <w:szCs w:val="24"/>
        </w:rPr>
        <w:t xml:space="preserve"> </w:t>
      </w:r>
      <w:ins w:id="18" w:author="Yoonsu Cho" w:date="2019-07-22T16:31:00Z">
        <w:r w:rsidR="002F6E41">
          <w:rPr>
            <w:rFonts w:ascii="Times New Roman" w:eastAsia="Calibri" w:hAnsi="Times New Roman" w:cs="Times New Roman"/>
            <w:sz w:val="24"/>
            <w:szCs w:val="24"/>
          </w:rPr>
          <w:t>where</w:t>
        </w:r>
      </w:ins>
      <w:ins w:id="19" w:author="Yoonsu Cho" w:date="2019-07-22T16:32:00Z">
        <w:r w:rsidR="00667FEF">
          <w:rPr>
            <w:rFonts w:ascii="Times New Roman" w:eastAsia="Calibri" w:hAnsi="Times New Roman" w:cs="Times New Roman"/>
            <w:sz w:val="24"/>
            <w:szCs w:val="24"/>
          </w:rPr>
          <w:t xml:space="preserve"> the null hypothesis is true,</w:t>
        </w:r>
      </w:ins>
      <w:commentRangeEnd w:id="13"/>
      <w:ins w:id="20" w:author="Yoonsu Cho" w:date="2019-07-22T16:54:00Z">
        <w:r w:rsidR="00B12D6C">
          <w:rPr>
            <w:rStyle w:val="CommentReference"/>
          </w:rPr>
          <w:commentReference w:id="13"/>
        </w:r>
      </w:ins>
      <w:ins w:id="21" w:author="Yoonsu Cho" w:date="2019-07-22T16:32:00Z">
        <w:r w:rsidR="00667FEF">
          <w:rPr>
            <w:rFonts w:ascii="Times New Roman" w:eastAsia="Calibri" w:hAnsi="Times New Roman" w:cs="Times New Roman"/>
            <w:sz w:val="24"/>
            <w:szCs w:val="24"/>
          </w:rPr>
          <w:t xml:space="preserve"> </w:t>
        </w:r>
      </w:ins>
      <w:r w:rsidRPr="00454C7F">
        <w:rPr>
          <w:rFonts w:ascii="Times New Roman" w:eastAsia="Calibri" w:hAnsi="Times New Roman" w:cs="Times New Roman"/>
          <w:sz w:val="24"/>
          <w:szCs w:val="24"/>
        </w:rPr>
        <w:t xml:space="preserve">but we note that the use of arbitrary thresholds is problematic </w:t>
      </w:r>
      <w:r w:rsidRPr="00454C7F">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MiwgMjM8L3N0eWxlPjwvRGlzcGxheVRleHQ+PHJlY29yZD48cmVjLW51bWJlcj43MTwvcmVjLW51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MiwgMjM8L3N0eWxlPjwvRGlzcGxheVRleHQ+PHJlY29yZD48cmVjLW51bWJlcj43MTwvcmVjLW51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22, 23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and we use them here to make high dimensional investigations more manageable.</w:t>
      </w:r>
    </w:p>
    <w:p w14:paraId="6E31BF27" w14:textId="25725127" w:rsidR="000C0344" w:rsidRPr="00454C7F" w:rsidRDefault="000C0344" w:rsidP="000C0344">
      <w:pPr>
        <w:pStyle w:val="Heading3"/>
        <w:spacing w:line="480" w:lineRule="auto"/>
        <w:jc w:val="both"/>
        <w:rPr>
          <w:rFonts w:ascii="Times New Roman" w:hAnsi="Times New Roman" w:cs="Times New Roman"/>
          <w:sz w:val="24"/>
          <w:szCs w:val="24"/>
        </w:rPr>
      </w:pPr>
      <w:bookmarkStart w:id="22" w:name="_satu5fuqr406" w:colFirst="0" w:colLast="0"/>
      <w:bookmarkEnd w:id="22"/>
      <w:r w:rsidRPr="00454C7F">
        <w:rPr>
          <w:rFonts w:ascii="Times New Roman" w:hAnsi="Times New Roman" w:cs="Times New Roman"/>
          <w:sz w:val="24"/>
          <w:szCs w:val="24"/>
        </w:rPr>
        <w:t>Assessing causal estimates of the association of candidate trait</w:t>
      </w:r>
      <w:ins w:id="23" w:author="Gibran Hemani" w:date="2019-07-10T17:36:00Z">
        <w:r w:rsidR="00E97F17">
          <w:rPr>
            <w:rFonts w:ascii="Times New Roman" w:hAnsi="Times New Roman" w:cs="Times New Roman"/>
            <w:sz w:val="24"/>
            <w:szCs w:val="24"/>
          </w:rPr>
          <w:t>s</w:t>
        </w:r>
      </w:ins>
      <w:r w:rsidRPr="00454C7F">
        <w:rPr>
          <w:rFonts w:ascii="Times New Roman" w:hAnsi="Times New Roman" w:cs="Times New Roman"/>
          <w:sz w:val="24"/>
          <w:szCs w:val="24"/>
        </w:rPr>
        <w:t xml:space="preserve"> with the outcome</w:t>
      </w:r>
    </w:p>
    <w:p w14:paraId="29437B2D" w14:textId="77927476" w:rsidR="00BB19B5" w:rsidRDefault="00E97F17" w:rsidP="000C0344">
      <w:pPr>
        <w:spacing w:after="160" w:line="480" w:lineRule="auto"/>
        <w:jc w:val="both"/>
        <w:rPr>
          <w:ins w:id="24" w:author="Gibran Hemani" w:date="2019-07-10T17:55:00Z"/>
          <w:rFonts w:ascii="Times New Roman" w:eastAsia="Calibri" w:hAnsi="Times New Roman" w:cs="Times New Roman"/>
          <w:sz w:val="24"/>
          <w:szCs w:val="24"/>
        </w:rPr>
      </w:pPr>
      <w:ins w:id="25" w:author="Gibran Hemani" w:date="2019-07-10T17:36:00Z">
        <w:r>
          <w:rPr>
            <w:rFonts w:ascii="Times New Roman" w:eastAsia="Calibri" w:hAnsi="Times New Roman" w:cs="Times New Roman"/>
            <w:sz w:val="24"/>
            <w:szCs w:val="24"/>
          </w:rPr>
          <w:t>Once candidate traits are detected, we can identify instruments specifically for the candidate traits and model how the exposure and candidate trai</w:t>
        </w:r>
      </w:ins>
      <w:ins w:id="26" w:author="Gibran Hemani" w:date="2019-07-10T17:37:00Z">
        <w:r>
          <w:rPr>
            <w:rFonts w:ascii="Times New Roman" w:eastAsia="Calibri" w:hAnsi="Times New Roman" w:cs="Times New Roman"/>
            <w:sz w:val="24"/>
            <w:szCs w:val="24"/>
          </w:rPr>
          <w:t xml:space="preserve">ts together associate with the outcome. </w:t>
        </w:r>
      </w:ins>
      <w:ins w:id="27" w:author="Gibran Hemani" w:date="2019-07-10T17:36:00Z">
        <w:r>
          <w:rPr>
            <w:rFonts w:ascii="Times New Roman" w:eastAsia="Calibri" w:hAnsi="Times New Roman" w:cs="Times New Roman"/>
            <w:sz w:val="24"/>
            <w:szCs w:val="24"/>
          </w:rPr>
          <w:t xml:space="preserve"> </w:t>
        </w:r>
      </w:ins>
      <w:ins w:id="28" w:author="Gibran Hemani" w:date="2019-07-10T20:46:00Z">
        <w:r w:rsidR="003C44C5">
          <w:rPr>
            <w:rFonts w:ascii="Times New Roman" w:eastAsia="Calibri" w:hAnsi="Times New Roman" w:cs="Times New Roman"/>
            <w:sz w:val="24"/>
            <w:szCs w:val="24"/>
          </w:rPr>
          <w:t>T</w:t>
        </w:r>
      </w:ins>
      <w:ins w:id="29" w:author="Gibran Hemani" w:date="2019-07-10T17:54:00Z">
        <w:r w:rsidR="00BB19B5">
          <w:rPr>
            <w:rFonts w:ascii="Times New Roman" w:eastAsia="Calibri" w:hAnsi="Times New Roman" w:cs="Times New Roman"/>
            <w:sz w:val="24"/>
            <w:szCs w:val="24"/>
          </w:rPr>
          <w:t>his involves the following proce</w:t>
        </w:r>
      </w:ins>
      <w:ins w:id="30" w:author="Gibran Hemani" w:date="2019-07-10T17:55:00Z">
        <w:r w:rsidR="00BB19B5">
          <w:rPr>
            <w:rFonts w:ascii="Times New Roman" w:eastAsia="Calibri" w:hAnsi="Times New Roman" w:cs="Times New Roman"/>
            <w:sz w:val="24"/>
            <w:szCs w:val="24"/>
          </w:rPr>
          <w:t>ss</w:t>
        </w:r>
      </w:ins>
      <w:ins w:id="31" w:author="Gibran Hemani" w:date="2019-07-10T21:19:00Z">
        <w:r w:rsidR="001E02AE">
          <w:rPr>
            <w:rFonts w:ascii="Times New Roman" w:eastAsia="Calibri" w:hAnsi="Times New Roman" w:cs="Times New Roman"/>
            <w:sz w:val="24"/>
            <w:szCs w:val="24"/>
          </w:rPr>
          <w:t>, which we go on to describe in full detail below</w:t>
        </w:r>
      </w:ins>
      <w:ins w:id="32" w:author="Gibran Hemani" w:date="2019-07-10T17:55:00Z">
        <w:r w:rsidR="00BB19B5">
          <w:rPr>
            <w:rFonts w:ascii="Times New Roman" w:eastAsia="Calibri" w:hAnsi="Times New Roman" w:cs="Times New Roman"/>
            <w:sz w:val="24"/>
            <w:szCs w:val="24"/>
          </w:rPr>
          <w:t>:</w:t>
        </w:r>
      </w:ins>
    </w:p>
    <w:p w14:paraId="7BB90CEB" w14:textId="500D660E" w:rsidR="00BB19B5" w:rsidRDefault="00BB19B5" w:rsidP="00BB19B5">
      <w:pPr>
        <w:pStyle w:val="ListParagraph"/>
        <w:numPr>
          <w:ilvl w:val="0"/>
          <w:numId w:val="8"/>
        </w:numPr>
        <w:spacing w:after="160" w:line="480" w:lineRule="auto"/>
        <w:jc w:val="both"/>
        <w:rPr>
          <w:ins w:id="33" w:author="Gibran Hemani" w:date="2019-07-10T19:54:00Z"/>
          <w:rFonts w:ascii="Times New Roman" w:eastAsia="Calibri" w:hAnsi="Times New Roman" w:cs="Times New Roman"/>
          <w:sz w:val="24"/>
          <w:szCs w:val="24"/>
        </w:rPr>
      </w:pPr>
      <w:ins w:id="34" w:author="Gibran Hemani" w:date="2019-07-10T17:55:00Z">
        <w:r>
          <w:rPr>
            <w:rFonts w:ascii="Times New Roman" w:eastAsia="Calibri" w:hAnsi="Times New Roman" w:cs="Times New Roman"/>
            <w:sz w:val="24"/>
            <w:szCs w:val="24"/>
          </w:rPr>
          <w:lastRenderedPageBreak/>
          <w:t xml:space="preserve">Identify instruments for the </w:t>
        </w:r>
      </w:ins>
      <w:ins w:id="35" w:author="Gibran Hemani" w:date="2019-07-10T19:54:00Z">
        <w:r w:rsidR="00003693">
          <w:rPr>
            <w:rFonts w:ascii="Times New Roman" w:eastAsia="Calibri" w:hAnsi="Times New Roman" w:cs="Times New Roman"/>
            <w:sz w:val="24"/>
            <w:szCs w:val="24"/>
          </w:rPr>
          <w:t>candidate traits</w:t>
        </w:r>
      </w:ins>
    </w:p>
    <w:p w14:paraId="2D111109" w14:textId="5F14D594" w:rsidR="00003693" w:rsidRDefault="00B12A5F" w:rsidP="00BB19B5">
      <w:pPr>
        <w:pStyle w:val="ListParagraph"/>
        <w:numPr>
          <w:ilvl w:val="0"/>
          <w:numId w:val="8"/>
        </w:numPr>
        <w:spacing w:after="160" w:line="480" w:lineRule="auto"/>
        <w:jc w:val="both"/>
        <w:rPr>
          <w:ins w:id="36" w:author="Gibran Hemani" w:date="2019-07-10T17:55:00Z"/>
          <w:rFonts w:ascii="Times New Roman" w:eastAsia="Calibri" w:hAnsi="Times New Roman" w:cs="Times New Roman"/>
          <w:sz w:val="24"/>
          <w:szCs w:val="24"/>
        </w:rPr>
      </w:pPr>
      <w:ins w:id="37" w:author="Gibran Hemani" w:date="2019-07-10T19:55:00Z">
        <w:r>
          <w:rPr>
            <w:rFonts w:ascii="Times New Roman" w:eastAsia="Calibri" w:hAnsi="Times New Roman" w:cs="Times New Roman"/>
            <w:sz w:val="24"/>
            <w:szCs w:val="24"/>
          </w:rPr>
          <w:t>Estimate the influence of the candidate traits on y conditioning on x</w:t>
        </w:r>
      </w:ins>
      <w:ins w:id="38" w:author="Gibran Hemani" w:date="2019-07-10T21:18:00Z">
        <w:r w:rsidR="001E02AE">
          <w:rPr>
            <w:rFonts w:ascii="Times New Roman" w:eastAsia="Calibri" w:hAnsi="Times New Roman" w:cs="Times New Roman"/>
            <w:sz w:val="24"/>
            <w:szCs w:val="24"/>
          </w:rPr>
          <w:t xml:space="preserve"> using multivariable MR</w:t>
        </w:r>
      </w:ins>
    </w:p>
    <w:p w14:paraId="057F23D9" w14:textId="5EECF03F" w:rsidR="000C0344" w:rsidRPr="00854B3A" w:rsidRDefault="000C0344" w:rsidP="00BB19B5">
      <w:pPr>
        <w:spacing w:after="160" w:line="480" w:lineRule="auto"/>
        <w:jc w:val="both"/>
        <w:rPr>
          <w:rFonts w:ascii="Times New Roman" w:eastAsia="Calibri" w:hAnsi="Times New Roman" w:cs="Times New Roman"/>
          <w:sz w:val="24"/>
          <w:szCs w:val="24"/>
        </w:rPr>
      </w:pPr>
      <w:r w:rsidRPr="00513ACB">
        <w:rPr>
          <w:rFonts w:ascii="Times New Roman" w:eastAsia="Calibri" w:hAnsi="Times New Roman" w:cs="Times New Roman"/>
          <w:sz w:val="24"/>
          <w:szCs w:val="24"/>
        </w:rPr>
        <w:t xml:space="preserve">Suppose we have </w:t>
      </w:r>
      <w:hyperlink r:id="rId15">
        <w:r w:rsidRPr="00454C7F">
          <w:rPr>
            <w:rFonts w:eastAsia="Calibri"/>
            <w:noProof/>
          </w:rPr>
          <w:drawing>
            <wp:inline distT="19050" distB="19050" distL="19050" distR="19050" wp14:anchorId="17486714" wp14:editId="4FA72F20">
              <wp:extent cx="990600" cy="114300"/>
              <wp:effectExtent l="0" t="0" r="0" b="0"/>
              <wp:docPr id="4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6"/>
                      <a:srcRect/>
                      <a:stretch>
                        <a:fillRect/>
                      </a:stretch>
                    </pic:blipFill>
                    <pic:spPr>
                      <a:xfrm>
                        <a:off x="0" y="0"/>
                        <a:ext cx="990600" cy="1143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instruments for the exposure </w:t>
      </w:r>
      <w:hyperlink r:id="rId17">
        <w:r w:rsidRPr="00454C7F">
          <w:rPr>
            <w:rFonts w:eastAsia="Calibri"/>
            <w:noProof/>
          </w:rPr>
          <w:drawing>
            <wp:inline distT="19050" distB="19050" distL="19050" distR="19050" wp14:anchorId="5BC7B5B1" wp14:editId="179223B1">
              <wp:extent cx="76200" cy="76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where </w:t>
      </w:r>
      <w:hyperlink r:id="rId19">
        <w:r w:rsidRPr="00454C7F">
          <w:rPr>
            <w:rFonts w:eastAsia="Calibri"/>
            <w:noProof/>
          </w:rPr>
          <w:drawing>
            <wp:inline distT="19050" distB="19050" distL="19050" distR="19050" wp14:anchorId="5C6FEF5A" wp14:editId="4D3E366C">
              <wp:extent cx="139700" cy="114300"/>
              <wp:effectExtent l="0" t="0" r="0" b="0"/>
              <wp:docPr id="3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0"/>
                      <a:srcRect/>
                      <a:stretch>
                        <a:fillRect/>
                      </a:stretch>
                    </pic:blipFill>
                    <pic:spPr>
                      <a:xfrm>
                        <a:off x="0" y="0"/>
                        <a:ext cx="139700" cy="1143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is an outlier in the x-y MR analysis due to an association with candidate trait </w:t>
      </w:r>
      <w:hyperlink r:id="rId21">
        <w:r w:rsidRPr="00454C7F">
          <w:rPr>
            <w:rFonts w:eastAsia="Calibri"/>
            <w:noProof/>
          </w:rPr>
          <w:drawing>
            <wp:inline distT="19050" distB="19050" distL="19050" distR="19050" wp14:anchorId="66BAA832" wp14:editId="21D373A3">
              <wp:extent cx="76200" cy="101600"/>
              <wp:effectExtent l="0" t="0" r="0" b="0"/>
              <wp:docPr id="51"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513ACB">
        <w:rPr>
          <w:rFonts w:ascii="Times New Roman" w:eastAsia="Calibri" w:hAnsi="Times New Roman" w:cs="Times New Roman"/>
          <w:noProof/>
          <w:sz w:val="24"/>
          <w:szCs w:val="24"/>
          <w:lang w:eastAsia="en-GB"/>
        </w:rPr>
        <w:t xml:space="preserve">, where </w:t>
      </w:r>
      <w:r w:rsidRPr="00513ACB">
        <w:rPr>
          <w:rFonts w:ascii="Times New Roman" w:eastAsia="Calibri" w:hAnsi="Times New Roman" w:cs="Times New Roman"/>
          <w:i/>
          <w:noProof/>
          <w:sz w:val="24"/>
          <w:szCs w:val="24"/>
          <w:lang w:eastAsia="en-GB"/>
        </w:rPr>
        <w:t>E</w:t>
      </w:r>
      <w:r w:rsidRPr="00513ACB">
        <w:rPr>
          <w:rFonts w:ascii="Times New Roman" w:eastAsia="Calibri" w:hAnsi="Times New Roman" w:cs="Times New Roman"/>
          <w:noProof/>
          <w:sz w:val="24"/>
          <w:szCs w:val="24"/>
          <w:lang w:eastAsia="en-GB"/>
        </w:rPr>
        <w:t xml:space="preserve"> indicates the number of genetic variants for the exposure</w:t>
      </w:r>
      <w:r w:rsidRPr="00513ACB">
        <w:rPr>
          <w:rFonts w:ascii="Times New Roman" w:eastAsia="Calibri" w:hAnsi="Times New Roman" w:cs="Times New Roman"/>
          <w:sz w:val="24"/>
          <w:szCs w:val="24"/>
        </w:rPr>
        <w:t xml:space="preserve">. Also, </w:t>
      </w:r>
      <w:hyperlink r:id="rId23">
        <w:r w:rsidRPr="00454C7F">
          <w:rPr>
            <w:rFonts w:eastAsia="Calibri"/>
            <w:noProof/>
          </w:rPr>
          <w:drawing>
            <wp:inline distT="19050" distB="19050" distL="19050" distR="19050" wp14:anchorId="4807F627" wp14:editId="747B0A03">
              <wp:extent cx="76200" cy="101600"/>
              <wp:effectExtent l="0" t="0" r="0" b="0"/>
              <wp:docPr id="3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has </w:t>
      </w:r>
      <w:hyperlink r:id="rId24">
        <w:r w:rsidRPr="00454C7F">
          <w:rPr>
            <w:rFonts w:eastAsia="Calibri"/>
            <w:noProof/>
          </w:rPr>
          <w:drawing>
            <wp:inline distT="19050" distB="19050" distL="19050" distR="19050" wp14:anchorId="2F3BF8BF" wp14:editId="2AC28158">
              <wp:extent cx="977900" cy="114300"/>
              <wp:effectExtent l="0" t="0" r="0" b="0"/>
              <wp:docPr id="3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977900" cy="1143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genetic instruments, where </w:t>
      </w:r>
      <w:r w:rsidRPr="00513ACB">
        <w:rPr>
          <w:rFonts w:ascii="Times New Roman" w:eastAsia="Calibri" w:hAnsi="Times New Roman" w:cs="Times New Roman"/>
          <w:i/>
          <w:sz w:val="24"/>
          <w:szCs w:val="24"/>
        </w:rPr>
        <w:t xml:space="preserve">M </w:t>
      </w:r>
      <w:r w:rsidRPr="00513ACB">
        <w:rPr>
          <w:rFonts w:ascii="Times New Roman" w:eastAsia="Calibri" w:hAnsi="Times New Roman" w:cs="Times New Roman"/>
          <w:sz w:val="24"/>
          <w:szCs w:val="24"/>
        </w:rPr>
        <w:t xml:space="preserve">is the number of genetic variants for </w:t>
      </w:r>
      <w:r w:rsidRPr="00454C7F">
        <w:rPr>
          <w:rFonts w:eastAsia="Calibri"/>
          <w:noProof/>
        </w:rPr>
        <w:drawing>
          <wp:inline distT="19050" distB="19050" distL="19050" distR="19050" wp14:anchorId="02E8CB2A" wp14:editId="37C6B498">
            <wp:extent cx="76200" cy="101600"/>
            <wp:effectExtent l="0" t="0" r="0" b="0"/>
            <wp:docPr id="2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r w:rsidRPr="00513ACB">
        <w:rPr>
          <w:rFonts w:ascii="Times New Roman" w:eastAsia="Calibri" w:hAnsi="Times New Roman" w:cs="Times New Roman"/>
          <w:sz w:val="24"/>
          <w:szCs w:val="24"/>
        </w:rPr>
        <w:t xml:space="preserve">. To obtain the estimate of </w:t>
      </w:r>
      <w:hyperlink r:id="rId26">
        <w:r w:rsidRPr="00454C7F">
          <w:rPr>
            <w:rFonts w:eastAsia="Calibri"/>
            <w:noProof/>
          </w:rPr>
          <w:drawing>
            <wp:inline distT="19050" distB="19050" distL="19050" distR="19050" wp14:anchorId="5D0AF6BF" wp14:editId="08A8F1D4">
              <wp:extent cx="266700" cy="165100"/>
              <wp:effectExtent l="0" t="0" r="0" b="0"/>
              <wp:docPr id="1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266700" cy="1651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uncontaminated by shared genetic effects between </w:t>
      </w:r>
      <w:hyperlink r:id="rId28">
        <w:r w:rsidRPr="00454C7F">
          <w:rPr>
            <w:rFonts w:eastAsia="Calibri"/>
            <w:noProof/>
          </w:rPr>
          <w:drawing>
            <wp:inline distT="19050" distB="19050" distL="19050" distR="19050" wp14:anchorId="54520FD5" wp14:editId="6B363299">
              <wp:extent cx="76200" cy="101600"/>
              <wp:effectExtent l="0" t="0" r="0" b="0"/>
              <wp:docPr id="5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and </w:t>
      </w:r>
      <w:hyperlink r:id="rId29">
        <w:r w:rsidRPr="00454C7F">
          <w:rPr>
            <w:rFonts w:eastAsia="Calibri"/>
            <w:noProof/>
          </w:rPr>
          <w:drawing>
            <wp:inline distT="19050" distB="19050" distL="19050" distR="19050" wp14:anchorId="193FF7B8" wp14:editId="460F031E">
              <wp:extent cx="76200" cy="76200"/>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A03B1C">
        <w:rPr>
          <w:rFonts w:ascii="Times New Roman" w:eastAsia="Calibri" w:hAnsi="Times New Roman" w:cs="Times New Roman"/>
          <w:noProof/>
          <w:sz w:val="24"/>
          <w:szCs w:val="24"/>
          <w:lang w:eastAsia="en-GB"/>
        </w:rPr>
        <w:t xml:space="preserve"> </w:t>
      </w:r>
      <w:r w:rsidRPr="00A03B1C">
        <w:rPr>
          <w:rFonts w:ascii="Times New Roman" w:eastAsia="Calibri" w:hAnsi="Times New Roman" w:cs="Times New Roman"/>
          <w:sz w:val="24"/>
          <w:szCs w:val="24"/>
        </w:rPr>
        <w:t xml:space="preserve">(Figure 1A), we perform multivariable MR analysis </w:t>
      </w:r>
      <w:r w:rsidRPr="00A03B1C">
        <w:rPr>
          <w:rFonts w:ascii="Times New Roman" w:eastAsia="Calibri" w:hAnsi="Times New Roman" w:cs="Times New Roman"/>
          <w:sz w:val="24"/>
          <w:szCs w:val="24"/>
        </w:rPr>
        <w:fldChar w:fldCharType="begin"/>
      </w:r>
      <w:r w:rsidR="0045593D">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face="superscript"&gt;24&lt;/style&gt;&lt;/DisplayText&gt;&lt;record&gt;&lt;rec-number&gt;41&lt;/rec-number&gt;&lt;foreign-keys&gt;&lt;key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A03B1C">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A03B1C">
        <w:rPr>
          <w:rFonts w:ascii="Times New Roman" w:eastAsia="Calibri" w:hAnsi="Times New Roman" w:cs="Times New Roman"/>
          <w:sz w:val="24"/>
          <w:szCs w:val="24"/>
        </w:rPr>
        <w:fldChar w:fldCharType="end"/>
      </w:r>
      <w:r w:rsidRPr="00A03B1C">
        <w:rPr>
          <w:rFonts w:ascii="Times New Roman" w:eastAsia="Calibri" w:hAnsi="Times New Roman" w:cs="Times New Roman"/>
          <w:sz w:val="24"/>
          <w:szCs w:val="24"/>
        </w:rPr>
        <w:t xml:space="preserve">. We </w:t>
      </w:r>
      <w:r w:rsidR="00E97F17" w:rsidRPr="00A03B1C">
        <w:rPr>
          <w:rFonts w:ascii="Times New Roman" w:eastAsia="Calibri" w:hAnsi="Times New Roman" w:cs="Times New Roman"/>
          <w:sz w:val="24"/>
          <w:szCs w:val="24"/>
        </w:rPr>
        <w:t>generate a</w:t>
      </w:r>
      <w:r w:rsidRPr="00A03B1C">
        <w:rPr>
          <w:rFonts w:ascii="Times New Roman" w:eastAsia="Calibri" w:hAnsi="Times New Roman" w:cs="Times New Roman"/>
          <w:sz w:val="24"/>
          <w:szCs w:val="24"/>
        </w:rPr>
        <w:t xml:space="preserve"> </w:t>
      </w:r>
      <w:r w:rsidR="00E97F17" w:rsidRPr="00A03B1C">
        <w:rPr>
          <w:rFonts w:ascii="Times New Roman" w:eastAsia="Calibri" w:hAnsi="Times New Roman" w:cs="Times New Roman"/>
          <w:sz w:val="24"/>
          <w:szCs w:val="24"/>
        </w:rPr>
        <w:t xml:space="preserve">combined </w:t>
      </w:r>
      <w:r w:rsidRPr="00A03B1C">
        <w:rPr>
          <w:rFonts w:ascii="Times New Roman" w:eastAsia="Calibri" w:hAnsi="Times New Roman" w:cs="Times New Roman"/>
          <w:sz w:val="24"/>
          <w:szCs w:val="24"/>
        </w:rPr>
        <w:t xml:space="preserve">list of </w:t>
      </w:r>
      <w:r w:rsidR="00E97F17" w:rsidRPr="00A03B1C">
        <w:rPr>
          <w:rFonts w:ascii="Times New Roman" w:eastAsia="Calibri" w:hAnsi="Times New Roman" w:cs="Times New Roman"/>
          <w:sz w:val="24"/>
          <w:szCs w:val="24"/>
        </w:rPr>
        <w:t xml:space="preserve">instruments </w:t>
      </w:r>
      <w:r w:rsidRPr="00A03B1C">
        <w:rPr>
          <w:rFonts w:ascii="Times New Roman" w:eastAsia="Calibri" w:hAnsi="Times New Roman" w:cs="Times New Roman"/>
          <w:sz w:val="24"/>
          <w:szCs w:val="24"/>
        </w:rPr>
        <w:t xml:space="preserve">for both </w:t>
      </w:r>
      <w:hyperlink r:id="rId30">
        <w:r w:rsidRPr="00454C7F">
          <w:rPr>
            <w:rFonts w:eastAsia="Calibri"/>
            <w:noProof/>
          </w:rPr>
          <w:drawing>
            <wp:inline distT="19050" distB="19050" distL="19050" distR="19050" wp14:anchorId="48F7755B" wp14:editId="585E0DA2">
              <wp:extent cx="76200" cy="76200"/>
              <wp:effectExtent l="0" t="0" r="0" b="0"/>
              <wp:docPr id="40"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and </w:t>
      </w:r>
      <w:hyperlink r:id="rId31">
        <w:r w:rsidRPr="00454C7F">
          <w:rPr>
            <w:rFonts w:eastAsia="Calibri"/>
            <w:noProof/>
          </w:rPr>
          <w:drawing>
            <wp:inline distT="19050" distB="19050" distL="19050" distR="19050" wp14:anchorId="2B3DD712" wp14:editId="7E70917F">
              <wp:extent cx="76200" cy="101600"/>
              <wp:effectExtent l="0" t="0" r="0" b="0"/>
              <wp:docPr id="2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00E97F17" w:rsidRPr="00854B3A">
        <w:rPr>
          <w:rFonts w:ascii="Times New Roman" w:eastAsia="Calibri" w:hAnsi="Times New Roman" w:cs="Times New Roman"/>
          <w:noProof/>
          <w:sz w:val="24"/>
          <w:szCs w:val="24"/>
        </w:rPr>
        <w:t xml:space="preserve"> and clump them to obtain a set of independent SNPs</w:t>
      </w:r>
      <w:r w:rsidR="00E97F17" w:rsidRPr="00854B3A">
        <w:rPr>
          <w:rFonts w:ascii="Times New Roman" w:eastAsia="Calibri" w:hAnsi="Times New Roman" w:cs="Times New Roman"/>
          <w:sz w:val="24"/>
          <w:szCs w:val="24"/>
        </w:rPr>
        <w:t>. The original outlier is removed from amongst these SNPs.</w:t>
      </w:r>
      <w:r w:rsidRPr="00854B3A">
        <w:rPr>
          <w:rFonts w:ascii="Times New Roman" w:eastAsia="Calibri" w:hAnsi="Times New Roman" w:cs="Times New Roman"/>
          <w:sz w:val="24"/>
          <w:szCs w:val="24"/>
        </w:rPr>
        <w:t xml:space="preserve"> </w:t>
      </w:r>
      <w:r w:rsidR="00E97F17" w:rsidRPr="00854B3A">
        <w:rPr>
          <w:rFonts w:ascii="Times New Roman" w:eastAsia="Calibri" w:hAnsi="Times New Roman" w:cs="Times New Roman"/>
          <w:sz w:val="24"/>
          <w:szCs w:val="24"/>
        </w:rPr>
        <w:t xml:space="preserve">We then </w:t>
      </w:r>
      <w:r w:rsidRPr="00854B3A">
        <w:rPr>
          <w:rFonts w:ascii="Times New Roman" w:eastAsia="Calibri" w:hAnsi="Times New Roman" w:cs="Times New Roman"/>
          <w:sz w:val="24"/>
          <w:szCs w:val="24"/>
        </w:rPr>
        <w:t xml:space="preserve">obtain the genetic effects of each of these SNPs on the exposure </w:t>
      </w:r>
      <w:hyperlink r:id="rId32">
        <w:r w:rsidRPr="00454C7F">
          <w:rPr>
            <w:rFonts w:eastAsia="Calibri"/>
            <w:noProof/>
          </w:rPr>
          <w:drawing>
            <wp:inline distT="19050" distB="19050" distL="19050" distR="19050" wp14:anchorId="3F8AABAC" wp14:editId="45E8CD1C">
              <wp:extent cx="266700" cy="165100"/>
              <wp:effectExtent l="0" t="0" r="0" b="0"/>
              <wp:docPr id="45"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3"/>
                      <a:srcRect/>
                      <a:stretch>
                        <a:fillRect/>
                      </a:stretch>
                    </pic:blipFill>
                    <pic:spPr>
                      <a:xfrm>
                        <a:off x="0" y="0"/>
                        <a:ext cx="2667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candidate trait </w:t>
      </w:r>
      <w:hyperlink r:id="rId34">
        <w:r w:rsidRPr="00454C7F">
          <w:rPr>
            <w:rFonts w:eastAsia="Calibri"/>
            <w:noProof/>
          </w:rPr>
          <w:drawing>
            <wp:inline distT="19050" distB="19050" distL="19050" distR="19050" wp14:anchorId="0F118D08" wp14:editId="2F5C27ED">
              <wp:extent cx="266700" cy="165100"/>
              <wp:effectExtent l="0" t="0" r="0" b="0"/>
              <wp:docPr id="4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5"/>
                      <a:srcRect/>
                      <a:stretch>
                        <a:fillRect/>
                      </a:stretch>
                    </pic:blipFill>
                    <pic:spPr>
                      <a:xfrm>
                        <a:off x="0" y="0"/>
                        <a:ext cx="2667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and outcome </w:t>
      </w:r>
      <w:hyperlink r:id="rId36">
        <w:r w:rsidRPr="00454C7F">
          <w:rPr>
            <w:rFonts w:eastAsia="Calibri"/>
            <w:noProof/>
          </w:rPr>
          <w:drawing>
            <wp:inline distT="19050" distB="19050" distL="19050" distR="19050" wp14:anchorId="7D747587" wp14:editId="77CDB25A">
              <wp:extent cx="266700" cy="16510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a:stretch>
                        <a:fillRect/>
                      </a:stretch>
                    </pic:blipFill>
                    <pic:spPr>
                      <a:xfrm>
                        <a:off x="0" y="0"/>
                        <a:ext cx="2667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Finally, we estimate the causal influence of </w:t>
      </w:r>
      <w:hyperlink r:id="rId38">
        <w:r w:rsidRPr="00454C7F">
          <w:rPr>
            <w:rFonts w:eastAsia="Calibri"/>
            <w:noProof/>
          </w:rPr>
          <w:drawing>
            <wp:inline distT="19050" distB="19050" distL="19050" distR="19050" wp14:anchorId="29401FB5" wp14:editId="1C0D23B8">
              <wp:extent cx="76200" cy="101600"/>
              <wp:effectExtent l="0" t="0" r="0" b="0"/>
              <wp:docPr id="56"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on </w:t>
      </w:r>
      <w:hyperlink r:id="rId39">
        <w:r w:rsidRPr="00454C7F">
          <w:rPr>
            <w:rFonts w:eastAsia="Calibri"/>
            <w:noProof/>
          </w:rPr>
          <w:drawing>
            <wp:inline distT="19050" distB="19050" distL="19050" distR="19050" wp14:anchorId="3F200FD4" wp14:editId="4C0C0484">
              <wp:extent cx="76200" cy="114300"/>
              <wp:effectExtent l="0" t="0" r="0" b="0"/>
              <wp:docPr id="2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conditioning on </w:t>
      </w:r>
      <w:hyperlink r:id="rId41">
        <w:r w:rsidRPr="00454C7F">
          <w:rPr>
            <w:rFonts w:eastAsia="Calibri"/>
            <w:noProof/>
          </w:rPr>
          <w:drawing>
            <wp:inline distT="19050" distB="19050" distL="19050" distR="19050" wp14:anchorId="04162741" wp14:editId="60ECA049">
              <wp:extent cx="76200" cy="76200"/>
              <wp:effectExtent l="0" t="0" r="0" b="0"/>
              <wp:docPr id="1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by regressing </w:t>
      </w:r>
      <w:hyperlink r:id="rId42">
        <w:r w:rsidRPr="00454C7F">
          <w:rPr>
            <w:rFonts w:eastAsia="Calibri"/>
            <w:noProof/>
          </w:rPr>
          <w:drawing>
            <wp:inline distT="19050" distB="19050" distL="19050" distR="19050" wp14:anchorId="70CDE8C8" wp14:editId="26683FD0">
              <wp:extent cx="1308100" cy="165100"/>
              <wp:effectExtent l="0" t="0" r="0" b="0"/>
              <wp:docPr id="5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43"/>
                      <a:srcRect/>
                      <a:stretch>
                        <a:fillRect/>
                      </a:stretch>
                    </pic:blipFill>
                    <pic:spPr>
                      <a:xfrm>
                        <a:off x="0" y="0"/>
                        <a:ext cx="13081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weighted by the inverse of the variance of the </w:t>
      </w:r>
      <w:hyperlink r:id="rId44">
        <w:r w:rsidRPr="00454C7F">
          <w:rPr>
            <w:rFonts w:eastAsia="Calibri"/>
            <w:noProof/>
          </w:rPr>
          <w:drawing>
            <wp:inline distT="19050" distB="19050" distL="19050" distR="19050" wp14:anchorId="0864CB7C" wp14:editId="1DDEFB03">
              <wp:extent cx="266700" cy="165100"/>
              <wp:effectExtent l="0" t="0" r="0" b="0"/>
              <wp:docPr id="4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37"/>
                      <a:srcRect/>
                      <a:stretch>
                        <a:fillRect/>
                      </a:stretch>
                    </pic:blipFill>
                    <pic:spPr>
                      <a:xfrm>
                        <a:off x="0" y="0"/>
                        <a:ext cx="2667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estimates. The whole process is automated within the TwoSampleMR R package which connects to the MR-Base database.</w:t>
      </w:r>
    </w:p>
    <w:p w14:paraId="798EE5DD" w14:textId="5B91B7D0"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 case of an outlier SNP associating with many candidate traits we first apply a </w:t>
      </w:r>
      <w:ins w:id="39" w:author="Gibran Hemani" w:date="2019-07-10T19:57:00Z">
        <w:r w:rsidR="00B12A5F">
          <w:rPr>
            <w:rFonts w:ascii="Times New Roman" w:eastAsia="Calibri" w:hAnsi="Times New Roman" w:cs="Times New Roman"/>
            <w:sz w:val="24"/>
            <w:szCs w:val="24"/>
          </w:rPr>
          <w:t xml:space="preserve">modified form of multivariable MR, involving </w:t>
        </w:r>
      </w:ins>
      <w:r w:rsidRPr="00454C7F">
        <w:rPr>
          <w:rFonts w:ascii="Times New Roman" w:eastAsia="Calibri" w:hAnsi="Times New Roman" w:cs="Times New Roman"/>
          <w:sz w:val="24"/>
          <w:szCs w:val="24"/>
        </w:rPr>
        <w:t xml:space="preserve">LASSO regression of </w:t>
      </w:r>
      <w:hyperlink r:id="rId45">
        <w:r w:rsidRPr="00454C7F">
          <w:rPr>
            <w:rFonts w:ascii="Times New Roman" w:eastAsia="Calibri" w:hAnsi="Times New Roman" w:cs="Times New Roman"/>
            <w:noProof/>
            <w:sz w:val="24"/>
            <w:szCs w:val="24"/>
          </w:rPr>
          <w:drawing>
            <wp:inline distT="19050" distB="19050" distL="19050" distR="19050" wp14:anchorId="0E5066F4" wp14:editId="3D8A4F58">
              <wp:extent cx="2311400" cy="165100"/>
              <wp:effectExtent l="0" t="0" r="0" b="0"/>
              <wp:docPr id="3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6"/>
                      <a:srcRect/>
                      <a:stretch>
                        <a:fillRect/>
                      </a:stretch>
                    </pic:blipFill>
                    <pic:spPr>
                      <a:xfrm>
                        <a:off x="0" y="0"/>
                        <a:ext cx="23114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use cross validation to obtain the shrinkage parameter that minimises the mean squared error. We retain only the candidate traits that are putatively associated with the outcome and have non-zero effects after shrinkage. Then we apply remaining traits in a multivariable model with </w:t>
      </w:r>
      <w:hyperlink r:id="rId47">
        <w:r w:rsidRPr="00454C7F">
          <w:rPr>
            <w:rFonts w:ascii="Times New Roman" w:eastAsia="Calibri" w:hAnsi="Times New Roman" w:cs="Times New Roman"/>
            <w:noProof/>
            <w:sz w:val="24"/>
            <w:szCs w:val="24"/>
          </w:rPr>
          <w:drawing>
            <wp:inline distT="19050" distB="19050" distL="19050" distR="19050" wp14:anchorId="7E12BF5A" wp14:editId="3043DE7A">
              <wp:extent cx="76200" cy="76200"/>
              <wp:effectExtent l="0" t="0" r="0" b="0"/>
              <wp:docPr id="42"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against the outcome, as described above </w:t>
      </w:r>
      <w:r w:rsidRPr="00454C7F">
        <w:rPr>
          <w:rFonts w:ascii="Times New Roman" w:eastAsia="Calibri" w:hAnsi="Times New Roman" w:cs="Times New Roman"/>
          <w:sz w:val="24"/>
          <w:szCs w:val="24"/>
        </w:rPr>
        <w:fldChar w:fldCharType="begin"/>
      </w:r>
      <w:r w:rsidR="0045593D">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face="superscript"&gt;24&lt;/style&gt;&lt;/DisplayText&gt;&lt;record&gt;&lt;rec-number&gt;41&lt;/rec-number&gt;&lt;foreign-keys&gt;&lt;key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 perform the LASSO step because many traits in the MR-Base database have considerable overlap and redundancy, and the statistical power of multivariable analysis depends on the heterogeneity between the genetic effects on the exposure variables </w:t>
      </w:r>
      <w:r w:rsidRPr="00454C7F">
        <w:rPr>
          <w:rFonts w:ascii="Times New Roman" w:eastAsia="Calibri" w:hAnsi="Times New Roman" w:cs="Times New Roman"/>
          <w:sz w:val="24"/>
          <w:szCs w:val="24"/>
        </w:rPr>
        <w:fldChar w:fldCharType="begin"/>
      </w:r>
      <w:r w:rsidR="0045593D">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face="superscript"&gt;24&lt;/style&gt;&lt;/DisplayText&gt;&lt;record&gt;&lt;rec-number&gt;41&lt;/rec-number&gt;&lt;foreign-keys&gt;&lt;key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Using </w:t>
      </w:r>
      <w:r w:rsidRPr="00454C7F">
        <w:rPr>
          <w:rFonts w:ascii="Times New Roman" w:eastAsia="Calibri" w:hAnsi="Times New Roman" w:cs="Times New Roman"/>
          <w:sz w:val="24"/>
          <w:szCs w:val="24"/>
        </w:rPr>
        <w:lastRenderedPageBreak/>
        <w:t xml:space="preserve">LASSO therefore automates the removal of redundant traits. With the remaining traits we then obtain estimates of </w:t>
      </w:r>
      <w:hyperlink r:id="rId48">
        <w:r w:rsidRPr="00454C7F">
          <w:rPr>
            <w:rFonts w:ascii="Times New Roman" w:eastAsia="Calibri" w:hAnsi="Times New Roman" w:cs="Times New Roman"/>
            <w:noProof/>
            <w:sz w:val="24"/>
            <w:szCs w:val="24"/>
          </w:rPr>
          <w:drawing>
            <wp:inline distT="19050" distB="19050" distL="19050" distR="19050" wp14:anchorId="36BAAEAF" wp14:editId="32CC4A8A">
              <wp:extent cx="266700" cy="165100"/>
              <wp:effectExtent l="0" t="0" r="0" b="0"/>
              <wp:docPr id="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noProof/>
          <w:sz w:val="24"/>
          <w:szCs w:val="24"/>
        </w:rPr>
        <w:t xml:space="preserve"> that are conditionally independent of </w:t>
      </w:r>
      <w:r w:rsidRPr="00454C7F">
        <w:rPr>
          <w:rFonts w:ascii="Times New Roman" w:eastAsia="Calibri" w:hAnsi="Times New Roman" w:cs="Times New Roman"/>
          <w:i/>
          <w:noProof/>
          <w:sz w:val="24"/>
          <w:szCs w:val="24"/>
        </w:rPr>
        <w:t>x</w:t>
      </w:r>
      <w:r w:rsidRPr="00454C7F">
        <w:rPr>
          <w:rFonts w:ascii="Times New Roman" w:eastAsia="Calibri" w:hAnsi="Times New Roman" w:cs="Times New Roman"/>
          <w:noProof/>
          <w:sz w:val="24"/>
          <w:szCs w:val="24"/>
        </w:rPr>
        <w:t xml:space="preserve"> and amongst all </w:t>
      </w:r>
      <w:r w:rsidRPr="00454C7F">
        <w:rPr>
          <w:rFonts w:ascii="Times New Roman" w:eastAsia="Calibri" w:hAnsi="Times New Roman" w:cs="Times New Roman"/>
          <w:i/>
          <w:noProof/>
          <w:sz w:val="24"/>
          <w:szCs w:val="24"/>
        </w:rPr>
        <w:t xml:space="preserve">P </w:t>
      </w:r>
      <w:r w:rsidRPr="00454C7F">
        <w:rPr>
          <w:rFonts w:ascii="Times New Roman" w:eastAsia="Calibri" w:hAnsi="Times New Roman" w:cs="Times New Roman"/>
          <w:noProof/>
          <w:sz w:val="24"/>
          <w:szCs w:val="24"/>
        </w:rPr>
        <w:t xml:space="preserve">traits by combining them in a multivariable analysis on the outcome </w:t>
      </w:r>
      <w:hyperlink r:id="rId49">
        <w:r w:rsidRPr="00454C7F">
          <w:rPr>
            <w:rFonts w:ascii="Times New Roman" w:eastAsia="Calibri" w:hAnsi="Times New Roman" w:cs="Times New Roman"/>
            <w:noProof/>
            <w:sz w:val="24"/>
            <w:szCs w:val="24"/>
          </w:rPr>
          <w:drawing>
            <wp:inline distT="19050" distB="19050" distL="19050" distR="19050" wp14:anchorId="6254573D" wp14:editId="58A3A776">
              <wp:extent cx="76200" cy="114300"/>
              <wp:effectExtent l="0" t="0" r="0" b="0"/>
              <wp:docPr id="57"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noProof/>
          <w:sz w:val="24"/>
          <w:szCs w:val="24"/>
        </w:rPr>
        <w:t>.</w:t>
      </w:r>
      <w:ins w:id="40" w:author="Gibran Hemani" w:date="2019-07-10T19:57:00Z">
        <w:r w:rsidR="005C212E">
          <w:rPr>
            <w:rFonts w:ascii="Times New Roman" w:eastAsia="Calibri" w:hAnsi="Times New Roman" w:cs="Times New Roman"/>
            <w:noProof/>
            <w:sz w:val="24"/>
            <w:szCs w:val="24"/>
          </w:rPr>
          <w:t xml:space="preserve"> </w:t>
        </w:r>
      </w:ins>
    </w:p>
    <w:p w14:paraId="7A154BAA" w14:textId="77777777" w:rsidR="000C0344" w:rsidRPr="00454C7F" w:rsidRDefault="000C0344" w:rsidP="000C0344">
      <w:pPr>
        <w:pStyle w:val="Heading3"/>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Adjusting exposure-outcome associations for known candidate-trait associations</w:t>
      </w:r>
    </w:p>
    <w:p w14:paraId="1E04A6AE"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An illustration of how outliers arise in MR analyses is shown in Figure </w:t>
      </w:r>
      <w:r>
        <w:rPr>
          <w:rFonts w:ascii="Times New Roman" w:eastAsia="Calibri" w:hAnsi="Times New Roman" w:cs="Times New Roman"/>
          <w:sz w:val="24"/>
          <w:szCs w:val="24"/>
        </w:rPr>
        <w:t>1</w:t>
      </w:r>
      <w:r w:rsidRPr="00454C7F">
        <w:rPr>
          <w:rFonts w:ascii="Times New Roman" w:eastAsia="Calibri" w:hAnsi="Times New Roman" w:cs="Times New Roman"/>
          <w:sz w:val="24"/>
          <w:szCs w:val="24"/>
        </w:rPr>
        <w:t xml:space="preserve">. If a SNP </w:t>
      </w:r>
      <w:hyperlink r:id="rId50">
        <w:r w:rsidRPr="00454C7F">
          <w:rPr>
            <w:rFonts w:ascii="Times New Roman" w:eastAsia="Calibri" w:hAnsi="Times New Roman" w:cs="Times New Roman"/>
            <w:noProof/>
            <w:sz w:val="24"/>
            <w:szCs w:val="24"/>
          </w:rPr>
          <w:drawing>
            <wp:inline distT="19050" distB="19050" distL="19050" distR="19050" wp14:anchorId="195C2DB7" wp14:editId="005282C7">
              <wp:extent cx="76200" cy="114300"/>
              <wp:effectExtent l="0" t="0" r="0" b="0"/>
              <wp:docPr id="2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1"/>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has some influence on exposure </w:t>
      </w:r>
      <w:hyperlink r:id="rId52">
        <w:r w:rsidRPr="00454C7F">
          <w:rPr>
            <w:rFonts w:ascii="Times New Roman" w:eastAsia="Calibri" w:hAnsi="Times New Roman" w:cs="Times New Roman"/>
            <w:noProof/>
            <w:sz w:val="24"/>
            <w:szCs w:val="24"/>
          </w:rPr>
          <w:drawing>
            <wp:inline distT="19050" distB="19050" distL="19050" distR="19050" wp14:anchorId="786FAFBB" wp14:editId="6FB595EA">
              <wp:extent cx="76200" cy="76200"/>
              <wp:effectExtent l="0" t="0" r="0" b="0"/>
              <wp:docPr id="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53">
        <w:r w:rsidRPr="00454C7F">
          <w:rPr>
            <w:rFonts w:ascii="Times New Roman" w:eastAsia="Calibri" w:hAnsi="Times New Roman" w:cs="Times New Roman"/>
            <w:noProof/>
            <w:sz w:val="24"/>
            <w:szCs w:val="24"/>
          </w:rPr>
          <w:drawing>
            <wp:inline distT="19050" distB="19050" distL="19050" distR="19050" wp14:anchorId="24451956" wp14:editId="09E9BE4E">
              <wp:extent cx="76200" cy="76200"/>
              <wp:effectExtent l="0" t="0" r="0" b="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has some influence on outcome </w:t>
      </w:r>
      <w:hyperlink r:id="rId54">
        <w:r w:rsidRPr="00454C7F">
          <w:rPr>
            <w:rFonts w:ascii="Times New Roman" w:eastAsia="Calibri" w:hAnsi="Times New Roman" w:cs="Times New Roman"/>
            <w:noProof/>
            <w:sz w:val="24"/>
            <w:szCs w:val="24"/>
          </w:rPr>
          <w:drawing>
            <wp:inline distT="19050" distB="19050" distL="19050" distR="19050" wp14:anchorId="67366371" wp14:editId="2C91CD3B">
              <wp:extent cx="76200" cy="114300"/>
              <wp:effectExtent l="0" t="0" r="0" b="0"/>
              <wp:docPr id="5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the SNP effect on </w:t>
      </w:r>
      <w:hyperlink r:id="rId55">
        <w:r w:rsidRPr="00454C7F">
          <w:rPr>
            <w:rFonts w:ascii="Times New Roman" w:eastAsia="Calibri" w:hAnsi="Times New Roman" w:cs="Times New Roman"/>
            <w:noProof/>
            <w:sz w:val="24"/>
            <w:szCs w:val="24"/>
          </w:rPr>
          <w:drawing>
            <wp:inline distT="19050" distB="19050" distL="19050" distR="19050" wp14:anchorId="707B087A" wp14:editId="3B012B6E">
              <wp:extent cx="76200" cy="1143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expected to be </w:t>
      </w:r>
      <w:commentRangeStart w:id="41"/>
      <w:r w:rsidR="006C6231">
        <w:fldChar w:fldCharType="begin"/>
      </w:r>
      <w:r w:rsidR="006C6231">
        <w:instrText xml:space="preserve"> HYPERLINK "about:blank" \h </w:instrText>
      </w:r>
      <w:r w:rsidR="006C6231">
        <w:fldChar w:fldCharType="separate"/>
      </w:r>
      <w:r w:rsidRPr="00454C7F">
        <w:rPr>
          <w:rFonts w:ascii="Times New Roman" w:eastAsia="Calibri" w:hAnsi="Times New Roman" w:cs="Times New Roman"/>
          <w:noProof/>
          <w:sz w:val="24"/>
          <w:szCs w:val="24"/>
        </w:rPr>
        <w:drawing>
          <wp:inline distT="19050" distB="19050" distL="19050" distR="19050" wp14:anchorId="36EBDF39" wp14:editId="11DF5365">
            <wp:extent cx="1117600" cy="165100"/>
            <wp:effectExtent l="0" t="0" r="0" b="0"/>
            <wp:docPr id="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6"/>
                    <a:srcRect/>
                    <a:stretch>
                      <a:fillRect/>
                    </a:stretch>
                  </pic:blipFill>
                  <pic:spPr>
                    <a:xfrm>
                      <a:off x="0" y="0"/>
                      <a:ext cx="1117600" cy="165100"/>
                    </a:xfrm>
                    <a:prstGeom prst="rect">
                      <a:avLst/>
                    </a:prstGeom>
                    <a:ln/>
                  </pic:spPr>
                </pic:pic>
              </a:graphicData>
            </a:graphic>
          </wp:inline>
        </w:drawing>
      </w:r>
      <w:r w:rsidR="006C6231">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w:t>
      </w:r>
      <w:commentRangeEnd w:id="41"/>
      <w:r w:rsidR="004E1BA7">
        <w:rPr>
          <w:rStyle w:val="CommentReference"/>
        </w:rPr>
        <w:commentReference w:id="41"/>
      </w:r>
      <w:r w:rsidRPr="00454C7F">
        <w:rPr>
          <w:rFonts w:ascii="Times New Roman" w:eastAsia="Calibri" w:hAnsi="Times New Roman" w:cs="Times New Roman"/>
          <w:sz w:val="24"/>
          <w:szCs w:val="24"/>
        </w:rPr>
        <w:t xml:space="preserve"> where </w:t>
      </w:r>
      <w:hyperlink r:id="rId57">
        <w:r w:rsidRPr="00454C7F">
          <w:rPr>
            <w:rFonts w:ascii="Times New Roman" w:eastAsia="Calibri" w:hAnsi="Times New Roman" w:cs="Times New Roman"/>
            <w:noProof/>
            <w:sz w:val="24"/>
            <w:szCs w:val="24"/>
          </w:rPr>
          <w:drawing>
            <wp:inline distT="19050" distB="19050" distL="19050" distR="19050" wp14:anchorId="3F8EFA52" wp14:editId="6B25F134">
              <wp:extent cx="266700" cy="165100"/>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the SNP effect on </w:t>
      </w:r>
      <w:hyperlink r:id="rId58">
        <w:r w:rsidRPr="00454C7F">
          <w:rPr>
            <w:rFonts w:ascii="Times New Roman" w:eastAsia="Calibri" w:hAnsi="Times New Roman" w:cs="Times New Roman"/>
            <w:noProof/>
            <w:sz w:val="24"/>
            <w:szCs w:val="24"/>
          </w:rPr>
          <w:drawing>
            <wp:inline distT="19050" distB="19050" distL="19050" distR="19050" wp14:anchorId="29A35ACB" wp14:editId="7ADEDDCE">
              <wp:extent cx="76200" cy="76200"/>
              <wp:effectExtent l="0" t="0" r="0" b="0"/>
              <wp:docPr id="1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59">
        <w:r w:rsidRPr="00454C7F">
          <w:rPr>
            <w:rFonts w:ascii="Times New Roman" w:eastAsia="Calibri" w:hAnsi="Times New Roman" w:cs="Times New Roman"/>
            <w:noProof/>
            <w:sz w:val="24"/>
            <w:szCs w:val="24"/>
          </w:rPr>
          <w:drawing>
            <wp:inline distT="19050" distB="19050" distL="19050" distR="19050" wp14:anchorId="52F033A7" wp14:editId="63FA6568">
              <wp:extent cx="266700" cy="165100"/>
              <wp:effectExtent l="0" t="0" r="0" b="0"/>
              <wp:docPr id="2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60"/>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the causal effect of </w:t>
      </w:r>
      <w:hyperlink r:id="rId61">
        <w:r w:rsidRPr="00454C7F">
          <w:rPr>
            <w:rFonts w:ascii="Times New Roman" w:eastAsia="Calibri" w:hAnsi="Times New Roman" w:cs="Times New Roman"/>
            <w:noProof/>
            <w:sz w:val="24"/>
            <w:szCs w:val="24"/>
          </w:rPr>
          <w:drawing>
            <wp:inline distT="19050" distB="19050" distL="19050" distR="19050" wp14:anchorId="18113B86" wp14:editId="68253701">
              <wp:extent cx="76200" cy="76200"/>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on </w:t>
      </w:r>
      <w:hyperlink r:id="rId62">
        <w:r w:rsidRPr="00454C7F">
          <w:rPr>
            <w:rFonts w:ascii="Times New Roman" w:eastAsia="Calibri" w:hAnsi="Times New Roman" w:cs="Times New Roman"/>
            <w:noProof/>
            <w:sz w:val="24"/>
            <w:szCs w:val="24"/>
          </w:rPr>
          <w:drawing>
            <wp:inline distT="19050" distB="19050" distL="19050" distR="19050" wp14:anchorId="76BC0B75" wp14:editId="27108F80">
              <wp:extent cx="76200" cy="114300"/>
              <wp:effectExtent l="0" t="0" r="0" b="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Any substantive difference between </w:t>
      </w:r>
      <w:hyperlink r:id="rId63">
        <w:r w:rsidRPr="00454C7F">
          <w:rPr>
            <w:rFonts w:ascii="Times New Roman" w:eastAsia="Calibri" w:hAnsi="Times New Roman" w:cs="Times New Roman"/>
            <w:noProof/>
            <w:sz w:val="24"/>
            <w:szCs w:val="24"/>
          </w:rPr>
          <w:drawing>
            <wp:inline distT="19050" distB="19050" distL="19050" distR="19050" wp14:anchorId="415DEF0D" wp14:editId="4BA89F7D">
              <wp:extent cx="266700" cy="165100"/>
              <wp:effectExtent l="0" t="0" r="0" b="0"/>
              <wp:docPr id="4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7"/>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64">
        <w:r w:rsidRPr="00454C7F">
          <w:rPr>
            <w:rFonts w:ascii="Times New Roman" w:eastAsia="Calibri" w:hAnsi="Times New Roman" w:cs="Times New Roman"/>
            <w:noProof/>
            <w:sz w:val="24"/>
            <w:szCs w:val="24"/>
          </w:rPr>
          <w:drawing>
            <wp:inline distT="19050" distB="19050" distL="19050" distR="19050" wp14:anchorId="1EFB491E" wp14:editId="2930BB0C">
              <wp:extent cx="584200" cy="165100"/>
              <wp:effectExtent l="0" t="0" r="0" b="0"/>
              <wp:docPr id="3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65"/>
                      <a:srcRect/>
                      <a:stretch>
                        <a:fillRect/>
                      </a:stretch>
                    </pic:blipFill>
                    <pic:spPr>
                      <a:xfrm>
                        <a:off x="0" y="0"/>
                        <a:ext cx="5842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could be due to an additional influence on </w:t>
      </w:r>
      <w:hyperlink r:id="rId66">
        <w:r w:rsidRPr="00454C7F">
          <w:rPr>
            <w:rFonts w:ascii="Times New Roman" w:eastAsia="Calibri" w:hAnsi="Times New Roman" w:cs="Times New Roman"/>
            <w:noProof/>
            <w:sz w:val="24"/>
            <w:szCs w:val="24"/>
          </w:rPr>
          <w:drawing>
            <wp:inline distT="19050" distB="19050" distL="19050" distR="19050" wp14:anchorId="4D848936" wp14:editId="7090ABE4">
              <wp:extent cx="76200" cy="114300"/>
              <wp:effectExtent l="0" t="0" r="0" b="0"/>
              <wp:docPr id="3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arising from the SNP’s effect through an alternative pathway. </w:t>
      </w:r>
    </w:p>
    <w:p w14:paraId="337B26AC" w14:textId="0D3557CA"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If a SNP influences a ‘candidate trait’, </w:t>
      </w:r>
      <w:hyperlink r:id="rId67">
        <w:r w:rsidRPr="00454C7F">
          <w:rPr>
            <w:rFonts w:ascii="Times New Roman" w:eastAsia="Calibri" w:hAnsi="Times New Roman" w:cs="Times New Roman"/>
            <w:noProof/>
            <w:sz w:val="24"/>
            <w:szCs w:val="24"/>
          </w:rPr>
          <w:drawing>
            <wp:inline distT="19050" distB="19050" distL="19050" distR="19050" wp14:anchorId="791F2A68" wp14:editId="3BAADD3B">
              <wp:extent cx="76200" cy="101600"/>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which in turn influences the outcome (or the exposure and the outcome), then the SNP’s influence on the exposure and the outcome will be a combination of its direct effects through </w:t>
      </w:r>
      <w:hyperlink r:id="rId68">
        <w:r w:rsidRPr="00454C7F">
          <w:rPr>
            <w:rFonts w:ascii="Times New Roman" w:eastAsia="Calibri" w:hAnsi="Times New Roman" w:cs="Times New Roman"/>
            <w:noProof/>
            <w:sz w:val="24"/>
            <w:szCs w:val="24"/>
          </w:rPr>
          <w:drawing>
            <wp:inline distT="19050" distB="19050" distL="19050" distR="19050" wp14:anchorId="24F5E73E" wp14:editId="08B501F4">
              <wp:extent cx="76200" cy="76200"/>
              <wp:effectExtent l="0" t="0" r="0" b="0"/>
              <wp:docPr id="1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noProof/>
          <w:sz w:val="24"/>
          <w:szCs w:val="24"/>
          <w:lang w:eastAsia="en-GB"/>
        </w:rPr>
        <w:t xml:space="preserve"> </w:t>
      </w:r>
      <w:r w:rsidRPr="00454C7F">
        <w:rPr>
          <w:rFonts w:ascii="Times New Roman" w:eastAsia="Calibri" w:hAnsi="Times New Roman" w:cs="Times New Roman"/>
          <w:sz w:val="24"/>
          <w:szCs w:val="24"/>
        </w:rPr>
        <w:t xml:space="preserve">and indirect effects through </w:t>
      </w:r>
      <w:hyperlink r:id="rId69">
        <w:r w:rsidRPr="00454C7F">
          <w:rPr>
            <w:rFonts w:ascii="Times New Roman" w:eastAsia="Calibri" w:hAnsi="Times New Roman" w:cs="Times New Roman"/>
            <w:noProof/>
            <w:sz w:val="24"/>
            <w:szCs w:val="24"/>
          </w:rPr>
          <w:drawing>
            <wp:inline distT="19050" distB="19050" distL="19050" distR="19050" wp14:anchorId="2318AB9C" wp14:editId="047C3B78">
              <wp:extent cx="76200" cy="101600"/>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fldChar w:fldCharType="begin"/>
      </w:r>
      <w:r w:rsidR="0045593D">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face="superscript"&gt;24&lt;/style&gt;&lt;/DisplayText&gt;&lt;record&gt;&lt;rec-number&gt;41&lt;/rec-number&gt;&lt;foreign-keys&gt;&lt;key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we have estimates of how the candidate trait influences the outcome, then we can adjust the original SNP-outcome estimate to the effect that it would have exhibited had it not been influencing the candidate trait. In other words, we can obtain an adjusted SNP-outcome effect conditional on the ‘candidate-trait – exposure’ and ‘candidate-trait – outcome’ effects. If the SNP influences </w:t>
      </w:r>
      <w:hyperlink r:id="rId70">
        <w:r w:rsidRPr="00454C7F">
          <w:rPr>
            <w:rFonts w:ascii="Times New Roman" w:eastAsia="Calibri" w:hAnsi="Times New Roman" w:cs="Times New Roman"/>
            <w:noProof/>
            <w:sz w:val="24"/>
            <w:szCs w:val="24"/>
          </w:rPr>
          <w:drawing>
            <wp:inline distT="19050" distB="19050" distL="19050" distR="19050" wp14:anchorId="2D021C1F" wp14:editId="44FDAD93">
              <wp:extent cx="114300" cy="114300"/>
              <wp:effectExtent l="0" t="0" r="0" b="0"/>
              <wp:docPr id="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1"/>
                      <a:srcRect/>
                      <a:stretch>
                        <a:fillRect/>
                      </a:stretch>
                    </pic:blipFill>
                    <pic:spPr>
                      <a:xfrm>
                        <a:off x="0" y="0"/>
                        <a:ext cx="1143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independent candidate traits (as selected from the LASSO step), then the expected effect of the SNP on </w:t>
      </w:r>
      <w:hyperlink r:id="rId72">
        <w:r w:rsidRPr="00454C7F">
          <w:rPr>
            <w:rFonts w:ascii="Times New Roman" w:eastAsia="Calibri" w:hAnsi="Times New Roman" w:cs="Times New Roman"/>
            <w:noProof/>
            <w:sz w:val="24"/>
            <w:szCs w:val="24"/>
          </w:rPr>
          <w:drawing>
            <wp:inline distT="19050" distB="19050" distL="19050" distR="19050" wp14:anchorId="52F8B1D9" wp14:editId="29CBBCAE">
              <wp:extent cx="76200" cy="114300"/>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w:t>
      </w:r>
    </w:p>
    <w:p w14:paraId="16875693" w14:textId="77777777" w:rsidR="000C0344" w:rsidRPr="00454C7F" w:rsidRDefault="0045593D" w:rsidP="000C0344">
      <w:pPr>
        <w:spacing w:after="160" w:line="480" w:lineRule="auto"/>
        <w:jc w:val="center"/>
        <w:rPr>
          <w:rFonts w:ascii="Times New Roman" w:eastAsia="Calibri" w:hAnsi="Times New Roman" w:cs="Times New Roman"/>
          <w:sz w:val="24"/>
          <w:szCs w:val="24"/>
        </w:rPr>
      </w:pPr>
      <w:hyperlink r:id="rId73">
        <w:r w:rsidR="000C0344" w:rsidRPr="00454C7F">
          <w:rPr>
            <w:rFonts w:ascii="Times New Roman" w:eastAsia="Calibri" w:hAnsi="Times New Roman" w:cs="Times New Roman"/>
            <w:noProof/>
            <w:sz w:val="24"/>
            <w:szCs w:val="24"/>
          </w:rPr>
          <w:drawing>
            <wp:inline distT="19050" distB="19050" distL="19050" distR="19050" wp14:anchorId="081239CE" wp14:editId="3E40381A">
              <wp:extent cx="2247900" cy="482600"/>
              <wp:effectExtent l="0" t="0" r="0" b="0"/>
              <wp:docPr id="2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74"/>
                      <a:srcRect/>
                      <a:stretch>
                        <a:fillRect/>
                      </a:stretch>
                    </pic:blipFill>
                    <pic:spPr>
                      <a:xfrm>
                        <a:off x="0" y="0"/>
                        <a:ext cx="2247900" cy="482600"/>
                      </a:xfrm>
                      <a:prstGeom prst="rect">
                        <a:avLst/>
                      </a:prstGeom>
                      <a:ln/>
                    </pic:spPr>
                  </pic:pic>
                </a:graphicData>
              </a:graphic>
            </wp:inline>
          </w:drawing>
        </w:r>
      </w:hyperlink>
    </w:p>
    <w:p w14:paraId="611100D2"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645953B3"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Hence, the effect of the SNP on the outcome adjusted for alternative pathways </w:t>
      </w:r>
      <w:hyperlink r:id="rId75">
        <w:r w:rsidRPr="00454C7F">
          <w:rPr>
            <w:rFonts w:ascii="Times New Roman" w:eastAsia="Calibri" w:hAnsi="Times New Roman" w:cs="Times New Roman"/>
            <w:noProof/>
            <w:sz w:val="24"/>
            <w:szCs w:val="24"/>
          </w:rPr>
          <w:drawing>
            <wp:inline distT="19050" distB="19050" distL="19050" distR="19050" wp14:anchorId="40B513FD" wp14:editId="7DCCA2E1">
              <wp:extent cx="596900" cy="101600"/>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6"/>
                      <a:srcRect/>
                      <a:stretch>
                        <a:fillRect/>
                      </a:stretch>
                    </pic:blipFill>
                    <pic:spPr>
                      <a:xfrm>
                        <a:off x="0" y="0"/>
                        <a:ext cx="596900" cy="1016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w:t>
      </w:r>
    </w:p>
    <w:p w14:paraId="51ECEAF2" w14:textId="77777777" w:rsidR="000C0344" w:rsidRPr="00454C7F" w:rsidRDefault="000C0344" w:rsidP="000C0344">
      <w:pPr>
        <w:spacing w:after="160" w:line="480" w:lineRule="auto"/>
        <w:jc w:val="both"/>
        <w:rPr>
          <w:rFonts w:ascii="Times New Roman" w:eastAsia="Calibri" w:hAnsi="Times New Roman" w:cs="Times New Roman"/>
          <w:sz w:val="24"/>
          <w:szCs w:val="24"/>
        </w:rPr>
      </w:pPr>
    </w:p>
    <w:commentRangeStart w:id="42"/>
    <w:p w14:paraId="08FE157E" w14:textId="77777777" w:rsidR="000C0344" w:rsidRPr="00454C7F" w:rsidRDefault="006C6231" w:rsidP="000C0344">
      <w:pPr>
        <w:spacing w:after="160" w:line="480" w:lineRule="auto"/>
        <w:jc w:val="center"/>
        <w:rPr>
          <w:rFonts w:ascii="Times New Roman" w:eastAsia="Calibri" w:hAnsi="Times New Roman" w:cs="Times New Roman"/>
          <w:sz w:val="24"/>
          <w:szCs w:val="24"/>
        </w:rPr>
      </w:pPr>
      <w:r>
        <w:lastRenderedPageBreak/>
        <w:fldChar w:fldCharType="begin"/>
      </w:r>
      <w:r>
        <w:instrText xml:space="preserve"> HYPERLINK "about:blank" \h </w:instrText>
      </w:r>
      <w:r>
        <w:fldChar w:fldCharType="separate"/>
      </w:r>
      <w:r w:rsidR="000C0344" w:rsidRPr="00454C7F">
        <w:rPr>
          <w:rFonts w:ascii="Times New Roman" w:eastAsia="Calibri" w:hAnsi="Times New Roman" w:cs="Times New Roman"/>
          <w:noProof/>
          <w:sz w:val="24"/>
          <w:szCs w:val="24"/>
        </w:rPr>
        <w:drawing>
          <wp:inline distT="19050" distB="19050" distL="19050" distR="19050" wp14:anchorId="2E918701" wp14:editId="1FF4EF2E">
            <wp:extent cx="2044700" cy="368300"/>
            <wp:effectExtent l="0" t="0" r="0" b="0"/>
            <wp:docPr id="53"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77"/>
                    <a:srcRect/>
                    <a:stretch>
                      <a:fillRect/>
                    </a:stretch>
                  </pic:blipFill>
                  <pic:spPr>
                    <a:xfrm>
                      <a:off x="0" y="0"/>
                      <a:ext cx="2044700" cy="368300"/>
                    </a:xfrm>
                    <a:prstGeom prst="rect">
                      <a:avLst/>
                    </a:prstGeom>
                    <a:ln/>
                  </pic:spPr>
                </pic:pic>
              </a:graphicData>
            </a:graphic>
          </wp:inline>
        </w:drawing>
      </w:r>
      <w:r>
        <w:rPr>
          <w:rFonts w:ascii="Times New Roman" w:eastAsia="Calibri" w:hAnsi="Times New Roman" w:cs="Times New Roman"/>
          <w:noProof/>
          <w:sz w:val="24"/>
          <w:szCs w:val="24"/>
        </w:rPr>
        <w:fldChar w:fldCharType="end"/>
      </w:r>
      <w:commentRangeEnd w:id="42"/>
      <w:r w:rsidR="00A225E6">
        <w:rPr>
          <w:rStyle w:val="CommentReference"/>
        </w:rPr>
        <w:commentReference w:id="42"/>
      </w:r>
    </w:p>
    <w:p w14:paraId="168B3281"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We use parametric bootstraps to estimate the standard error of the </w:t>
      </w:r>
      <w:hyperlink r:id="rId78">
        <w:r w:rsidRPr="00454C7F">
          <w:rPr>
            <w:rFonts w:ascii="Times New Roman" w:eastAsia="Calibri" w:hAnsi="Times New Roman" w:cs="Times New Roman"/>
            <w:noProof/>
            <w:sz w:val="24"/>
            <w:szCs w:val="24"/>
          </w:rPr>
          <w:drawing>
            <wp:inline distT="19050" distB="19050" distL="19050" distR="19050" wp14:anchorId="12888BEF" wp14:editId="1B6D0999">
              <wp:extent cx="342900" cy="165100"/>
              <wp:effectExtent l="0" t="0" r="0" b="0"/>
              <wp:docPr id="3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79"/>
                      <a:srcRect/>
                      <a:stretch>
                        <a:fillRect/>
                      </a:stretch>
                    </pic:blipFill>
                    <pic:spPr>
                      <a:xfrm>
                        <a:off x="0" y="0"/>
                        <a:ext cx="3429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estimate, where 1000 resamples of </w:t>
      </w:r>
      <w:hyperlink r:id="rId80">
        <w:r w:rsidRPr="00454C7F">
          <w:rPr>
            <w:rFonts w:ascii="Times New Roman" w:eastAsia="Calibri" w:hAnsi="Times New Roman" w:cs="Times New Roman"/>
            <w:noProof/>
            <w:sz w:val="24"/>
            <w:szCs w:val="24"/>
          </w:rPr>
          <w:drawing>
            <wp:inline distT="19050" distB="19050" distL="19050" distR="19050" wp14:anchorId="4115E7C8" wp14:editId="0069BC27">
              <wp:extent cx="266700" cy="1651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w:t>
      </w:r>
      <w:hyperlink r:id="rId81">
        <w:r w:rsidRPr="00454C7F">
          <w:rPr>
            <w:rFonts w:ascii="Times New Roman" w:eastAsia="Calibri" w:hAnsi="Times New Roman" w:cs="Times New Roman"/>
            <w:noProof/>
            <w:sz w:val="24"/>
            <w:szCs w:val="24"/>
          </w:rPr>
          <w:drawing>
            <wp:inline distT="19050" distB="19050" distL="19050" distR="19050" wp14:anchorId="7363C522" wp14:editId="558EA68F">
              <wp:extent cx="266700" cy="165100"/>
              <wp:effectExtent l="0" t="0" r="0" b="0"/>
              <wp:docPr id="38"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35"/>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82">
        <w:r w:rsidRPr="00454C7F">
          <w:rPr>
            <w:rFonts w:ascii="Times New Roman" w:eastAsia="Calibri" w:hAnsi="Times New Roman" w:cs="Times New Roman"/>
            <w:noProof/>
            <w:sz w:val="24"/>
            <w:szCs w:val="24"/>
          </w:rPr>
          <w:drawing>
            <wp:inline distT="19050" distB="19050" distL="19050" distR="19050" wp14:anchorId="5C9891E4" wp14:editId="6421BEC7">
              <wp:extent cx="266700" cy="165100"/>
              <wp:effectExtent l="0" t="0" r="0" b="0"/>
              <wp:docPr id="2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7"/>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are obtained based on their respective standard errors and the standard deviation of the resultant </w:t>
      </w:r>
      <m:oMath>
        <m:sSup>
          <m:sSupPr>
            <m:ctrlPr>
              <w:rPr>
                <w:rFonts w:ascii="Cambria Math" w:eastAsia="Calibri" w:hAnsi="Cambria Math" w:cs="Times New Roman"/>
                <w:sz w:val="24"/>
                <w:szCs w:val="24"/>
              </w:rPr>
            </m:ctrlPr>
          </m:sSupPr>
          <m:e>
            <m:r>
              <w:rPr>
                <w:rFonts w:ascii="Cambria Math" w:eastAsia="Calibri" w:hAnsi="Cambria Math" w:cs="Times New Roman"/>
                <w:sz w:val="24"/>
                <w:szCs w:val="24"/>
              </w:rPr>
              <m:t>(gy)</m:t>
            </m:r>
          </m:e>
          <m:sup>
            <m:r>
              <w:rPr>
                <w:rFonts w:ascii="Cambria Math" w:eastAsia="Calibri" w:hAnsi="Cambria Math" w:cs="Times New Roman"/>
                <w:sz w:val="24"/>
                <w:szCs w:val="24"/>
              </w:rPr>
              <m:t>*</m:t>
            </m:r>
          </m:sup>
        </m:sSup>
      </m:oMath>
      <w:r w:rsidRPr="00454C7F">
        <w:rPr>
          <w:rFonts w:ascii="Times New Roman" w:eastAsia="Calibri" w:hAnsi="Times New Roman" w:cs="Times New Roman"/>
          <w:sz w:val="24"/>
          <w:szCs w:val="24"/>
        </w:rPr>
        <w:t xml:space="preserve"> estimate, represents its standard error. Finally, an adjusted effect estimate of </w:t>
      </w:r>
      <w:hyperlink r:id="rId83">
        <w:r w:rsidRPr="00454C7F">
          <w:rPr>
            <w:rFonts w:ascii="Times New Roman" w:eastAsia="Calibri" w:hAnsi="Times New Roman" w:cs="Times New Roman"/>
            <w:noProof/>
            <w:sz w:val="24"/>
            <w:szCs w:val="24"/>
          </w:rPr>
          <w:drawing>
            <wp:inline distT="19050" distB="19050" distL="19050" distR="19050" wp14:anchorId="7DA0C828" wp14:editId="1C2BAE01">
              <wp:extent cx="266700" cy="165100"/>
              <wp:effectExtent l="0" t="0" r="0" b="0"/>
              <wp:docPr id="44"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60"/>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due to SNP </w:t>
      </w:r>
      <w:hyperlink r:id="rId84">
        <w:r w:rsidRPr="00454C7F">
          <w:rPr>
            <w:rFonts w:ascii="Times New Roman" w:eastAsia="Calibri" w:hAnsi="Times New Roman" w:cs="Times New Roman"/>
            <w:noProof/>
            <w:sz w:val="24"/>
            <w:szCs w:val="24"/>
          </w:rPr>
          <w:drawing>
            <wp:inline distT="19050" distB="19050" distL="19050" distR="19050" wp14:anchorId="52BF1F6C" wp14:editId="092561E2">
              <wp:extent cx="76200" cy="114300"/>
              <wp:effectExtent l="0" t="0" r="0" b="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obtained through the Wald ratio.</w:t>
      </w:r>
    </w:p>
    <w:p w14:paraId="751D4D63" w14:textId="77777777" w:rsidR="000C0344" w:rsidRPr="00454C7F" w:rsidRDefault="0045593D" w:rsidP="000C0344">
      <w:pPr>
        <w:spacing w:after="160" w:line="480" w:lineRule="auto"/>
        <w:jc w:val="center"/>
        <w:rPr>
          <w:rFonts w:ascii="Times New Roman" w:eastAsia="Calibri" w:hAnsi="Times New Roman" w:cs="Times New Roman"/>
          <w:sz w:val="24"/>
          <w:szCs w:val="24"/>
        </w:rPr>
      </w:pPr>
      <w:hyperlink r:id="rId85">
        <w:r w:rsidR="000C0344" w:rsidRPr="00454C7F">
          <w:rPr>
            <w:rFonts w:ascii="Times New Roman" w:eastAsia="Calibri" w:hAnsi="Times New Roman" w:cs="Times New Roman"/>
            <w:noProof/>
            <w:sz w:val="24"/>
            <w:szCs w:val="24"/>
          </w:rPr>
          <w:drawing>
            <wp:inline distT="19050" distB="19050" distL="19050" distR="19050" wp14:anchorId="7A28C0F0" wp14:editId="087EACFA">
              <wp:extent cx="889000" cy="393700"/>
              <wp:effectExtent l="0" t="0" r="0" b="0"/>
              <wp:docPr id="47"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6"/>
                      <a:srcRect/>
                      <a:stretch>
                        <a:fillRect/>
                      </a:stretch>
                    </pic:blipFill>
                    <pic:spPr>
                      <a:xfrm>
                        <a:off x="0" y="0"/>
                        <a:ext cx="889000" cy="393700"/>
                      </a:xfrm>
                      <a:prstGeom prst="rect">
                        <a:avLst/>
                      </a:prstGeom>
                      <a:ln/>
                    </pic:spPr>
                  </pic:pic>
                </a:graphicData>
              </a:graphic>
            </wp:inline>
          </w:drawing>
        </w:r>
      </w:hyperlink>
    </w:p>
    <w:p w14:paraId="33B6DA87" w14:textId="666EEC79" w:rsidR="003C5B5F" w:rsidRPr="006C7962" w:rsidRDefault="003C5B5F" w:rsidP="006C7962">
      <w:pPr>
        <w:spacing w:line="480" w:lineRule="auto"/>
        <w:jc w:val="both"/>
        <w:rPr>
          <w:ins w:id="43" w:author="Gibran Hemani" w:date="2019-07-10T20:13:00Z"/>
          <w:rFonts w:ascii="Times New Roman" w:eastAsia="Calibri" w:hAnsi="Times New Roman" w:cs="Times New Roman"/>
          <w:sz w:val="24"/>
          <w:szCs w:val="24"/>
        </w:rPr>
      </w:pPr>
      <w:bookmarkStart w:id="44" w:name="_7crnug6dbtn3" w:colFirst="0" w:colLast="0"/>
      <w:bookmarkEnd w:id="44"/>
      <w:ins w:id="45" w:author="Gibran Hemani" w:date="2019-07-10T20:13:00Z">
        <w:r>
          <w:rPr>
            <w:rFonts w:ascii="Times New Roman" w:eastAsia="Calibri" w:hAnsi="Times New Roman" w:cs="Times New Roman"/>
            <w:noProof/>
            <w:sz w:val="24"/>
            <w:szCs w:val="24"/>
          </w:rPr>
          <w:t>Occasionally it might be possible that a candidate trait P is a redundant trait for y, for example if the outcome is coronary heart disease, the outliers might detect traits such as ‘medication for heart disease’ as a potential candidate trait. It would make no sense to attempt to adjust the SNP-outcome association for a trait that is essentially the same as the outcome, it would just nullify the association. We have not yet developed an automated method to remove such traits, but we recommend manually checking any traits that are selected for automated outlier adjustment.</w:t>
        </w:r>
      </w:ins>
    </w:p>
    <w:p w14:paraId="002EB698" w14:textId="78B43088"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Simulations</w:t>
      </w:r>
    </w:p>
    <w:p w14:paraId="1B1FA0CA" w14:textId="5A8AB16B" w:rsidR="000C0344" w:rsidRDefault="000C0344" w:rsidP="000C0344">
      <w:pPr>
        <w:spacing w:after="158" w:line="480" w:lineRule="auto"/>
        <w:jc w:val="both"/>
        <w:rPr>
          <w:rFonts w:ascii="Times New Roman" w:hAnsi="Times New Roman" w:cs="Times New Roman"/>
          <w:sz w:val="24"/>
          <w:szCs w:val="24"/>
        </w:rPr>
      </w:pPr>
      <w:r w:rsidRPr="00454C7F">
        <w:rPr>
          <w:rFonts w:ascii="Times New Roman" w:hAnsi="Times New Roman" w:cs="Times New Roman"/>
          <w:sz w:val="24"/>
          <w:szCs w:val="24"/>
        </w:rPr>
        <w:t>IVW effect estimates are liable to be biased when at least some of the instrumenting SNPs exhibit horizontal pleiotropy, and those SNPs tend to contribute disproportionately towards the heterogeneity in the effect estimate.</w:t>
      </w:r>
      <w:r>
        <w:rPr>
          <w:rFonts w:ascii="Times New Roman" w:hAnsi="Times New Roman" w:cs="Times New Roman"/>
          <w:sz w:val="24"/>
          <w:szCs w:val="24"/>
        </w:rPr>
        <w:t xml:space="preserve"> We conducted simulations to evaluate how different methods perform at estimating the causal effect of </w:t>
      </w:r>
      <w:r w:rsidRPr="003951DC">
        <w:rPr>
          <w:rFonts w:ascii="Times New Roman" w:hAnsi="Times New Roman" w:cs="Times New Roman"/>
          <w:i/>
          <w:iCs/>
          <w:sz w:val="24"/>
          <w:szCs w:val="24"/>
          <w:rPrChange w:id="46" w:author="Yoonsu Cho" w:date="2019-07-23T20:00:00Z">
            <w:rPr>
              <w:rFonts w:ascii="Times New Roman" w:hAnsi="Times New Roman" w:cs="Times New Roman"/>
              <w:sz w:val="24"/>
              <w:szCs w:val="24"/>
            </w:rPr>
          </w:rPrChange>
        </w:rPr>
        <w:t>x</w:t>
      </w:r>
      <w:r>
        <w:rPr>
          <w:rFonts w:ascii="Times New Roman" w:hAnsi="Times New Roman" w:cs="Times New Roman"/>
          <w:sz w:val="24"/>
          <w:szCs w:val="24"/>
        </w:rPr>
        <w:t xml:space="preserve"> on </w:t>
      </w:r>
      <w:r w:rsidRPr="003951DC">
        <w:rPr>
          <w:rFonts w:ascii="Times New Roman" w:hAnsi="Times New Roman" w:cs="Times New Roman"/>
          <w:i/>
          <w:iCs/>
          <w:sz w:val="24"/>
          <w:szCs w:val="24"/>
          <w:rPrChange w:id="47" w:author="Yoonsu Cho" w:date="2019-07-23T20:00:00Z">
            <w:rPr>
              <w:rFonts w:ascii="Times New Roman" w:hAnsi="Times New Roman" w:cs="Times New Roman"/>
              <w:sz w:val="24"/>
              <w:szCs w:val="24"/>
            </w:rPr>
          </w:rPrChange>
        </w:rPr>
        <w:t>y</w:t>
      </w:r>
      <w:r>
        <w:rPr>
          <w:rFonts w:ascii="Times New Roman" w:hAnsi="Times New Roman" w:cs="Times New Roman"/>
          <w:sz w:val="24"/>
          <w:szCs w:val="24"/>
        </w:rPr>
        <w:t xml:space="preserve"> under different circumstances. In all circumstances there are 30 independent genetic effects on </w:t>
      </w:r>
      <w:r w:rsidRPr="003951DC">
        <w:rPr>
          <w:rFonts w:ascii="Times New Roman" w:hAnsi="Times New Roman" w:cs="Times New Roman"/>
          <w:i/>
          <w:iCs/>
          <w:sz w:val="24"/>
          <w:szCs w:val="24"/>
          <w:rPrChange w:id="48" w:author="Yoonsu Cho" w:date="2019-07-23T20:00:00Z">
            <w:rPr>
              <w:rFonts w:ascii="Times New Roman" w:hAnsi="Times New Roman" w:cs="Times New Roman"/>
              <w:sz w:val="24"/>
              <w:szCs w:val="24"/>
            </w:rPr>
          </w:rPrChange>
        </w:rPr>
        <w:t>x</w:t>
      </w:r>
      <w:r>
        <w:rPr>
          <w:rFonts w:ascii="Times New Roman" w:hAnsi="Times New Roman" w:cs="Times New Roman"/>
          <w:sz w:val="24"/>
          <w:szCs w:val="24"/>
        </w:rPr>
        <w:t xml:space="preserve"> (</w:t>
      </w:r>
      <w:r w:rsidRPr="003951DC">
        <w:rPr>
          <w:rFonts w:ascii="Times New Roman" w:hAnsi="Times New Roman" w:cs="Times New Roman"/>
          <w:i/>
          <w:iCs/>
          <w:sz w:val="24"/>
          <w:szCs w:val="24"/>
          <w:rPrChange w:id="49" w:author="Yoonsu Cho" w:date="2019-07-23T20:00:00Z">
            <w:rPr>
              <w:rFonts w:ascii="Times New Roman" w:hAnsi="Times New Roman" w:cs="Times New Roman"/>
              <w:sz w:val="24"/>
              <w:szCs w:val="24"/>
            </w:rPr>
          </w:rPrChange>
        </w:rPr>
        <w:t>Gx</w:t>
      </w:r>
      <w:r>
        <w:rPr>
          <w:rFonts w:ascii="Times New Roman" w:hAnsi="Times New Roman" w:cs="Times New Roman"/>
          <w:sz w:val="24"/>
          <w:szCs w:val="24"/>
        </w:rPr>
        <w:t xml:space="preserve">), and </w:t>
      </w:r>
      <w:r w:rsidRPr="003951DC">
        <w:rPr>
          <w:rFonts w:ascii="Times New Roman" w:hAnsi="Times New Roman" w:cs="Times New Roman"/>
          <w:i/>
          <w:iCs/>
          <w:sz w:val="24"/>
          <w:szCs w:val="24"/>
          <w:rPrChange w:id="50" w:author="Yoonsu Cho" w:date="2019-07-23T20:00:00Z">
            <w:rPr>
              <w:rFonts w:ascii="Times New Roman" w:hAnsi="Times New Roman" w:cs="Times New Roman"/>
              <w:sz w:val="24"/>
              <w:szCs w:val="24"/>
            </w:rPr>
          </w:rPrChange>
        </w:rPr>
        <w:t>x</w:t>
      </w:r>
      <w:r>
        <w:rPr>
          <w:rFonts w:ascii="Times New Roman" w:hAnsi="Times New Roman" w:cs="Times New Roman"/>
          <w:sz w:val="24"/>
          <w:szCs w:val="24"/>
        </w:rPr>
        <w:t xml:space="preserve"> either has no direct influence on </w:t>
      </w:r>
      <w:r w:rsidRPr="003951DC">
        <w:rPr>
          <w:rFonts w:ascii="Times New Roman" w:hAnsi="Times New Roman" w:cs="Times New Roman"/>
          <w:i/>
          <w:iCs/>
          <w:sz w:val="24"/>
          <w:szCs w:val="24"/>
          <w:rPrChange w:id="51" w:author="Yoonsu Cho" w:date="2019-07-23T20:00:00Z">
            <w:rPr>
              <w:rFonts w:ascii="Times New Roman" w:hAnsi="Times New Roman" w:cs="Times New Roman"/>
              <w:sz w:val="24"/>
              <w:szCs w:val="24"/>
            </w:rPr>
          </w:rPrChange>
        </w:rPr>
        <w:t>y</w:t>
      </w:r>
      <w:r>
        <w:rPr>
          <w:rFonts w:ascii="Times New Roman" w:hAnsi="Times New Roman" w:cs="Times New Roman"/>
          <w:sz w:val="24"/>
          <w:szCs w:val="24"/>
        </w:rPr>
        <w:t xml:space="preserve">, or has a direct effect of 0.1 on </w:t>
      </w:r>
      <w:r w:rsidRPr="003951DC">
        <w:rPr>
          <w:rFonts w:ascii="Times New Roman" w:hAnsi="Times New Roman" w:cs="Times New Roman"/>
          <w:i/>
          <w:iCs/>
          <w:sz w:val="24"/>
          <w:szCs w:val="24"/>
          <w:rPrChange w:id="52" w:author="Yoonsu Cho" w:date="2019-07-23T20:00:00Z">
            <w:rPr>
              <w:rFonts w:ascii="Times New Roman" w:hAnsi="Times New Roman" w:cs="Times New Roman"/>
              <w:sz w:val="24"/>
              <w:szCs w:val="24"/>
            </w:rPr>
          </w:rPrChange>
        </w:rPr>
        <w:t>y</w:t>
      </w:r>
      <w:r>
        <w:rPr>
          <w:rFonts w:ascii="Times New Roman" w:hAnsi="Times New Roman" w:cs="Times New Roman"/>
          <w:sz w:val="24"/>
          <w:szCs w:val="24"/>
        </w:rPr>
        <w:t>. For all simulations, we used 10</w:t>
      </w:r>
      <w:ins w:id="53" w:author="Yoonsu Cho" w:date="2019-07-23T20:00:00Z">
        <w:r w:rsidR="003951DC">
          <w:rPr>
            <w:rFonts w:ascii="Times New Roman" w:hAnsi="Times New Roman" w:cs="Times New Roman"/>
            <w:sz w:val="24"/>
            <w:szCs w:val="24"/>
          </w:rPr>
          <w:t>,</w:t>
        </w:r>
      </w:ins>
      <w:r>
        <w:rPr>
          <w:rFonts w:ascii="Times New Roman" w:hAnsi="Times New Roman" w:cs="Times New Roman"/>
          <w:sz w:val="24"/>
          <w:szCs w:val="24"/>
        </w:rPr>
        <w:t>000 individuals, and repeated each circumstance 1</w:t>
      </w:r>
      <w:ins w:id="54" w:author="Yoonsu Cho" w:date="2019-07-23T20:01:00Z">
        <w:r w:rsidR="003C5270">
          <w:rPr>
            <w:rFonts w:ascii="Times New Roman" w:hAnsi="Times New Roman" w:cs="Times New Roman"/>
            <w:sz w:val="24"/>
            <w:szCs w:val="24"/>
          </w:rPr>
          <w:t>,</w:t>
        </w:r>
      </w:ins>
      <w:r>
        <w:rPr>
          <w:rFonts w:ascii="Times New Roman" w:hAnsi="Times New Roman" w:cs="Times New Roman"/>
          <w:sz w:val="24"/>
          <w:szCs w:val="24"/>
        </w:rPr>
        <w:t xml:space="preserve">000 times. We summarised each scenario in two ways: a) We estimated the proportion of simulations that gave a biased estimate of the </w:t>
      </w:r>
      <w:del w:id="55" w:author="Yoonsu Cho" w:date="2019-07-23T10:06:00Z">
        <w:r w:rsidDel="00E17AF6">
          <w:rPr>
            <w:rFonts w:ascii="Times New Roman" w:hAnsi="Times New Roman" w:cs="Times New Roman"/>
            <w:sz w:val="24"/>
            <w:szCs w:val="24"/>
          </w:rPr>
          <w:delText xml:space="preserve">bxy </w:delText>
        </w:r>
      </w:del>
      <w:r>
        <w:rPr>
          <w:rFonts w:ascii="Times New Roman" w:hAnsi="Times New Roman" w:cs="Times New Roman"/>
          <w:sz w:val="24"/>
          <w:szCs w:val="24"/>
        </w:rPr>
        <w:t>causal effect</w:t>
      </w:r>
      <w:ins w:id="56" w:author="Yoonsu Cho" w:date="2019-07-23T10:06:00Z">
        <w:r w:rsidR="00E17AF6">
          <w:rPr>
            <w:rFonts w:ascii="Times New Roman" w:hAnsi="Times New Roman" w:cs="Times New Roman"/>
            <w:sz w:val="24"/>
            <w:szCs w:val="24"/>
          </w:rPr>
          <w:t xml:space="preserve"> </w:t>
        </w:r>
        <w:r w:rsidR="00E17AF6">
          <w:rPr>
            <w:rFonts w:ascii="Times New Roman" w:hAnsi="Times New Roman" w:cs="Times New Roman"/>
            <w:sz w:val="24"/>
            <w:szCs w:val="24"/>
          </w:rPr>
          <w:lastRenderedPageBreak/>
          <w:t xml:space="preserve">of </w:t>
        </w:r>
        <w:r w:rsidR="00BF3880">
          <w:rPr>
            <w:rFonts w:ascii="Times New Roman" w:hAnsi="Times New Roman" w:cs="Times New Roman"/>
            <w:sz w:val="24"/>
            <w:szCs w:val="24"/>
          </w:rPr>
          <w:t>x on y (b</w:t>
        </w:r>
        <w:r w:rsidR="00BF3880" w:rsidRPr="00976FFD">
          <w:rPr>
            <w:rFonts w:ascii="Times New Roman" w:hAnsi="Times New Roman" w:cs="Times New Roman"/>
            <w:sz w:val="24"/>
            <w:szCs w:val="24"/>
            <w:vertAlign w:val="subscript"/>
            <w:rPrChange w:id="57" w:author="Yoonsu Cho" w:date="2019-07-23T14:58:00Z">
              <w:rPr>
                <w:rFonts w:ascii="Times New Roman" w:hAnsi="Times New Roman" w:cs="Times New Roman"/>
                <w:sz w:val="24"/>
                <w:szCs w:val="24"/>
              </w:rPr>
            </w:rPrChange>
          </w:rPr>
          <w:t>xy</w:t>
        </w:r>
        <w:r w:rsidR="00BF3880">
          <w:rPr>
            <w:rFonts w:ascii="Times New Roman" w:hAnsi="Times New Roman" w:cs="Times New Roman"/>
            <w:sz w:val="24"/>
            <w:szCs w:val="24"/>
          </w:rPr>
          <w:t>)</w:t>
        </w:r>
      </w:ins>
      <w:r>
        <w:rPr>
          <w:rFonts w:ascii="Times New Roman" w:hAnsi="Times New Roman" w:cs="Times New Roman"/>
          <w:sz w:val="24"/>
          <w:szCs w:val="24"/>
        </w:rPr>
        <w:t>. For each simulation we calculated the probability of the effect estimate being substantially different from the true simulated effect based on whether the true effect fell outside the 95% confidence interval of the estimate. Then for the set of 1</w:t>
      </w:r>
      <w:ins w:id="58" w:author="Yoonsu Cho" w:date="2019-07-23T20:16:00Z">
        <w:r w:rsidR="0072585B">
          <w:rPr>
            <w:rFonts w:ascii="Times New Roman" w:hAnsi="Times New Roman" w:cs="Times New Roman"/>
            <w:sz w:val="24"/>
            <w:szCs w:val="24"/>
          </w:rPr>
          <w:t>,</w:t>
        </w:r>
      </w:ins>
      <w:r>
        <w:rPr>
          <w:rFonts w:ascii="Times New Roman" w:hAnsi="Times New Roman" w:cs="Times New Roman"/>
          <w:sz w:val="24"/>
          <w:szCs w:val="24"/>
        </w:rPr>
        <w:t xml:space="preserve">000 simulations, we calculated the proportion of estimates that were ‘unbiased’. b) We summarised the power and </w:t>
      </w:r>
      <w:del w:id="59" w:author="Yoonsu Cho" w:date="2019-07-23T10:36:00Z">
        <w:r w:rsidDel="00001536">
          <w:rPr>
            <w:rFonts w:ascii="Times New Roman" w:hAnsi="Times New Roman" w:cs="Times New Roman"/>
            <w:sz w:val="24"/>
            <w:szCs w:val="24"/>
          </w:rPr>
          <w:delText>false discovery rate</w:delText>
        </w:r>
      </w:del>
      <w:ins w:id="60" w:author="Yoonsu Cho" w:date="2019-07-23T10:36:00Z">
        <w:r w:rsidR="00001536">
          <w:rPr>
            <w:rFonts w:ascii="Times New Roman" w:hAnsi="Times New Roman" w:cs="Times New Roman"/>
            <w:sz w:val="24"/>
            <w:szCs w:val="24"/>
          </w:rPr>
          <w:t>FDR</w:t>
        </w:r>
      </w:ins>
      <w:r>
        <w:rPr>
          <w:rFonts w:ascii="Times New Roman" w:hAnsi="Times New Roman" w:cs="Times New Roman"/>
          <w:sz w:val="24"/>
          <w:szCs w:val="24"/>
        </w:rPr>
        <w:t xml:space="preserve"> by estimating the area under the receiver operator curve, characterising the sensitivity and specificity of each method at determining whether the true causal effect estimate was null or non-null. Each simulation is conducted by first simulating data to satisfy the parameters described below. We then search for instruments for x across all simulated genetic variants and retain those that are significant after Bonferroni correction, and applying the summary </w:t>
      </w:r>
      <w:del w:id="61" w:author="Yoonsu Cho" w:date="2019-07-23T11:00:00Z">
        <w:r w:rsidDel="00E265A4">
          <w:rPr>
            <w:rFonts w:ascii="Times New Roman" w:hAnsi="Times New Roman" w:cs="Times New Roman"/>
            <w:sz w:val="24"/>
            <w:szCs w:val="24"/>
          </w:rPr>
          <w:delText>data based</w:delText>
        </w:r>
      </w:del>
      <w:ins w:id="62" w:author="Yoonsu Cho" w:date="2019-07-23T11:00:00Z">
        <w:r w:rsidR="00E265A4">
          <w:rPr>
            <w:rFonts w:ascii="Times New Roman" w:hAnsi="Times New Roman" w:cs="Times New Roman"/>
            <w:sz w:val="24"/>
            <w:szCs w:val="24"/>
          </w:rPr>
          <w:t>data-based</w:t>
        </w:r>
      </w:ins>
      <w:r>
        <w:rPr>
          <w:rFonts w:ascii="Times New Roman" w:hAnsi="Times New Roman" w:cs="Times New Roman"/>
          <w:sz w:val="24"/>
          <w:szCs w:val="24"/>
        </w:rPr>
        <w:t xml:space="preserve"> methods based on the genetic associations for the instruments on x and y.</w:t>
      </w:r>
      <w:r w:rsidRPr="00EF03FA">
        <w:rPr>
          <w:rFonts w:ascii="Times New Roman" w:hAnsi="Times New Roman" w:cs="Times New Roman"/>
          <w:sz w:val="24"/>
          <w:szCs w:val="24"/>
        </w:rPr>
        <w:t xml:space="preserve"> </w:t>
      </w:r>
      <w:r>
        <w:rPr>
          <w:rFonts w:ascii="Times New Roman" w:hAnsi="Times New Roman" w:cs="Times New Roman"/>
          <w:sz w:val="24"/>
          <w:szCs w:val="24"/>
        </w:rPr>
        <w:t>All genetic variants are simulated to be Hardy Weinberg equilibrium with allele frequency of 0.5.</w:t>
      </w:r>
    </w:p>
    <w:p w14:paraId="2768285F"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We investigated three scenarios that could give rise to invalid instruments (Figure 2): </w:t>
      </w:r>
    </w:p>
    <w:p w14:paraId="61E19535" w14:textId="27C9F47D" w:rsidR="000C0344" w:rsidRDefault="000C0344" w:rsidP="000C0344">
      <w:pPr>
        <w:spacing w:after="158" w:line="480" w:lineRule="auto"/>
        <w:jc w:val="both"/>
        <w:rPr>
          <w:rFonts w:ascii="Times New Roman" w:hAnsi="Times New Roman" w:cs="Times New Roman"/>
          <w:sz w:val="24"/>
          <w:szCs w:val="24"/>
        </w:rPr>
      </w:pPr>
      <w:r w:rsidRPr="00597A15">
        <w:rPr>
          <w:rFonts w:ascii="Times New Roman" w:hAnsi="Times New Roman" w:cs="Times New Roman"/>
          <w:b/>
          <w:bCs/>
          <w:sz w:val="24"/>
          <w:szCs w:val="24"/>
        </w:rPr>
        <w:t>Confounding pleiotropy</w:t>
      </w:r>
      <w:r>
        <w:rPr>
          <w:rFonts w:ascii="Times New Roman" w:hAnsi="Times New Roman" w:cs="Times New Roman"/>
          <w:sz w:val="24"/>
          <w:szCs w:val="24"/>
        </w:rPr>
        <w:t>.</w:t>
      </w:r>
      <w:r w:rsidRPr="00597A15">
        <w:rPr>
          <w:rFonts w:ascii="Times New Roman" w:hAnsi="Times New Roman" w:cs="Times New Roman"/>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 confounder, </w:t>
      </w:r>
      <m:oMath>
        <m:r>
          <w:ins w:id="63" w:author="Yoonsu Cho" w:date="2019-07-23T14:17:00Z">
            <w:rPr>
              <w:rFonts w:ascii="Cambria Math" w:hAnsi="Cambria Math" w:cs="Times New Roman"/>
              <w:sz w:val="24"/>
              <w:szCs w:val="24"/>
            </w:rPr>
            <m:t>u</m:t>
          </w:ins>
        </m:r>
      </m:oMath>
      <w:ins w:id="64" w:author="Yoonsu Cho" w:date="2019-07-23T14:17:00Z">
        <w:r w:rsidR="00B9076B" w:rsidRPr="00B9076B">
          <w:rPr>
            <w:rFonts w:ascii="Times New Roman" w:hAnsi="Times New Roman" w:cs="Times New Roman"/>
            <w:sz w:val="24"/>
            <w:szCs w:val="24"/>
            <w:vertAlign w:val="subscript"/>
            <w:rPrChange w:id="65" w:author="Yoonsu Cho" w:date="2019-07-23T14:17:00Z">
              <w:rPr>
                <w:rFonts w:ascii="Times New Roman" w:hAnsi="Times New Roman" w:cs="Times New Roman"/>
                <w:sz w:val="24"/>
                <w:szCs w:val="24"/>
              </w:rPr>
            </w:rPrChange>
          </w:rPr>
          <w:t>1</w:t>
        </w:r>
      </w:ins>
      <w:del w:id="66" w:author="Yoonsu Cho" w:date="2019-07-23T14:17:00Z">
        <w:r w:rsidRPr="00597A15" w:rsidDel="00B9076B">
          <w:rPr>
            <w:rFonts w:ascii="Times New Roman" w:hAnsi="Times New Roman" w:cs="Times New Roman"/>
            <w:sz w:val="24"/>
            <w:szCs w:val="24"/>
          </w:rPr>
          <w:delText>u1</w:delText>
        </w:r>
      </w:del>
      <w:r>
        <w:rPr>
          <w:rFonts w:ascii="Times New Roman" w:hAnsi="Times New Roman" w:cs="Times New Roman"/>
          <w:sz w:val="24"/>
          <w:szCs w:val="24"/>
        </w:rPr>
        <w:t>,</w:t>
      </w:r>
      <w:r w:rsidRPr="00597A15">
        <w:rPr>
          <w:rFonts w:ascii="Times New Roman" w:hAnsi="Times New Roman" w:cs="Times New Roman"/>
          <w:sz w:val="24"/>
          <w:szCs w:val="24"/>
        </w:rPr>
        <w:t xml:space="preserve"> influences </w:t>
      </w:r>
      <w:r w:rsidRPr="009A67AC">
        <w:rPr>
          <w:rFonts w:ascii="Times New Roman" w:hAnsi="Times New Roman" w:cs="Times New Roman"/>
          <w:i/>
          <w:iCs/>
          <w:sz w:val="24"/>
          <w:szCs w:val="24"/>
          <w:rPrChange w:id="67" w:author="Yoonsu Cho" w:date="2019-07-23T18:46:00Z">
            <w:rPr>
              <w:rFonts w:ascii="Times New Roman" w:hAnsi="Times New Roman" w:cs="Times New Roman"/>
              <w:sz w:val="24"/>
              <w:szCs w:val="24"/>
            </w:rPr>
          </w:rPrChange>
        </w:rPr>
        <w:t>x</w:t>
      </w:r>
      <w:r w:rsidRPr="00597A15">
        <w:rPr>
          <w:rFonts w:ascii="Times New Roman" w:hAnsi="Times New Roman" w:cs="Times New Roman"/>
          <w:sz w:val="24"/>
          <w:szCs w:val="24"/>
        </w:rPr>
        <w:t xml:space="preserve"> and </w:t>
      </w:r>
      <w:r w:rsidRPr="009A67AC">
        <w:rPr>
          <w:rFonts w:ascii="Times New Roman" w:hAnsi="Times New Roman" w:cs="Times New Roman"/>
          <w:i/>
          <w:iCs/>
          <w:sz w:val="24"/>
          <w:szCs w:val="24"/>
          <w:rPrChange w:id="68" w:author="Yoonsu Cho" w:date="2019-07-23T18:46:00Z">
            <w:rPr>
              <w:rFonts w:ascii="Times New Roman" w:hAnsi="Times New Roman" w:cs="Times New Roman"/>
              <w:sz w:val="24"/>
              <w:szCs w:val="24"/>
            </w:rPr>
          </w:rPrChange>
        </w:rPr>
        <w:t>y</w:t>
      </w:r>
      <w:r w:rsidRPr="00597A15">
        <w:rPr>
          <w:rFonts w:ascii="Times New Roman" w:hAnsi="Times New Roman" w:cs="Times New Roman"/>
          <w:sz w:val="24"/>
          <w:szCs w:val="24"/>
        </w:rPr>
        <w:t xml:space="preserve">. </w:t>
      </w:r>
      <w:r>
        <w:rPr>
          <w:rFonts w:ascii="Times New Roman" w:hAnsi="Times New Roman" w:cs="Times New Roman"/>
          <w:sz w:val="24"/>
          <w:szCs w:val="24"/>
        </w:rPr>
        <w:t xml:space="preserve">Here </w:t>
      </w:r>
      <m:oMath>
        <m:r>
          <w:ins w:id="69" w:author="Yoonsu Cho" w:date="2019-07-23T14:18:00Z">
            <w:rPr>
              <w:rFonts w:ascii="Cambria Math" w:hAnsi="Cambria Math" w:cs="Times New Roman"/>
              <w:sz w:val="24"/>
              <w:szCs w:val="24"/>
            </w:rPr>
            <m:t>u</m:t>
          </w:ins>
        </m:r>
      </m:oMath>
      <w:ins w:id="70" w:author="Yoonsu Cho" w:date="2019-07-23T14:18:00Z">
        <w:r w:rsidR="00396EC4" w:rsidRPr="00D13855">
          <w:rPr>
            <w:rFonts w:ascii="Times New Roman" w:hAnsi="Times New Roman" w:cs="Times New Roman"/>
            <w:sz w:val="24"/>
            <w:szCs w:val="24"/>
            <w:vertAlign w:val="subscript"/>
          </w:rPr>
          <w:t>1</w:t>
        </w:r>
      </w:ins>
      <w:del w:id="71" w:author="Yoonsu Cho" w:date="2019-07-23T14:18:00Z">
        <w:r w:rsidRPr="00597A15" w:rsidDel="00396EC4">
          <w:rPr>
            <w:rFonts w:ascii="Times New Roman" w:hAnsi="Times New Roman" w:cs="Times New Roman"/>
            <w:sz w:val="24"/>
            <w:szCs w:val="24"/>
          </w:rPr>
          <w:delText>u1</w:delText>
        </w:r>
      </w:del>
      <w:r w:rsidRPr="00597A15">
        <w:rPr>
          <w:rFonts w:ascii="Times New Roman" w:hAnsi="Times New Roman" w:cs="Times New Roman"/>
          <w:sz w:val="24"/>
          <w:szCs w:val="24"/>
        </w:rPr>
        <w:t xml:space="preserve"> also has a</w:t>
      </w:r>
      <w:r>
        <w:rPr>
          <w:rFonts w:ascii="Times New Roman" w:hAnsi="Times New Roman" w:cs="Times New Roman"/>
          <w:sz w:val="24"/>
          <w:szCs w:val="24"/>
        </w:rPr>
        <w:t xml:space="preserve"> set of</w:t>
      </w:r>
      <w:r w:rsidRPr="00597A15">
        <w:rPr>
          <w:rFonts w:ascii="Times New Roman" w:hAnsi="Times New Roman" w:cs="Times New Roman"/>
          <w:sz w:val="24"/>
          <w:szCs w:val="24"/>
        </w:rPr>
        <w:t xml:space="preserve"> independent genetic </w:t>
      </w:r>
      <w:r>
        <w:rPr>
          <w:rFonts w:ascii="Times New Roman" w:hAnsi="Times New Roman" w:cs="Times New Roman"/>
          <w:sz w:val="24"/>
          <w:szCs w:val="24"/>
        </w:rPr>
        <w:t>influences, G</w:t>
      </w:r>
      <m:oMath>
        <m:r>
          <w:ins w:id="72" w:author="Yoonsu Cho" w:date="2019-07-23T14:19:00Z">
            <w:rPr>
              <w:rFonts w:ascii="Cambria Math" w:hAnsi="Cambria Math" w:cs="Times New Roman"/>
              <w:sz w:val="24"/>
              <w:szCs w:val="24"/>
            </w:rPr>
            <m:t xml:space="preserve"> u</m:t>
          </w:ins>
        </m:r>
      </m:oMath>
      <w:ins w:id="73" w:author="Yoonsu Cho" w:date="2019-07-23T14:19:00Z">
        <w:r w:rsidR="00CE06D3" w:rsidRPr="00D13855">
          <w:rPr>
            <w:rFonts w:ascii="Times New Roman" w:hAnsi="Times New Roman" w:cs="Times New Roman"/>
            <w:sz w:val="24"/>
            <w:szCs w:val="24"/>
            <w:vertAlign w:val="subscript"/>
          </w:rPr>
          <w:t>1</w:t>
        </w:r>
      </w:ins>
      <w:del w:id="74" w:author="Yoonsu Cho" w:date="2019-07-23T14:19:00Z">
        <w:r w:rsidDel="00CE06D3">
          <w:rPr>
            <w:rFonts w:ascii="Times New Roman" w:hAnsi="Times New Roman" w:cs="Times New Roman"/>
            <w:sz w:val="24"/>
            <w:szCs w:val="24"/>
          </w:rPr>
          <w:delText>u1</w:delText>
        </w:r>
      </w:del>
      <w:r>
        <w:rPr>
          <w:rFonts w:ascii="Times New Roman" w:hAnsi="Times New Roman" w:cs="Times New Roman"/>
          <w:sz w:val="24"/>
          <w:szCs w:val="24"/>
        </w:rPr>
        <w:t xml:space="preserve">, which may be detected as instruments for </w:t>
      </w:r>
      <w:r w:rsidRPr="009A67AC">
        <w:rPr>
          <w:rFonts w:ascii="Times New Roman" w:hAnsi="Times New Roman" w:cs="Times New Roman"/>
          <w:i/>
          <w:iCs/>
          <w:sz w:val="24"/>
          <w:szCs w:val="24"/>
          <w:rPrChange w:id="75" w:author="Yoonsu Cho" w:date="2019-07-23T18:46:00Z">
            <w:rPr>
              <w:rFonts w:ascii="Times New Roman" w:hAnsi="Times New Roman" w:cs="Times New Roman"/>
              <w:sz w:val="24"/>
              <w:szCs w:val="24"/>
            </w:rPr>
          </w:rPrChange>
        </w:rPr>
        <w:t>x</w:t>
      </w:r>
      <w:r>
        <w:rPr>
          <w:rFonts w:ascii="Times New Roman" w:hAnsi="Times New Roman" w:cs="Times New Roman"/>
          <w:sz w:val="24"/>
          <w:szCs w:val="24"/>
        </w:rPr>
        <w:t xml:space="preserve">. </w:t>
      </w:r>
    </w:p>
    <w:p w14:paraId="26260426" w14:textId="77777777" w:rsidR="000C0344" w:rsidRPr="005E7276" w:rsidRDefault="0045593D"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u1,j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gu1,j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u1</m:t>
              </m:r>
            </m:sub>
          </m:sSub>
        </m:oMath>
      </m:oMathPara>
    </w:p>
    <w:p w14:paraId="1B79DCE1" w14:textId="77777777" w:rsidR="000C0344" w:rsidRPr="005E7276"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u1x</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2D1B6A9F" w14:textId="77777777" w:rsidR="000C0344" w:rsidRPr="005E7276"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u1y</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0FD62929"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25F5C3BE" w14:textId="254C126B" w:rsidR="000C0344" w:rsidRPr="00597A15" w:rsidRDefault="0045593D" w:rsidP="000C0344">
      <w:pPr>
        <w:spacing w:after="158"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gu1,j</m:t>
            </m:r>
          </m:sub>
        </m:sSub>
      </m:oMath>
      <w:r w:rsidR="000C0344">
        <w:rPr>
          <w:rFonts w:ascii="Times New Roman" w:hAnsi="Times New Roman" w:cs="Times New Roman"/>
          <w:sz w:val="24"/>
          <w:szCs w:val="24"/>
        </w:rPr>
        <w:t xml:space="preserve"> values are sampled for each SNP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oMath>
      <w:r w:rsidR="000C0344">
        <w:rPr>
          <w:rFonts w:ascii="Times New Roman" w:hAnsi="Times New Roman" w:cs="Times New Roman"/>
          <w:sz w:val="24"/>
          <w:szCs w:val="24"/>
        </w:rPr>
        <w:t xml:space="preserve"> from a </w:t>
      </w:r>
      <w:ins w:id="76" w:author="Yoonsu Cho" w:date="2019-07-23T14:22:00Z">
        <w:r w:rsidR="00744049">
          <w:rPr>
            <w:rFonts w:ascii="Times New Roman" w:hAnsi="Times New Roman" w:cs="Times New Roman"/>
            <w:sz w:val="24"/>
            <w:szCs w:val="24"/>
          </w:rPr>
          <w:t>n</w:t>
        </w:r>
      </w:ins>
      <w:del w:id="77" w:author="Yoonsu Cho" w:date="2019-07-23T14:22:00Z">
        <w:r w:rsidR="000C0344" w:rsidDel="00744049">
          <w:rPr>
            <w:rFonts w:ascii="Times New Roman" w:hAnsi="Times New Roman" w:cs="Times New Roman"/>
            <w:sz w:val="24"/>
            <w:szCs w:val="24"/>
          </w:rPr>
          <w:delText>N</w:delText>
        </w:r>
      </w:del>
      <w:r w:rsidR="000C0344">
        <w:rPr>
          <w:rFonts w:ascii="Times New Roman" w:hAnsi="Times New Roman" w:cs="Times New Roman"/>
          <w:sz w:val="24"/>
          <w:szCs w:val="24"/>
        </w:rPr>
        <w:t xml:space="preserve">ormal distribution such that they explain </w:t>
      </w:r>
      <w:commentRangeStart w:id="78"/>
      <w:r w:rsidR="000C0344">
        <w:rPr>
          <w:rFonts w:ascii="Times New Roman" w:hAnsi="Times New Roman" w:cs="Times New Roman"/>
          <w:sz w:val="24"/>
          <w:szCs w:val="24"/>
        </w:rPr>
        <w:t>60%</w:t>
      </w:r>
      <w:commentRangeEnd w:id="78"/>
      <w:r w:rsidR="0094663C">
        <w:rPr>
          <w:rStyle w:val="CommentReference"/>
        </w:rPr>
        <w:commentReference w:id="78"/>
      </w:r>
      <w:r w:rsidR="000C0344">
        <w:rPr>
          <w:rFonts w:ascii="Times New Roman" w:hAnsi="Times New Roman" w:cs="Times New Roman"/>
          <w:sz w:val="24"/>
          <w:szCs w:val="24"/>
        </w:rPr>
        <w:t xml:space="preserve"> of the variance in </w:t>
      </w:r>
      <m:oMath>
        <m:r>
          <w:ins w:id="79" w:author="Yoonsu Cho" w:date="2019-07-23T14:29:00Z">
            <w:rPr>
              <w:rFonts w:ascii="Cambria Math" w:hAnsi="Cambria Math" w:cs="Times New Roman"/>
              <w:sz w:val="24"/>
              <w:szCs w:val="24"/>
            </w:rPr>
            <m:t>u</m:t>
          </w:ins>
        </m:r>
      </m:oMath>
      <w:ins w:id="80" w:author="Yoonsu Cho" w:date="2019-07-23T14:29:00Z">
        <w:r w:rsidR="00941350" w:rsidRPr="00D13855">
          <w:rPr>
            <w:rFonts w:ascii="Times New Roman" w:hAnsi="Times New Roman" w:cs="Times New Roman"/>
            <w:sz w:val="24"/>
            <w:szCs w:val="24"/>
            <w:vertAlign w:val="subscript"/>
          </w:rPr>
          <w:t>1</w:t>
        </w:r>
        <w:r w:rsidR="00941350" w:rsidDel="00941350">
          <w:rPr>
            <w:rFonts w:ascii="Times New Roman" w:hAnsi="Times New Roman" w:cs="Times New Roman"/>
            <w:sz w:val="24"/>
            <w:szCs w:val="24"/>
          </w:rPr>
          <w:t xml:space="preserve"> </w:t>
        </w:r>
      </w:ins>
      <w:del w:id="81" w:author="Yoonsu Cho" w:date="2019-07-23T14:29:00Z">
        <w:r w:rsidR="000C0344" w:rsidDel="00941350">
          <w:rPr>
            <w:rFonts w:ascii="Times New Roman" w:hAnsi="Times New Roman" w:cs="Times New Roman"/>
            <w:sz w:val="24"/>
            <w:szCs w:val="24"/>
          </w:rPr>
          <w:delText>u1</w:delText>
        </w:r>
      </w:del>
      <w:r w:rsidR="000C0344">
        <w:rPr>
          <w:rFonts w:ascii="Times New Roman" w:hAnsi="Times New Roman" w:cs="Times New Roman"/>
          <w:sz w:val="24"/>
          <w:szCs w:val="24"/>
        </w:rPr>
        <w:t xml:space="preserve">. The value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u1x</m:t>
            </m:r>
          </m:sub>
        </m:sSub>
      </m:oMath>
      <w:r w:rsidR="000C0344">
        <w:rPr>
          <w:rFonts w:ascii="Times New Roman" w:hAnsi="Times New Roman" w:cs="Times New Roman"/>
          <w:sz w:val="24"/>
          <w:szCs w:val="24"/>
        </w:rPr>
        <w:t xml:space="preserve"> is chosen such that </w:t>
      </w:r>
      <m:oMath>
        <m:r>
          <w:ins w:id="82" w:author="Yoonsu Cho" w:date="2019-07-23T14:30:00Z">
            <w:rPr>
              <w:rFonts w:ascii="Cambria Math" w:hAnsi="Cambria Math" w:cs="Times New Roman"/>
              <w:sz w:val="24"/>
              <w:szCs w:val="24"/>
            </w:rPr>
            <m:t>u</m:t>
          </w:ins>
        </m:r>
      </m:oMath>
      <w:ins w:id="83" w:author="Yoonsu Cho" w:date="2019-07-23T14:30:00Z">
        <w:r w:rsidR="00876394" w:rsidRPr="00D13855">
          <w:rPr>
            <w:rFonts w:ascii="Times New Roman" w:hAnsi="Times New Roman" w:cs="Times New Roman"/>
            <w:sz w:val="24"/>
            <w:szCs w:val="24"/>
            <w:vertAlign w:val="subscript"/>
          </w:rPr>
          <w:t>1</w:t>
        </w:r>
      </w:ins>
      <w:del w:id="84" w:author="Yoonsu Cho" w:date="2019-07-23T14:30:00Z">
        <w:r w:rsidR="000C0344" w:rsidDel="00876394">
          <w:rPr>
            <w:rFonts w:ascii="Times New Roman" w:hAnsi="Times New Roman" w:cs="Times New Roman"/>
            <w:sz w:val="24"/>
            <w:szCs w:val="24"/>
          </w:rPr>
          <w:delText>u1</w:delText>
        </w:r>
      </w:del>
      <w:r w:rsidR="000C0344">
        <w:rPr>
          <w:rFonts w:ascii="Times New Roman" w:hAnsi="Times New Roman" w:cs="Times New Roman"/>
          <w:sz w:val="24"/>
          <w:szCs w:val="24"/>
        </w:rPr>
        <w:t xml:space="preserve"> explains 60% of the </w:t>
      </w:r>
      <w:r w:rsidR="000C0344">
        <w:rPr>
          <w:rFonts w:ascii="Times New Roman" w:hAnsi="Times New Roman" w:cs="Times New Roman"/>
          <w:sz w:val="24"/>
          <w:szCs w:val="24"/>
        </w:rPr>
        <w:lastRenderedPageBreak/>
        <w:t xml:space="preserve">variance in </w:t>
      </w:r>
      <w:r w:rsidR="000C0344" w:rsidRPr="005517AB">
        <w:rPr>
          <w:rFonts w:ascii="Times New Roman" w:hAnsi="Times New Roman" w:cs="Times New Roman"/>
          <w:i/>
          <w:iCs/>
          <w:sz w:val="24"/>
          <w:szCs w:val="24"/>
          <w:rPrChange w:id="85" w:author="Yoonsu Cho" w:date="2019-07-23T15:20:00Z">
            <w:rPr>
              <w:rFonts w:ascii="Times New Roman" w:hAnsi="Times New Roman" w:cs="Times New Roman"/>
              <w:sz w:val="24"/>
              <w:szCs w:val="24"/>
            </w:rPr>
          </w:rPrChange>
        </w:rPr>
        <w:t>x</w:t>
      </w:r>
      <w:r w:rsidR="000C0344">
        <w:rPr>
          <w:rFonts w:ascii="Times New Roman" w:hAnsi="Times New Roman" w:cs="Times New Roman"/>
          <w:sz w:val="24"/>
          <w:szCs w:val="24"/>
        </w:rPr>
        <w:t xml:space="preserve"> and 40% of the variance in </w:t>
      </w:r>
      <w:r w:rsidR="000C0344" w:rsidRPr="005517AB">
        <w:rPr>
          <w:rFonts w:ascii="Times New Roman" w:hAnsi="Times New Roman" w:cs="Times New Roman"/>
          <w:i/>
          <w:iCs/>
          <w:sz w:val="24"/>
          <w:szCs w:val="24"/>
          <w:rPrChange w:id="86" w:author="Yoonsu Cho" w:date="2019-07-23T15:20:00Z">
            <w:rPr>
              <w:rFonts w:ascii="Times New Roman" w:hAnsi="Times New Roman" w:cs="Times New Roman"/>
              <w:sz w:val="24"/>
              <w:szCs w:val="24"/>
            </w:rPr>
          </w:rPrChange>
        </w:rPr>
        <w:t>y</w:t>
      </w:r>
      <w:r w:rsidR="000C0344">
        <w:rPr>
          <w:rFonts w:ascii="Times New Roman" w:hAnsi="Times New Roman" w:cs="Times New Roman"/>
          <w:sz w:val="24"/>
          <w:szCs w:val="24"/>
        </w:rPr>
        <w:t xml:space="preserve">. The values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oMath>
      <w:r w:rsidR="000C0344">
        <w:rPr>
          <w:rFonts w:ascii="Times New Roman" w:hAnsi="Times New Roman" w:cs="Times New Roman"/>
          <w:sz w:val="24"/>
          <w:szCs w:val="24"/>
        </w:rPr>
        <w:t xml:space="preserve"> are sampled from a </w:t>
      </w:r>
      <w:ins w:id="87" w:author="Yoonsu Cho" w:date="2019-07-23T17:20:00Z">
        <w:r w:rsidR="00133B14">
          <w:rPr>
            <w:rFonts w:ascii="Times New Roman" w:hAnsi="Times New Roman" w:cs="Times New Roman"/>
            <w:sz w:val="24"/>
            <w:szCs w:val="24"/>
          </w:rPr>
          <w:t>n</w:t>
        </w:r>
      </w:ins>
      <w:del w:id="88" w:author="Yoonsu Cho" w:date="2019-07-23T17:20:00Z">
        <w:r w:rsidR="000C0344" w:rsidDel="00133B14">
          <w:rPr>
            <w:rFonts w:ascii="Times New Roman" w:hAnsi="Times New Roman" w:cs="Times New Roman"/>
            <w:sz w:val="24"/>
            <w:szCs w:val="24"/>
          </w:rPr>
          <w:delText>N</w:delText>
        </w:r>
      </w:del>
      <w:r w:rsidR="000C0344">
        <w:rPr>
          <w:rFonts w:ascii="Times New Roman" w:hAnsi="Times New Roman" w:cs="Times New Roman"/>
          <w:sz w:val="24"/>
          <w:szCs w:val="24"/>
        </w:rPr>
        <w:t xml:space="preserve">ormal distribution for each of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oMath>
      <w:r w:rsidR="000C0344">
        <w:rPr>
          <w:rFonts w:ascii="Times New Roman" w:hAnsi="Times New Roman" w:cs="Times New Roman"/>
          <w:sz w:val="24"/>
          <w:szCs w:val="24"/>
        </w:rPr>
        <w:t xml:space="preserve"> SNPs such that they explain 20% of the variance in </w:t>
      </w:r>
      <w:r w:rsidR="000C0344" w:rsidRPr="005517AB">
        <w:rPr>
          <w:rFonts w:ascii="Times New Roman" w:hAnsi="Times New Roman" w:cs="Times New Roman"/>
          <w:i/>
          <w:iCs/>
          <w:sz w:val="24"/>
          <w:szCs w:val="24"/>
          <w:rPrChange w:id="89" w:author="Yoonsu Cho" w:date="2019-07-23T15:20:00Z">
            <w:rPr>
              <w:rFonts w:ascii="Times New Roman" w:hAnsi="Times New Roman" w:cs="Times New Roman"/>
              <w:sz w:val="24"/>
              <w:szCs w:val="24"/>
            </w:rPr>
          </w:rPrChange>
        </w:rPr>
        <w:t>x</w:t>
      </w:r>
      <w:r w:rsidR="000C0344">
        <w:rPr>
          <w:rFonts w:ascii="Times New Roman" w:hAnsi="Times New Roman" w:cs="Times New Roman"/>
          <w:sz w:val="24"/>
          <w:szCs w:val="24"/>
        </w:rPr>
        <w:t xml:space="preserv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sidR="000C0344">
        <w:rPr>
          <w:rFonts w:ascii="Times New Roman" w:hAnsi="Times New Roman" w:cs="Times New Roman"/>
          <w:sz w:val="24"/>
          <w:szCs w:val="24"/>
        </w:rPr>
        <w:t xml:space="preserve"> is set to either 0, or some value such that </w:t>
      </w:r>
      <w:r w:rsidR="000C0344" w:rsidRPr="005517AB">
        <w:rPr>
          <w:rFonts w:ascii="Times New Roman" w:hAnsi="Times New Roman" w:cs="Times New Roman"/>
          <w:i/>
          <w:iCs/>
          <w:sz w:val="24"/>
          <w:szCs w:val="24"/>
          <w:rPrChange w:id="90" w:author="Yoonsu Cho" w:date="2019-07-23T15:21:00Z">
            <w:rPr>
              <w:rFonts w:ascii="Times New Roman" w:hAnsi="Times New Roman" w:cs="Times New Roman"/>
              <w:sz w:val="24"/>
              <w:szCs w:val="24"/>
            </w:rPr>
          </w:rPrChange>
        </w:rPr>
        <w:t>x</w:t>
      </w:r>
      <w:r w:rsidR="000C0344">
        <w:rPr>
          <w:rFonts w:ascii="Times New Roman" w:hAnsi="Times New Roman" w:cs="Times New Roman"/>
          <w:sz w:val="24"/>
          <w:szCs w:val="24"/>
        </w:rPr>
        <w:t xml:space="preserve"> explains 10% of the variance in </w:t>
      </w:r>
      <w:r w:rsidR="000C0344" w:rsidRPr="005517AB">
        <w:rPr>
          <w:rFonts w:ascii="Times New Roman" w:hAnsi="Times New Roman" w:cs="Times New Roman"/>
          <w:i/>
          <w:iCs/>
          <w:sz w:val="24"/>
          <w:szCs w:val="24"/>
          <w:rPrChange w:id="91" w:author="Yoonsu Cho" w:date="2019-07-23T15:21:00Z">
            <w:rPr>
              <w:rFonts w:ascii="Times New Roman" w:hAnsi="Times New Roman" w:cs="Times New Roman"/>
              <w:sz w:val="24"/>
              <w:szCs w:val="24"/>
            </w:rPr>
          </w:rPrChange>
        </w:rPr>
        <w:t>y</w:t>
      </w:r>
      <w:r w:rsidR="000C0344">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u1</m:t>
            </m:r>
          </m:sub>
        </m:sSub>
      </m:oMath>
      <w:r w:rsidR="000C034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sidR="000C034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sidR="000C0344">
        <w:rPr>
          <w:rFonts w:ascii="Times New Roman" w:hAnsi="Times New Roman" w:cs="Times New Roman"/>
          <w:sz w:val="24"/>
          <w:szCs w:val="24"/>
        </w:rPr>
        <w:t xml:space="preserve"> are sampled from normal distributions with mean 0 and variances that are scaled to satisfy the variances of all other parameters described for the model. Different sets of simulations are run with different proportions of invalid instruments by simulating different numbers of genetic variants directly influencing </w:t>
      </w:r>
      <m:oMath>
        <m:r>
          <w:ins w:id="92" w:author="Yoonsu Cho" w:date="2019-07-23T15:01:00Z">
            <w:rPr>
              <w:rFonts w:ascii="Cambria Math" w:hAnsi="Cambria Math" w:cs="Times New Roman"/>
              <w:sz w:val="24"/>
              <w:szCs w:val="24"/>
            </w:rPr>
            <m:t>u</m:t>
          </w:ins>
        </m:r>
      </m:oMath>
      <w:ins w:id="93" w:author="Yoonsu Cho" w:date="2019-07-23T15:01:00Z">
        <w:r w:rsidR="00BB122B" w:rsidRPr="00D13855">
          <w:rPr>
            <w:rFonts w:ascii="Times New Roman" w:hAnsi="Times New Roman" w:cs="Times New Roman"/>
            <w:sz w:val="24"/>
            <w:szCs w:val="24"/>
            <w:vertAlign w:val="subscript"/>
          </w:rPr>
          <w:t>1</w:t>
        </w:r>
      </w:ins>
      <w:del w:id="94" w:author="Yoonsu Cho" w:date="2019-07-23T15:01:00Z">
        <w:r w:rsidR="000C0344" w:rsidDel="00BB122B">
          <w:rPr>
            <w:rFonts w:ascii="Times New Roman" w:hAnsi="Times New Roman" w:cs="Times New Roman"/>
            <w:sz w:val="24"/>
            <w:szCs w:val="24"/>
          </w:rPr>
          <w:delText>u1</w:delText>
        </w:r>
      </w:del>
      <w:r w:rsidR="000C0344">
        <w:rPr>
          <w:rFonts w:ascii="Times New Roman" w:hAnsi="Times New Roman" w:cs="Times New Roman"/>
          <w:sz w:val="24"/>
          <w:szCs w:val="24"/>
        </w:rPr>
        <w:t xml:space="preserve"> or </w:t>
      </w:r>
      <w:r w:rsidR="000C0344" w:rsidRPr="00F42AA4">
        <w:rPr>
          <w:rFonts w:ascii="Times New Roman" w:hAnsi="Times New Roman" w:cs="Times New Roman"/>
          <w:i/>
          <w:iCs/>
          <w:sz w:val="24"/>
          <w:szCs w:val="24"/>
          <w:rPrChange w:id="95" w:author="Yoonsu Cho" w:date="2019-07-23T15:23:00Z">
            <w:rPr>
              <w:rFonts w:ascii="Times New Roman" w:hAnsi="Times New Roman" w:cs="Times New Roman"/>
              <w:sz w:val="24"/>
              <w:szCs w:val="24"/>
            </w:rPr>
          </w:rPrChange>
        </w:rPr>
        <w:t>x</w:t>
      </w:r>
      <w:r w:rsidR="000C0344">
        <w:rPr>
          <w:rFonts w:ascii="Times New Roman" w:hAnsi="Times New Roman" w:cs="Times New Roman"/>
          <w:sz w:val="24"/>
          <w:szCs w:val="24"/>
        </w:rPr>
        <w:t>:</w:t>
      </w:r>
    </w:p>
    <w:p w14:paraId="60630C30" w14:textId="77777777" w:rsidR="000C0344" w:rsidRPr="00597A15" w:rsidRDefault="0045593D"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r>
            <w:rPr>
              <w:rFonts w:ascii="Cambria Math" w:hAnsi="Cambria Math" w:cs="Times New Roman"/>
              <w:sz w:val="24"/>
              <w:szCs w:val="24"/>
            </w:rPr>
            <m:t>∈{5,10,15,20,30};</m:t>
          </m:r>
        </m:oMath>
      </m:oMathPara>
    </w:p>
    <w:p w14:paraId="52D7882B" w14:textId="77777777" w:rsidR="000C0344" w:rsidRPr="00597A15" w:rsidRDefault="0045593D"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r>
            <w:rPr>
              <w:rFonts w:ascii="Cambria Math" w:hAnsi="Cambria Math" w:cs="Times New Roman"/>
              <w:sz w:val="24"/>
              <w:szCs w:val="24"/>
            </w:rPr>
            <m:t>∈{5,10,15,20,25,30};</m:t>
          </m:r>
        </m:oMath>
      </m:oMathPara>
    </w:p>
    <w:p w14:paraId="318FC7B1" w14:textId="55F231A4" w:rsidR="000C0344" w:rsidRDefault="000C0344" w:rsidP="000C0344">
      <w:pPr>
        <w:spacing w:after="158" w:line="480" w:lineRule="auto"/>
        <w:jc w:val="both"/>
        <w:rPr>
          <w:rFonts w:ascii="Times New Roman" w:hAnsi="Times New Roman" w:cs="Times New Roman"/>
          <w:sz w:val="24"/>
          <w:szCs w:val="24"/>
          <w:vertAlign w:val="subscript"/>
        </w:rPr>
      </w:pPr>
      <w:r w:rsidRPr="00597A15">
        <w:rPr>
          <w:rFonts w:ascii="Times New Roman" w:hAnsi="Times New Roman" w:cs="Times New Roman"/>
          <w:b/>
          <w:bCs/>
          <w:sz w:val="24"/>
          <w:szCs w:val="24"/>
        </w:rPr>
        <w:t>Horizontal pleiotrop</w:t>
      </w:r>
      <w:r>
        <w:rPr>
          <w:rFonts w:ascii="Times New Roman" w:hAnsi="Times New Roman" w:cs="Times New Roman"/>
          <w:b/>
          <w:bCs/>
          <w:sz w:val="24"/>
          <w:szCs w:val="24"/>
        </w:rPr>
        <w:t xml:space="preserve">y. </w:t>
      </w:r>
      <w:r w:rsidRPr="00597A15">
        <w:rPr>
          <w:rFonts w:ascii="Times New Roman" w:hAnsi="Times New Roman" w:cs="Times New Roman"/>
          <w:sz w:val="24"/>
          <w:szCs w:val="24"/>
        </w:rPr>
        <w:t>Here</w:t>
      </w:r>
      <w:r>
        <w:rPr>
          <w:rFonts w:ascii="Times New Roman" w:hAnsi="Times New Roman" w:cs="Times New Roman"/>
          <w:b/>
          <w:bCs/>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t least some of the instruments for </w:t>
      </w:r>
      <w:r w:rsidRPr="00C9672A">
        <w:rPr>
          <w:rFonts w:ascii="Times New Roman" w:hAnsi="Times New Roman" w:cs="Times New Roman"/>
          <w:i/>
          <w:iCs/>
          <w:sz w:val="24"/>
          <w:szCs w:val="24"/>
          <w:rPrChange w:id="96" w:author="Yoonsu Cho" w:date="2019-07-23T15:24:00Z">
            <w:rPr>
              <w:rFonts w:ascii="Times New Roman" w:hAnsi="Times New Roman" w:cs="Times New Roman"/>
              <w:sz w:val="24"/>
              <w:szCs w:val="24"/>
            </w:rPr>
          </w:rPrChange>
        </w:rPr>
        <w:t>x</w:t>
      </w:r>
      <w:r w:rsidRPr="00597A15">
        <w:rPr>
          <w:rFonts w:ascii="Times New Roman" w:hAnsi="Times New Roman" w:cs="Times New Roman"/>
          <w:sz w:val="24"/>
          <w:szCs w:val="24"/>
        </w:rPr>
        <w:t xml:space="preserve"> have an independent effect on y that is mediated through some other pathway that does not include </w:t>
      </w:r>
      <w:r w:rsidRPr="00C9672A">
        <w:rPr>
          <w:rFonts w:ascii="Times New Roman" w:hAnsi="Times New Roman" w:cs="Times New Roman"/>
          <w:i/>
          <w:iCs/>
          <w:sz w:val="24"/>
          <w:szCs w:val="24"/>
          <w:rPrChange w:id="97" w:author="Yoonsu Cho" w:date="2019-07-23T15:24:00Z">
            <w:rPr>
              <w:rFonts w:ascii="Times New Roman" w:hAnsi="Times New Roman" w:cs="Times New Roman"/>
              <w:sz w:val="24"/>
              <w:szCs w:val="24"/>
            </w:rPr>
          </w:rPrChange>
        </w:rPr>
        <w:t>x</w:t>
      </w:r>
      <w:r w:rsidRPr="00597A15">
        <w:rPr>
          <w:rFonts w:ascii="Times New Roman" w:hAnsi="Times New Roman" w:cs="Times New Roman"/>
          <w:sz w:val="24"/>
          <w:szCs w:val="24"/>
        </w:rPr>
        <w:t xml:space="preserve">. In these simulations, the pleiotropic influence of each instrument, </w:t>
      </w:r>
      <w:r w:rsidRPr="00C9672A">
        <w:rPr>
          <w:rFonts w:ascii="Times New Roman" w:hAnsi="Times New Roman" w:cs="Times New Roman"/>
          <w:i/>
          <w:iCs/>
          <w:sz w:val="24"/>
          <w:szCs w:val="24"/>
          <w:rPrChange w:id="98" w:author="Yoonsu Cho" w:date="2019-07-23T15:24:00Z">
            <w:rPr>
              <w:rFonts w:ascii="Times New Roman" w:hAnsi="Times New Roman" w:cs="Times New Roman"/>
              <w:sz w:val="24"/>
              <w:szCs w:val="24"/>
            </w:rPr>
          </w:rPrChange>
        </w:rPr>
        <w:t>G</w:t>
      </w:r>
      <w:r w:rsidRPr="00256A4E">
        <w:rPr>
          <w:rFonts w:ascii="Times New Roman" w:hAnsi="Times New Roman" w:cs="Times New Roman"/>
          <w:i/>
          <w:iCs/>
          <w:sz w:val="24"/>
          <w:szCs w:val="24"/>
          <w:vertAlign w:val="subscript"/>
          <w:rPrChange w:id="99" w:author="Yoonsu Cho" w:date="2019-07-23T15:30:00Z">
            <w:rPr>
              <w:rFonts w:ascii="Times New Roman" w:hAnsi="Times New Roman" w:cs="Times New Roman"/>
              <w:sz w:val="24"/>
              <w:szCs w:val="24"/>
            </w:rPr>
          </w:rPrChange>
        </w:rPr>
        <w:t>x</w:t>
      </w:r>
      <w:ins w:id="100" w:author="Yoonsu Cho" w:date="2019-07-23T15:30:00Z">
        <w:r w:rsidR="00B6607C">
          <w:rPr>
            <w:rFonts w:ascii="Times New Roman" w:hAnsi="Times New Roman" w:cs="Times New Roman"/>
            <w:i/>
            <w:iCs/>
            <w:sz w:val="24"/>
            <w:szCs w:val="24"/>
            <w:vertAlign w:val="subscript"/>
          </w:rPr>
          <w:t>,</w:t>
        </w:r>
      </w:ins>
      <w:r w:rsidRPr="00256A4E">
        <w:rPr>
          <w:rFonts w:ascii="Times New Roman" w:hAnsi="Times New Roman" w:cs="Times New Roman"/>
          <w:i/>
          <w:iCs/>
          <w:sz w:val="24"/>
          <w:szCs w:val="24"/>
          <w:vertAlign w:val="subscript"/>
          <w:rPrChange w:id="101" w:author="Yoonsu Cho" w:date="2019-07-23T15:30:00Z">
            <w:rPr>
              <w:rFonts w:ascii="Times New Roman" w:hAnsi="Times New Roman" w:cs="Times New Roman"/>
              <w:sz w:val="24"/>
              <w:szCs w:val="24"/>
              <w:vertAlign w:val="subscript"/>
            </w:rPr>
          </w:rPrChange>
        </w:rPr>
        <w:t>i</w:t>
      </w:r>
      <w:r w:rsidRPr="00597A15">
        <w:rPr>
          <w:rFonts w:ascii="Times New Roman" w:hAnsi="Times New Roman" w:cs="Times New Roman"/>
          <w:sz w:val="24"/>
          <w:szCs w:val="24"/>
        </w:rPr>
        <w:t xml:space="preserve">, is mediated by a different trait, </w:t>
      </w:r>
      <m:oMath>
        <m:r>
          <w:ins w:id="102" w:author="Yoonsu Cho" w:date="2019-07-23T15:12:00Z">
            <w:rPr>
              <w:rFonts w:ascii="Cambria Math" w:hAnsi="Cambria Math" w:cs="Times New Roman"/>
              <w:sz w:val="24"/>
              <w:szCs w:val="24"/>
            </w:rPr>
            <m:t>u</m:t>
          </w:ins>
        </m:r>
      </m:oMath>
      <w:ins w:id="103" w:author="Yoonsu Cho" w:date="2019-07-23T15:12:00Z">
        <w:r w:rsidR="001D3247" w:rsidRPr="00CF5506">
          <w:rPr>
            <w:rFonts w:ascii="Times New Roman" w:hAnsi="Times New Roman" w:cs="Times New Roman"/>
            <w:sz w:val="24"/>
            <w:szCs w:val="24"/>
            <w:vertAlign w:val="subscript"/>
            <w:rPrChange w:id="104" w:author="Yoonsu Cho" w:date="2019-07-23T15:12:00Z">
              <w:rPr>
                <w:rFonts w:ascii="Times New Roman" w:hAnsi="Times New Roman" w:cs="Times New Roman"/>
                <w:sz w:val="24"/>
                <w:szCs w:val="24"/>
              </w:rPr>
            </w:rPrChange>
          </w:rPr>
          <w:t>2</w:t>
        </w:r>
      </w:ins>
      <w:ins w:id="105" w:author="Yoonsu Cho" w:date="2019-07-23T15:15:00Z">
        <w:r w:rsidR="00581853">
          <w:rPr>
            <w:rFonts w:ascii="Times New Roman" w:hAnsi="Times New Roman" w:cs="Times New Roman"/>
            <w:sz w:val="24"/>
            <w:szCs w:val="24"/>
            <w:vertAlign w:val="subscript"/>
          </w:rPr>
          <w:t>,</w:t>
        </w:r>
      </w:ins>
      <w:ins w:id="106" w:author="Yoonsu Cho" w:date="2019-07-23T15:28:00Z">
        <w:r w:rsidR="00B11E28">
          <w:rPr>
            <w:rFonts w:ascii="Times New Roman" w:hAnsi="Times New Roman" w:cs="Times New Roman"/>
            <w:sz w:val="24"/>
            <w:szCs w:val="24"/>
            <w:vertAlign w:val="subscript"/>
          </w:rPr>
          <w:t>i</w:t>
        </w:r>
      </w:ins>
      <w:del w:id="107" w:author="Yoonsu Cho" w:date="2019-07-23T15:12:00Z">
        <w:r w:rsidRPr="00CF5506" w:rsidDel="001D3247">
          <w:rPr>
            <w:rFonts w:ascii="Times New Roman" w:hAnsi="Times New Roman" w:cs="Times New Roman"/>
            <w:sz w:val="24"/>
            <w:szCs w:val="24"/>
            <w:vertAlign w:val="subscript"/>
            <w:rPrChange w:id="108" w:author="Yoonsu Cho" w:date="2019-07-23T15:12:00Z">
              <w:rPr>
                <w:rFonts w:ascii="Times New Roman" w:hAnsi="Times New Roman" w:cs="Times New Roman"/>
                <w:sz w:val="24"/>
                <w:szCs w:val="24"/>
              </w:rPr>
            </w:rPrChange>
          </w:rPr>
          <w:delText>u2</w:delText>
        </w:r>
      </w:del>
      <w:del w:id="109" w:author="Yoonsu Cho" w:date="2019-07-23T15:28:00Z">
        <w:r w:rsidRPr="00CF5506" w:rsidDel="00AB438A">
          <w:rPr>
            <w:rFonts w:ascii="Times New Roman" w:hAnsi="Times New Roman" w:cs="Times New Roman"/>
            <w:sz w:val="24"/>
            <w:szCs w:val="24"/>
            <w:vertAlign w:val="subscript"/>
          </w:rPr>
          <w:delText>i</w:delText>
        </w:r>
      </w:del>
      <w:del w:id="110" w:author="Yoonsu Cho" w:date="2019-07-23T15:12:00Z">
        <w:r w:rsidDel="00CF5506">
          <w:rPr>
            <w:rFonts w:ascii="Times New Roman" w:hAnsi="Times New Roman" w:cs="Times New Roman"/>
            <w:sz w:val="24"/>
            <w:szCs w:val="24"/>
            <w:vertAlign w:val="subscript"/>
          </w:rPr>
          <w:delText>.</w:delText>
        </w:r>
      </w:del>
    </w:p>
    <w:p w14:paraId="73ECA49E" w14:textId="77777777" w:rsidR="000C0344" w:rsidRPr="008D54B8"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58744100" w14:textId="77777777" w:rsidR="000C0344" w:rsidRPr="005E7276" w:rsidRDefault="0045593D"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u2,i</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u2,i,j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gu2,i,j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u2,i</m:t>
              </m:r>
            </m:sub>
          </m:sSub>
        </m:oMath>
      </m:oMathPara>
    </w:p>
    <w:p w14:paraId="7EEE83B9" w14:textId="77777777" w:rsidR="000C0344" w:rsidRPr="007D7513"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sup>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u2,i,y</m:t>
                  </m:r>
                </m:sub>
              </m:sSub>
            </m:e>
          </m:nary>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1F405189"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0184BC08" w14:textId="6D08E2F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Some number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r>
          <w:rPr>
            <w:rFonts w:ascii="Cambria Math" w:hAnsi="Cambria Math" w:cs="Times New Roman"/>
            <w:sz w:val="24"/>
            <w:szCs w:val="24"/>
          </w:rPr>
          <m:t>∈{5,10,15,20,25,30}</m:t>
        </m:r>
      </m:oMath>
      <w:r>
        <w:rPr>
          <w:rFonts w:ascii="Times New Roman" w:hAnsi="Times New Roman" w:cs="Times New Roman"/>
          <w:sz w:val="24"/>
          <w:szCs w:val="24"/>
        </w:rPr>
        <w:t xml:space="preserve"> of 30 G</w:t>
      </w:r>
      <w:r w:rsidRPr="009D65F6">
        <w:rPr>
          <w:rFonts w:ascii="Times New Roman" w:hAnsi="Times New Roman" w:cs="Times New Roman"/>
          <w:i/>
          <w:iCs/>
          <w:sz w:val="24"/>
          <w:szCs w:val="24"/>
          <w:vertAlign w:val="subscript"/>
          <w:rPrChange w:id="111" w:author="Yoonsu Cho" w:date="2019-07-23T18:37:00Z">
            <w:rPr>
              <w:rFonts w:ascii="Times New Roman" w:hAnsi="Times New Roman" w:cs="Times New Roman"/>
              <w:sz w:val="24"/>
              <w:szCs w:val="24"/>
            </w:rPr>
          </w:rPrChange>
        </w:rPr>
        <w:t>x</w:t>
      </w:r>
      <w:r>
        <w:rPr>
          <w:rFonts w:ascii="Times New Roman" w:hAnsi="Times New Roman" w:cs="Times New Roman"/>
          <w:sz w:val="24"/>
          <w:szCs w:val="24"/>
        </w:rPr>
        <w:t xml:space="preserve"> instruments for </w:t>
      </w:r>
      <w:r w:rsidRPr="009D65F6">
        <w:rPr>
          <w:rFonts w:ascii="Times New Roman" w:hAnsi="Times New Roman" w:cs="Times New Roman"/>
          <w:i/>
          <w:iCs/>
          <w:sz w:val="24"/>
          <w:szCs w:val="24"/>
          <w:rPrChange w:id="112" w:author="Yoonsu Cho" w:date="2019-07-23T18:37:00Z">
            <w:rPr>
              <w:rFonts w:ascii="Times New Roman" w:hAnsi="Times New Roman" w:cs="Times New Roman"/>
              <w:sz w:val="24"/>
              <w:szCs w:val="24"/>
            </w:rPr>
          </w:rPrChange>
        </w:rPr>
        <w:t>x</w:t>
      </w:r>
      <w:r>
        <w:rPr>
          <w:rFonts w:ascii="Times New Roman" w:hAnsi="Times New Roman" w:cs="Times New Roman"/>
          <w:sz w:val="24"/>
          <w:szCs w:val="24"/>
        </w:rPr>
        <w:t xml:space="preserve"> are selected to have pleiotropic effects, such that they influence </w:t>
      </w:r>
      <w:r w:rsidRPr="009D65F6">
        <w:rPr>
          <w:rFonts w:ascii="Times New Roman" w:hAnsi="Times New Roman" w:cs="Times New Roman"/>
          <w:i/>
          <w:iCs/>
          <w:sz w:val="24"/>
          <w:szCs w:val="24"/>
          <w:rPrChange w:id="113" w:author="Yoonsu Cho" w:date="2019-07-23T18:37:00Z">
            <w:rPr>
              <w:rFonts w:ascii="Times New Roman" w:hAnsi="Times New Roman" w:cs="Times New Roman"/>
              <w:sz w:val="24"/>
              <w:szCs w:val="24"/>
            </w:rPr>
          </w:rPrChange>
        </w:rPr>
        <w:t>y</w:t>
      </w:r>
      <w:r>
        <w:rPr>
          <w:rFonts w:ascii="Times New Roman" w:hAnsi="Times New Roman" w:cs="Times New Roman"/>
          <w:sz w:val="24"/>
          <w:szCs w:val="24"/>
        </w:rPr>
        <w:t xml:space="preserve"> each mediated by an independent trait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which itself has its own set of 30 direct genetic influences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u2,i</m:t>
            </m:r>
          </m:sub>
        </m:sSub>
      </m:oMath>
      <w:r>
        <w:rPr>
          <w:rFonts w:ascii="Times New Roman"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gu2,i,j</m:t>
            </m:r>
          </m:sub>
        </m:sSub>
      </m:oMath>
      <w:r>
        <w:rPr>
          <w:rFonts w:ascii="Times New Roman" w:hAnsi="Times New Roman" w:cs="Times New Roman"/>
          <w:sz w:val="24"/>
          <w:szCs w:val="24"/>
        </w:rPr>
        <w:t xml:space="preserve"> values for the genetic </w:t>
      </w:r>
      <w:r>
        <w:rPr>
          <w:rFonts w:ascii="Times New Roman" w:hAnsi="Times New Roman" w:cs="Times New Roman"/>
          <w:sz w:val="24"/>
          <w:szCs w:val="24"/>
        </w:rPr>
        <w:lastRenderedPageBreak/>
        <w:t xml:space="preserve">effects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are sampled from a </w:t>
      </w:r>
      <w:del w:id="114" w:author="Yoonsu Cho" w:date="2019-07-23T15:18:00Z">
        <w:r w:rsidDel="00FE5E1E">
          <w:rPr>
            <w:rFonts w:ascii="Times New Roman" w:hAnsi="Times New Roman" w:cs="Times New Roman"/>
            <w:sz w:val="24"/>
            <w:szCs w:val="24"/>
          </w:rPr>
          <w:delText xml:space="preserve">Normal </w:delText>
        </w:r>
      </w:del>
      <w:ins w:id="115" w:author="Yoonsu Cho" w:date="2019-07-23T15:18:00Z">
        <w:r w:rsidR="00FE5E1E">
          <w:rPr>
            <w:rFonts w:ascii="Times New Roman" w:hAnsi="Times New Roman" w:cs="Times New Roman"/>
            <w:sz w:val="24"/>
            <w:szCs w:val="24"/>
          </w:rPr>
          <w:t xml:space="preserve">normal </w:t>
        </w:r>
      </w:ins>
      <w:r>
        <w:rPr>
          <w:rFonts w:ascii="Times New Roman" w:hAnsi="Times New Roman" w:cs="Times New Roman"/>
          <w:sz w:val="24"/>
          <w:szCs w:val="24"/>
        </w:rPr>
        <w:t xml:space="preserve">distribution such that they explain 20%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Each pleiotropic </w:t>
      </w:r>
      <w:r w:rsidRPr="005517AB">
        <w:rPr>
          <w:rFonts w:ascii="Times New Roman" w:hAnsi="Times New Roman" w:cs="Times New Roman"/>
          <w:i/>
          <w:iCs/>
          <w:sz w:val="24"/>
          <w:szCs w:val="24"/>
          <w:rPrChange w:id="116" w:author="Yoonsu Cho" w:date="2019-07-23T15:20:00Z">
            <w:rPr>
              <w:rFonts w:ascii="Times New Roman" w:hAnsi="Times New Roman" w:cs="Times New Roman"/>
              <w:sz w:val="24"/>
              <w:szCs w:val="24"/>
            </w:rPr>
          </w:rPrChange>
        </w:rPr>
        <w:t>G</w:t>
      </w:r>
      <w:r w:rsidRPr="005517AB">
        <w:rPr>
          <w:rFonts w:ascii="Times New Roman" w:hAnsi="Times New Roman" w:cs="Times New Roman"/>
          <w:i/>
          <w:iCs/>
          <w:sz w:val="24"/>
          <w:szCs w:val="24"/>
          <w:vertAlign w:val="subscript"/>
          <w:rPrChange w:id="117" w:author="Yoonsu Cho" w:date="2019-07-23T15:20:00Z">
            <w:rPr>
              <w:rFonts w:ascii="Times New Roman" w:hAnsi="Times New Roman" w:cs="Times New Roman"/>
              <w:sz w:val="24"/>
              <w:szCs w:val="24"/>
            </w:rPr>
          </w:rPrChange>
        </w:rPr>
        <w:t>x,i</w:t>
      </w:r>
      <w:r w:rsidRPr="005517AB">
        <w:rPr>
          <w:rFonts w:ascii="Times New Roman" w:hAnsi="Times New Roman" w:cs="Times New Roman"/>
          <w:i/>
          <w:iCs/>
          <w:sz w:val="24"/>
          <w:szCs w:val="24"/>
          <w:rPrChange w:id="118" w:author="Yoonsu Cho" w:date="2019-07-23T15:20:00Z">
            <w:rPr>
              <w:rFonts w:ascii="Times New Roman" w:hAnsi="Times New Roman" w:cs="Times New Roman"/>
              <w:sz w:val="24"/>
              <w:szCs w:val="24"/>
            </w:rPr>
          </w:rPrChange>
        </w:rPr>
        <w:t xml:space="preserve"> </w:t>
      </w:r>
      <w:r>
        <w:rPr>
          <w:rFonts w:ascii="Times New Roman" w:hAnsi="Times New Roman" w:cs="Times New Roman"/>
          <w:sz w:val="24"/>
          <w:szCs w:val="24"/>
        </w:rPr>
        <w:t xml:space="preserve">instrument has an influence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that explains 20% of its variance</w:t>
      </w:r>
      <w:ins w:id="119" w:author="Yoonsu Cho" w:date="2019-07-23T19:10:00Z">
        <w:r w:rsidR="00FE68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r>
            <w:rPr>
              <w:rFonts w:ascii="Cambria Math" w:hAnsi="Cambria Math" w:cs="Times New Roman"/>
              <w:sz w:val="24"/>
              <w:szCs w:val="24"/>
            </w:rPr>
            <m:t>)</m:t>
          </m:r>
        </m:oMath>
      </w:ins>
      <w:r>
        <w:rPr>
          <w:rFonts w:ascii="Times New Roman" w:hAnsi="Times New Roman" w:cs="Times New Roman"/>
          <w:sz w:val="24"/>
          <w:szCs w:val="24"/>
        </w:rPr>
        <w:t xml:space="preserve">. The influence of each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on y is such that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u2,i,y</m:t>
            </m:r>
          </m:sub>
        </m:sSub>
      </m:oMath>
      <w:r>
        <w:rPr>
          <w:rFonts w:ascii="Times New Roman" w:hAnsi="Times New Roman" w:cs="Times New Roman"/>
          <w:sz w:val="24"/>
          <w:szCs w:val="24"/>
        </w:rPr>
        <w:t xml:space="preserve"> is normally distributed with mean 0 and variance 0.4. The outcome y is also influenced by </w:t>
      </w:r>
      <w:r w:rsidRPr="00090EE7">
        <w:rPr>
          <w:rFonts w:ascii="Times New Roman" w:hAnsi="Times New Roman" w:cs="Times New Roman"/>
          <w:i/>
          <w:iCs/>
          <w:sz w:val="24"/>
          <w:szCs w:val="24"/>
          <w:rPrChange w:id="120" w:author="Yoonsu Cho" w:date="2019-07-23T19:10:00Z">
            <w:rPr>
              <w:rFonts w:ascii="Times New Roman" w:hAnsi="Times New Roman" w:cs="Times New Roman"/>
              <w:sz w:val="24"/>
              <w:szCs w:val="24"/>
            </w:rPr>
          </w:rPrChange>
        </w:rPr>
        <w:t>x</w:t>
      </w:r>
      <w:r>
        <w:rPr>
          <w:rFonts w:ascii="Times New Roman" w:hAnsi="Times New Roman" w:cs="Times New Roman"/>
          <w:sz w:val="24"/>
          <w:szCs w:val="24"/>
        </w:rPr>
        <w:t xml:space="preserve"> where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Pr>
          <w:rFonts w:ascii="Times New Roman" w:hAnsi="Times New Roman" w:cs="Times New Roman"/>
          <w:sz w:val="24"/>
          <w:szCs w:val="24"/>
        </w:rPr>
        <w:t xml:space="preserve"> is set to either 0, or some value such that </w:t>
      </w:r>
      <w:r w:rsidRPr="00E4752E">
        <w:rPr>
          <w:rFonts w:ascii="Times New Roman" w:hAnsi="Times New Roman" w:cs="Times New Roman"/>
          <w:i/>
          <w:iCs/>
          <w:sz w:val="24"/>
          <w:szCs w:val="24"/>
          <w:rPrChange w:id="121" w:author="Yoonsu Cho" w:date="2019-07-23T19:09:00Z">
            <w:rPr>
              <w:rFonts w:ascii="Times New Roman" w:hAnsi="Times New Roman" w:cs="Times New Roman"/>
              <w:sz w:val="24"/>
              <w:szCs w:val="24"/>
            </w:rPr>
          </w:rPrChange>
        </w:rPr>
        <w:t>x</w:t>
      </w:r>
      <w:r>
        <w:rPr>
          <w:rFonts w:ascii="Times New Roman" w:hAnsi="Times New Roman" w:cs="Times New Roman"/>
          <w:sz w:val="24"/>
          <w:szCs w:val="24"/>
        </w:rPr>
        <w:t xml:space="preserve"> explains 10% of the variance in </w:t>
      </w:r>
      <w:r w:rsidRPr="00E4752E">
        <w:rPr>
          <w:rFonts w:ascii="Times New Roman" w:hAnsi="Times New Roman" w:cs="Times New Roman"/>
          <w:i/>
          <w:iCs/>
          <w:sz w:val="24"/>
          <w:szCs w:val="24"/>
          <w:rPrChange w:id="122" w:author="Yoonsu Cho" w:date="2019-07-23T19:09:00Z">
            <w:rPr>
              <w:rFonts w:ascii="Times New Roman" w:hAnsi="Times New Roman" w:cs="Times New Roman"/>
              <w:sz w:val="24"/>
              <w:szCs w:val="24"/>
            </w:rPr>
          </w:rPrChange>
        </w:rPr>
        <w:t>y</w:t>
      </w:r>
      <w:r>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u2,i</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Pr>
          <w:rFonts w:ascii="Times New Roman" w:hAnsi="Times New Roman" w:cs="Times New Roman"/>
          <w:sz w:val="24"/>
          <w:szCs w:val="24"/>
        </w:rPr>
        <w:t xml:space="preserve"> are sampled from normal distributions with mean 0 and variances that are scaled to satisfy the variances of all other parameters described for the model.</w:t>
      </w:r>
    </w:p>
    <w:p w14:paraId="5C2E286A" w14:textId="77777777" w:rsidR="000C0344" w:rsidRPr="00597A15" w:rsidRDefault="000C0344" w:rsidP="000C0344">
      <w:pPr>
        <w:spacing w:after="158" w:line="480" w:lineRule="auto"/>
        <w:jc w:val="both"/>
        <w:rPr>
          <w:rFonts w:ascii="Times New Roman" w:hAnsi="Times New Roman" w:cs="Times New Roman"/>
          <w:sz w:val="24"/>
          <w:szCs w:val="24"/>
        </w:rPr>
      </w:pPr>
    </w:p>
    <w:p w14:paraId="71D15C79" w14:textId="77777777" w:rsidR="000C0344" w:rsidRPr="00597A15" w:rsidRDefault="000C0344" w:rsidP="000C0344">
      <w:pPr>
        <w:spacing w:after="158" w:line="480" w:lineRule="auto"/>
        <w:jc w:val="both"/>
        <w:rPr>
          <w:rFonts w:ascii="Times New Roman" w:hAnsi="Times New Roman" w:cs="Times New Roman"/>
          <w:b/>
          <w:bCs/>
          <w:sz w:val="24"/>
          <w:szCs w:val="24"/>
        </w:rPr>
      </w:pPr>
      <w:r w:rsidRPr="00597A15">
        <w:rPr>
          <w:rFonts w:ascii="Times New Roman" w:hAnsi="Times New Roman" w:cs="Times New Roman"/>
          <w:b/>
          <w:bCs/>
          <w:sz w:val="24"/>
          <w:szCs w:val="24"/>
        </w:rPr>
        <w:t>Mediation pleiotropy</w:t>
      </w:r>
      <w:r>
        <w:rPr>
          <w:rFonts w:ascii="Times New Roman" w:hAnsi="Times New Roman" w:cs="Times New Roman"/>
          <w:sz w:val="24"/>
          <w:szCs w:val="24"/>
        </w:rPr>
        <w:t>.</w:t>
      </w:r>
      <w:r w:rsidRPr="00597A15">
        <w:rPr>
          <w:rFonts w:ascii="Times New Roman" w:hAnsi="Times New Roman" w:cs="Times New Roman"/>
          <w:sz w:val="24"/>
          <w:szCs w:val="24"/>
        </w:rPr>
        <w:t xml:space="preserve"> </w:t>
      </w:r>
      <w:r>
        <w:rPr>
          <w:rFonts w:ascii="Times New Roman" w:hAnsi="Times New Roman" w:cs="Times New Roman"/>
          <w:sz w:val="24"/>
          <w:szCs w:val="24"/>
        </w:rPr>
        <w:t>Here t</w:t>
      </w:r>
      <w:r w:rsidRPr="00597A15">
        <w:rPr>
          <w:rFonts w:ascii="Times New Roman" w:hAnsi="Times New Roman" w:cs="Times New Roman"/>
          <w:sz w:val="24"/>
          <w:szCs w:val="24"/>
        </w:rPr>
        <w:t xml:space="preserve">he influence of </w:t>
      </w:r>
      <w:r w:rsidRPr="00F428A3">
        <w:rPr>
          <w:rFonts w:ascii="Times New Roman" w:hAnsi="Times New Roman" w:cs="Times New Roman"/>
          <w:i/>
          <w:iCs/>
          <w:sz w:val="24"/>
          <w:szCs w:val="24"/>
          <w:rPrChange w:id="123" w:author="Yoonsu Cho" w:date="2019-07-23T19:07:00Z">
            <w:rPr>
              <w:rFonts w:ascii="Times New Roman" w:hAnsi="Times New Roman" w:cs="Times New Roman"/>
              <w:sz w:val="24"/>
              <w:szCs w:val="24"/>
            </w:rPr>
          </w:rPrChange>
        </w:rPr>
        <w:t>x</w:t>
      </w:r>
      <w:r w:rsidRPr="00597A15">
        <w:rPr>
          <w:rFonts w:ascii="Times New Roman" w:hAnsi="Times New Roman" w:cs="Times New Roman"/>
          <w:sz w:val="24"/>
          <w:szCs w:val="24"/>
        </w:rPr>
        <w:t xml:space="preserve"> on </w:t>
      </w:r>
      <w:r w:rsidRPr="00F428A3">
        <w:rPr>
          <w:rFonts w:ascii="Times New Roman" w:hAnsi="Times New Roman" w:cs="Times New Roman"/>
          <w:i/>
          <w:iCs/>
          <w:sz w:val="24"/>
          <w:szCs w:val="24"/>
          <w:rPrChange w:id="124" w:author="Yoonsu Cho" w:date="2019-07-23T19:07:00Z">
            <w:rPr>
              <w:rFonts w:ascii="Times New Roman" w:hAnsi="Times New Roman" w:cs="Times New Roman"/>
              <w:sz w:val="24"/>
              <w:szCs w:val="24"/>
            </w:rPr>
          </w:rPrChange>
        </w:rPr>
        <w:t>y</w:t>
      </w:r>
      <w:r w:rsidRPr="00597A15">
        <w:rPr>
          <w:rFonts w:ascii="Times New Roman" w:hAnsi="Times New Roman" w:cs="Times New Roman"/>
          <w:sz w:val="24"/>
          <w:szCs w:val="24"/>
        </w:rPr>
        <w:t xml:space="preserve"> is at least partially mediated by another trait u3</w:t>
      </w:r>
      <w:r>
        <w:rPr>
          <w:rFonts w:ascii="Times New Roman" w:hAnsi="Times New Roman" w:cs="Times New Roman"/>
          <w:sz w:val="24"/>
          <w:szCs w:val="24"/>
        </w:rPr>
        <w:t>, and</w:t>
      </w:r>
      <w:r w:rsidRPr="00597A15">
        <w:rPr>
          <w:rFonts w:ascii="Times New Roman" w:hAnsi="Times New Roman" w:cs="Times New Roman"/>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t least some of the instruments for </w:t>
      </w:r>
      <w:r w:rsidRPr="00134D20">
        <w:rPr>
          <w:rFonts w:ascii="Times New Roman" w:hAnsi="Times New Roman" w:cs="Times New Roman"/>
          <w:i/>
          <w:iCs/>
          <w:sz w:val="24"/>
          <w:szCs w:val="24"/>
          <w:rPrChange w:id="125" w:author="Yoonsu Cho" w:date="2019-07-23T19:11:00Z">
            <w:rPr>
              <w:rFonts w:ascii="Times New Roman" w:hAnsi="Times New Roman" w:cs="Times New Roman"/>
              <w:sz w:val="24"/>
              <w:szCs w:val="24"/>
            </w:rPr>
          </w:rPrChange>
        </w:rPr>
        <w:t>x</w:t>
      </w:r>
      <w:r w:rsidRPr="00597A15">
        <w:rPr>
          <w:rFonts w:ascii="Times New Roman" w:hAnsi="Times New Roman" w:cs="Times New Roman"/>
          <w:sz w:val="24"/>
          <w:szCs w:val="24"/>
        </w:rPr>
        <w:t xml:space="preserve"> have an independent </w:t>
      </w:r>
      <w:r>
        <w:rPr>
          <w:rFonts w:ascii="Times New Roman" w:hAnsi="Times New Roman" w:cs="Times New Roman"/>
          <w:sz w:val="24"/>
          <w:szCs w:val="24"/>
        </w:rPr>
        <w:t xml:space="preserve">pleiotropic </w:t>
      </w:r>
      <w:r w:rsidRPr="00597A15">
        <w:rPr>
          <w:rFonts w:ascii="Times New Roman" w:hAnsi="Times New Roman" w:cs="Times New Roman"/>
          <w:sz w:val="24"/>
          <w:szCs w:val="24"/>
        </w:rPr>
        <w:t>influence on u3</w:t>
      </w:r>
    </w:p>
    <w:p w14:paraId="07D57DD4" w14:textId="77777777" w:rsidR="000C0344" w:rsidRPr="008D54B8"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2448E8D6" w14:textId="77777777" w:rsidR="000C0344" w:rsidRPr="005E7276" w:rsidRDefault="0045593D"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u3</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u3</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gu3,j</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e>
          </m:nary>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x,u3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u3</m:t>
              </m:r>
            </m:sub>
          </m:sSub>
        </m:oMath>
      </m:oMathPara>
    </w:p>
    <w:p w14:paraId="1C1923C6" w14:textId="77777777" w:rsidR="000C0344" w:rsidRPr="007D7513"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u3,y</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0B7E2818"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01D4C6F0" w14:textId="738EEC0B"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Some number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r>
          <w:rPr>
            <w:rFonts w:ascii="Cambria Math" w:hAnsi="Cambria Math" w:cs="Times New Roman"/>
            <w:sz w:val="24"/>
            <w:szCs w:val="24"/>
          </w:rPr>
          <m:t>∈{5,10,15,20,25,30}</m:t>
        </m:r>
      </m:oMath>
      <w:r>
        <w:rPr>
          <w:rFonts w:ascii="Times New Roman" w:hAnsi="Times New Roman" w:cs="Times New Roman"/>
          <w:sz w:val="24"/>
          <w:szCs w:val="24"/>
        </w:rPr>
        <w:t xml:space="preserve"> of 30 </w:t>
      </w:r>
      <w:r w:rsidRPr="00134D20">
        <w:rPr>
          <w:rFonts w:ascii="Times New Roman" w:hAnsi="Times New Roman" w:cs="Times New Roman"/>
          <w:i/>
          <w:iCs/>
          <w:sz w:val="24"/>
          <w:szCs w:val="24"/>
          <w:rPrChange w:id="126" w:author="Yoonsu Cho" w:date="2019-07-23T19:11:00Z">
            <w:rPr>
              <w:rFonts w:ascii="Times New Roman" w:hAnsi="Times New Roman" w:cs="Times New Roman"/>
              <w:sz w:val="24"/>
              <w:szCs w:val="24"/>
            </w:rPr>
          </w:rPrChange>
        </w:rPr>
        <w:t>Gx</w:t>
      </w:r>
      <w:r>
        <w:rPr>
          <w:rFonts w:ascii="Times New Roman" w:hAnsi="Times New Roman" w:cs="Times New Roman"/>
          <w:sz w:val="24"/>
          <w:szCs w:val="24"/>
        </w:rPr>
        <w:t xml:space="preserve"> instruments for </w:t>
      </w:r>
      <w:r w:rsidRPr="00134D20">
        <w:rPr>
          <w:rFonts w:ascii="Times New Roman" w:hAnsi="Times New Roman" w:cs="Times New Roman"/>
          <w:i/>
          <w:iCs/>
          <w:sz w:val="24"/>
          <w:szCs w:val="24"/>
          <w:rPrChange w:id="127" w:author="Yoonsu Cho" w:date="2019-07-23T19:12:00Z">
            <w:rPr>
              <w:rFonts w:ascii="Times New Roman" w:hAnsi="Times New Roman" w:cs="Times New Roman"/>
              <w:sz w:val="24"/>
              <w:szCs w:val="24"/>
            </w:rPr>
          </w:rPrChange>
        </w:rPr>
        <w:t>x</w:t>
      </w:r>
      <w:r>
        <w:rPr>
          <w:rFonts w:ascii="Times New Roman" w:hAnsi="Times New Roman" w:cs="Times New Roman"/>
          <w:sz w:val="24"/>
          <w:szCs w:val="24"/>
        </w:rPr>
        <w:t xml:space="preserve"> are selected to have pleiotropic effects, such that they influence </w:t>
      </w:r>
      <w:r w:rsidRPr="00D66FE0">
        <w:rPr>
          <w:rFonts w:ascii="Times New Roman" w:hAnsi="Times New Roman" w:cs="Times New Roman"/>
          <w:i/>
          <w:iCs/>
          <w:sz w:val="24"/>
          <w:szCs w:val="24"/>
          <w:rPrChange w:id="128" w:author="Yoonsu Cho" w:date="2019-07-23T19:12:00Z">
            <w:rPr>
              <w:rFonts w:ascii="Times New Roman" w:hAnsi="Times New Roman" w:cs="Times New Roman"/>
              <w:sz w:val="24"/>
              <w:szCs w:val="24"/>
            </w:rPr>
          </w:rPrChange>
        </w:rPr>
        <w:t>u</w:t>
      </w:r>
      <w:r w:rsidRPr="00D66FE0">
        <w:rPr>
          <w:rFonts w:ascii="Times New Roman" w:hAnsi="Times New Roman" w:cs="Times New Roman"/>
          <w:i/>
          <w:iCs/>
          <w:sz w:val="24"/>
          <w:szCs w:val="24"/>
          <w:vertAlign w:val="subscript"/>
          <w:rPrChange w:id="129" w:author="Yoonsu Cho" w:date="2019-07-23T19:12:00Z">
            <w:rPr>
              <w:rFonts w:ascii="Times New Roman" w:hAnsi="Times New Roman" w:cs="Times New Roman"/>
              <w:sz w:val="24"/>
              <w:szCs w:val="24"/>
            </w:rPr>
          </w:rPrChange>
        </w:rPr>
        <w:t>3</w:t>
      </w:r>
      <w:r>
        <w:rPr>
          <w:rFonts w:ascii="Times New Roman" w:hAnsi="Times New Roman" w:cs="Times New Roman"/>
          <w:sz w:val="24"/>
          <w:szCs w:val="24"/>
        </w:rPr>
        <w:t xml:space="preserve"> which itself mediates an effect from </w:t>
      </w:r>
      <w:r w:rsidRPr="00D66FE0">
        <w:rPr>
          <w:rFonts w:ascii="Times New Roman" w:hAnsi="Times New Roman" w:cs="Times New Roman"/>
          <w:i/>
          <w:iCs/>
          <w:sz w:val="24"/>
          <w:szCs w:val="24"/>
          <w:rPrChange w:id="130" w:author="Yoonsu Cho" w:date="2019-07-23T19:12:00Z">
            <w:rPr>
              <w:rFonts w:ascii="Times New Roman" w:hAnsi="Times New Roman" w:cs="Times New Roman"/>
              <w:sz w:val="24"/>
              <w:szCs w:val="24"/>
            </w:rPr>
          </w:rPrChange>
        </w:rPr>
        <w:t>x</w:t>
      </w:r>
      <w:r>
        <w:rPr>
          <w:rFonts w:ascii="Times New Roman" w:hAnsi="Times New Roman" w:cs="Times New Roman"/>
          <w:sz w:val="24"/>
          <w:szCs w:val="24"/>
        </w:rPr>
        <w:t xml:space="preserve"> to </w:t>
      </w:r>
      <w:r w:rsidRPr="00D66FE0">
        <w:rPr>
          <w:rFonts w:ascii="Times New Roman" w:hAnsi="Times New Roman" w:cs="Times New Roman"/>
          <w:i/>
          <w:iCs/>
          <w:sz w:val="24"/>
          <w:szCs w:val="24"/>
          <w:rPrChange w:id="131" w:author="Yoonsu Cho" w:date="2019-07-23T19:12:00Z">
            <w:rPr>
              <w:rFonts w:ascii="Times New Roman" w:hAnsi="Times New Roman" w:cs="Times New Roman"/>
              <w:sz w:val="24"/>
              <w:szCs w:val="24"/>
            </w:rPr>
          </w:rPrChange>
        </w:rPr>
        <w:t>y</w:t>
      </w:r>
      <w:r>
        <w:rPr>
          <w:rFonts w:ascii="Times New Roman" w:hAnsi="Times New Roman" w:cs="Times New Roman"/>
          <w:sz w:val="24"/>
          <w:szCs w:val="24"/>
        </w:rPr>
        <w:t xml:space="preserve">, and has its own set of 30 direct genetic influences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u3</m:t>
            </m:r>
          </m:sub>
        </m:sSub>
      </m:oMath>
      <w:r>
        <w:rPr>
          <w:rFonts w:ascii="Times New Roman"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gu3,j</m:t>
            </m:r>
          </m:sub>
        </m:sSub>
      </m:oMath>
      <w:r>
        <w:rPr>
          <w:rFonts w:ascii="Times New Roman" w:hAnsi="Times New Roman" w:cs="Times New Roman"/>
          <w:sz w:val="24"/>
          <w:szCs w:val="24"/>
        </w:rPr>
        <w:t xml:space="preserve"> values for the genetic effects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are sampled from a </w:t>
      </w:r>
      <w:del w:id="132" w:author="Yoonsu Cho" w:date="2019-07-23T19:18:00Z">
        <w:r w:rsidDel="007364BA">
          <w:rPr>
            <w:rFonts w:ascii="Times New Roman" w:hAnsi="Times New Roman" w:cs="Times New Roman"/>
            <w:sz w:val="24"/>
            <w:szCs w:val="24"/>
          </w:rPr>
          <w:delText>N</w:delText>
        </w:r>
      </w:del>
      <w:ins w:id="133" w:author="Yoonsu Cho" w:date="2019-07-23T19:18:00Z">
        <w:r w:rsidR="00BC1222">
          <w:rPr>
            <w:rFonts w:ascii="Times New Roman" w:hAnsi="Times New Roman" w:cs="Times New Roman"/>
            <w:sz w:val="24"/>
            <w:szCs w:val="24"/>
          </w:rPr>
          <w:t>n</w:t>
        </w:r>
      </w:ins>
      <w:r>
        <w:rPr>
          <w:rFonts w:ascii="Times New Roman" w:hAnsi="Times New Roman" w:cs="Times New Roman"/>
          <w:sz w:val="24"/>
          <w:szCs w:val="24"/>
        </w:rPr>
        <w:t xml:space="preserve">ormal distribution such that they explain 20%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Each pleiotropic </w:t>
      </w:r>
      <w:r w:rsidRPr="001E118F">
        <w:rPr>
          <w:rFonts w:ascii="Times New Roman" w:hAnsi="Times New Roman" w:cs="Times New Roman"/>
          <w:i/>
          <w:iCs/>
          <w:sz w:val="24"/>
          <w:szCs w:val="24"/>
          <w:rPrChange w:id="134" w:author="Yoonsu Cho" w:date="2019-07-23T19:19:00Z">
            <w:rPr>
              <w:rFonts w:ascii="Times New Roman" w:hAnsi="Times New Roman" w:cs="Times New Roman"/>
              <w:sz w:val="24"/>
              <w:szCs w:val="24"/>
            </w:rPr>
          </w:rPrChange>
        </w:rPr>
        <w:t>Gx,i</w:t>
      </w:r>
      <w:r>
        <w:rPr>
          <w:rFonts w:ascii="Times New Roman" w:hAnsi="Times New Roman" w:cs="Times New Roman"/>
          <w:sz w:val="24"/>
          <w:szCs w:val="24"/>
        </w:rPr>
        <w:t xml:space="preserve"> instrument has an influence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such that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oMath>
      <w:r>
        <w:rPr>
          <w:rFonts w:ascii="Times New Roman" w:hAnsi="Times New Roman" w:cs="Times New Roman"/>
          <w:sz w:val="24"/>
          <w:szCs w:val="24"/>
        </w:rPr>
        <w:t xml:space="preserve"> are sampled from a </w:t>
      </w:r>
      <w:del w:id="135" w:author="Yoonsu Cho" w:date="2019-07-23T19:20:00Z">
        <w:r w:rsidDel="008238B2">
          <w:rPr>
            <w:rFonts w:ascii="Times New Roman" w:hAnsi="Times New Roman" w:cs="Times New Roman"/>
            <w:sz w:val="24"/>
            <w:szCs w:val="24"/>
          </w:rPr>
          <w:lastRenderedPageBreak/>
          <w:delText xml:space="preserve">Normal </w:delText>
        </w:r>
      </w:del>
      <w:ins w:id="136" w:author="Yoonsu Cho" w:date="2019-07-23T19:20:00Z">
        <w:r w:rsidR="008238B2">
          <w:rPr>
            <w:rFonts w:ascii="Times New Roman" w:hAnsi="Times New Roman" w:cs="Times New Roman"/>
            <w:sz w:val="24"/>
            <w:szCs w:val="24"/>
          </w:rPr>
          <w:t xml:space="preserve">normal </w:t>
        </w:r>
      </w:ins>
      <w:r>
        <w:rPr>
          <w:rFonts w:ascii="Times New Roman" w:hAnsi="Times New Roman" w:cs="Times New Roman"/>
          <w:sz w:val="24"/>
          <w:szCs w:val="24"/>
        </w:rPr>
        <w:t xml:space="preserve">distribution explaining 20% of the variance in </w:t>
      </w:r>
      <w:r w:rsidRPr="007F7FAB">
        <w:rPr>
          <w:rFonts w:ascii="Times New Roman" w:hAnsi="Times New Roman" w:cs="Times New Roman"/>
          <w:i/>
          <w:iCs/>
          <w:sz w:val="24"/>
          <w:szCs w:val="24"/>
          <w:rPrChange w:id="137" w:author="Yoonsu Cho" w:date="2019-07-23T19:32:00Z">
            <w:rPr>
              <w:rFonts w:ascii="Times New Roman" w:hAnsi="Times New Roman" w:cs="Times New Roman"/>
              <w:sz w:val="24"/>
              <w:szCs w:val="24"/>
            </w:rPr>
          </w:rPrChange>
        </w:rPr>
        <w:t>u3</w:t>
      </w:r>
      <w:r>
        <w:rPr>
          <w:rFonts w:ascii="Times New Roman" w:hAnsi="Times New Roman" w:cs="Times New Roman"/>
          <w:sz w:val="24"/>
          <w:szCs w:val="24"/>
        </w:rPr>
        <w:t xml:space="preserve"> in total. The indirect influence of </w:t>
      </w:r>
      <w:r w:rsidRPr="000A5DE9">
        <w:rPr>
          <w:rFonts w:ascii="Times New Roman" w:hAnsi="Times New Roman" w:cs="Times New Roman"/>
          <w:i/>
          <w:iCs/>
          <w:sz w:val="24"/>
          <w:szCs w:val="24"/>
          <w:rPrChange w:id="138" w:author="Yoonsu Cho" w:date="2019-07-23T19:22:00Z">
            <w:rPr>
              <w:rFonts w:ascii="Times New Roman" w:hAnsi="Times New Roman" w:cs="Times New Roman"/>
              <w:sz w:val="24"/>
              <w:szCs w:val="24"/>
            </w:rPr>
          </w:rPrChange>
        </w:rPr>
        <w:t>x</w:t>
      </w:r>
      <w:r>
        <w:rPr>
          <w:rFonts w:ascii="Times New Roman" w:hAnsi="Times New Roman" w:cs="Times New Roman"/>
          <w:sz w:val="24"/>
          <w:szCs w:val="24"/>
        </w:rPr>
        <w:t xml:space="preserve"> on </w:t>
      </w:r>
      <w:r w:rsidRPr="000A5DE9">
        <w:rPr>
          <w:rFonts w:ascii="Times New Roman" w:hAnsi="Times New Roman" w:cs="Times New Roman"/>
          <w:i/>
          <w:iCs/>
          <w:sz w:val="24"/>
          <w:szCs w:val="24"/>
          <w:rPrChange w:id="139" w:author="Yoonsu Cho" w:date="2019-07-23T19:22:00Z">
            <w:rPr>
              <w:rFonts w:ascii="Times New Roman" w:hAnsi="Times New Roman" w:cs="Times New Roman"/>
              <w:sz w:val="24"/>
              <w:szCs w:val="24"/>
            </w:rPr>
          </w:rPrChange>
        </w:rPr>
        <w:t>y</w:t>
      </w:r>
      <w:r>
        <w:rPr>
          <w:rFonts w:ascii="Times New Roman" w:hAnsi="Times New Roman" w:cs="Times New Roman"/>
          <w:sz w:val="24"/>
          <w:szCs w:val="24"/>
        </w:rPr>
        <w:t xml:space="preserve"> is generated such that </w:t>
      </w:r>
      <w:r w:rsidRPr="000A5DE9">
        <w:rPr>
          <w:rFonts w:ascii="Times New Roman" w:hAnsi="Times New Roman" w:cs="Times New Roman"/>
          <w:i/>
          <w:iCs/>
          <w:sz w:val="24"/>
          <w:szCs w:val="24"/>
          <w:rPrChange w:id="140" w:author="Yoonsu Cho" w:date="2019-07-23T19:22:00Z">
            <w:rPr>
              <w:rFonts w:ascii="Times New Roman" w:hAnsi="Times New Roman" w:cs="Times New Roman"/>
              <w:sz w:val="24"/>
              <w:szCs w:val="24"/>
            </w:rPr>
          </w:rPrChange>
        </w:rPr>
        <w:t>x</w:t>
      </w:r>
      <w:r>
        <w:rPr>
          <w:rFonts w:ascii="Times New Roman" w:hAnsi="Times New Roman" w:cs="Times New Roman"/>
          <w:sz w:val="24"/>
          <w:szCs w:val="24"/>
        </w:rPr>
        <w:t xml:space="preserve"> explains 30%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explains 40% of the variance of </w:t>
      </w:r>
      <w:r w:rsidRPr="008E15CD">
        <w:rPr>
          <w:rFonts w:ascii="Times New Roman" w:hAnsi="Times New Roman" w:cs="Times New Roman"/>
          <w:i/>
          <w:iCs/>
          <w:sz w:val="24"/>
          <w:szCs w:val="24"/>
          <w:rPrChange w:id="141" w:author="Yoonsu Cho" w:date="2019-07-23T19:41:00Z">
            <w:rPr>
              <w:rFonts w:ascii="Times New Roman" w:hAnsi="Times New Roman" w:cs="Times New Roman"/>
              <w:sz w:val="24"/>
              <w:szCs w:val="24"/>
            </w:rPr>
          </w:rPrChange>
        </w:rPr>
        <w:t>y</w:t>
      </w:r>
      <w:r>
        <w:rPr>
          <w:rFonts w:ascii="Times New Roman" w:hAnsi="Times New Roman" w:cs="Times New Roman"/>
          <w:sz w:val="24"/>
          <w:szCs w:val="24"/>
        </w:rPr>
        <w:t xml:space="preserve">. The outcome y may also be influenced directly by </w:t>
      </w:r>
      <w:r w:rsidRPr="008E15CD">
        <w:rPr>
          <w:rFonts w:ascii="Times New Roman" w:hAnsi="Times New Roman" w:cs="Times New Roman"/>
          <w:i/>
          <w:iCs/>
          <w:sz w:val="24"/>
          <w:szCs w:val="24"/>
          <w:rPrChange w:id="142" w:author="Yoonsu Cho" w:date="2019-07-23T19:41:00Z">
            <w:rPr>
              <w:rFonts w:ascii="Times New Roman" w:hAnsi="Times New Roman" w:cs="Times New Roman"/>
              <w:sz w:val="24"/>
              <w:szCs w:val="24"/>
            </w:rPr>
          </w:rPrChange>
        </w:rPr>
        <w:t>x</w:t>
      </w:r>
      <w:r>
        <w:rPr>
          <w:rFonts w:ascii="Times New Roman" w:hAnsi="Times New Roman" w:cs="Times New Roman"/>
          <w:sz w:val="24"/>
          <w:szCs w:val="24"/>
        </w:rPr>
        <w:t xml:space="preserve"> where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Pr>
          <w:rFonts w:ascii="Times New Roman" w:hAnsi="Times New Roman" w:cs="Times New Roman"/>
          <w:sz w:val="24"/>
          <w:szCs w:val="24"/>
        </w:rPr>
        <w:t xml:space="preserve"> is set to either 0, or some value such that </w:t>
      </w:r>
      <w:r w:rsidRPr="008E15CD">
        <w:rPr>
          <w:rFonts w:ascii="Times New Roman" w:hAnsi="Times New Roman" w:cs="Times New Roman"/>
          <w:i/>
          <w:iCs/>
          <w:sz w:val="24"/>
          <w:szCs w:val="24"/>
          <w:rPrChange w:id="143" w:author="Yoonsu Cho" w:date="2019-07-23T19:41:00Z">
            <w:rPr>
              <w:rFonts w:ascii="Times New Roman" w:hAnsi="Times New Roman" w:cs="Times New Roman"/>
              <w:sz w:val="24"/>
              <w:szCs w:val="24"/>
            </w:rPr>
          </w:rPrChange>
        </w:rPr>
        <w:t>x</w:t>
      </w:r>
      <w:r>
        <w:rPr>
          <w:rFonts w:ascii="Times New Roman" w:hAnsi="Times New Roman" w:cs="Times New Roman"/>
          <w:sz w:val="24"/>
          <w:szCs w:val="24"/>
        </w:rPr>
        <w:t xml:space="preserve"> explains 10% of the variance in </w:t>
      </w:r>
      <w:r w:rsidRPr="008E15CD">
        <w:rPr>
          <w:rFonts w:ascii="Times New Roman" w:hAnsi="Times New Roman" w:cs="Times New Roman"/>
          <w:i/>
          <w:iCs/>
          <w:sz w:val="24"/>
          <w:szCs w:val="24"/>
          <w:rPrChange w:id="144" w:author="Yoonsu Cho" w:date="2019-07-23T19:41:00Z">
            <w:rPr>
              <w:rFonts w:ascii="Times New Roman" w:hAnsi="Times New Roman" w:cs="Times New Roman"/>
              <w:sz w:val="24"/>
              <w:szCs w:val="24"/>
            </w:rPr>
          </w:rPrChange>
        </w:rPr>
        <w:t>y</w:t>
      </w:r>
      <w:r>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u3</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Pr>
          <w:rFonts w:ascii="Times New Roman" w:hAnsi="Times New Roman" w:cs="Times New Roman"/>
          <w:sz w:val="24"/>
          <w:szCs w:val="24"/>
        </w:rPr>
        <w:t xml:space="preserve"> are sampled from normal distributions with mean 0 and variances that are scaled to satisfy the variances of all other parameters described for the model.</w:t>
      </w:r>
    </w:p>
    <w:p w14:paraId="5AE08ABA" w14:textId="77777777" w:rsidR="000C0344" w:rsidRDefault="000C0344" w:rsidP="000C0344">
      <w:pPr>
        <w:spacing w:after="158"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these simulations we ask: if we can identify the pathway through which an outlier SNP has a horizontal pleiotropic effect, can adjustment for that pathway improve the original exposure-outcome analysis? We assess the performance of </w:t>
      </w:r>
      <w:r>
        <w:rPr>
          <w:rFonts w:ascii="Times New Roman" w:eastAsia="Calibri" w:hAnsi="Times New Roman" w:cs="Times New Roman"/>
          <w:sz w:val="24"/>
          <w:szCs w:val="24"/>
        </w:rPr>
        <w:t>the following methods for each simulation.</w:t>
      </w:r>
    </w:p>
    <w:p w14:paraId="7336DB7C" w14:textId="77777777" w:rsidR="000C0344" w:rsidRPr="00454C7F" w:rsidRDefault="000C0344" w:rsidP="000C0344">
      <w:pPr>
        <w:spacing w:after="158"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MR-TRYX </w:t>
      </w:r>
      <w:r>
        <w:rPr>
          <w:rFonts w:ascii="Times New Roman" w:eastAsia="Calibri" w:hAnsi="Times New Roman" w:cs="Times New Roman"/>
          <w:sz w:val="24"/>
          <w:szCs w:val="24"/>
        </w:rPr>
        <w:t xml:space="preserve">approach of adjusting SNP-outcome estimates for inferred pleiotropy </w:t>
      </w:r>
      <w:r w:rsidRPr="00454C7F">
        <w:rPr>
          <w:rFonts w:ascii="Times New Roman" w:eastAsia="Calibri" w:hAnsi="Times New Roman" w:cs="Times New Roman"/>
          <w:sz w:val="24"/>
          <w:szCs w:val="24"/>
        </w:rPr>
        <w:t>against</w:t>
      </w:r>
      <w:r>
        <w:rPr>
          <w:rFonts w:ascii="Times New Roman" w:eastAsia="Calibri" w:hAnsi="Times New Roman" w:cs="Times New Roman"/>
          <w:sz w:val="24"/>
          <w:szCs w:val="24"/>
        </w:rPr>
        <w:t xml:space="preserve"> a) raw IVW estimates, b)</w:t>
      </w:r>
      <w:r w:rsidRPr="00454C7F">
        <w:rPr>
          <w:rFonts w:ascii="Times New Roman" w:eastAsia="Calibri" w:hAnsi="Times New Roman" w:cs="Times New Roman"/>
          <w:sz w:val="24"/>
          <w:szCs w:val="24"/>
        </w:rPr>
        <w:t xml:space="preserve"> outlier removal methods </w:t>
      </w:r>
      <w:r>
        <w:rPr>
          <w:rFonts w:ascii="Times New Roman" w:eastAsia="Calibri" w:hAnsi="Times New Roman" w:cs="Times New Roman"/>
          <w:sz w:val="24"/>
          <w:szCs w:val="24"/>
        </w:rPr>
        <w:t>and c) multivariable MR</w:t>
      </w:r>
      <w:r w:rsidRPr="00454C7F">
        <w:rPr>
          <w:rFonts w:ascii="Times New Roman" w:eastAsia="Calibri" w:hAnsi="Times New Roman" w:cs="Times New Roman"/>
          <w:sz w:val="24"/>
          <w:szCs w:val="24"/>
        </w:rPr>
        <w:t xml:space="preserve">. </w:t>
      </w:r>
    </w:p>
    <w:p w14:paraId="1A8F13B1" w14:textId="77777777" w:rsidR="000C0344" w:rsidRPr="00454C7F" w:rsidRDefault="000C0344" w:rsidP="000C0344">
      <w:pPr>
        <w:numPr>
          <w:ilvl w:val="0"/>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i/>
          <w:sz w:val="24"/>
          <w:szCs w:val="24"/>
        </w:rPr>
        <w:t>Raw</w:t>
      </w:r>
      <w:r w:rsidRPr="00454C7F">
        <w:rPr>
          <w:rFonts w:ascii="Times New Roman" w:eastAsia="Calibri" w:hAnsi="Times New Roman" w:cs="Times New Roman"/>
          <w:sz w:val="24"/>
          <w:szCs w:val="24"/>
        </w:rPr>
        <w:t>, where all</w:t>
      </w:r>
      <w:r>
        <w:rPr>
          <w:rFonts w:ascii="Times New Roman" w:eastAsia="Calibri" w:hAnsi="Times New Roman" w:cs="Times New Roman"/>
          <w:sz w:val="24"/>
          <w:szCs w:val="24"/>
        </w:rPr>
        <w:t xml:space="preserve"> detected instruments</w:t>
      </w:r>
      <w:r w:rsidRPr="00454C7F">
        <w:rPr>
          <w:rFonts w:ascii="Times New Roman" w:eastAsia="Calibri" w:hAnsi="Times New Roman" w:cs="Times New Roman"/>
          <w:sz w:val="24"/>
          <w:szCs w:val="24"/>
        </w:rPr>
        <w:t xml:space="preserve"> are used in a standard IVW </w:t>
      </w:r>
      <w:r>
        <w:rPr>
          <w:rFonts w:ascii="Times New Roman" w:eastAsia="Calibri" w:hAnsi="Times New Roman" w:cs="Times New Roman"/>
          <w:sz w:val="24"/>
          <w:szCs w:val="24"/>
        </w:rPr>
        <w:t xml:space="preserve">random effects </w:t>
      </w:r>
      <w:r w:rsidRPr="00454C7F">
        <w:rPr>
          <w:rFonts w:ascii="Times New Roman" w:eastAsia="Calibri" w:hAnsi="Times New Roman" w:cs="Times New Roman"/>
          <w:sz w:val="24"/>
          <w:szCs w:val="24"/>
        </w:rPr>
        <w:t>analysis.</w:t>
      </w:r>
    </w:p>
    <w:p w14:paraId="7DF339A6" w14:textId="77777777" w:rsidR="000C0344" w:rsidRPr="00597A15" w:rsidRDefault="000C0344" w:rsidP="000C0344">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sz w:val="24"/>
          <w:szCs w:val="24"/>
        </w:rPr>
        <w:t>Adjusted SNP-outcome effects</w:t>
      </w:r>
    </w:p>
    <w:p w14:paraId="76F79907"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sidRPr="00597A15">
        <w:rPr>
          <w:rFonts w:ascii="Times New Roman" w:eastAsia="Calibri" w:hAnsi="Times New Roman" w:cs="Times New Roman"/>
          <w:iCs/>
          <w:sz w:val="24"/>
          <w:szCs w:val="24"/>
        </w:rPr>
        <w:t>where</w:t>
      </w:r>
      <w:r w:rsidRPr="00454C7F">
        <w:rPr>
          <w:rFonts w:ascii="Times New Roman" w:eastAsia="Calibri" w:hAnsi="Times New Roman" w:cs="Times New Roman"/>
          <w:sz w:val="24"/>
          <w:szCs w:val="24"/>
        </w:rPr>
        <w:t xml:space="preserve"> outlier SNPs are </w:t>
      </w:r>
      <w:r>
        <w:rPr>
          <w:rFonts w:ascii="Times New Roman" w:eastAsia="Calibri" w:hAnsi="Times New Roman" w:cs="Times New Roman"/>
          <w:sz w:val="24"/>
          <w:szCs w:val="24"/>
        </w:rPr>
        <w:t xml:space="preserve">tested for association with all candidate traits and </w:t>
      </w:r>
      <w:r w:rsidRPr="00454C7F">
        <w:rPr>
          <w:rFonts w:ascii="Times New Roman" w:eastAsia="Calibri" w:hAnsi="Times New Roman" w:cs="Times New Roman"/>
          <w:sz w:val="24"/>
          <w:szCs w:val="24"/>
        </w:rPr>
        <w:t>adjusted for the effect of the candidate trait on the outcome using MR-TRYX.</w:t>
      </w:r>
    </w:p>
    <w:p w14:paraId="13B687F9" w14:textId="77777777" w:rsidR="000C0344" w:rsidRPr="00454C7F" w:rsidRDefault="000C0344" w:rsidP="000C0344">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Cs/>
          <w:sz w:val="24"/>
          <w:szCs w:val="24"/>
        </w:rPr>
        <w:t>where attempts are made to adjust all detected instruments regardless of outlier status</w:t>
      </w:r>
    </w:p>
    <w:p w14:paraId="5C8B1A9F" w14:textId="77777777" w:rsidR="000C0344" w:rsidRDefault="000C0344" w:rsidP="000C0344">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sz w:val="24"/>
          <w:szCs w:val="24"/>
        </w:rPr>
        <w:t>Removed instruments</w:t>
      </w:r>
    </w:p>
    <w:p w14:paraId="5F892452"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sz w:val="24"/>
          <w:szCs w:val="24"/>
        </w:rPr>
        <w:t>where all detected outliers are removed</w:t>
      </w:r>
    </w:p>
    <w:p w14:paraId="2B434079"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sidRPr="006367FE">
        <w:rPr>
          <w:rFonts w:ascii="Times New Roman" w:eastAsia="Calibri" w:hAnsi="Times New Roman" w:cs="Times New Roman"/>
          <w:sz w:val="24"/>
          <w:szCs w:val="24"/>
        </w:rPr>
        <w:t xml:space="preserve">where only outliers that are found to influence a candidate trait are removed. </w:t>
      </w:r>
    </w:p>
    <w:p w14:paraId="4E0D1DE6" w14:textId="77777777" w:rsidR="000C0344" w:rsidRPr="00597A15" w:rsidRDefault="000C0344" w:rsidP="000C0344">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iCs/>
          <w:sz w:val="24"/>
          <w:szCs w:val="24"/>
        </w:rPr>
        <w:t>Multivariable MR (MVMR)</w:t>
      </w:r>
    </w:p>
    <w:p w14:paraId="6840E661"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where the traits selected to be included in the model are the candidate traits associated with outliers</w:t>
      </w:r>
    </w:p>
    <w:p w14:paraId="1CD311AC"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lastRenderedPageBreak/>
        <w:t>where the traits selected to be included in the model are the candidate traits associated with any of the detected instruments regardless of outlier status</w:t>
      </w:r>
    </w:p>
    <w:p w14:paraId="6859C5AE" w14:textId="77777777" w:rsidR="000C0344" w:rsidRPr="006367FE" w:rsidRDefault="000C0344" w:rsidP="000C0344">
      <w:pPr>
        <w:spacing w:after="160" w:line="480" w:lineRule="auto"/>
        <w:contextualSpacing/>
        <w:rPr>
          <w:rFonts w:ascii="Times New Roman" w:eastAsia="Calibri" w:hAnsi="Times New Roman" w:cs="Times New Roman"/>
          <w:sz w:val="24"/>
          <w:szCs w:val="24"/>
        </w:rPr>
      </w:pPr>
    </w:p>
    <w:p w14:paraId="57018804" w14:textId="749156A6" w:rsidR="000C0344" w:rsidRDefault="000C0344" w:rsidP="000C0344">
      <w:pPr>
        <w:spacing w:after="160" w:line="480" w:lineRule="auto"/>
        <w:jc w:val="both"/>
        <w:rPr>
          <w:ins w:id="145" w:author="Yoonsu Cho" w:date="2019-07-23T19:56:00Z"/>
          <w:rFonts w:ascii="Times New Roman" w:eastAsia="Calibri" w:hAnsi="Times New Roman" w:cs="Times New Roman"/>
          <w:sz w:val="24"/>
          <w:szCs w:val="24"/>
        </w:rPr>
      </w:pPr>
      <w:r>
        <w:rPr>
          <w:rFonts w:ascii="Times New Roman" w:eastAsia="Calibri" w:hAnsi="Times New Roman" w:cs="Times New Roman"/>
          <w:sz w:val="24"/>
          <w:szCs w:val="24"/>
        </w:rPr>
        <w:t>D</w:t>
      </w:r>
      <w:r w:rsidRPr="00454C7F">
        <w:rPr>
          <w:rFonts w:ascii="Times New Roman" w:eastAsia="Calibri" w:hAnsi="Times New Roman" w:cs="Times New Roman"/>
          <w:sz w:val="24"/>
          <w:szCs w:val="24"/>
        </w:rPr>
        <w:t>etailed information and the script</w:t>
      </w:r>
      <w:r>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used for the simulations can be found </w:t>
      </w:r>
      <w:r>
        <w:rPr>
          <w:rFonts w:ascii="Times New Roman" w:eastAsia="Calibri" w:hAnsi="Times New Roman" w:cs="Times New Roman"/>
          <w:sz w:val="24"/>
          <w:szCs w:val="24"/>
        </w:rPr>
        <w:t xml:space="preserve">here </w:t>
      </w:r>
      <w:r w:rsidRPr="00454C7F">
        <w:rPr>
          <w:rFonts w:ascii="Times New Roman" w:eastAsia="Calibri" w:hAnsi="Times New Roman" w:cs="Times New Roman"/>
          <w:sz w:val="24"/>
          <w:szCs w:val="24"/>
        </w:rPr>
        <w:t xml:space="preserve"> </w:t>
      </w:r>
      <w:hyperlink r:id="rId87" w:history="1">
        <w:r w:rsidRPr="008E5B6A">
          <w:rPr>
            <w:rStyle w:val="Hyperlink"/>
            <w:rFonts w:ascii="Times New Roman" w:eastAsia="Calibri" w:hAnsi="Times New Roman" w:cs="Times New Roman"/>
            <w:sz w:val="24"/>
            <w:szCs w:val="24"/>
          </w:rPr>
          <w:t>https://github.com/explodecomputer/tryx-analysis</w:t>
        </w:r>
      </w:hyperlink>
      <w:r>
        <w:rPr>
          <w:rFonts w:ascii="Times New Roman" w:eastAsia="Calibri" w:hAnsi="Times New Roman" w:cs="Times New Roman"/>
          <w:sz w:val="24"/>
          <w:szCs w:val="24"/>
        </w:rPr>
        <w:t xml:space="preserve">. </w:t>
      </w:r>
    </w:p>
    <w:p w14:paraId="06B61C57" w14:textId="77777777" w:rsidR="004C37C8" w:rsidRPr="00454C7F" w:rsidRDefault="004C37C8" w:rsidP="000C0344">
      <w:pPr>
        <w:spacing w:after="160" w:line="480" w:lineRule="auto"/>
        <w:jc w:val="both"/>
        <w:rPr>
          <w:rFonts w:ascii="Times New Roman" w:eastAsia="Calibri" w:hAnsi="Times New Roman" w:cs="Times New Roman"/>
          <w:color w:val="1F3863"/>
          <w:sz w:val="24"/>
          <w:szCs w:val="24"/>
        </w:rPr>
      </w:pPr>
    </w:p>
    <w:p w14:paraId="52B22372" w14:textId="46273C3A" w:rsidR="001C6A07" w:rsidRPr="008664BF" w:rsidRDefault="001C6A07">
      <w:pPr>
        <w:pStyle w:val="Heading3"/>
        <w:spacing w:line="480" w:lineRule="auto"/>
        <w:jc w:val="both"/>
        <w:rPr>
          <w:ins w:id="146" w:author="Yoonsu Cho" w:date="2019-07-23T19:49:00Z"/>
          <w:rFonts w:ascii="Times New Roman" w:hAnsi="Times New Roman" w:cs="Times New Roman"/>
          <w:b/>
          <w:bCs/>
          <w:sz w:val="24"/>
          <w:szCs w:val="24"/>
          <w:rPrChange w:id="147" w:author="Yoonsu Cho" w:date="2019-07-23T20:01:00Z">
            <w:rPr>
              <w:ins w:id="148" w:author="Yoonsu Cho" w:date="2019-07-23T19:49:00Z"/>
              <w:rFonts w:ascii="Times New Roman" w:hAnsi="Times New Roman" w:cs="Times New Roman"/>
              <w:sz w:val="24"/>
              <w:szCs w:val="24"/>
            </w:rPr>
          </w:rPrChange>
        </w:rPr>
        <w:pPrChange w:id="149" w:author="Yoonsu Cho" w:date="2019-07-23T20:02:00Z">
          <w:pPr>
            <w:pStyle w:val="Heading3"/>
            <w:spacing w:line="480" w:lineRule="auto"/>
          </w:pPr>
        </w:pPrChange>
      </w:pPr>
      <w:commentRangeStart w:id="150"/>
      <w:commentRangeStart w:id="151"/>
      <w:ins w:id="152" w:author="Gibran Hemani" w:date="2019-07-10T23:05:00Z">
        <w:r w:rsidRPr="008664BF">
          <w:rPr>
            <w:rFonts w:ascii="Times New Roman" w:hAnsi="Times New Roman" w:cs="Times New Roman"/>
            <w:b/>
            <w:bCs/>
            <w:sz w:val="24"/>
            <w:szCs w:val="24"/>
            <w:rPrChange w:id="153" w:author="Yoonsu Cho" w:date="2019-07-23T20:01:00Z">
              <w:rPr>
                <w:rFonts w:ascii="Times New Roman" w:hAnsi="Times New Roman" w:cs="Times New Roman"/>
                <w:sz w:val="24"/>
                <w:szCs w:val="24"/>
              </w:rPr>
            </w:rPrChange>
          </w:rPr>
          <w:t>Simulations evaluating LASSO-based MVMR</w:t>
        </w:r>
        <w:del w:id="154" w:author="Yoonsu Cho" w:date="2019-07-23T19:57:00Z">
          <w:r w:rsidRPr="008664BF" w:rsidDel="004C37C8">
            <w:rPr>
              <w:rFonts w:ascii="Times New Roman" w:hAnsi="Times New Roman" w:cs="Times New Roman"/>
              <w:b/>
              <w:bCs/>
              <w:sz w:val="24"/>
              <w:szCs w:val="24"/>
              <w:rPrChange w:id="155" w:author="Yoonsu Cho" w:date="2019-07-23T20:01:00Z">
                <w:rPr>
                  <w:rFonts w:ascii="Times New Roman" w:hAnsi="Times New Roman" w:cs="Times New Roman"/>
                  <w:sz w:val="24"/>
                  <w:szCs w:val="24"/>
                </w:rPr>
              </w:rPrChange>
            </w:rPr>
            <w:delText>]</w:delText>
          </w:r>
        </w:del>
      </w:ins>
      <w:commentRangeEnd w:id="150"/>
      <w:ins w:id="156" w:author="Gibran Hemani" w:date="2019-07-10T23:07:00Z">
        <w:del w:id="157" w:author="Yoonsu Cho" w:date="2019-07-23T19:57:00Z">
          <w:r w:rsidRPr="008664BF" w:rsidDel="004C37C8">
            <w:rPr>
              <w:rStyle w:val="CommentReference"/>
              <w:rFonts w:ascii="Times New Roman" w:hAnsi="Times New Roman" w:cs="Times New Roman"/>
              <w:b/>
              <w:bCs/>
              <w:color w:val="auto"/>
              <w:rPrChange w:id="158" w:author="Yoonsu Cho" w:date="2019-07-23T20:01:00Z">
                <w:rPr>
                  <w:rStyle w:val="CommentReference"/>
                  <w:color w:val="auto"/>
                </w:rPr>
              </w:rPrChange>
            </w:rPr>
            <w:commentReference w:id="150"/>
          </w:r>
        </w:del>
      </w:ins>
      <w:commentRangeEnd w:id="151"/>
      <w:r w:rsidR="00705E0F">
        <w:rPr>
          <w:rStyle w:val="CommentReference"/>
          <w:color w:val="auto"/>
        </w:rPr>
        <w:commentReference w:id="151"/>
      </w:r>
    </w:p>
    <w:p w14:paraId="4F5BE015" w14:textId="67F44D3E" w:rsidR="00CB5F10" w:rsidRPr="002D3466" w:rsidDel="002D3466" w:rsidRDefault="00CB5F10">
      <w:pPr>
        <w:spacing w:line="480" w:lineRule="auto"/>
        <w:jc w:val="both"/>
        <w:rPr>
          <w:ins w:id="159" w:author="Gibran Hemani" w:date="2019-07-10T23:06:00Z"/>
          <w:del w:id="160" w:author="Yoonsu Cho" w:date="2019-07-24T10:38:00Z"/>
          <w:rFonts w:ascii="Times New Roman" w:hAnsi="Times New Roman" w:cs="Times New Roman"/>
          <w:sz w:val="24"/>
          <w:szCs w:val="24"/>
        </w:rPr>
        <w:pPrChange w:id="161" w:author="Yoonsu Cho" w:date="2019-07-23T20:02:00Z">
          <w:pPr>
            <w:pStyle w:val="Heading3"/>
            <w:spacing w:line="480" w:lineRule="auto"/>
          </w:pPr>
        </w:pPrChange>
      </w:pPr>
      <w:ins w:id="162" w:author="Yoonsu Cho" w:date="2019-07-23T19:49:00Z">
        <w:r w:rsidRPr="002D3466">
          <w:rPr>
            <w:rFonts w:ascii="Times New Roman" w:hAnsi="Times New Roman" w:cs="Times New Roman"/>
            <w:sz w:val="24"/>
            <w:szCs w:val="24"/>
            <w:rPrChange w:id="163" w:author="Yoonsu Cho" w:date="2019-07-24T10:38:00Z">
              <w:rPr/>
            </w:rPrChange>
          </w:rPr>
          <w:t>In MR-TRYX, we applied a LASSO to automate the removal of redundant traits in the MR-B</w:t>
        </w:r>
      </w:ins>
      <w:ins w:id="164" w:author="Yoonsu Cho" w:date="2019-07-24T09:55:00Z">
        <w:r w:rsidR="00BA4BBD" w:rsidRPr="002D3466">
          <w:rPr>
            <w:rFonts w:ascii="Times New Roman" w:hAnsi="Times New Roman" w:cs="Times New Roman"/>
            <w:sz w:val="24"/>
            <w:szCs w:val="24"/>
            <w:rPrChange w:id="165" w:author="Yoonsu Cho" w:date="2019-07-24T10:38:00Z">
              <w:rPr>
                <w:rFonts w:ascii="Times New Roman" w:hAnsi="Times New Roman" w:cs="Times New Roman"/>
              </w:rPr>
            </w:rPrChange>
          </w:rPr>
          <w:t>ase</w:t>
        </w:r>
      </w:ins>
      <w:ins w:id="166" w:author="Yoonsu Cho" w:date="2019-07-23T19:49:00Z">
        <w:r w:rsidRPr="002D3466">
          <w:rPr>
            <w:rFonts w:ascii="Times New Roman" w:hAnsi="Times New Roman" w:cs="Times New Roman"/>
            <w:sz w:val="24"/>
            <w:szCs w:val="24"/>
            <w:rPrChange w:id="167" w:author="Yoonsu Cho" w:date="2019-07-24T10:38:00Z">
              <w:rPr/>
            </w:rPrChange>
          </w:rPr>
          <w:t xml:space="preserve"> database. </w:t>
        </w:r>
      </w:ins>
      <w:ins w:id="168" w:author="Yoonsu Cho" w:date="2019-07-24T10:17:00Z">
        <w:r w:rsidR="00FA441D" w:rsidRPr="002D3466">
          <w:rPr>
            <w:rFonts w:ascii="Times New Roman" w:hAnsi="Times New Roman" w:cs="Times New Roman"/>
            <w:sz w:val="24"/>
            <w:szCs w:val="24"/>
            <w:rPrChange w:id="169" w:author="Yoonsu Cho" w:date="2019-07-24T10:38:00Z">
              <w:rPr>
                <w:rFonts w:ascii="Times New Roman" w:hAnsi="Times New Roman" w:cs="Times New Roman"/>
              </w:rPr>
            </w:rPrChange>
          </w:rPr>
          <w:t>For example, i</w:t>
        </w:r>
      </w:ins>
      <w:ins w:id="170" w:author="Yoonsu Cho" w:date="2019-07-24T10:18:00Z">
        <w:r w:rsidR="002A3F16" w:rsidRPr="002D3466">
          <w:rPr>
            <w:rFonts w:ascii="Times New Roman" w:hAnsi="Times New Roman" w:cs="Times New Roman"/>
            <w:sz w:val="24"/>
            <w:szCs w:val="24"/>
            <w:rPrChange w:id="171" w:author="Yoonsu Cho" w:date="2019-07-24T10:38:00Z">
              <w:rPr>
                <w:rFonts w:ascii="Times New Roman" w:hAnsi="Times New Roman" w:cs="Times New Roman"/>
              </w:rPr>
            </w:rPrChange>
          </w:rPr>
          <w:t>f</w:t>
        </w:r>
      </w:ins>
      <w:ins w:id="172" w:author="Yoonsu Cho" w:date="2019-07-24T10:19:00Z">
        <w:r w:rsidR="00E2478A" w:rsidRPr="002D3466">
          <w:rPr>
            <w:rFonts w:ascii="Times New Roman" w:hAnsi="Times New Roman" w:cs="Times New Roman"/>
            <w:sz w:val="24"/>
            <w:szCs w:val="24"/>
            <w:rPrChange w:id="173" w:author="Yoonsu Cho" w:date="2019-07-24T10:38:00Z">
              <w:rPr>
                <w:rFonts w:ascii="Times New Roman" w:hAnsi="Times New Roman" w:cs="Times New Roman"/>
              </w:rPr>
            </w:rPrChange>
          </w:rPr>
          <w:t xml:space="preserve"> </w:t>
        </w:r>
      </w:ins>
      <w:ins w:id="174" w:author="Yoonsu Cho" w:date="2019-07-24T10:20:00Z">
        <w:r w:rsidR="00E2478A" w:rsidRPr="002D3466">
          <w:rPr>
            <w:rFonts w:ascii="Times New Roman" w:hAnsi="Times New Roman" w:cs="Times New Roman"/>
            <w:sz w:val="24"/>
            <w:szCs w:val="24"/>
            <w:rPrChange w:id="175" w:author="Yoonsu Cho" w:date="2019-07-24T10:38:00Z">
              <w:rPr>
                <w:rFonts w:ascii="Times New Roman" w:hAnsi="Times New Roman" w:cs="Times New Roman"/>
              </w:rPr>
            </w:rPrChange>
          </w:rPr>
          <w:t>measured</w:t>
        </w:r>
      </w:ins>
      <w:ins w:id="176" w:author="Yoonsu Cho" w:date="2019-07-24T10:18:00Z">
        <w:r w:rsidR="002A3F16" w:rsidRPr="002D3466">
          <w:rPr>
            <w:rFonts w:ascii="Times New Roman" w:hAnsi="Times New Roman" w:cs="Times New Roman"/>
            <w:sz w:val="24"/>
            <w:szCs w:val="24"/>
            <w:rPrChange w:id="177" w:author="Yoonsu Cho" w:date="2019-07-24T10:38:00Z">
              <w:rPr>
                <w:rFonts w:ascii="Times New Roman" w:hAnsi="Times New Roman" w:cs="Times New Roman"/>
              </w:rPr>
            </w:rPrChange>
          </w:rPr>
          <w:t xml:space="preserve"> </w:t>
        </w:r>
      </w:ins>
      <w:ins w:id="178" w:author="Yoonsu Cho" w:date="2019-07-24T10:19:00Z">
        <w:r w:rsidR="00890129" w:rsidRPr="002D3466">
          <w:rPr>
            <w:rFonts w:ascii="Times New Roman" w:hAnsi="Times New Roman" w:cs="Times New Roman"/>
            <w:sz w:val="24"/>
            <w:szCs w:val="24"/>
            <w:rPrChange w:id="179" w:author="Yoonsu Cho" w:date="2019-07-24T10:38:00Z">
              <w:rPr>
                <w:rFonts w:ascii="Times New Roman" w:hAnsi="Times New Roman" w:cs="Times New Roman"/>
              </w:rPr>
            </w:rPrChange>
          </w:rPr>
          <w:t>lean body mass in the right arm is detected as a</w:t>
        </w:r>
      </w:ins>
      <w:ins w:id="180" w:author="Yoonsu Cho" w:date="2019-07-24T10:18:00Z">
        <w:r w:rsidR="002A3F16" w:rsidRPr="002D3466">
          <w:rPr>
            <w:rFonts w:ascii="Times New Roman" w:hAnsi="Times New Roman" w:cs="Times New Roman"/>
            <w:sz w:val="24"/>
            <w:szCs w:val="24"/>
            <w:rPrChange w:id="181" w:author="Yoonsu Cho" w:date="2019-07-24T10:38:00Z">
              <w:rPr>
                <w:rFonts w:ascii="Times New Roman" w:hAnsi="Times New Roman" w:cs="Times New Roman"/>
              </w:rPr>
            </w:rPrChange>
          </w:rPr>
          <w:t xml:space="preserve"> candidate tr</w:t>
        </w:r>
      </w:ins>
      <w:ins w:id="182" w:author="Yoonsu Cho" w:date="2019-07-24T10:19:00Z">
        <w:r w:rsidR="00890129" w:rsidRPr="002D3466">
          <w:rPr>
            <w:rFonts w:ascii="Times New Roman" w:hAnsi="Times New Roman" w:cs="Times New Roman"/>
            <w:sz w:val="24"/>
            <w:szCs w:val="24"/>
            <w:rPrChange w:id="183" w:author="Yoonsu Cho" w:date="2019-07-24T10:38:00Z">
              <w:rPr>
                <w:rFonts w:ascii="Times New Roman" w:hAnsi="Times New Roman" w:cs="Times New Roman"/>
              </w:rPr>
            </w:rPrChange>
          </w:rPr>
          <w:t xml:space="preserve">ait, </w:t>
        </w:r>
      </w:ins>
      <w:ins w:id="184" w:author="Yoonsu Cho" w:date="2019-07-24T10:20:00Z">
        <w:r w:rsidR="00E2478A" w:rsidRPr="002D3466">
          <w:rPr>
            <w:rFonts w:ascii="Times New Roman" w:hAnsi="Times New Roman" w:cs="Times New Roman"/>
            <w:sz w:val="24"/>
            <w:szCs w:val="24"/>
            <w:rPrChange w:id="185" w:author="Yoonsu Cho" w:date="2019-07-24T10:38:00Z">
              <w:rPr>
                <w:rFonts w:ascii="Times New Roman" w:hAnsi="Times New Roman" w:cs="Times New Roman"/>
              </w:rPr>
            </w:rPrChange>
          </w:rPr>
          <w:t>the same measurement in</w:t>
        </w:r>
      </w:ins>
      <w:ins w:id="186" w:author="Yoonsu Cho" w:date="2019-07-24T10:19:00Z">
        <w:r w:rsidR="00890129" w:rsidRPr="002D3466">
          <w:rPr>
            <w:rFonts w:ascii="Times New Roman" w:hAnsi="Times New Roman" w:cs="Times New Roman"/>
            <w:sz w:val="24"/>
            <w:szCs w:val="24"/>
            <w:rPrChange w:id="187" w:author="Yoonsu Cho" w:date="2019-07-24T10:38:00Z">
              <w:rPr>
                <w:rFonts w:ascii="Times New Roman" w:hAnsi="Times New Roman" w:cs="Times New Roman"/>
              </w:rPr>
            </w:rPrChange>
          </w:rPr>
          <w:t xml:space="preserve"> </w:t>
        </w:r>
      </w:ins>
      <w:ins w:id="188" w:author="Yoonsu Cho" w:date="2019-07-24T10:20:00Z">
        <w:r w:rsidR="00E2478A" w:rsidRPr="002D3466">
          <w:rPr>
            <w:rFonts w:ascii="Times New Roman" w:hAnsi="Times New Roman" w:cs="Times New Roman"/>
            <w:sz w:val="24"/>
            <w:szCs w:val="24"/>
            <w:rPrChange w:id="189" w:author="Yoonsu Cho" w:date="2019-07-24T10:38:00Z">
              <w:rPr>
                <w:rFonts w:ascii="Times New Roman" w:hAnsi="Times New Roman" w:cs="Times New Roman"/>
              </w:rPr>
            </w:rPrChange>
          </w:rPr>
          <w:t xml:space="preserve">left arm </w:t>
        </w:r>
        <w:r w:rsidR="005E7F84" w:rsidRPr="002D3466">
          <w:rPr>
            <w:rFonts w:ascii="Times New Roman" w:hAnsi="Times New Roman" w:cs="Times New Roman"/>
            <w:sz w:val="24"/>
            <w:szCs w:val="24"/>
            <w:rPrChange w:id="190" w:author="Yoonsu Cho" w:date="2019-07-24T10:38:00Z">
              <w:rPr>
                <w:rFonts w:ascii="Times New Roman" w:hAnsi="Times New Roman" w:cs="Times New Roman"/>
              </w:rPr>
            </w:rPrChange>
          </w:rPr>
          <w:t xml:space="preserve">would be </w:t>
        </w:r>
      </w:ins>
      <w:ins w:id="191" w:author="Yoonsu Cho" w:date="2019-07-24T10:21:00Z">
        <w:r w:rsidR="0089065E" w:rsidRPr="002D3466">
          <w:rPr>
            <w:rFonts w:ascii="Times New Roman" w:hAnsi="Times New Roman" w:cs="Times New Roman"/>
            <w:sz w:val="24"/>
            <w:szCs w:val="24"/>
            <w:rPrChange w:id="192" w:author="Yoonsu Cho" w:date="2019-07-24T10:38:00Z">
              <w:rPr>
                <w:rFonts w:ascii="Times New Roman" w:hAnsi="Times New Roman" w:cs="Times New Roman"/>
              </w:rPr>
            </w:rPrChange>
          </w:rPr>
          <w:t>redundant</w:t>
        </w:r>
        <w:r w:rsidR="002A543D" w:rsidRPr="002D3466">
          <w:rPr>
            <w:rFonts w:ascii="Times New Roman" w:hAnsi="Times New Roman" w:cs="Times New Roman"/>
            <w:sz w:val="24"/>
            <w:szCs w:val="24"/>
            <w:rPrChange w:id="193" w:author="Yoonsu Cho" w:date="2019-07-24T10:38:00Z">
              <w:rPr>
                <w:rFonts w:ascii="Times New Roman" w:hAnsi="Times New Roman" w:cs="Times New Roman"/>
              </w:rPr>
            </w:rPrChange>
          </w:rPr>
          <w:t xml:space="preserve">. It </w:t>
        </w:r>
      </w:ins>
      <w:ins w:id="194" w:author="Yoonsu Cho" w:date="2019-07-24T10:18:00Z">
        <w:r w:rsidR="00FA441D" w:rsidRPr="002D3466">
          <w:rPr>
            <w:rFonts w:ascii="Times New Roman" w:hAnsi="Times New Roman" w:cs="Times New Roman"/>
            <w:sz w:val="24"/>
            <w:szCs w:val="24"/>
            <w:rPrChange w:id="195" w:author="Yoonsu Cho" w:date="2019-07-24T10:38:00Z">
              <w:rPr>
                <w:rFonts w:ascii="Times New Roman" w:hAnsi="Times New Roman" w:cs="Times New Roman"/>
              </w:rPr>
            </w:rPrChange>
          </w:rPr>
          <w:t xml:space="preserve">is </w:t>
        </w:r>
      </w:ins>
      <w:ins w:id="196" w:author="Yoonsu Cho" w:date="2019-07-24T10:21:00Z">
        <w:r w:rsidR="002A543D" w:rsidRPr="002D3466">
          <w:rPr>
            <w:rFonts w:ascii="Times New Roman" w:hAnsi="Times New Roman" w:cs="Times New Roman"/>
            <w:sz w:val="24"/>
            <w:szCs w:val="24"/>
            <w:rPrChange w:id="197" w:author="Yoonsu Cho" w:date="2019-07-24T10:38:00Z">
              <w:rPr>
                <w:rFonts w:ascii="Times New Roman" w:hAnsi="Times New Roman" w:cs="Times New Roman"/>
              </w:rPr>
            </w:rPrChange>
          </w:rPr>
          <w:t>l</w:t>
        </w:r>
      </w:ins>
      <w:ins w:id="198" w:author="Yoonsu Cho" w:date="2019-07-24T10:22:00Z">
        <w:r w:rsidR="0045321E" w:rsidRPr="002D3466">
          <w:rPr>
            <w:rFonts w:ascii="Times New Roman" w:hAnsi="Times New Roman" w:cs="Times New Roman"/>
            <w:sz w:val="24"/>
            <w:szCs w:val="24"/>
            <w:rPrChange w:id="199" w:author="Yoonsu Cho" w:date="2019-07-24T10:38:00Z">
              <w:rPr>
                <w:rFonts w:ascii="Times New Roman" w:hAnsi="Times New Roman" w:cs="Times New Roman"/>
              </w:rPr>
            </w:rPrChange>
          </w:rPr>
          <w:t>ikely</w:t>
        </w:r>
      </w:ins>
      <w:ins w:id="200" w:author="Yoonsu Cho" w:date="2019-07-24T10:18:00Z">
        <w:r w:rsidR="00FA441D" w:rsidRPr="002D3466">
          <w:rPr>
            <w:rFonts w:ascii="Times New Roman" w:hAnsi="Times New Roman" w:cs="Times New Roman"/>
            <w:sz w:val="24"/>
            <w:szCs w:val="24"/>
            <w:rPrChange w:id="201" w:author="Yoonsu Cho" w:date="2019-07-24T10:38:00Z">
              <w:rPr>
                <w:rFonts w:ascii="Times New Roman" w:hAnsi="Times New Roman" w:cs="Times New Roman"/>
              </w:rPr>
            </w:rPrChange>
          </w:rPr>
          <w:t xml:space="preserve"> </w:t>
        </w:r>
        <w:r w:rsidR="002A3F16" w:rsidRPr="002D3466">
          <w:rPr>
            <w:rFonts w:ascii="Times New Roman" w:hAnsi="Times New Roman" w:cs="Times New Roman"/>
            <w:sz w:val="24"/>
            <w:szCs w:val="24"/>
            <w:rPrChange w:id="202" w:author="Yoonsu Cho" w:date="2019-07-24T10:38:00Z">
              <w:rPr>
                <w:rFonts w:ascii="Times New Roman" w:hAnsi="Times New Roman" w:cs="Times New Roman"/>
              </w:rPr>
            </w:rPrChange>
          </w:rPr>
          <w:t>for MR-TRYX to detect</w:t>
        </w:r>
      </w:ins>
      <w:ins w:id="203" w:author="Yoonsu Cho" w:date="2019-07-24T10:22:00Z">
        <w:r w:rsidR="0045321E" w:rsidRPr="002D3466">
          <w:rPr>
            <w:rFonts w:ascii="Times New Roman" w:hAnsi="Times New Roman" w:cs="Times New Roman"/>
            <w:sz w:val="24"/>
            <w:szCs w:val="24"/>
            <w:rPrChange w:id="204" w:author="Yoonsu Cho" w:date="2019-07-24T10:38:00Z">
              <w:rPr>
                <w:rFonts w:ascii="Times New Roman" w:hAnsi="Times New Roman" w:cs="Times New Roman"/>
              </w:rPr>
            </w:rPrChange>
          </w:rPr>
          <w:t xml:space="preserve"> </w:t>
        </w:r>
      </w:ins>
      <w:ins w:id="205" w:author="Yoonsu Cho" w:date="2019-07-24T10:23:00Z">
        <w:r w:rsidR="00056EA5" w:rsidRPr="002D3466">
          <w:rPr>
            <w:rFonts w:ascii="Times New Roman" w:hAnsi="Times New Roman" w:cs="Times New Roman"/>
            <w:sz w:val="24"/>
            <w:szCs w:val="24"/>
            <w:rPrChange w:id="206" w:author="Yoonsu Cho" w:date="2019-07-24T10:38:00Z">
              <w:rPr>
                <w:rFonts w:ascii="Times New Roman" w:hAnsi="Times New Roman" w:cs="Times New Roman"/>
              </w:rPr>
            </w:rPrChange>
          </w:rPr>
          <w:t>both</w:t>
        </w:r>
      </w:ins>
      <w:ins w:id="207" w:author="Yoonsu Cho" w:date="2019-07-24T10:22:00Z">
        <w:r w:rsidR="00056EA5" w:rsidRPr="002D3466">
          <w:rPr>
            <w:rFonts w:ascii="Times New Roman" w:hAnsi="Times New Roman" w:cs="Times New Roman"/>
            <w:sz w:val="24"/>
            <w:szCs w:val="24"/>
            <w:rPrChange w:id="208" w:author="Yoonsu Cho" w:date="2019-07-24T10:38:00Z">
              <w:rPr>
                <w:rFonts w:ascii="Times New Roman" w:hAnsi="Times New Roman" w:cs="Times New Roman"/>
              </w:rPr>
            </w:rPrChange>
          </w:rPr>
          <w:t xml:space="preserve"> as candidate traits. </w:t>
        </w:r>
      </w:ins>
      <w:ins w:id="209" w:author="Yoonsu Cho" w:date="2019-07-23T19:49:00Z">
        <w:r w:rsidRPr="002D3466">
          <w:rPr>
            <w:rFonts w:ascii="Times New Roman" w:hAnsi="Times New Roman" w:cs="Times New Roman"/>
            <w:sz w:val="24"/>
            <w:szCs w:val="24"/>
            <w:rPrChange w:id="210" w:author="Yoonsu Cho" w:date="2019-07-24T10:38:00Z">
              <w:rPr/>
            </w:rPrChange>
          </w:rPr>
          <w:t>To validate the utility of the LASSO for removing redundant traits, we performed further simulations.</w:t>
        </w:r>
      </w:ins>
      <w:ins w:id="211" w:author="Yoonsu Cho" w:date="2019-07-23T19:50:00Z">
        <w:r w:rsidR="00ED0E73" w:rsidRPr="002D3466">
          <w:rPr>
            <w:rFonts w:ascii="Times New Roman" w:hAnsi="Times New Roman" w:cs="Times New Roman"/>
            <w:sz w:val="24"/>
            <w:szCs w:val="24"/>
            <w:rPrChange w:id="212" w:author="Yoonsu Cho" w:date="2019-07-24T10:38:00Z">
              <w:rPr>
                <w:rFonts w:ascii="Times New Roman" w:hAnsi="Times New Roman" w:cs="Times New Roman"/>
              </w:rPr>
            </w:rPrChange>
          </w:rPr>
          <w:t xml:space="preserve"> </w:t>
        </w:r>
      </w:ins>
      <w:ins w:id="213" w:author="Yoonsu Cho" w:date="2019-07-23T19:51:00Z">
        <w:r w:rsidR="00ED0E73" w:rsidRPr="002D3466">
          <w:rPr>
            <w:rFonts w:ascii="Times New Roman" w:hAnsi="Times New Roman" w:cs="Times New Roman"/>
            <w:sz w:val="24"/>
            <w:szCs w:val="24"/>
            <w:rPrChange w:id="214" w:author="Yoonsu Cho" w:date="2019-07-24T10:38:00Z">
              <w:rPr>
                <w:rFonts w:ascii="Times New Roman" w:hAnsi="Times New Roman" w:cs="Times New Roman"/>
              </w:rPr>
            </w:rPrChange>
          </w:rPr>
          <w:t>In th</w:t>
        </w:r>
      </w:ins>
      <w:ins w:id="215" w:author="Yoonsu Cho" w:date="2019-07-23T19:54:00Z">
        <w:r w:rsidR="007E0ADF" w:rsidRPr="002D3466">
          <w:rPr>
            <w:rFonts w:ascii="Times New Roman" w:hAnsi="Times New Roman" w:cs="Times New Roman"/>
            <w:sz w:val="24"/>
            <w:szCs w:val="24"/>
            <w:rPrChange w:id="216" w:author="Yoonsu Cho" w:date="2019-07-24T10:38:00Z">
              <w:rPr>
                <w:rFonts w:ascii="Times New Roman" w:hAnsi="Times New Roman" w:cs="Times New Roman"/>
              </w:rPr>
            </w:rPrChange>
          </w:rPr>
          <w:t xml:space="preserve">e </w:t>
        </w:r>
      </w:ins>
      <w:ins w:id="217" w:author="Yoonsu Cho" w:date="2019-07-23T19:51:00Z">
        <w:r w:rsidR="00ED0E73" w:rsidRPr="002D3466">
          <w:rPr>
            <w:rFonts w:ascii="Times New Roman" w:hAnsi="Times New Roman" w:cs="Times New Roman"/>
            <w:sz w:val="24"/>
            <w:szCs w:val="24"/>
            <w:rPrChange w:id="218" w:author="Yoonsu Cho" w:date="2019-07-24T10:38:00Z">
              <w:rPr>
                <w:rFonts w:ascii="Times New Roman" w:hAnsi="Times New Roman" w:cs="Times New Roman"/>
              </w:rPr>
            </w:rPrChange>
          </w:rPr>
          <w:t>simulation</w:t>
        </w:r>
        <w:r w:rsidR="0065066C" w:rsidRPr="002D3466">
          <w:rPr>
            <w:rFonts w:ascii="Times New Roman" w:hAnsi="Times New Roman" w:cs="Times New Roman"/>
            <w:sz w:val="24"/>
            <w:szCs w:val="24"/>
            <w:rPrChange w:id="219" w:author="Yoonsu Cho" w:date="2019-07-24T10:38:00Z">
              <w:rPr>
                <w:rFonts w:ascii="Times New Roman" w:hAnsi="Times New Roman" w:cs="Times New Roman"/>
              </w:rPr>
            </w:rPrChange>
          </w:rPr>
          <w:t>s</w:t>
        </w:r>
        <w:r w:rsidR="00B155E1" w:rsidRPr="002D3466">
          <w:rPr>
            <w:rFonts w:ascii="Times New Roman" w:hAnsi="Times New Roman" w:cs="Times New Roman"/>
            <w:sz w:val="24"/>
            <w:szCs w:val="24"/>
            <w:rPrChange w:id="220" w:author="Yoonsu Cho" w:date="2019-07-24T10:38:00Z">
              <w:rPr>
                <w:rFonts w:ascii="Times New Roman" w:hAnsi="Times New Roman" w:cs="Times New Roman"/>
              </w:rPr>
            </w:rPrChange>
          </w:rPr>
          <w:t>,</w:t>
        </w:r>
        <w:r w:rsidR="0065066C" w:rsidRPr="002D3466">
          <w:rPr>
            <w:rFonts w:ascii="Times New Roman" w:hAnsi="Times New Roman" w:cs="Times New Roman"/>
            <w:sz w:val="24"/>
            <w:szCs w:val="24"/>
            <w:rPrChange w:id="221" w:author="Yoonsu Cho" w:date="2019-07-24T10:38:00Z">
              <w:rPr>
                <w:rFonts w:ascii="Times New Roman" w:hAnsi="Times New Roman" w:cs="Times New Roman"/>
              </w:rPr>
            </w:rPrChange>
          </w:rPr>
          <w:t xml:space="preserve"> we ask if </w:t>
        </w:r>
        <w:r w:rsidR="00B155E1" w:rsidRPr="002D3466">
          <w:rPr>
            <w:rFonts w:ascii="Times New Roman" w:hAnsi="Times New Roman" w:cs="Times New Roman"/>
            <w:sz w:val="24"/>
            <w:szCs w:val="24"/>
            <w:rPrChange w:id="222" w:author="Yoonsu Cho" w:date="2019-07-24T10:38:00Z">
              <w:rPr>
                <w:rFonts w:ascii="Times New Roman" w:hAnsi="Times New Roman" w:cs="Times New Roman"/>
              </w:rPr>
            </w:rPrChange>
          </w:rPr>
          <w:t xml:space="preserve">LASSO </w:t>
        </w:r>
      </w:ins>
      <w:ins w:id="223" w:author="Yoonsu Cho" w:date="2019-07-23T19:52:00Z">
        <w:r w:rsidR="00B155E1" w:rsidRPr="002D3466">
          <w:rPr>
            <w:rFonts w:ascii="Times New Roman" w:hAnsi="Times New Roman" w:cs="Times New Roman"/>
            <w:sz w:val="24"/>
            <w:szCs w:val="24"/>
            <w:rPrChange w:id="224" w:author="Yoonsu Cho" w:date="2019-07-24T10:38:00Z">
              <w:rPr>
                <w:rFonts w:ascii="Times New Roman" w:hAnsi="Times New Roman" w:cs="Times New Roman"/>
              </w:rPr>
            </w:rPrChange>
          </w:rPr>
          <w:t xml:space="preserve">removes redundant traits </w:t>
        </w:r>
      </w:ins>
      <w:ins w:id="225" w:author="Yoonsu Cho" w:date="2019-07-23T19:53:00Z">
        <w:r w:rsidR="003549E7" w:rsidRPr="002D3466">
          <w:rPr>
            <w:rFonts w:ascii="Times New Roman" w:hAnsi="Times New Roman" w:cs="Times New Roman"/>
            <w:sz w:val="24"/>
            <w:szCs w:val="24"/>
            <w:rPrChange w:id="226" w:author="Yoonsu Cho" w:date="2019-07-24T10:38:00Z">
              <w:rPr>
                <w:rFonts w:ascii="Times New Roman" w:hAnsi="Times New Roman" w:cs="Times New Roman"/>
              </w:rPr>
            </w:rPrChange>
          </w:rPr>
          <w:t>appropriately</w:t>
        </w:r>
      </w:ins>
      <w:ins w:id="227" w:author="Yoonsu Cho" w:date="2019-07-24T09:56:00Z">
        <w:r w:rsidR="00E47991" w:rsidRPr="002D3466">
          <w:rPr>
            <w:rFonts w:ascii="Times New Roman" w:hAnsi="Times New Roman" w:cs="Times New Roman"/>
            <w:sz w:val="24"/>
            <w:szCs w:val="24"/>
            <w:rPrChange w:id="228" w:author="Yoonsu Cho" w:date="2019-07-24T10:38:00Z">
              <w:rPr>
                <w:rFonts w:ascii="Times New Roman" w:hAnsi="Times New Roman" w:cs="Times New Roman"/>
              </w:rPr>
            </w:rPrChange>
          </w:rPr>
          <w:t xml:space="preserve"> </w:t>
        </w:r>
        <w:r w:rsidR="00571DAA" w:rsidRPr="002D3466">
          <w:rPr>
            <w:rFonts w:ascii="Times New Roman" w:hAnsi="Times New Roman" w:cs="Times New Roman"/>
            <w:sz w:val="24"/>
            <w:szCs w:val="24"/>
            <w:rPrChange w:id="229" w:author="Yoonsu Cho" w:date="2019-07-24T10:38:00Z">
              <w:rPr>
                <w:rFonts w:ascii="Times New Roman" w:hAnsi="Times New Roman" w:cs="Times New Roman"/>
              </w:rPr>
            </w:rPrChange>
          </w:rPr>
          <w:t xml:space="preserve">remaining the trait of </w:t>
        </w:r>
      </w:ins>
      <w:ins w:id="230" w:author="Yoonsu Cho" w:date="2019-07-24T10:12:00Z">
        <w:r w:rsidR="00E3543C" w:rsidRPr="002D3466">
          <w:rPr>
            <w:rFonts w:ascii="Times New Roman" w:hAnsi="Times New Roman" w:cs="Times New Roman"/>
            <w:sz w:val="24"/>
            <w:szCs w:val="24"/>
            <w:rPrChange w:id="231" w:author="Yoonsu Cho" w:date="2019-07-24T10:38:00Z">
              <w:rPr>
                <w:rFonts w:ascii="Times New Roman" w:hAnsi="Times New Roman" w:cs="Times New Roman"/>
              </w:rPr>
            </w:rPrChange>
          </w:rPr>
          <w:t>interest</w:t>
        </w:r>
      </w:ins>
      <w:ins w:id="232" w:author="Yoonsu Cho" w:date="2019-07-24T10:36:00Z">
        <w:r w:rsidR="00715286" w:rsidRPr="002D3466">
          <w:rPr>
            <w:rFonts w:ascii="Times New Roman" w:hAnsi="Times New Roman" w:cs="Times New Roman"/>
            <w:sz w:val="24"/>
            <w:szCs w:val="24"/>
            <w:rPrChange w:id="233" w:author="Yoonsu Cho" w:date="2019-07-24T10:38:00Z">
              <w:rPr>
                <w:rFonts w:ascii="Times New Roman" w:hAnsi="Times New Roman" w:cs="Times New Roman"/>
              </w:rPr>
            </w:rPrChange>
          </w:rPr>
          <w:t xml:space="preserve"> </w:t>
        </w:r>
        <w:r w:rsidR="002B6723" w:rsidRPr="002D3466">
          <w:rPr>
            <w:rFonts w:ascii="Times New Roman" w:hAnsi="Times New Roman" w:cs="Times New Roman"/>
            <w:sz w:val="24"/>
            <w:szCs w:val="24"/>
            <w:rPrChange w:id="234" w:author="Yoonsu Cho" w:date="2019-07-24T10:38:00Z">
              <w:rPr>
                <w:rFonts w:ascii="Times New Roman" w:hAnsi="Times New Roman" w:cs="Times New Roman"/>
              </w:rPr>
            </w:rPrChange>
          </w:rPr>
          <w:t>(Supplementary Figure S1)</w:t>
        </w:r>
      </w:ins>
      <w:ins w:id="235" w:author="Yoonsu Cho" w:date="2019-07-23T19:53:00Z">
        <w:r w:rsidR="003549E7" w:rsidRPr="002D3466">
          <w:rPr>
            <w:rFonts w:ascii="Times New Roman" w:hAnsi="Times New Roman" w:cs="Times New Roman"/>
            <w:sz w:val="24"/>
            <w:szCs w:val="24"/>
            <w:rPrChange w:id="236" w:author="Yoonsu Cho" w:date="2019-07-24T10:38:00Z">
              <w:rPr>
                <w:rFonts w:ascii="Times New Roman" w:hAnsi="Times New Roman" w:cs="Times New Roman"/>
              </w:rPr>
            </w:rPrChange>
          </w:rPr>
          <w:t xml:space="preserve">. </w:t>
        </w:r>
      </w:ins>
      <w:ins w:id="237" w:author="Yoonsu Cho" w:date="2019-07-23T19:54:00Z">
        <w:r w:rsidR="007E0ADF" w:rsidRPr="002D3466">
          <w:rPr>
            <w:rFonts w:ascii="Times New Roman" w:hAnsi="Times New Roman" w:cs="Times New Roman"/>
            <w:sz w:val="24"/>
            <w:szCs w:val="24"/>
            <w:rPrChange w:id="238" w:author="Yoonsu Cho" w:date="2019-07-24T10:38:00Z">
              <w:rPr>
                <w:rFonts w:ascii="Times New Roman" w:hAnsi="Times New Roman" w:cs="Times New Roman"/>
              </w:rPr>
            </w:rPrChange>
          </w:rPr>
          <w:t>We further test if the sensitivity o</w:t>
        </w:r>
        <w:r w:rsidR="005C7D5F" w:rsidRPr="002D3466">
          <w:rPr>
            <w:rFonts w:ascii="Times New Roman" w:hAnsi="Times New Roman" w:cs="Times New Roman"/>
            <w:sz w:val="24"/>
            <w:szCs w:val="24"/>
            <w:rPrChange w:id="239" w:author="Yoonsu Cho" w:date="2019-07-24T10:38:00Z">
              <w:rPr>
                <w:rFonts w:ascii="Times New Roman" w:hAnsi="Times New Roman" w:cs="Times New Roman"/>
              </w:rPr>
            </w:rPrChange>
          </w:rPr>
          <w:t xml:space="preserve">f LASSO </w:t>
        </w:r>
      </w:ins>
      <w:ins w:id="240" w:author="Yoonsu Cho" w:date="2019-07-23T19:55:00Z">
        <w:r w:rsidR="005C7D5F" w:rsidRPr="002D3466">
          <w:rPr>
            <w:rFonts w:ascii="Times New Roman" w:hAnsi="Times New Roman" w:cs="Times New Roman"/>
            <w:sz w:val="24"/>
            <w:szCs w:val="24"/>
            <w:rPrChange w:id="241" w:author="Yoonsu Cho" w:date="2019-07-24T10:38:00Z">
              <w:rPr>
                <w:rFonts w:ascii="Times New Roman" w:hAnsi="Times New Roman" w:cs="Times New Roman"/>
              </w:rPr>
            </w:rPrChange>
          </w:rPr>
          <w:t xml:space="preserve">differs by the number of instruments for the </w:t>
        </w:r>
      </w:ins>
      <w:ins w:id="242" w:author="Yoonsu Cho" w:date="2019-07-24T10:12:00Z">
        <w:r w:rsidR="00463E83" w:rsidRPr="002D3466">
          <w:rPr>
            <w:rFonts w:ascii="Times New Roman" w:hAnsi="Times New Roman" w:cs="Times New Roman"/>
            <w:sz w:val="24"/>
            <w:szCs w:val="24"/>
            <w:rPrChange w:id="243" w:author="Yoonsu Cho" w:date="2019-07-24T10:38:00Z">
              <w:rPr>
                <w:rFonts w:ascii="Times New Roman" w:hAnsi="Times New Roman" w:cs="Times New Roman"/>
              </w:rPr>
            </w:rPrChange>
          </w:rPr>
          <w:t>traits</w:t>
        </w:r>
      </w:ins>
      <w:ins w:id="244" w:author="Yoonsu Cho" w:date="2019-07-23T19:55:00Z">
        <w:r w:rsidR="0013589B" w:rsidRPr="002D3466">
          <w:rPr>
            <w:rFonts w:ascii="Times New Roman" w:hAnsi="Times New Roman" w:cs="Times New Roman"/>
            <w:sz w:val="24"/>
            <w:szCs w:val="24"/>
            <w:rPrChange w:id="245" w:author="Yoonsu Cho" w:date="2019-07-24T10:38:00Z">
              <w:rPr>
                <w:rFonts w:ascii="Times New Roman" w:hAnsi="Times New Roman" w:cs="Times New Roman"/>
              </w:rPr>
            </w:rPrChange>
          </w:rPr>
          <w:t>.</w:t>
        </w:r>
      </w:ins>
      <w:ins w:id="246" w:author="Yoonsu Cho" w:date="2019-07-24T10:38:00Z">
        <w:r w:rsidR="00545CCB">
          <w:rPr>
            <w:rFonts w:ascii="Times New Roman" w:hAnsi="Times New Roman" w:cs="Times New Roman"/>
            <w:sz w:val="24"/>
            <w:szCs w:val="24"/>
          </w:rPr>
          <w:t xml:space="preserve"> </w:t>
        </w:r>
      </w:ins>
    </w:p>
    <w:p w14:paraId="4E0543C0" w14:textId="77777777" w:rsidR="002D3466" w:rsidRDefault="002D3466" w:rsidP="002D3466">
      <w:pPr>
        <w:spacing w:line="480" w:lineRule="auto"/>
        <w:jc w:val="both"/>
        <w:rPr>
          <w:ins w:id="247" w:author="Yoonsu Cho" w:date="2019-07-24T10:38:00Z"/>
          <w:rFonts w:ascii="Times New Roman" w:hAnsi="Times New Roman" w:cs="Times New Roman"/>
          <w:sz w:val="24"/>
          <w:szCs w:val="24"/>
        </w:rPr>
      </w:pPr>
    </w:p>
    <w:p w14:paraId="77E9AB9D" w14:textId="05FCCB05" w:rsidR="001C6A07" w:rsidRPr="008664BF" w:rsidRDefault="001C6A07">
      <w:pPr>
        <w:spacing w:line="480" w:lineRule="auto"/>
        <w:jc w:val="both"/>
        <w:rPr>
          <w:ins w:id="248" w:author="Yoonsu Cho" w:date="2019-07-23T19:57:00Z"/>
          <w:rFonts w:ascii="Times New Roman" w:hAnsi="Times New Roman" w:cs="Times New Roman"/>
          <w:sz w:val="24"/>
          <w:szCs w:val="24"/>
        </w:rPr>
        <w:pPrChange w:id="249" w:author="Yoonsu Cho" w:date="2019-07-24T10:38:00Z">
          <w:pPr>
            <w:pStyle w:val="Heading3"/>
            <w:spacing w:line="480" w:lineRule="auto"/>
          </w:pPr>
        </w:pPrChange>
      </w:pPr>
      <w:ins w:id="250" w:author="Gibran Hemani" w:date="2019-07-10T23:06:00Z">
        <w:r w:rsidRPr="008664BF">
          <w:rPr>
            <w:rFonts w:ascii="Times New Roman" w:hAnsi="Times New Roman" w:cs="Times New Roman"/>
            <w:sz w:val="24"/>
            <w:szCs w:val="24"/>
          </w:rPr>
          <w:t>Removing redundant variables</w:t>
        </w:r>
      </w:ins>
    </w:p>
    <w:p w14:paraId="5F89FACB" w14:textId="0CB75F4D" w:rsidR="00D95C6A" w:rsidRPr="008664BF" w:rsidDel="002202DE" w:rsidRDefault="00994030">
      <w:pPr>
        <w:spacing w:line="480" w:lineRule="auto"/>
        <w:jc w:val="both"/>
        <w:rPr>
          <w:ins w:id="251" w:author="Gibran Hemani" w:date="2019-07-10T23:06:00Z"/>
          <w:del w:id="252" w:author="Yoonsu Cho" w:date="2019-07-23T19:59:00Z"/>
          <w:rFonts w:ascii="Times New Roman" w:hAnsi="Times New Roman" w:cs="Times New Roman"/>
          <w:rPrChange w:id="253" w:author="Yoonsu Cho" w:date="2019-07-23T20:01:00Z">
            <w:rPr>
              <w:ins w:id="254" w:author="Gibran Hemani" w:date="2019-07-10T23:06:00Z"/>
              <w:del w:id="255" w:author="Yoonsu Cho" w:date="2019-07-23T19:59:00Z"/>
              <w:rFonts w:ascii="Times New Roman" w:hAnsi="Times New Roman" w:cs="Times New Roman"/>
              <w:sz w:val="24"/>
              <w:szCs w:val="24"/>
            </w:rPr>
          </w:rPrChange>
        </w:rPr>
        <w:pPrChange w:id="256" w:author="Yoonsu Cho" w:date="2019-07-23T20:02:00Z">
          <w:pPr>
            <w:pStyle w:val="Heading3"/>
            <w:spacing w:line="480" w:lineRule="auto"/>
          </w:pPr>
        </w:pPrChange>
      </w:pPr>
      <w:ins w:id="257" w:author="Yoonsu Cho" w:date="2019-07-23T19:59:00Z">
        <w:r w:rsidRPr="008664BF">
          <w:rPr>
            <w:rFonts w:ascii="Times New Roman" w:hAnsi="Times New Roman" w:cs="Times New Roman"/>
            <w:color w:val="000000"/>
            <w:sz w:val="24"/>
          </w:rPr>
          <w:t xml:space="preserve">In this simulation, </w:t>
        </w:r>
      </w:ins>
      <w:ins w:id="258" w:author="Yoonsu Cho" w:date="2019-07-24T14:15:00Z">
        <w:r w:rsidR="00D21245">
          <w:rPr>
            <w:rFonts w:ascii="Times New Roman" w:hAnsi="Times New Roman" w:cs="Times New Roman"/>
            <w:color w:val="000000"/>
            <w:sz w:val="24"/>
          </w:rPr>
          <w:t>we tested how</w:t>
        </w:r>
      </w:ins>
      <w:ins w:id="259" w:author="Yoonsu Cho" w:date="2019-07-24T14:29:00Z">
        <w:r w:rsidR="00FE74EF">
          <w:rPr>
            <w:rFonts w:ascii="Times New Roman" w:hAnsi="Times New Roman" w:cs="Times New Roman"/>
            <w:color w:val="000000"/>
            <w:sz w:val="24"/>
          </w:rPr>
          <w:t xml:space="preserve"> many of redundant traits</w:t>
        </w:r>
      </w:ins>
      <w:ins w:id="260" w:author="Yoonsu Cho" w:date="2019-07-24T15:15:00Z">
        <w:r w:rsidR="00766066">
          <w:rPr>
            <w:rFonts w:ascii="Times New Roman" w:hAnsi="Times New Roman" w:cs="Times New Roman"/>
            <w:color w:val="000000"/>
            <w:sz w:val="24"/>
          </w:rPr>
          <w:t xml:space="preserve"> </w:t>
        </w:r>
        <w:r w:rsidR="00E90B61">
          <w:rPr>
            <w:rFonts w:ascii="Times New Roman" w:hAnsi="Times New Roman" w:cs="Times New Roman"/>
            <w:color w:val="000000"/>
            <w:sz w:val="24"/>
          </w:rPr>
          <w:t>can be</w:t>
        </w:r>
        <w:r w:rsidR="00766066">
          <w:rPr>
            <w:rFonts w:ascii="Times New Roman" w:hAnsi="Times New Roman" w:cs="Times New Roman"/>
            <w:color w:val="000000"/>
            <w:sz w:val="24"/>
          </w:rPr>
          <w:t xml:space="preserve"> removed after the shrinkage step </w:t>
        </w:r>
        <w:r w:rsidR="00E90B61">
          <w:rPr>
            <w:rFonts w:ascii="Times New Roman" w:hAnsi="Times New Roman" w:cs="Times New Roman"/>
            <w:color w:val="000000"/>
            <w:sz w:val="24"/>
          </w:rPr>
          <w:t>using</w:t>
        </w:r>
        <w:r w:rsidR="00766066">
          <w:rPr>
            <w:rFonts w:ascii="Times New Roman" w:hAnsi="Times New Roman" w:cs="Times New Roman"/>
            <w:color w:val="000000"/>
            <w:sz w:val="24"/>
          </w:rPr>
          <w:t xml:space="preserve"> LASSO</w:t>
        </w:r>
        <w:r w:rsidR="00E90B61">
          <w:rPr>
            <w:rFonts w:ascii="Times New Roman" w:hAnsi="Times New Roman" w:cs="Times New Roman"/>
            <w:color w:val="000000"/>
            <w:sz w:val="24"/>
          </w:rPr>
          <w:t xml:space="preserve">. </w:t>
        </w:r>
      </w:ins>
      <w:ins w:id="261" w:author="Yoonsu Cho" w:date="2019-07-23T19:59:00Z">
        <w:r w:rsidRPr="008664BF">
          <w:rPr>
            <w:rFonts w:ascii="Times New Roman" w:hAnsi="Times New Roman" w:cs="Times New Roman"/>
            <w:color w:val="000000"/>
            <w:sz w:val="24"/>
          </w:rPr>
          <w:t>we generated data on 100 genetic variants, candidate traits X</w:t>
        </w:r>
        <w:r w:rsidRPr="006C646D">
          <w:rPr>
            <w:rFonts w:ascii="Times New Roman" w:hAnsi="Times New Roman" w:cs="Times New Roman"/>
            <w:color w:val="000000"/>
            <w:sz w:val="24"/>
            <w:vertAlign w:val="subscript"/>
            <w:rPrChange w:id="262" w:author="Yoonsu Cho" w:date="2019-07-23T20:07:00Z">
              <w:rPr>
                <w:rFonts w:ascii="Times New Roman" w:hAnsi="Times New Roman" w:cs="Times New Roman"/>
                <w:color w:val="000000"/>
                <w:sz w:val="24"/>
              </w:rPr>
            </w:rPrChange>
          </w:rPr>
          <w:t>1</w:t>
        </w:r>
        <w:r w:rsidRPr="008664BF">
          <w:rPr>
            <w:rFonts w:ascii="Times New Roman" w:hAnsi="Times New Roman" w:cs="Times New Roman"/>
            <w:color w:val="000000"/>
            <w:sz w:val="24"/>
          </w:rPr>
          <w:t xml:space="preserve"> and X</w:t>
        </w:r>
        <w:r w:rsidRPr="006C646D">
          <w:rPr>
            <w:rFonts w:ascii="Times New Roman" w:hAnsi="Times New Roman" w:cs="Times New Roman"/>
            <w:color w:val="000000"/>
            <w:sz w:val="24"/>
            <w:vertAlign w:val="subscript"/>
            <w:rPrChange w:id="263" w:author="Yoonsu Cho" w:date="2019-07-23T20:07:00Z">
              <w:rPr>
                <w:rFonts w:ascii="Times New Roman" w:hAnsi="Times New Roman" w:cs="Times New Roman"/>
                <w:color w:val="000000"/>
                <w:sz w:val="24"/>
              </w:rPr>
            </w:rPrChange>
          </w:rPr>
          <w:t>2</w:t>
        </w:r>
        <w:r w:rsidRPr="008664BF">
          <w:rPr>
            <w:rFonts w:ascii="Times New Roman" w:hAnsi="Times New Roman" w:cs="Times New Roman"/>
            <w:color w:val="000000"/>
            <w:sz w:val="24"/>
          </w:rPr>
          <w:t xml:space="preserve">, and outcome Y for 10,000 individuals in a two-sample MR context (Supplementary Figure S1). Each variant was bi-allelic with minor allele frequency of 0.5. The genetic effects on the trait </w:t>
        </w:r>
      </w:ins>
      <w:ins w:id="264" w:author="Yoonsu Cho" w:date="2019-07-23T20:04:00Z">
        <w:r w:rsidR="00934B0A">
          <w:rPr>
            <w:rFonts w:ascii="Times New Roman" w:hAnsi="Times New Roman" w:cs="Times New Roman"/>
            <w:color w:val="000000"/>
            <w:sz w:val="24"/>
          </w:rPr>
          <w:t>X</w:t>
        </w:r>
      </w:ins>
      <w:ins w:id="265" w:author="Yoonsu Cho" w:date="2019-07-23T19:59:00Z">
        <w:r w:rsidRPr="006C646D">
          <w:rPr>
            <w:rFonts w:ascii="Times New Roman" w:hAnsi="Times New Roman" w:cs="Times New Roman"/>
            <w:color w:val="000000"/>
            <w:sz w:val="24"/>
            <w:vertAlign w:val="subscript"/>
            <w:rPrChange w:id="266" w:author="Yoonsu Cho" w:date="2019-07-23T20:07:00Z">
              <w:rPr>
                <w:rFonts w:ascii="Times New Roman" w:hAnsi="Times New Roman" w:cs="Times New Roman"/>
                <w:color w:val="000000"/>
                <w:sz w:val="24"/>
              </w:rPr>
            </w:rPrChange>
          </w:rPr>
          <w:t>1</w:t>
        </w:r>
        <w:r w:rsidRPr="008664BF">
          <w:rPr>
            <w:rFonts w:ascii="Times New Roman" w:hAnsi="Times New Roman" w:cs="Times New Roman"/>
            <w:color w:val="000000"/>
            <w:sz w:val="24"/>
          </w:rPr>
          <w:t xml:space="preserve"> and </w:t>
        </w:r>
      </w:ins>
      <w:ins w:id="267" w:author="Yoonsu Cho" w:date="2019-07-23T20:04:00Z">
        <w:r w:rsidR="00934B0A">
          <w:rPr>
            <w:rFonts w:ascii="Times New Roman" w:hAnsi="Times New Roman" w:cs="Times New Roman"/>
            <w:color w:val="000000"/>
            <w:sz w:val="24"/>
          </w:rPr>
          <w:t>X</w:t>
        </w:r>
      </w:ins>
      <w:ins w:id="268" w:author="Yoonsu Cho" w:date="2019-07-23T19:59:00Z">
        <w:r w:rsidRPr="006C646D">
          <w:rPr>
            <w:rFonts w:ascii="Times New Roman" w:hAnsi="Times New Roman" w:cs="Times New Roman"/>
            <w:color w:val="000000"/>
            <w:sz w:val="24"/>
            <w:vertAlign w:val="subscript"/>
            <w:rPrChange w:id="269" w:author="Yoonsu Cho" w:date="2019-07-23T20:07:00Z">
              <w:rPr>
                <w:rFonts w:ascii="Times New Roman" w:hAnsi="Times New Roman" w:cs="Times New Roman"/>
                <w:color w:val="000000"/>
                <w:sz w:val="24"/>
              </w:rPr>
            </w:rPrChange>
          </w:rPr>
          <w:t>2</w:t>
        </w:r>
        <w:r w:rsidRPr="008664BF">
          <w:rPr>
            <w:rFonts w:ascii="Times New Roman" w:hAnsi="Times New Roman" w:cs="Times New Roman"/>
            <w:color w:val="000000"/>
            <w:sz w:val="24"/>
          </w:rPr>
          <w:t xml:space="preserve"> were generated from a normal distribution with effect size of 0.2, respectively. </w:t>
        </w:r>
        <w:r w:rsidRPr="008664BF">
          <w:rPr>
            <w:rFonts w:ascii="Times New Roman" w:eastAsia="Times New Roman" w:hAnsi="Times New Roman" w:cs="Times New Roman"/>
            <w:sz w:val="24"/>
            <w:szCs w:val="24"/>
            <w:rPrChange w:id="270" w:author="Yoonsu Cho" w:date="2019-07-23T20:01:00Z">
              <w:rPr>
                <w:rFonts w:ascii="Times New Roman" w:eastAsia="Times New Roman"/>
                <w:sz w:val="24"/>
                <w:szCs w:val="24"/>
              </w:rPr>
            </w:rPrChange>
          </w:rPr>
          <w:t>For each trait, we created 5 pro</w:t>
        </w:r>
      </w:ins>
      <w:ins w:id="271" w:author="Yoonsu Cho" w:date="2019-07-23T20:04:00Z">
        <w:r w:rsidR="00934B0A">
          <w:rPr>
            <w:rFonts w:ascii="Times New Roman" w:eastAsia="Times New Roman" w:hAnsi="Times New Roman" w:cs="Times New Roman"/>
            <w:sz w:val="24"/>
            <w:szCs w:val="24"/>
          </w:rPr>
          <w:t>x</w:t>
        </w:r>
      </w:ins>
      <w:ins w:id="272" w:author="Yoonsu Cho" w:date="2019-07-23T19:59:00Z">
        <w:r w:rsidRPr="008664BF">
          <w:rPr>
            <w:rFonts w:ascii="Times New Roman" w:eastAsia="Times New Roman" w:hAnsi="Times New Roman" w:cs="Times New Roman"/>
            <w:sz w:val="24"/>
            <w:szCs w:val="24"/>
            <w:rPrChange w:id="273" w:author="Yoonsu Cho" w:date="2019-07-23T20:01:00Z">
              <w:rPr>
                <w:rFonts w:ascii="Times New Roman" w:eastAsia="Times New Roman"/>
                <w:sz w:val="24"/>
                <w:szCs w:val="24"/>
              </w:rPr>
            </w:rPrChange>
          </w:rPr>
          <w:t xml:space="preserve">y traits that are similar to the original traits (e.g. </w:t>
        </w:r>
      </w:ins>
      <w:ins w:id="274" w:author="Yoonsu Cho" w:date="2019-07-23T20:04:00Z">
        <w:r w:rsidR="00934B0A">
          <w:rPr>
            <w:rFonts w:ascii="Times New Roman" w:eastAsia="Times New Roman" w:hAnsi="Times New Roman" w:cs="Times New Roman"/>
            <w:sz w:val="24"/>
            <w:szCs w:val="24"/>
          </w:rPr>
          <w:t>X</w:t>
        </w:r>
      </w:ins>
      <w:ins w:id="275" w:author="Yoonsu Cho" w:date="2019-07-23T19:59:00Z">
        <w:r w:rsidRPr="00DA0118">
          <w:rPr>
            <w:rFonts w:ascii="Times New Roman" w:eastAsia="Times New Roman" w:hAnsi="Times New Roman" w:cs="Times New Roman"/>
            <w:sz w:val="24"/>
            <w:szCs w:val="24"/>
            <w:vertAlign w:val="subscript"/>
            <w:rPrChange w:id="276" w:author="Yoonsu Cho" w:date="2019-07-23T20:08:00Z">
              <w:rPr>
                <w:rFonts w:ascii="Times New Roman" w:eastAsia="Times New Roman"/>
                <w:sz w:val="24"/>
                <w:szCs w:val="24"/>
              </w:rPr>
            </w:rPrChange>
          </w:rPr>
          <w:t>1a</w:t>
        </w:r>
        <w:r w:rsidRPr="008664BF">
          <w:rPr>
            <w:rFonts w:ascii="Times New Roman" w:eastAsia="Times New Roman" w:hAnsi="Times New Roman" w:cs="Times New Roman"/>
            <w:sz w:val="24"/>
            <w:szCs w:val="24"/>
            <w:rPrChange w:id="277" w:author="Yoonsu Cho" w:date="2019-07-23T20:01:00Z">
              <w:rPr>
                <w:rFonts w:ascii="Times New Roman" w:eastAsia="Times New Roman"/>
                <w:sz w:val="24"/>
                <w:szCs w:val="24"/>
              </w:rPr>
            </w:rPrChange>
          </w:rPr>
          <w:t xml:space="preserve">, </w:t>
        </w:r>
      </w:ins>
      <w:ins w:id="278" w:author="Yoonsu Cho" w:date="2019-07-23T20:04:00Z">
        <w:r w:rsidR="00934B0A">
          <w:rPr>
            <w:rFonts w:ascii="Times New Roman" w:eastAsia="Times New Roman" w:hAnsi="Times New Roman" w:cs="Times New Roman"/>
            <w:sz w:val="24"/>
            <w:szCs w:val="24"/>
          </w:rPr>
          <w:t>X</w:t>
        </w:r>
      </w:ins>
      <w:ins w:id="279" w:author="Yoonsu Cho" w:date="2019-07-23T19:59:00Z">
        <w:r w:rsidRPr="00DA0118">
          <w:rPr>
            <w:rFonts w:ascii="Times New Roman" w:eastAsia="Times New Roman" w:hAnsi="Times New Roman" w:cs="Times New Roman"/>
            <w:sz w:val="24"/>
            <w:szCs w:val="24"/>
            <w:vertAlign w:val="subscript"/>
            <w:rPrChange w:id="280" w:author="Yoonsu Cho" w:date="2019-07-23T20:08:00Z">
              <w:rPr>
                <w:rFonts w:ascii="Times New Roman" w:eastAsia="Times New Roman"/>
                <w:sz w:val="24"/>
                <w:szCs w:val="24"/>
              </w:rPr>
            </w:rPrChange>
          </w:rPr>
          <w:t>1b</w:t>
        </w:r>
        <w:r w:rsidRPr="008664BF">
          <w:rPr>
            <w:rFonts w:ascii="Times New Roman" w:eastAsia="Times New Roman" w:hAnsi="Times New Roman" w:cs="Times New Roman"/>
            <w:sz w:val="24"/>
            <w:szCs w:val="24"/>
            <w:rPrChange w:id="281" w:author="Yoonsu Cho" w:date="2019-07-23T20:01:00Z">
              <w:rPr>
                <w:rFonts w:ascii="Times New Roman" w:eastAsia="Times New Roman"/>
                <w:sz w:val="24"/>
                <w:szCs w:val="24"/>
              </w:rPr>
            </w:rPrChange>
          </w:rPr>
          <w:t xml:space="preserve">, </w:t>
        </w:r>
      </w:ins>
      <w:ins w:id="282" w:author="Yoonsu Cho" w:date="2019-07-23T20:04:00Z">
        <w:r w:rsidR="00934B0A">
          <w:rPr>
            <w:rFonts w:ascii="Times New Roman" w:eastAsia="Times New Roman" w:hAnsi="Times New Roman" w:cs="Times New Roman"/>
            <w:sz w:val="24"/>
            <w:szCs w:val="24"/>
          </w:rPr>
          <w:t>X</w:t>
        </w:r>
      </w:ins>
      <w:ins w:id="283" w:author="Yoonsu Cho" w:date="2019-07-23T19:59:00Z">
        <w:r w:rsidRPr="00DA0118">
          <w:rPr>
            <w:rFonts w:ascii="Times New Roman" w:eastAsia="Times New Roman" w:hAnsi="Times New Roman" w:cs="Times New Roman"/>
            <w:sz w:val="24"/>
            <w:szCs w:val="24"/>
            <w:vertAlign w:val="subscript"/>
            <w:rPrChange w:id="284" w:author="Yoonsu Cho" w:date="2019-07-23T20:08:00Z">
              <w:rPr>
                <w:rFonts w:ascii="Times New Roman" w:eastAsia="Times New Roman"/>
                <w:sz w:val="24"/>
                <w:szCs w:val="24"/>
              </w:rPr>
            </w:rPrChange>
          </w:rPr>
          <w:t>1c</w:t>
        </w:r>
        <w:r w:rsidRPr="008664BF">
          <w:rPr>
            <w:rFonts w:ascii="Times New Roman" w:eastAsia="Times New Roman" w:hAnsi="Times New Roman" w:cs="Times New Roman"/>
            <w:sz w:val="24"/>
            <w:szCs w:val="24"/>
            <w:rPrChange w:id="285" w:author="Yoonsu Cho" w:date="2019-07-23T20:01:00Z">
              <w:rPr>
                <w:rFonts w:ascii="Times New Roman" w:eastAsia="Times New Roman"/>
                <w:sz w:val="24"/>
                <w:szCs w:val="24"/>
              </w:rPr>
            </w:rPrChange>
          </w:rPr>
          <w:t xml:space="preserve">, </w:t>
        </w:r>
      </w:ins>
      <w:ins w:id="286" w:author="Yoonsu Cho" w:date="2019-07-23T20:04:00Z">
        <w:r w:rsidR="00934B0A">
          <w:rPr>
            <w:rFonts w:ascii="Times New Roman" w:eastAsia="Times New Roman" w:hAnsi="Times New Roman" w:cs="Times New Roman"/>
            <w:sz w:val="24"/>
            <w:szCs w:val="24"/>
          </w:rPr>
          <w:t>X</w:t>
        </w:r>
      </w:ins>
      <w:ins w:id="287" w:author="Yoonsu Cho" w:date="2019-07-23T19:59:00Z">
        <w:r w:rsidRPr="006C646D">
          <w:rPr>
            <w:rFonts w:ascii="Times New Roman" w:eastAsia="Times New Roman" w:hAnsi="Times New Roman" w:cs="Times New Roman"/>
            <w:sz w:val="24"/>
            <w:szCs w:val="24"/>
            <w:vertAlign w:val="subscript"/>
            <w:rPrChange w:id="288" w:author="Yoonsu Cho" w:date="2019-07-23T20:07:00Z">
              <w:rPr>
                <w:rFonts w:ascii="Times New Roman" w:eastAsia="Times New Roman"/>
                <w:sz w:val="24"/>
                <w:szCs w:val="24"/>
              </w:rPr>
            </w:rPrChange>
          </w:rPr>
          <w:t>1d</w:t>
        </w:r>
        <w:r w:rsidRPr="008664BF">
          <w:rPr>
            <w:rFonts w:ascii="Times New Roman" w:eastAsia="Times New Roman" w:hAnsi="Times New Roman" w:cs="Times New Roman"/>
            <w:sz w:val="24"/>
            <w:szCs w:val="24"/>
            <w:rPrChange w:id="289" w:author="Yoonsu Cho" w:date="2019-07-23T20:01:00Z">
              <w:rPr>
                <w:rFonts w:ascii="Times New Roman" w:eastAsia="Times New Roman"/>
                <w:sz w:val="24"/>
                <w:szCs w:val="24"/>
              </w:rPr>
            </w:rPrChange>
          </w:rPr>
          <w:t xml:space="preserve">, </w:t>
        </w:r>
      </w:ins>
      <w:ins w:id="290" w:author="Yoonsu Cho" w:date="2019-07-23T20:04:00Z">
        <w:r w:rsidR="00934B0A">
          <w:rPr>
            <w:rFonts w:ascii="Times New Roman" w:eastAsia="Times New Roman" w:hAnsi="Times New Roman" w:cs="Times New Roman"/>
            <w:sz w:val="24"/>
            <w:szCs w:val="24"/>
          </w:rPr>
          <w:t>X</w:t>
        </w:r>
      </w:ins>
      <w:ins w:id="291" w:author="Yoonsu Cho" w:date="2019-07-23T19:59:00Z">
        <w:r w:rsidRPr="006C646D">
          <w:rPr>
            <w:rFonts w:ascii="Times New Roman" w:eastAsia="Times New Roman" w:hAnsi="Times New Roman" w:cs="Times New Roman"/>
            <w:sz w:val="24"/>
            <w:szCs w:val="24"/>
            <w:vertAlign w:val="subscript"/>
            <w:rPrChange w:id="292" w:author="Yoonsu Cho" w:date="2019-07-23T20:07:00Z">
              <w:rPr>
                <w:rFonts w:ascii="Times New Roman" w:eastAsia="Times New Roman"/>
                <w:sz w:val="24"/>
                <w:szCs w:val="24"/>
              </w:rPr>
            </w:rPrChange>
          </w:rPr>
          <w:t>1e</w:t>
        </w:r>
        <w:r w:rsidRPr="008664BF">
          <w:rPr>
            <w:rFonts w:ascii="Times New Roman" w:eastAsia="Times New Roman" w:hAnsi="Times New Roman" w:cs="Times New Roman"/>
            <w:sz w:val="24"/>
            <w:szCs w:val="24"/>
            <w:rPrChange w:id="293" w:author="Yoonsu Cho" w:date="2019-07-23T20:01:00Z">
              <w:rPr>
                <w:rFonts w:ascii="Times New Roman" w:eastAsia="Times New Roman"/>
                <w:sz w:val="24"/>
                <w:szCs w:val="24"/>
              </w:rPr>
            </w:rPrChange>
          </w:rPr>
          <w:t xml:space="preserve"> and </w:t>
        </w:r>
      </w:ins>
      <w:ins w:id="294" w:author="Yoonsu Cho" w:date="2019-07-23T20:04:00Z">
        <w:r w:rsidR="00934B0A">
          <w:rPr>
            <w:rFonts w:ascii="Times New Roman" w:eastAsia="Times New Roman" w:hAnsi="Times New Roman" w:cs="Times New Roman"/>
            <w:sz w:val="24"/>
            <w:szCs w:val="24"/>
          </w:rPr>
          <w:t>X</w:t>
        </w:r>
      </w:ins>
      <w:ins w:id="295" w:author="Yoonsu Cho" w:date="2019-07-23T19:59:00Z">
        <w:r w:rsidRPr="006C646D">
          <w:rPr>
            <w:rFonts w:ascii="Times New Roman" w:eastAsia="Times New Roman" w:hAnsi="Times New Roman" w:cs="Times New Roman"/>
            <w:sz w:val="24"/>
            <w:szCs w:val="24"/>
            <w:vertAlign w:val="subscript"/>
            <w:rPrChange w:id="296" w:author="Yoonsu Cho" w:date="2019-07-23T20:07:00Z">
              <w:rPr>
                <w:rFonts w:ascii="Times New Roman" w:eastAsia="Times New Roman"/>
                <w:sz w:val="24"/>
                <w:szCs w:val="24"/>
              </w:rPr>
            </w:rPrChange>
          </w:rPr>
          <w:t>2a</w:t>
        </w:r>
        <w:r w:rsidRPr="008664BF">
          <w:rPr>
            <w:rFonts w:ascii="Times New Roman" w:eastAsia="Times New Roman" w:hAnsi="Times New Roman" w:cs="Times New Roman"/>
            <w:sz w:val="24"/>
            <w:szCs w:val="24"/>
            <w:rPrChange w:id="297" w:author="Yoonsu Cho" w:date="2019-07-23T20:01:00Z">
              <w:rPr>
                <w:rFonts w:ascii="Times New Roman" w:eastAsia="Times New Roman"/>
                <w:sz w:val="24"/>
                <w:szCs w:val="24"/>
              </w:rPr>
            </w:rPrChange>
          </w:rPr>
          <w:t xml:space="preserve">, </w:t>
        </w:r>
      </w:ins>
      <w:ins w:id="298" w:author="Yoonsu Cho" w:date="2019-07-23T20:04:00Z">
        <w:r w:rsidR="00934B0A">
          <w:rPr>
            <w:rFonts w:ascii="Times New Roman" w:eastAsia="Times New Roman" w:hAnsi="Times New Roman" w:cs="Times New Roman"/>
            <w:sz w:val="24"/>
            <w:szCs w:val="24"/>
          </w:rPr>
          <w:t>X</w:t>
        </w:r>
      </w:ins>
      <w:ins w:id="299" w:author="Yoonsu Cho" w:date="2019-07-23T19:59:00Z">
        <w:r w:rsidRPr="006C646D">
          <w:rPr>
            <w:rFonts w:ascii="Times New Roman" w:eastAsia="Times New Roman" w:hAnsi="Times New Roman" w:cs="Times New Roman"/>
            <w:sz w:val="24"/>
            <w:szCs w:val="24"/>
            <w:vertAlign w:val="subscript"/>
            <w:rPrChange w:id="300" w:author="Yoonsu Cho" w:date="2019-07-23T20:07:00Z">
              <w:rPr>
                <w:rFonts w:ascii="Times New Roman" w:eastAsia="Times New Roman"/>
                <w:sz w:val="24"/>
                <w:szCs w:val="24"/>
              </w:rPr>
            </w:rPrChange>
          </w:rPr>
          <w:t>2b</w:t>
        </w:r>
        <w:r w:rsidRPr="008664BF">
          <w:rPr>
            <w:rFonts w:ascii="Times New Roman" w:eastAsia="Times New Roman" w:hAnsi="Times New Roman" w:cs="Times New Roman"/>
            <w:sz w:val="24"/>
            <w:szCs w:val="24"/>
            <w:rPrChange w:id="301" w:author="Yoonsu Cho" w:date="2019-07-23T20:01:00Z">
              <w:rPr>
                <w:rFonts w:ascii="Times New Roman" w:eastAsia="Times New Roman"/>
                <w:sz w:val="24"/>
                <w:szCs w:val="24"/>
              </w:rPr>
            </w:rPrChange>
          </w:rPr>
          <w:t xml:space="preserve">, </w:t>
        </w:r>
      </w:ins>
      <w:ins w:id="302" w:author="Yoonsu Cho" w:date="2019-07-23T20:04:00Z">
        <w:r w:rsidR="00934B0A">
          <w:rPr>
            <w:rFonts w:ascii="Times New Roman" w:eastAsia="Times New Roman" w:hAnsi="Times New Roman" w:cs="Times New Roman"/>
            <w:sz w:val="24"/>
            <w:szCs w:val="24"/>
          </w:rPr>
          <w:t>X</w:t>
        </w:r>
      </w:ins>
      <w:ins w:id="303" w:author="Yoonsu Cho" w:date="2019-07-23T19:59:00Z">
        <w:r w:rsidRPr="006C646D">
          <w:rPr>
            <w:rFonts w:ascii="Times New Roman" w:eastAsia="Times New Roman" w:hAnsi="Times New Roman" w:cs="Times New Roman"/>
            <w:sz w:val="24"/>
            <w:szCs w:val="24"/>
            <w:vertAlign w:val="subscript"/>
            <w:rPrChange w:id="304" w:author="Yoonsu Cho" w:date="2019-07-23T20:07:00Z">
              <w:rPr>
                <w:rFonts w:ascii="Times New Roman" w:eastAsia="Times New Roman"/>
                <w:sz w:val="24"/>
                <w:szCs w:val="24"/>
              </w:rPr>
            </w:rPrChange>
          </w:rPr>
          <w:t>2c</w:t>
        </w:r>
        <w:r w:rsidRPr="008664BF">
          <w:rPr>
            <w:rFonts w:ascii="Times New Roman" w:eastAsia="Times New Roman" w:hAnsi="Times New Roman" w:cs="Times New Roman"/>
            <w:sz w:val="24"/>
            <w:szCs w:val="24"/>
            <w:rPrChange w:id="305" w:author="Yoonsu Cho" w:date="2019-07-23T20:01:00Z">
              <w:rPr>
                <w:rFonts w:ascii="Times New Roman" w:eastAsia="Times New Roman"/>
                <w:sz w:val="24"/>
                <w:szCs w:val="24"/>
              </w:rPr>
            </w:rPrChange>
          </w:rPr>
          <w:t xml:space="preserve">, </w:t>
        </w:r>
      </w:ins>
      <w:ins w:id="306" w:author="Yoonsu Cho" w:date="2019-07-23T20:04:00Z">
        <w:r w:rsidR="00934B0A">
          <w:rPr>
            <w:rFonts w:ascii="Times New Roman" w:eastAsia="Times New Roman" w:hAnsi="Times New Roman" w:cs="Times New Roman"/>
            <w:sz w:val="24"/>
            <w:szCs w:val="24"/>
          </w:rPr>
          <w:t>X</w:t>
        </w:r>
      </w:ins>
      <w:ins w:id="307" w:author="Yoonsu Cho" w:date="2019-07-23T19:59:00Z">
        <w:r w:rsidRPr="006C646D">
          <w:rPr>
            <w:rFonts w:ascii="Times New Roman" w:eastAsia="Times New Roman" w:hAnsi="Times New Roman" w:cs="Times New Roman"/>
            <w:sz w:val="24"/>
            <w:szCs w:val="24"/>
            <w:vertAlign w:val="subscript"/>
            <w:rPrChange w:id="308" w:author="Yoonsu Cho" w:date="2019-07-23T20:07:00Z">
              <w:rPr>
                <w:rFonts w:ascii="Times New Roman" w:eastAsia="Times New Roman"/>
                <w:sz w:val="24"/>
                <w:szCs w:val="24"/>
              </w:rPr>
            </w:rPrChange>
          </w:rPr>
          <w:t>2d</w:t>
        </w:r>
        <w:r w:rsidRPr="008664BF">
          <w:rPr>
            <w:rFonts w:ascii="Times New Roman" w:eastAsia="Times New Roman" w:hAnsi="Times New Roman" w:cs="Times New Roman"/>
            <w:sz w:val="24"/>
            <w:szCs w:val="24"/>
            <w:rPrChange w:id="309" w:author="Yoonsu Cho" w:date="2019-07-23T20:01:00Z">
              <w:rPr>
                <w:rFonts w:ascii="Times New Roman" w:eastAsia="Times New Roman"/>
                <w:sz w:val="24"/>
                <w:szCs w:val="24"/>
              </w:rPr>
            </w:rPrChange>
          </w:rPr>
          <w:t xml:space="preserve">, </w:t>
        </w:r>
      </w:ins>
      <w:ins w:id="310" w:author="Yoonsu Cho" w:date="2019-07-23T20:04:00Z">
        <w:r w:rsidR="00934B0A">
          <w:rPr>
            <w:rFonts w:ascii="Times New Roman" w:eastAsia="Times New Roman" w:hAnsi="Times New Roman" w:cs="Times New Roman"/>
            <w:sz w:val="24"/>
            <w:szCs w:val="24"/>
          </w:rPr>
          <w:t>X</w:t>
        </w:r>
      </w:ins>
      <w:ins w:id="311" w:author="Yoonsu Cho" w:date="2019-07-23T19:59:00Z">
        <w:r w:rsidRPr="006C646D">
          <w:rPr>
            <w:rFonts w:ascii="Times New Roman" w:eastAsia="Times New Roman" w:hAnsi="Times New Roman" w:cs="Times New Roman"/>
            <w:sz w:val="24"/>
            <w:szCs w:val="24"/>
            <w:vertAlign w:val="subscript"/>
            <w:rPrChange w:id="312" w:author="Yoonsu Cho" w:date="2019-07-23T20:08:00Z">
              <w:rPr>
                <w:rFonts w:ascii="Times New Roman" w:eastAsia="Times New Roman"/>
                <w:sz w:val="24"/>
                <w:szCs w:val="24"/>
              </w:rPr>
            </w:rPrChange>
          </w:rPr>
          <w:t>2e</w:t>
        </w:r>
        <w:r w:rsidRPr="008664BF">
          <w:rPr>
            <w:rFonts w:ascii="Times New Roman" w:eastAsia="Times New Roman" w:hAnsi="Times New Roman" w:cs="Times New Roman"/>
            <w:sz w:val="24"/>
            <w:szCs w:val="24"/>
            <w:rPrChange w:id="313" w:author="Yoonsu Cho" w:date="2019-07-23T20:01:00Z">
              <w:rPr>
                <w:rFonts w:ascii="Times New Roman" w:eastAsia="Times New Roman"/>
                <w:sz w:val="24"/>
                <w:szCs w:val="24"/>
              </w:rPr>
            </w:rPrChange>
          </w:rPr>
          <w:t xml:space="preserve">). </w:t>
        </w:r>
        <w:r w:rsidRPr="008664BF">
          <w:rPr>
            <w:rFonts w:ascii="Times New Roman" w:hAnsi="Times New Roman" w:cs="Times New Roman"/>
            <w:color w:val="000000"/>
            <w:sz w:val="24"/>
          </w:rPr>
          <w:t xml:space="preserve">Two sets of scenarios are considered: in the first, all </w:t>
        </w:r>
        <w:r w:rsidRPr="008664BF">
          <w:rPr>
            <w:rFonts w:ascii="Times New Roman" w:hAnsi="Times New Roman" w:cs="Times New Roman"/>
            <w:color w:val="000000"/>
            <w:sz w:val="24"/>
          </w:rPr>
          <w:lastRenderedPageBreak/>
          <w:t>instruments are valid (no pleiotropy); and in the second, we allowed some variants to be pleiotropic. In each scenario, we performed normal MVMR and LASSO</w:t>
        </w:r>
      </w:ins>
      <w:ins w:id="314" w:author="Yoonsu Cho" w:date="2019-07-23T20:08:00Z">
        <w:r w:rsidR="006C646D">
          <w:rPr>
            <w:rFonts w:ascii="Times New Roman" w:hAnsi="Times New Roman" w:cs="Times New Roman"/>
            <w:color w:val="000000"/>
            <w:sz w:val="24"/>
          </w:rPr>
          <w:t xml:space="preserve">-based </w:t>
        </w:r>
      </w:ins>
      <w:ins w:id="315" w:author="Yoonsu Cho" w:date="2019-07-23T19:59:00Z">
        <w:r w:rsidRPr="008664BF">
          <w:rPr>
            <w:rFonts w:ascii="Times New Roman" w:hAnsi="Times New Roman" w:cs="Times New Roman"/>
            <w:color w:val="000000"/>
            <w:sz w:val="24"/>
          </w:rPr>
          <w:t xml:space="preserve">MVMR. </w:t>
        </w:r>
        <w:r w:rsidRPr="008664BF">
          <w:rPr>
            <w:rFonts w:ascii="Times New Roman" w:eastAsia="Times New Roman" w:hAnsi="Times New Roman" w:cs="Times New Roman"/>
            <w:sz w:val="24"/>
            <w:szCs w:val="24"/>
            <w:rPrChange w:id="316" w:author="Yoonsu Cho" w:date="2019-07-23T20:01:00Z">
              <w:rPr>
                <w:rFonts w:ascii="Times New Roman" w:eastAsia="Times New Roman"/>
                <w:sz w:val="24"/>
                <w:szCs w:val="24"/>
              </w:rPr>
            </w:rPrChange>
          </w:rPr>
          <w:t>Thousand simulated datasets were generated for each scenario.</w:t>
        </w:r>
      </w:ins>
      <w:ins w:id="317" w:author="Yoonsu Cho" w:date="2019-07-24T10:39:00Z">
        <w:r w:rsidR="001B069D">
          <w:rPr>
            <w:rFonts w:ascii="Times New Roman" w:eastAsia="Times New Roman" w:hAnsi="Times New Roman" w:cs="Times New Roman"/>
            <w:sz w:val="24"/>
            <w:szCs w:val="24"/>
          </w:rPr>
          <w:t xml:space="preserve"> </w:t>
        </w:r>
        <w:r w:rsidR="001B069D">
          <w:rPr>
            <w:rFonts w:ascii="Times New Roman" w:hAnsi="Times New Roman" w:cs="Times New Roman"/>
            <w:sz w:val="24"/>
            <w:szCs w:val="24"/>
          </w:rPr>
          <w:t>We summarised how often LASSO selects the trait X</w:t>
        </w:r>
        <w:r w:rsidR="001B069D" w:rsidRPr="00427B99">
          <w:rPr>
            <w:rFonts w:ascii="Times New Roman" w:hAnsi="Times New Roman" w:cs="Times New Roman"/>
            <w:sz w:val="24"/>
            <w:szCs w:val="24"/>
            <w:vertAlign w:val="subscript"/>
            <w:rPrChange w:id="318" w:author="Yoonsu Cho" w:date="2019-07-24T10:42:00Z">
              <w:rPr>
                <w:rFonts w:ascii="Times New Roman" w:hAnsi="Times New Roman" w:cs="Times New Roman"/>
                <w:sz w:val="24"/>
                <w:szCs w:val="24"/>
              </w:rPr>
            </w:rPrChange>
          </w:rPr>
          <w:t>1</w:t>
        </w:r>
        <w:r w:rsidR="001B069D">
          <w:rPr>
            <w:rFonts w:ascii="Times New Roman" w:hAnsi="Times New Roman" w:cs="Times New Roman"/>
            <w:sz w:val="24"/>
            <w:szCs w:val="24"/>
          </w:rPr>
          <w:t xml:space="preserve"> and X</w:t>
        </w:r>
        <w:r w:rsidR="001B069D" w:rsidRPr="00427B99">
          <w:rPr>
            <w:rFonts w:ascii="Times New Roman" w:hAnsi="Times New Roman" w:cs="Times New Roman"/>
            <w:sz w:val="24"/>
            <w:szCs w:val="24"/>
            <w:vertAlign w:val="subscript"/>
            <w:rPrChange w:id="319" w:author="Yoonsu Cho" w:date="2019-07-24T10:42:00Z">
              <w:rPr>
                <w:rFonts w:ascii="Times New Roman" w:hAnsi="Times New Roman" w:cs="Times New Roman"/>
                <w:sz w:val="24"/>
                <w:szCs w:val="24"/>
              </w:rPr>
            </w:rPrChange>
          </w:rPr>
          <w:t>2</w:t>
        </w:r>
      </w:ins>
      <w:ins w:id="320" w:author="Yoonsu Cho" w:date="2019-07-24T10:40:00Z">
        <w:r w:rsidR="00AB21FF">
          <w:rPr>
            <w:rFonts w:ascii="Times New Roman" w:hAnsi="Times New Roman" w:cs="Times New Roman"/>
            <w:sz w:val="24"/>
            <w:szCs w:val="24"/>
          </w:rPr>
          <w:t xml:space="preserve"> </w:t>
        </w:r>
        <w:r w:rsidR="009F74C3">
          <w:rPr>
            <w:rFonts w:ascii="Times New Roman" w:hAnsi="Times New Roman" w:cs="Times New Roman"/>
            <w:sz w:val="24"/>
            <w:szCs w:val="24"/>
          </w:rPr>
          <w:t>than the proxies</w:t>
        </w:r>
      </w:ins>
      <w:ins w:id="321" w:author="Yoonsu Cho" w:date="2019-07-24T10:41:00Z">
        <w:r w:rsidR="00295ABE">
          <w:rPr>
            <w:rFonts w:ascii="Times New Roman" w:hAnsi="Times New Roman" w:cs="Times New Roman"/>
            <w:sz w:val="24"/>
            <w:szCs w:val="24"/>
          </w:rPr>
          <w:t xml:space="preserve"> and the sum of the effect size</w:t>
        </w:r>
        <w:r w:rsidR="00427B99">
          <w:rPr>
            <w:rFonts w:ascii="Times New Roman" w:hAnsi="Times New Roman" w:cs="Times New Roman"/>
            <w:sz w:val="24"/>
            <w:szCs w:val="24"/>
          </w:rPr>
          <w:t>s</w:t>
        </w:r>
        <w:r w:rsidR="00295ABE">
          <w:rPr>
            <w:rFonts w:ascii="Times New Roman" w:hAnsi="Times New Roman" w:cs="Times New Roman"/>
            <w:sz w:val="24"/>
            <w:szCs w:val="24"/>
          </w:rPr>
          <w:t xml:space="preserve"> of selected trait</w:t>
        </w:r>
        <w:r w:rsidR="00427B99">
          <w:rPr>
            <w:rFonts w:ascii="Times New Roman" w:hAnsi="Times New Roman" w:cs="Times New Roman"/>
            <w:sz w:val="24"/>
            <w:szCs w:val="24"/>
          </w:rPr>
          <w:t>s</w:t>
        </w:r>
        <w:r w:rsidR="00295ABE">
          <w:rPr>
            <w:rFonts w:ascii="Times New Roman" w:hAnsi="Times New Roman" w:cs="Times New Roman"/>
            <w:sz w:val="24"/>
            <w:szCs w:val="24"/>
          </w:rPr>
          <w:t xml:space="preserve"> for X</w:t>
        </w:r>
        <w:r w:rsidR="00295ABE" w:rsidRPr="00427B99">
          <w:rPr>
            <w:rFonts w:ascii="Times New Roman" w:hAnsi="Times New Roman" w:cs="Times New Roman"/>
            <w:sz w:val="24"/>
            <w:szCs w:val="24"/>
            <w:vertAlign w:val="subscript"/>
            <w:rPrChange w:id="322" w:author="Yoonsu Cho" w:date="2019-07-24T10:42:00Z">
              <w:rPr>
                <w:rFonts w:ascii="Times New Roman" w:hAnsi="Times New Roman" w:cs="Times New Roman"/>
                <w:sz w:val="24"/>
                <w:szCs w:val="24"/>
              </w:rPr>
            </w:rPrChange>
          </w:rPr>
          <w:t>1</w:t>
        </w:r>
        <w:r w:rsidR="00295ABE">
          <w:rPr>
            <w:rFonts w:ascii="Times New Roman" w:hAnsi="Times New Roman" w:cs="Times New Roman"/>
            <w:sz w:val="24"/>
            <w:szCs w:val="24"/>
          </w:rPr>
          <w:t xml:space="preserve"> and X</w:t>
        </w:r>
        <w:r w:rsidR="00295ABE" w:rsidRPr="00427B99">
          <w:rPr>
            <w:rFonts w:ascii="Times New Roman" w:hAnsi="Times New Roman" w:cs="Times New Roman"/>
            <w:sz w:val="24"/>
            <w:szCs w:val="24"/>
            <w:vertAlign w:val="subscript"/>
            <w:rPrChange w:id="323" w:author="Yoonsu Cho" w:date="2019-07-24T10:42:00Z">
              <w:rPr>
                <w:rFonts w:ascii="Times New Roman" w:hAnsi="Times New Roman" w:cs="Times New Roman"/>
                <w:sz w:val="24"/>
                <w:szCs w:val="24"/>
              </w:rPr>
            </w:rPrChange>
          </w:rPr>
          <w:t>2</w:t>
        </w:r>
        <w:r w:rsidR="00295ABE">
          <w:rPr>
            <w:rFonts w:ascii="Times New Roman" w:hAnsi="Times New Roman" w:cs="Times New Roman"/>
            <w:sz w:val="24"/>
            <w:szCs w:val="24"/>
          </w:rPr>
          <w:t>, respectively</w:t>
        </w:r>
      </w:ins>
      <w:ins w:id="324" w:author="Yoonsu Cho" w:date="2019-07-24T10:39:00Z">
        <w:r w:rsidR="001B069D">
          <w:rPr>
            <w:rFonts w:ascii="Times New Roman" w:hAnsi="Times New Roman" w:cs="Times New Roman"/>
            <w:sz w:val="24"/>
            <w:szCs w:val="24"/>
          </w:rPr>
          <w:t xml:space="preserve">. </w:t>
        </w:r>
      </w:ins>
    </w:p>
    <w:p w14:paraId="7B79FB24" w14:textId="7EEFED1C" w:rsidR="001C6A07" w:rsidRPr="0077014F" w:rsidRDefault="001C6A07">
      <w:pPr>
        <w:pStyle w:val="Heading3"/>
        <w:spacing w:line="480" w:lineRule="auto"/>
        <w:jc w:val="both"/>
        <w:rPr>
          <w:ins w:id="325" w:author="Yoonsu Cho" w:date="2019-07-23T19:59:00Z"/>
          <w:rFonts w:ascii="Times New Roman" w:hAnsi="Times New Roman" w:cs="Times New Roman"/>
          <w:sz w:val="24"/>
          <w:szCs w:val="24"/>
        </w:rPr>
        <w:pPrChange w:id="326" w:author="Yoonsu Cho" w:date="2019-07-23T20:09:00Z">
          <w:pPr>
            <w:pStyle w:val="Heading3"/>
            <w:spacing w:line="480" w:lineRule="auto"/>
          </w:pPr>
        </w:pPrChange>
      </w:pPr>
      <w:ins w:id="327" w:author="Gibran Hemani" w:date="2019-07-10T23:06:00Z">
        <w:r w:rsidRPr="0077014F">
          <w:rPr>
            <w:rFonts w:ascii="Times New Roman" w:hAnsi="Times New Roman" w:cs="Times New Roman"/>
            <w:sz w:val="24"/>
            <w:szCs w:val="24"/>
          </w:rPr>
          <w:t xml:space="preserve">Evaluating the sensitivity to differential </w:t>
        </w:r>
      </w:ins>
      <w:ins w:id="328" w:author="Gibran Hemani" w:date="2019-07-10T23:07:00Z">
        <w:r w:rsidRPr="0077014F">
          <w:rPr>
            <w:rFonts w:ascii="Times New Roman" w:hAnsi="Times New Roman" w:cs="Times New Roman"/>
            <w:sz w:val="24"/>
            <w:szCs w:val="24"/>
          </w:rPr>
          <w:t>instrument numbers between exposures</w:t>
        </w:r>
      </w:ins>
    </w:p>
    <w:p w14:paraId="2AC583AF" w14:textId="141A2946" w:rsidR="002202DE" w:rsidRPr="0077014F" w:rsidRDefault="002202DE">
      <w:pPr>
        <w:spacing w:line="480" w:lineRule="auto"/>
        <w:jc w:val="both"/>
        <w:rPr>
          <w:ins w:id="329" w:author="Yoonsu Cho" w:date="2019-07-23T19:59:00Z"/>
          <w:rFonts w:ascii="Times New Roman" w:hAnsi="Times New Roman" w:cs="Times New Roman"/>
          <w:color w:val="000000"/>
          <w:sz w:val="24"/>
          <w:szCs w:val="24"/>
        </w:rPr>
        <w:pPrChange w:id="330" w:author="Yoonsu Cho" w:date="2019-07-23T20:09:00Z">
          <w:pPr>
            <w:spacing w:line="240" w:lineRule="auto"/>
            <w:jc w:val="both"/>
          </w:pPr>
        </w:pPrChange>
      </w:pPr>
      <w:ins w:id="331" w:author="Yoonsu Cho" w:date="2019-07-23T19:59:00Z">
        <w:r w:rsidRPr="0077014F">
          <w:rPr>
            <w:rFonts w:ascii="Times New Roman" w:hAnsi="Times New Roman" w:cs="Times New Roman"/>
            <w:color w:val="000000"/>
            <w:sz w:val="24"/>
            <w:szCs w:val="24"/>
          </w:rPr>
          <w:t xml:space="preserve">In this simulation, </w:t>
        </w:r>
      </w:ins>
      <w:ins w:id="332" w:author="Yoonsu Cho" w:date="2019-07-24T15:19:00Z">
        <w:r w:rsidR="00A22BAB">
          <w:rPr>
            <w:rFonts w:ascii="Times New Roman" w:hAnsi="Times New Roman" w:cs="Times New Roman"/>
            <w:color w:val="000000"/>
            <w:sz w:val="24"/>
            <w:szCs w:val="24"/>
          </w:rPr>
          <w:t xml:space="preserve">we </w:t>
        </w:r>
        <w:r w:rsidR="000300E5">
          <w:rPr>
            <w:rFonts w:ascii="Times New Roman" w:hAnsi="Times New Roman" w:cs="Times New Roman"/>
            <w:color w:val="000000"/>
            <w:sz w:val="24"/>
            <w:szCs w:val="24"/>
          </w:rPr>
          <w:t xml:space="preserve">tested if the number of instruments for the exposure affect the performance of </w:t>
        </w:r>
      </w:ins>
      <w:ins w:id="333" w:author="Yoonsu Cho" w:date="2019-07-24T15:20:00Z">
        <w:r w:rsidR="000300E5">
          <w:rPr>
            <w:rFonts w:ascii="Times New Roman" w:hAnsi="Times New Roman" w:cs="Times New Roman"/>
            <w:color w:val="000000"/>
            <w:sz w:val="24"/>
            <w:szCs w:val="24"/>
          </w:rPr>
          <w:t>LASSO</w:t>
        </w:r>
      </w:ins>
      <w:ins w:id="334" w:author="Yoonsu Cho" w:date="2019-07-24T15:21:00Z">
        <w:r w:rsidR="007C416F">
          <w:rPr>
            <w:rFonts w:ascii="Times New Roman" w:hAnsi="Times New Roman" w:cs="Times New Roman"/>
            <w:color w:val="000000"/>
            <w:sz w:val="24"/>
            <w:szCs w:val="24"/>
          </w:rPr>
          <w:t xml:space="preserve">. For example, </w:t>
        </w:r>
        <w:r w:rsidR="00755AB6">
          <w:rPr>
            <w:rFonts w:ascii="Times New Roman" w:hAnsi="Times New Roman" w:cs="Times New Roman"/>
            <w:color w:val="000000"/>
            <w:sz w:val="24"/>
            <w:szCs w:val="24"/>
          </w:rPr>
          <w:t xml:space="preserve">there is a possibility that </w:t>
        </w:r>
      </w:ins>
      <w:ins w:id="335" w:author="Yoonsu Cho" w:date="2019-07-24T15:20:00Z">
        <w:r w:rsidR="000300E5">
          <w:rPr>
            <w:rFonts w:ascii="Times New Roman" w:hAnsi="Times New Roman" w:cs="Times New Roman"/>
            <w:color w:val="000000"/>
            <w:sz w:val="24"/>
            <w:szCs w:val="24"/>
          </w:rPr>
          <w:t xml:space="preserve">the </w:t>
        </w:r>
        <w:r w:rsidR="007D243A">
          <w:rPr>
            <w:rFonts w:ascii="Times New Roman" w:hAnsi="Times New Roman" w:cs="Times New Roman"/>
            <w:color w:val="000000"/>
            <w:sz w:val="24"/>
            <w:szCs w:val="24"/>
          </w:rPr>
          <w:t>traits predicted by large</w:t>
        </w:r>
      </w:ins>
      <w:ins w:id="336" w:author="Yoonsu Cho" w:date="2019-07-24T15:21:00Z">
        <w:r w:rsidR="007C416F">
          <w:rPr>
            <w:rFonts w:ascii="Times New Roman" w:hAnsi="Times New Roman" w:cs="Times New Roman"/>
            <w:color w:val="000000"/>
            <w:sz w:val="24"/>
            <w:szCs w:val="24"/>
          </w:rPr>
          <w:t>r</w:t>
        </w:r>
      </w:ins>
      <w:ins w:id="337" w:author="Yoonsu Cho" w:date="2019-07-24T15:20:00Z">
        <w:r w:rsidR="007D243A">
          <w:rPr>
            <w:rFonts w:ascii="Times New Roman" w:hAnsi="Times New Roman" w:cs="Times New Roman"/>
            <w:color w:val="000000"/>
            <w:sz w:val="24"/>
            <w:szCs w:val="24"/>
          </w:rPr>
          <w:t xml:space="preserve"> number of SNPs </w:t>
        </w:r>
      </w:ins>
      <w:ins w:id="338" w:author="Yoonsu Cho" w:date="2019-07-24T15:21:00Z">
        <w:r w:rsidR="00755AB6">
          <w:rPr>
            <w:rFonts w:ascii="Times New Roman" w:hAnsi="Times New Roman" w:cs="Times New Roman"/>
            <w:color w:val="000000"/>
            <w:sz w:val="24"/>
            <w:szCs w:val="24"/>
          </w:rPr>
          <w:t xml:space="preserve">are </w:t>
        </w:r>
      </w:ins>
      <w:ins w:id="339" w:author="Yoonsu Cho" w:date="2019-07-24T15:20:00Z">
        <w:r w:rsidR="007D243A">
          <w:rPr>
            <w:rFonts w:ascii="Times New Roman" w:hAnsi="Times New Roman" w:cs="Times New Roman"/>
            <w:color w:val="000000"/>
            <w:sz w:val="24"/>
            <w:szCs w:val="24"/>
          </w:rPr>
          <w:t>likely to be survived</w:t>
        </w:r>
        <w:r w:rsidR="000300E5">
          <w:rPr>
            <w:rFonts w:ascii="Times New Roman" w:hAnsi="Times New Roman" w:cs="Times New Roman"/>
            <w:color w:val="000000"/>
            <w:sz w:val="24"/>
            <w:szCs w:val="24"/>
          </w:rPr>
          <w:t>. W</w:t>
        </w:r>
      </w:ins>
      <w:ins w:id="340" w:author="Yoonsu Cho" w:date="2019-07-23T19:59:00Z">
        <w:r w:rsidRPr="0077014F">
          <w:rPr>
            <w:rFonts w:ascii="Times New Roman" w:hAnsi="Times New Roman" w:cs="Times New Roman"/>
            <w:color w:val="000000"/>
            <w:sz w:val="24"/>
            <w:szCs w:val="24"/>
          </w:rPr>
          <w:t>e generated traits X</w:t>
        </w:r>
        <w:r w:rsidRPr="006C0B33">
          <w:rPr>
            <w:rFonts w:ascii="Times New Roman" w:hAnsi="Times New Roman" w:cs="Times New Roman"/>
            <w:color w:val="000000"/>
            <w:sz w:val="24"/>
            <w:szCs w:val="24"/>
            <w:vertAlign w:val="subscript"/>
            <w:rPrChange w:id="341" w:author="Yoonsu Cho" w:date="2019-07-24T11:14:00Z">
              <w:rPr>
                <w:rFonts w:ascii="Times New Roman" w:hAnsi="Times New Roman" w:cs="Times New Roman"/>
                <w:color w:val="000000"/>
                <w:sz w:val="24"/>
                <w:szCs w:val="24"/>
              </w:rPr>
            </w:rPrChange>
          </w:rPr>
          <w:t>1</w:t>
        </w:r>
        <w:r w:rsidRPr="0077014F">
          <w:rPr>
            <w:rFonts w:ascii="Times New Roman" w:hAnsi="Times New Roman" w:cs="Times New Roman"/>
            <w:color w:val="000000"/>
            <w:sz w:val="24"/>
            <w:szCs w:val="24"/>
          </w:rPr>
          <w:t xml:space="preserve"> and X</w:t>
        </w:r>
        <w:r w:rsidRPr="006C0B33">
          <w:rPr>
            <w:rFonts w:ascii="Times New Roman" w:hAnsi="Times New Roman" w:cs="Times New Roman"/>
            <w:color w:val="000000"/>
            <w:sz w:val="24"/>
            <w:szCs w:val="24"/>
            <w:vertAlign w:val="subscript"/>
            <w:rPrChange w:id="342" w:author="Yoonsu Cho" w:date="2019-07-24T11:14:00Z">
              <w:rPr>
                <w:rFonts w:ascii="Times New Roman" w:hAnsi="Times New Roman" w:cs="Times New Roman"/>
                <w:color w:val="000000"/>
                <w:sz w:val="24"/>
                <w:szCs w:val="24"/>
              </w:rPr>
            </w:rPrChange>
          </w:rPr>
          <w:t>2</w:t>
        </w:r>
        <w:r w:rsidRPr="0077014F">
          <w:rPr>
            <w:rFonts w:ascii="Times New Roman" w:hAnsi="Times New Roman" w:cs="Times New Roman"/>
            <w:color w:val="000000"/>
            <w:sz w:val="24"/>
            <w:szCs w:val="24"/>
          </w:rPr>
          <w:t xml:space="preserve"> which are instrumented by 100 genetic variants and 2</w:t>
        </w:r>
      </w:ins>
      <w:ins w:id="343" w:author="Yoonsu Cho" w:date="2019-07-24T15:32:00Z">
        <w:r w:rsidR="006E4119">
          <w:rPr>
            <w:rFonts w:ascii="Times New Roman" w:hAnsi="Times New Roman" w:cs="Times New Roman"/>
            <w:color w:val="000000"/>
            <w:sz w:val="24"/>
            <w:szCs w:val="24"/>
          </w:rPr>
          <w:t>0</w:t>
        </w:r>
      </w:ins>
      <w:ins w:id="344" w:author="Yoonsu Cho" w:date="2019-07-23T19:59:00Z">
        <w:r w:rsidRPr="0077014F">
          <w:rPr>
            <w:rFonts w:ascii="Times New Roman" w:hAnsi="Times New Roman" w:cs="Times New Roman"/>
            <w:color w:val="000000"/>
            <w:sz w:val="24"/>
            <w:szCs w:val="24"/>
          </w:rPr>
          <w:t xml:space="preserve"> genetic variants, respectively. Each variant was bi-allelic with minor allele frequency of 0.5. Among 12</w:t>
        </w:r>
      </w:ins>
      <w:ins w:id="345" w:author="Yoonsu Cho" w:date="2019-07-24T15:32:00Z">
        <w:r w:rsidR="002004C4">
          <w:rPr>
            <w:rFonts w:ascii="Times New Roman" w:hAnsi="Times New Roman" w:cs="Times New Roman"/>
            <w:color w:val="000000"/>
            <w:sz w:val="24"/>
            <w:szCs w:val="24"/>
          </w:rPr>
          <w:t>0</w:t>
        </w:r>
      </w:ins>
      <w:ins w:id="346" w:author="Yoonsu Cho" w:date="2019-07-23T19:59:00Z">
        <w:r w:rsidRPr="0077014F">
          <w:rPr>
            <w:rFonts w:ascii="Times New Roman" w:hAnsi="Times New Roman" w:cs="Times New Roman"/>
            <w:color w:val="000000"/>
            <w:sz w:val="24"/>
            <w:szCs w:val="24"/>
          </w:rPr>
          <w:t xml:space="preserve"> variants, 10 of them were considered as pleiotropic SNPs, having associations with X</w:t>
        </w:r>
        <w:r w:rsidRPr="00CB37B3">
          <w:rPr>
            <w:rFonts w:ascii="Times New Roman" w:hAnsi="Times New Roman" w:cs="Times New Roman"/>
            <w:color w:val="000000"/>
            <w:sz w:val="24"/>
            <w:szCs w:val="24"/>
            <w:vertAlign w:val="subscript"/>
            <w:rPrChange w:id="347" w:author="Yoonsu Cho" w:date="2019-07-24T14:11:00Z">
              <w:rPr>
                <w:rFonts w:ascii="Times New Roman" w:hAnsi="Times New Roman" w:cs="Times New Roman"/>
                <w:color w:val="000000"/>
                <w:sz w:val="24"/>
                <w:szCs w:val="24"/>
              </w:rPr>
            </w:rPrChange>
          </w:rPr>
          <w:t>1</w:t>
        </w:r>
        <w:r w:rsidRPr="0077014F">
          <w:rPr>
            <w:rFonts w:ascii="Times New Roman" w:hAnsi="Times New Roman" w:cs="Times New Roman"/>
            <w:color w:val="000000"/>
            <w:sz w:val="24"/>
            <w:szCs w:val="24"/>
          </w:rPr>
          <w:t xml:space="preserve"> </w:t>
        </w:r>
      </w:ins>
      <w:ins w:id="348" w:author="Yoonsu Cho" w:date="2019-07-24T14:11:00Z">
        <w:r w:rsidR="001E2637">
          <w:rPr>
            <w:rFonts w:ascii="Times New Roman" w:hAnsi="Times New Roman" w:cs="Times New Roman"/>
            <w:color w:val="000000"/>
            <w:sz w:val="24"/>
            <w:szCs w:val="24"/>
          </w:rPr>
          <w:t>and</w:t>
        </w:r>
      </w:ins>
      <w:ins w:id="349" w:author="Yoonsu Cho" w:date="2019-07-23T19:59:00Z">
        <w:r w:rsidRPr="0077014F">
          <w:rPr>
            <w:rFonts w:ascii="Times New Roman" w:hAnsi="Times New Roman" w:cs="Times New Roman"/>
            <w:color w:val="000000"/>
            <w:sz w:val="24"/>
            <w:szCs w:val="24"/>
          </w:rPr>
          <w:t xml:space="preserve"> X</w:t>
        </w:r>
        <w:r w:rsidRPr="00CB37B3">
          <w:rPr>
            <w:rFonts w:ascii="Times New Roman" w:hAnsi="Times New Roman" w:cs="Times New Roman"/>
            <w:color w:val="000000"/>
            <w:sz w:val="24"/>
            <w:szCs w:val="24"/>
            <w:vertAlign w:val="subscript"/>
            <w:rPrChange w:id="350" w:author="Yoonsu Cho" w:date="2019-07-24T14:11:00Z">
              <w:rPr>
                <w:rFonts w:ascii="Times New Roman" w:hAnsi="Times New Roman" w:cs="Times New Roman"/>
                <w:color w:val="000000"/>
                <w:sz w:val="24"/>
                <w:szCs w:val="24"/>
              </w:rPr>
            </w:rPrChange>
          </w:rPr>
          <w:t>2</w:t>
        </w:r>
        <w:r w:rsidRPr="0077014F">
          <w:rPr>
            <w:rFonts w:ascii="Times New Roman" w:hAnsi="Times New Roman" w:cs="Times New Roman"/>
            <w:color w:val="000000"/>
            <w:sz w:val="24"/>
            <w:szCs w:val="24"/>
          </w:rPr>
          <w:t>. We considered four scenarios</w:t>
        </w:r>
      </w:ins>
      <w:ins w:id="351" w:author="Yoonsu Cho" w:date="2019-07-24T11:13:00Z">
        <w:r w:rsidR="00196B3B">
          <w:rPr>
            <w:rFonts w:ascii="Times New Roman" w:hAnsi="Times New Roman" w:cs="Times New Roman"/>
            <w:color w:val="000000"/>
            <w:sz w:val="24"/>
            <w:szCs w:val="24"/>
          </w:rPr>
          <w:t>:</w:t>
        </w:r>
      </w:ins>
    </w:p>
    <w:p w14:paraId="76599DAC" w14:textId="77777777" w:rsidR="002202DE" w:rsidRPr="0077014F" w:rsidRDefault="002202DE">
      <w:pPr>
        <w:pStyle w:val="ListParagraph"/>
        <w:widowControl w:val="0"/>
        <w:numPr>
          <w:ilvl w:val="0"/>
          <w:numId w:val="10"/>
        </w:numPr>
        <w:wordWrap w:val="0"/>
        <w:autoSpaceDE w:val="0"/>
        <w:autoSpaceDN w:val="0"/>
        <w:spacing w:after="160" w:line="480" w:lineRule="auto"/>
        <w:jc w:val="both"/>
        <w:rPr>
          <w:ins w:id="352" w:author="Yoonsu Cho" w:date="2019-07-23T19:59:00Z"/>
          <w:rFonts w:ascii="Times New Roman" w:eastAsia="Times New Roman" w:hAnsi="Times New Roman" w:cs="Times New Roman"/>
          <w:sz w:val="24"/>
          <w:szCs w:val="24"/>
          <w:rPrChange w:id="353" w:author="Yoonsu Cho" w:date="2019-07-23T20:09:00Z">
            <w:rPr>
              <w:ins w:id="354" w:author="Yoonsu Cho" w:date="2019-07-23T19:59:00Z"/>
              <w:rFonts w:ascii="Times New Roman" w:eastAsia="Times New Roman"/>
              <w:sz w:val="24"/>
              <w:szCs w:val="24"/>
            </w:rPr>
          </w:rPrChange>
        </w:rPr>
        <w:pPrChange w:id="355" w:author="Yoonsu Cho" w:date="2019-07-23T20:09:00Z">
          <w:pPr>
            <w:pStyle w:val="ListParagraph"/>
            <w:widowControl w:val="0"/>
            <w:numPr>
              <w:numId w:val="10"/>
            </w:numPr>
            <w:wordWrap w:val="0"/>
            <w:autoSpaceDE w:val="0"/>
            <w:autoSpaceDN w:val="0"/>
            <w:spacing w:after="160"/>
            <w:ind w:hanging="360"/>
            <w:jc w:val="both"/>
          </w:pPr>
        </w:pPrChange>
      </w:pPr>
      <w:ins w:id="356" w:author="Yoonsu Cho" w:date="2019-07-23T19:59:00Z">
        <w:r w:rsidRPr="0077014F">
          <w:rPr>
            <w:rFonts w:ascii="Times New Roman" w:eastAsia="Times New Roman" w:hAnsi="Times New Roman" w:cs="Times New Roman"/>
            <w:sz w:val="24"/>
            <w:szCs w:val="24"/>
            <w:rPrChange w:id="357" w:author="Yoonsu Cho" w:date="2019-07-23T20:09:00Z">
              <w:rPr>
                <w:rFonts w:ascii="Times New Roman" w:eastAsia="Times New Roman"/>
                <w:sz w:val="24"/>
                <w:szCs w:val="24"/>
              </w:rPr>
            </w:rPrChange>
          </w:rPr>
          <w:t>X1 has an effect on Y (</w:t>
        </w:r>
        <w:r w:rsidRPr="0077014F">
          <w:rPr>
            <w:rFonts w:ascii="Times New Roman" w:eastAsia="Times New Roman" w:hAnsi="Times New Roman" w:cs="Times New Roman"/>
            <w:sz w:val="24"/>
            <w:szCs w:val="24"/>
            <w:rPrChange w:id="358" w:author="Yoonsu Cho" w:date="2019-07-23T20:09:00Z">
              <w:rPr>
                <w:rFonts w:ascii="Times New Roman" w:eastAsia="Times New Roman"/>
                <w:sz w:val="24"/>
                <w:szCs w:val="24"/>
              </w:rPr>
            </w:rPrChange>
          </w:rPr>
          <w:t>β</w:t>
        </w:r>
        <w:r w:rsidRPr="0077014F">
          <w:rPr>
            <w:rFonts w:ascii="Times New Roman" w:eastAsia="Times New Roman" w:hAnsi="Times New Roman" w:cs="Times New Roman"/>
            <w:sz w:val="24"/>
            <w:szCs w:val="24"/>
            <w:rPrChange w:id="359" w:author="Yoonsu Cho" w:date="2019-07-23T20:09:00Z">
              <w:rPr>
                <w:rFonts w:ascii="Times New Roman" w:eastAsia="Times New Roman"/>
                <w:sz w:val="24"/>
                <w:szCs w:val="24"/>
              </w:rPr>
            </w:rPrChange>
          </w:rPr>
          <w:t>=0.3), where X</w:t>
        </w:r>
        <w:r w:rsidRPr="0029261B">
          <w:rPr>
            <w:rFonts w:ascii="Times New Roman" w:eastAsia="Times New Roman" w:hAnsi="Times New Roman" w:cs="Times New Roman"/>
            <w:sz w:val="24"/>
            <w:szCs w:val="24"/>
            <w:vertAlign w:val="subscript"/>
            <w:rPrChange w:id="360" w:author="Yoonsu Cho" w:date="2019-07-24T15:38:00Z">
              <w:rPr>
                <w:rFonts w:ascii="Times New Roman" w:eastAsia="Times New Roman"/>
                <w:sz w:val="24"/>
                <w:szCs w:val="24"/>
              </w:rPr>
            </w:rPrChange>
          </w:rPr>
          <w:t>2</w:t>
        </w:r>
        <w:r w:rsidRPr="0077014F">
          <w:rPr>
            <w:rFonts w:ascii="Times New Roman" w:eastAsia="Times New Roman" w:hAnsi="Times New Roman" w:cs="Times New Roman"/>
            <w:sz w:val="24"/>
            <w:szCs w:val="24"/>
            <w:rPrChange w:id="361" w:author="Yoonsu Cho" w:date="2019-07-23T20:09:00Z">
              <w:rPr>
                <w:rFonts w:ascii="Times New Roman" w:eastAsia="Times New Roman"/>
                <w:sz w:val="24"/>
                <w:szCs w:val="24"/>
              </w:rPr>
            </w:rPrChange>
          </w:rPr>
          <w:t xml:space="preserve"> has no effect on Y (</w:t>
        </w:r>
        <w:r w:rsidRPr="0077014F">
          <w:rPr>
            <w:rFonts w:ascii="Times New Roman" w:eastAsia="Times New Roman" w:hAnsi="Times New Roman" w:cs="Times New Roman"/>
            <w:sz w:val="24"/>
            <w:szCs w:val="24"/>
            <w:rPrChange w:id="362" w:author="Yoonsu Cho" w:date="2019-07-23T20:09:00Z">
              <w:rPr>
                <w:rFonts w:ascii="Times New Roman" w:eastAsia="Times New Roman"/>
                <w:sz w:val="24"/>
                <w:szCs w:val="24"/>
              </w:rPr>
            </w:rPrChange>
          </w:rPr>
          <w:t>β</w:t>
        </w:r>
        <w:r w:rsidRPr="0077014F">
          <w:rPr>
            <w:rFonts w:ascii="Times New Roman" w:eastAsia="Times New Roman" w:hAnsi="Times New Roman" w:cs="Times New Roman"/>
            <w:sz w:val="24"/>
            <w:szCs w:val="24"/>
            <w:rPrChange w:id="363" w:author="Yoonsu Cho" w:date="2019-07-23T20:09:00Z">
              <w:rPr>
                <w:rFonts w:ascii="Times New Roman" w:eastAsia="Times New Roman"/>
                <w:sz w:val="24"/>
                <w:szCs w:val="24"/>
              </w:rPr>
            </w:rPrChange>
          </w:rPr>
          <w:t>=0.0)</w:t>
        </w:r>
      </w:ins>
    </w:p>
    <w:p w14:paraId="6702CC2A" w14:textId="77777777" w:rsidR="002202DE" w:rsidRPr="0077014F" w:rsidRDefault="002202DE">
      <w:pPr>
        <w:pStyle w:val="ListParagraph"/>
        <w:widowControl w:val="0"/>
        <w:numPr>
          <w:ilvl w:val="0"/>
          <w:numId w:val="10"/>
        </w:numPr>
        <w:wordWrap w:val="0"/>
        <w:autoSpaceDE w:val="0"/>
        <w:autoSpaceDN w:val="0"/>
        <w:spacing w:after="160" w:line="480" w:lineRule="auto"/>
        <w:jc w:val="both"/>
        <w:rPr>
          <w:ins w:id="364" w:author="Yoonsu Cho" w:date="2019-07-23T19:59:00Z"/>
          <w:rFonts w:ascii="Times New Roman" w:eastAsia="Times New Roman" w:hAnsi="Times New Roman" w:cs="Times New Roman"/>
          <w:sz w:val="24"/>
          <w:szCs w:val="24"/>
          <w:rPrChange w:id="365" w:author="Yoonsu Cho" w:date="2019-07-23T20:09:00Z">
            <w:rPr>
              <w:ins w:id="366" w:author="Yoonsu Cho" w:date="2019-07-23T19:59:00Z"/>
              <w:rFonts w:ascii="Times New Roman" w:eastAsia="Times New Roman"/>
              <w:sz w:val="24"/>
              <w:szCs w:val="24"/>
            </w:rPr>
          </w:rPrChange>
        </w:rPr>
        <w:pPrChange w:id="367" w:author="Yoonsu Cho" w:date="2019-07-23T20:09:00Z">
          <w:pPr>
            <w:pStyle w:val="ListParagraph"/>
            <w:widowControl w:val="0"/>
            <w:numPr>
              <w:numId w:val="10"/>
            </w:numPr>
            <w:wordWrap w:val="0"/>
            <w:autoSpaceDE w:val="0"/>
            <w:autoSpaceDN w:val="0"/>
            <w:spacing w:after="160"/>
            <w:ind w:hanging="360"/>
            <w:jc w:val="both"/>
          </w:pPr>
        </w:pPrChange>
      </w:pPr>
      <w:ins w:id="368" w:author="Yoonsu Cho" w:date="2019-07-23T19:59:00Z">
        <w:r w:rsidRPr="0077014F">
          <w:rPr>
            <w:rFonts w:ascii="Times New Roman" w:eastAsia="Times New Roman" w:hAnsi="Times New Roman" w:cs="Times New Roman"/>
            <w:sz w:val="24"/>
            <w:szCs w:val="24"/>
            <w:rPrChange w:id="369" w:author="Yoonsu Cho" w:date="2019-07-23T20:09:00Z">
              <w:rPr>
                <w:rFonts w:ascii="Times New Roman" w:eastAsia="Times New Roman"/>
                <w:sz w:val="24"/>
                <w:szCs w:val="24"/>
              </w:rPr>
            </w:rPrChange>
          </w:rPr>
          <w:t>X1 has no effect on Y (</w:t>
        </w:r>
        <w:r w:rsidRPr="0077014F">
          <w:rPr>
            <w:rFonts w:ascii="Times New Roman" w:eastAsia="Times New Roman" w:hAnsi="Times New Roman" w:cs="Times New Roman"/>
            <w:sz w:val="24"/>
            <w:szCs w:val="24"/>
            <w:rPrChange w:id="370" w:author="Yoonsu Cho" w:date="2019-07-23T20:09:00Z">
              <w:rPr>
                <w:rFonts w:ascii="Times New Roman" w:eastAsia="Times New Roman"/>
                <w:sz w:val="24"/>
                <w:szCs w:val="24"/>
              </w:rPr>
            </w:rPrChange>
          </w:rPr>
          <w:t>β</w:t>
        </w:r>
        <w:r w:rsidRPr="0077014F">
          <w:rPr>
            <w:rFonts w:ascii="Times New Roman" w:eastAsia="Times New Roman" w:hAnsi="Times New Roman" w:cs="Times New Roman"/>
            <w:sz w:val="24"/>
            <w:szCs w:val="24"/>
            <w:rPrChange w:id="371" w:author="Yoonsu Cho" w:date="2019-07-23T20:09:00Z">
              <w:rPr>
                <w:rFonts w:ascii="Times New Roman" w:eastAsia="Times New Roman"/>
                <w:sz w:val="24"/>
                <w:szCs w:val="24"/>
              </w:rPr>
            </w:rPrChange>
          </w:rPr>
          <w:t>=0.0), where X</w:t>
        </w:r>
        <w:r w:rsidRPr="0029261B">
          <w:rPr>
            <w:rFonts w:ascii="Times New Roman" w:eastAsia="Times New Roman" w:hAnsi="Times New Roman" w:cs="Times New Roman"/>
            <w:sz w:val="24"/>
            <w:szCs w:val="24"/>
            <w:vertAlign w:val="subscript"/>
            <w:rPrChange w:id="372" w:author="Yoonsu Cho" w:date="2019-07-24T15:38:00Z">
              <w:rPr>
                <w:rFonts w:ascii="Times New Roman" w:eastAsia="Times New Roman"/>
                <w:sz w:val="24"/>
                <w:szCs w:val="24"/>
              </w:rPr>
            </w:rPrChange>
          </w:rPr>
          <w:t>2</w:t>
        </w:r>
        <w:r w:rsidRPr="0077014F">
          <w:rPr>
            <w:rFonts w:ascii="Times New Roman" w:eastAsia="Times New Roman" w:hAnsi="Times New Roman" w:cs="Times New Roman"/>
            <w:sz w:val="24"/>
            <w:szCs w:val="24"/>
            <w:rPrChange w:id="373" w:author="Yoonsu Cho" w:date="2019-07-23T20:09:00Z">
              <w:rPr>
                <w:rFonts w:ascii="Times New Roman" w:eastAsia="Times New Roman"/>
                <w:sz w:val="24"/>
                <w:szCs w:val="24"/>
              </w:rPr>
            </w:rPrChange>
          </w:rPr>
          <w:t xml:space="preserve"> has an effect on Y (</w:t>
        </w:r>
        <w:r w:rsidRPr="0077014F">
          <w:rPr>
            <w:rFonts w:ascii="Times New Roman" w:eastAsia="Times New Roman" w:hAnsi="Times New Roman" w:cs="Times New Roman"/>
            <w:sz w:val="24"/>
            <w:szCs w:val="24"/>
            <w:rPrChange w:id="374" w:author="Yoonsu Cho" w:date="2019-07-23T20:09:00Z">
              <w:rPr>
                <w:rFonts w:ascii="Times New Roman" w:eastAsia="Times New Roman"/>
                <w:sz w:val="24"/>
                <w:szCs w:val="24"/>
              </w:rPr>
            </w:rPrChange>
          </w:rPr>
          <w:t>β</w:t>
        </w:r>
        <w:r w:rsidRPr="0077014F">
          <w:rPr>
            <w:rFonts w:ascii="Times New Roman" w:eastAsia="Times New Roman" w:hAnsi="Times New Roman" w:cs="Times New Roman"/>
            <w:sz w:val="24"/>
            <w:szCs w:val="24"/>
            <w:rPrChange w:id="375" w:author="Yoonsu Cho" w:date="2019-07-23T20:09:00Z">
              <w:rPr>
                <w:rFonts w:ascii="Times New Roman" w:eastAsia="Times New Roman"/>
                <w:sz w:val="24"/>
                <w:szCs w:val="24"/>
              </w:rPr>
            </w:rPrChange>
          </w:rPr>
          <w:t>=0.3)</w:t>
        </w:r>
      </w:ins>
    </w:p>
    <w:p w14:paraId="715F4AAF" w14:textId="77777777" w:rsidR="002202DE" w:rsidRPr="0077014F" w:rsidRDefault="002202DE">
      <w:pPr>
        <w:pStyle w:val="ListParagraph"/>
        <w:widowControl w:val="0"/>
        <w:numPr>
          <w:ilvl w:val="0"/>
          <w:numId w:val="10"/>
        </w:numPr>
        <w:wordWrap w:val="0"/>
        <w:autoSpaceDE w:val="0"/>
        <w:autoSpaceDN w:val="0"/>
        <w:spacing w:after="160" w:line="480" w:lineRule="auto"/>
        <w:jc w:val="both"/>
        <w:rPr>
          <w:ins w:id="376" w:author="Yoonsu Cho" w:date="2019-07-23T19:59:00Z"/>
          <w:rFonts w:ascii="Times New Roman" w:eastAsia="Times New Roman" w:hAnsi="Times New Roman" w:cs="Times New Roman"/>
          <w:sz w:val="24"/>
          <w:szCs w:val="24"/>
          <w:rPrChange w:id="377" w:author="Yoonsu Cho" w:date="2019-07-23T20:09:00Z">
            <w:rPr>
              <w:ins w:id="378" w:author="Yoonsu Cho" w:date="2019-07-23T19:59:00Z"/>
              <w:rFonts w:ascii="Times New Roman" w:eastAsia="Times New Roman"/>
              <w:sz w:val="24"/>
              <w:szCs w:val="24"/>
            </w:rPr>
          </w:rPrChange>
        </w:rPr>
        <w:pPrChange w:id="379" w:author="Yoonsu Cho" w:date="2019-07-23T20:09:00Z">
          <w:pPr>
            <w:pStyle w:val="ListParagraph"/>
            <w:widowControl w:val="0"/>
            <w:numPr>
              <w:numId w:val="10"/>
            </w:numPr>
            <w:wordWrap w:val="0"/>
            <w:autoSpaceDE w:val="0"/>
            <w:autoSpaceDN w:val="0"/>
            <w:spacing w:after="160"/>
            <w:ind w:hanging="360"/>
            <w:jc w:val="both"/>
          </w:pPr>
        </w:pPrChange>
      </w:pPr>
      <w:ins w:id="380" w:author="Yoonsu Cho" w:date="2019-07-23T19:59:00Z">
        <w:r w:rsidRPr="0077014F">
          <w:rPr>
            <w:rFonts w:ascii="Times New Roman" w:eastAsia="Times New Roman" w:hAnsi="Times New Roman" w:cs="Times New Roman"/>
            <w:sz w:val="24"/>
            <w:szCs w:val="24"/>
            <w:rPrChange w:id="381" w:author="Yoonsu Cho" w:date="2019-07-23T20:09:00Z">
              <w:rPr>
                <w:rFonts w:ascii="Times New Roman" w:eastAsia="Times New Roman"/>
                <w:sz w:val="24"/>
                <w:szCs w:val="24"/>
              </w:rPr>
            </w:rPrChange>
          </w:rPr>
          <w:t>Both of X</w:t>
        </w:r>
        <w:r w:rsidRPr="0029261B">
          <w:rPr>
            <w:rFonts w:ascii="Times New Roman" w:eastAsia="Times New Roman" w:hAnsi="Times New Roman" w:cs="Times New Roman"/>
            <w:sz w:val="24"/>
            <w:szCs w:val="24"/>
            <w:vertAlign w:val="subscript"/>
            <w:rPrChange w:id="382" w:author="Yoonsu Cho" w:date="2019-07-24T15:38:00Z">
              <w:rPr>
                <w:rFonts w:ascii="Times New Roman" w:eastAsia="Times New Roman"/>
                <w:sz w:val="24"/>
                <w:szCs w:val="24"/>
              </w:rPr>
            </w:rPrChange>
          </w:rPr>
          <w:t>1</w:t>
        </w:r>
        <w:r w:rsidRPr="0077014F">
          <w:rPr>
            <w:rFonts w:ascii="Times New Roman" w:eastAsia="Times New Roman" w:hAnsi="Times New Roman" w:cs="Times New Roman"/>
            <w:sz w:val="24"/>
            <w:szCs w:val="24"/>
            <w:rPrChange w:id="383" w:author="Yoonsu Cho" w:date="2019-07-23T20:09:00Z">
              <w:rPr>
                <w:rFonts w:ascii="Times New Roman" w:eastAsia="Times New Roman"/>
                <w:sz w:val="24"/>
                <w:szCs w:val="24"/>
              </w:rPr>
            </w:rPrChange>
          </w:rPr>
          <w:t xml:space="preserve"> and X</w:t>
        </w:r>
        <w:r w:rsidRPr="0029261B">
          <w:rPr>
            <w:rFonts w:ascii="Times New Roman" w:eastAsia="Times New Roman" w:hAnsi="Times New Roman" w:cs="Times New Roman"/>
            <w:sz w:val="24"/>
            <w:szCs w:val="24"/>
            <w:vertAlign w:val="subscript"/>
            <w:rPrChange w:id="384" w:author="Yoonsu Cho" w:date="2019-07-24T15:38:00Z">
              <w:rPr>
                <w:rFonts w:ascii="Times New Roman" w:eastAsia="Times New Roman"/>
                <w:sz w:val="24"/>
                <w:szCs w:val="24"/>
              </w:rPr>
            </w:rPrChange>
          </w:rPr>
          <w:t>2</w:t>
        </w:r>
        <w:r w:rsidRPr="0077014F">
          <w:rPr>
            <w:rFonts w:ascii="Times New Roman" w:eastAsia="Times New Roman" w:hAnsi="Times New Roman" w:cs="Times New Roman"/>
            <w:sz w:val="24"/>
            <w:szCs w:val="24"/>
            <w:rPrChange w:id="385" w:author="Yoonsu Cho" w:date="2019-07-23T20:09:00Z">
              <w:rPr>
                <w:rFonts w:ascii="Times New Roman" w:eastAsia="Times New Roman"/>
                <w:sz w:val="24"/>
                <w:szCs w:val="24"/>
              </w:rPr>
            </w:rPrChange>
          </w:rPr>
          <w:t xml:space="preserve"> have effects on Y (</w:t>
        </w:r>
        <w:r w:rsidRPr="0077014F">
          <w:rPr>
            <w:rFonts w:ascii="Times New Roman" w:eastAsia="Times New Roman" w:hAnsi="Times New Roman" w:cs="Times New Roman"/>
            <w:sz w:val="24"/>
            <w:szCs w:val="24"/>
            <w:rPrChange w:id="386" w:author="Yoonsu Cho" w:date="2019-07-23T20:09:00Z">
              <w:rPr>
                <w:rFonts w:ascii="Times New Roman" w:eastAsia="Times New Roman"/>
                <w:sz w:val="24"/>
                <w:szCs w:val="24"/>
              </w:rPr>
            </w:rPrChange>
          </w:rPr>
          <w:t>β</w:t>
        </w:r>
        <w:r w:rsidRPr="0077014F">
          <w:rPr>
            <w:rFonts w:ascii="Times New Roman" w:eastAsia="Times New Roman" w:hAnsi="Times New Roman" w:cs="Times New Roman"/>
            <w:sz w:val="24"/>
            <w:szCs w:val="24"/>
            <w:rPrChange w:id="387" w:author="Yoonsu Cho" w:date="2019-07-23T20:09:00Z">
              <w:rPr>
                <w:rFonts w:ascii="Times New Roman" w:eastAsia="Times New Roman"/>
                <w:sz w:val="24"/>
                <w:szCs w:val="24"/>
              </w:rPr>
            </w:rPrChange>
          </w:rPr>
          <w:t>=0.3)</w:t>
        </w:r>
      </w:ins>
    </w:p>
    <w:p w14:paraId="6FC11D33" w14:textId="77777777" w:rsidR="002202DE" w:rsidRPr="0077014F" w:rsidRDefault="002202DE">
      <w:pPr>
        <w:pStyle w:val="ListParagraph"/>
        <w:widowControl w:val="0"/>
        <w:numPr>
          <w:ilvl w:val="0"/>
          <w:numId w:val="10"/>
        </w:numPr>
        <w:wordWrap w:val="0"/>
        <w:autoSpaceDE w:val="0"/>
        <w:autoSpaceDN w:val="0"/>
        <w:spacing w:after="160" w:line="480" w:lineRule="auto"/>
        <w:jc w:val="both"/>
        <w:rPr>
          <w:ins w:id="388" w:author="Yoonsu Cho" w:date="2019-07-23T19:59:00Z"/>
          <w:rFonts w:ascii="Times New Roman" w:eastAsia="Times New Roman" w:hAnsi="Times New Roman" w:cs="Times New Roman"/>
          <w:sz w:val="24"/>
          <w:szCs w:val="24"/>
          <w:rPrChange w:id="389" w:author="Yoonsu Cho" w:date="2019-07-23T20:09:00Z">
            <w:rPr>
              <w:ins w:id="390" w:author="Yoonsu Cho" w:date="2019-07-23T19:59:00Z"/>
              <w:rFonts w:ascii="Times New Roman" w:eastAsia="Times New Roman"/>
              <w:sz w:val="24"/>
              <w:szCs w:val="24"/>
            </w:rPr>
          </w:rPrChange>
        </w:rPr>
        <w:pPrChange w:id="391" w:author="Yoonsu Cho" w:date="2019-07-23T20:09:00Z">
          <w:pPr>
            <w:pStyle w:val="ListParagraph"/>
            <w:widowControl w:val="0"/>
            <w:numPr>
              <w:numId w:val="10"/>
            </w:numPr>
            <w:wordWrap w:val="0"/>
            <w:autoSpaceDE w:val="0"/>
            <w:autoSpaceDN w:val="0"/>
            <w:spacing w:after="160"/>
            <w:ind w:hanging="360"/>
            <w:jc w:val="both"/>
          </w:pPr>
        </w:pPrChange>
      </w:pPr>
      <w:ins w:id="392" w:author="Yoonsu Cho" w:date="2019-07-23T19:59:00Z">
        <w:r w:rsidRPr="0077014F">
          <w:rPr>
            <w:rFonts w:ascii="Times New Roman" w:eastAsia="Times New Roman" w:hAnsi="Times New Roman" w:cs="Times New Roman"/>
            <w:sz w:val="24"/>
            <w:szCs w:val="24"/>
            <w:rPrChange w:id="393" w:author="Yoonsu Cho" w:date="2019-07-23T20:09:00Z">
              <w:rPr>
                <w:rFonts w:ascii="Times New Roman" w:eastAsia="Times New Roman"/>
                <w:sz w:val="24"/>
                <w:szCs w:val="24"/>
              </w:rPr>
            </w:rPrChange>
          </w:rPr>
          <w:t>Neither of X</w:t>
        </w:r>
        <w:r w:rsidRPr="00E80D2B">
          <w:rPr>
            <w:rFonts w:ascii="Times New Roman" w:eastAsia="Times New Roman" w:hAnsi="Times New Roman" w:cs="Times New Roman"/>
            <w:sz w:val="24"/>
            <w:szCs w:val="24"/>
            <w:vertAlign w:val="subscript"/>
            <w:rPrChange w:id="394" w:author="Yoonsu Cho" w:date="2019-07-24T15:38:00Z">
              <w:rPr>
                <w:rFonts w:ascii="Times New Roman" w:eastAsia="Times New Roman"/>
                <w:sz w:val="24"/>
                <w:szCs w:val="24"/>
              </w:rPr>
            </w:rPrChange>
          </w:rPr>
          <w:t>1</w:t>
        </w:r>
        <w:r w:rsidRPr="0077014F">
          <w:rPr>
            <w:rFonts w:ascii="Times New Roman" w:eastAsia="Times New Roman" w:hAnsi="Times New Roman" w:cs="Times New Roman"/>
            <w:sz w:val="24"/>
            <w:szCs w:val="24"/>
            <w:rPrChange w:id="395" w:author="Yoonsu Cho" w:date="2019-07-23T20:09:00Z">
              <w:rPr>
                <w:rFonts w:ascii="Times New Roman" w:eastAsia="Times New Roman"/>
                <w:sz w:val="24"/>
                <w:szCs w:val="24"/>
              </w:rPr>
            </w:rPrChange>
          </w:rPr>
          <w:t xml:space="preserve"> and X</w:t>
        </w:r>
        <w:r w:rsidRPr="00E80D2B">
          <w:rPr>
            <w:rFonts w:ascii="Times New Roman" w:eastAsia="Times New Roman" w:hAnsi="Times New Roman" w:cs="Times New Roman"/>
            <w:sz w:val="24"/>
            <w:szCs w:val="24"/>
            <w:vertAlign w:val="subscript"/>
            <w:rPrChange w:id="396" w:author="Yoonsu Cho" w:date="2019-07-24T15:39:00Z">
              <w:rPr>
                <w:rFonts w:ascii="Times New Roman" w:eastAsia="Times New Roman"/>
                <w:sz w:val="24"/>
                <w:szCs w:val="24"/>
              </w:rPr>
            </w:rPrChange>
          </w:rPr>
          <w:t>2</w:t>
        </w:r>
        <w:r w:rsidRPr="0077014F">
          <w:rPr>
            <w:rFonts w:ascii="Times New Roman" w:eastAsia="Times New Roman" w:hAnsi="Times New Roman" w:cs="Times New Roman"/>
            <w:sz w:val="24"/>
            <w:szCs w:val="24"/>
            <w:rPrChange w:id="397" w:author="Yoonsu Cho" w:date="2019-07-23T20:09:00Z">
              <w:rPr>
                <w:rFonts w:ascii="Times New Roman" w:eastAsia="Times New Roman"/>
                <w:sz w:val="24"/>
                <w:szCs w:val="24"/>
              </w:rPr>
            </w:rPrChange>
          </w:rPr>
          <w:t xml:space="preserve"> have effects on Y (</w:t>
        </w:r>
        <w:r w:rsidRPr="0077014F">
          <w:rPr>
            <w:rFonts w:ascii="Times New Roman" w:eastAsia="Times New Roman" w:hAnsi="Times New Roman" w:cs="Times New Roman"/>
            <w:sz w:val="24"/>
            <w:szCs w:val="24"/>
            <w:rPrChange w:id="398" w:author="Yoonsu Cho" w:date="2019-07-23T20:09:00Z">
              <w:rPr>
                <w:rFonts w:ascii="Times New Roman" w:eastAsia="Times New Roman"/>
                <w:sz w:val="24"/>
                <w:szCs w:val="24"/>
              </w:rPr>
            </w:rPrChange>
          </w:rPr>
          <w:t>β</w:t>
        </w:r>
        <w:r w:rsidRPr="0077014F">
          <w:rPr>
            <w:rFonts w:ascii="Times New Roman" w:eastAsia="Times New Roman" w:hAnsi="Times New Roman" w:cs="Times New Roman"/>
            <w:sz w:val="24"/>
            <w:szCs w:val="24"/>
            <w:rPrChange w:id="399" w:author="Yoonsu Cho" w:date="2019-07-23T20:09:00Z">
              <w:rPr>
                <w:rFonts w:ascii="Times New Roman" w:eastAsia="Times New Roman"/>
                <w:sz w:val="24"/>
                <w:szCs w:val="24"/>
              </w:rPr>
            </w:rPrChange>
          </w:rPr>
          <w:t>=0.0)</w:t>
        </w:r>
      </w:ins>
    </w:p>
    <w:p w14:paraId="5E8A10A8" w14:textId="61B403F5" w:rsidR="002202DE" w:rsidRPr="0077014F" w:rsidRDefault="002202DE">
      <w:pPr>
        <w:spacing w:line="480" w:lineRule="auto"/>
        <w:jc w:val="both"/>
        <w:rPr>
          <w:ins w:id="400" w:author="Yoonsu Cho" w:date="2019-07-23T19:59:00Z"/>
          <w:rFonts w:ascii="Times New Roman" w:eastAsia="Times New Roman"/>
          <w:i/>
          <w:sz w:val="24"/>
          <w:szCs w:val="24"/>
        </w:rPr>
        <w:pPrChange w:id="401" w:author="Yoonsu Cho" w:date="2019-07-23T20:09:00Z">
          <w:pPr>
            <w:jc w:val="both"/>
          </w:pPr>
        </w:pPrChange>
      </w:pPr>
      <w:ins w:id="402" w:author="Yoonsu Cho" w:date="2019-07-23T19:59:00Z">
        <w:r w:rsidRPr="0077014F">
          <w:rPr>
            <w:rFonts w:ascii="Times New Roman" w:eastAsia="Times New Roman"/>
            <w:sz w:val="24"/>
            <w:szCs w:val="24"/>
          </w:rPr>
          <w:t xml:space="preserve">In each scenario, we performed the LASSO regression to evaluate if the LASSO selects the traits in a manner that is determined by which trait is causal, rather than which trait has more instruments. The simulation </w:t>
        </w:r>
      </w:ins>
      <w:ins w:id="403" w:author="Yoonsu Cho" w:date="2019-07-24T10:27:00Z">
        <w:r w:rsidR="00C57AA1">
          <w:rPr>
            <w:rFonts w:ascii="Times New Roman" w:eastAsia="Times New Roman"/>
            <w:sz w:val="24"/>
            <w:szCs w:val="24"/>
          </w:rPr>
          <w:t>used 10</w:t>
        </w:r>
        <w:r w:rsidR="003064A3">
          <w:rPr>
            <w:rFonts w:ascii="Times New Roman" w:eastAsia="Times New Roman"/>
            <w:sz w:val="24"/>
            <w:szCs w:val="24"/>
          </w:rPr>
          <w:t xml:space="preserve">,000 individuals and </w:t>
        </w:r>
      </w:ins>
      <w:ins w:id="404" w:author="Yoonsu Cho" w:date="2019-07-23T19:59:00Z">
        <w:r w:rsidRPr="0077014F">
          <w:rPr>
            <w:rFonts w:ascii="Times New Roman" w:eastAsia="Times New Roman"/>
            <w:sz w:val="24"/>
            <w:szCs w:val="24"/>
          </w:rPr>
          <w:t>was replicated 1</w:t>
        </w:r>
      </w:ins>
      <w:ins w:id="405" w:author="Yoonsu Cho" w:date="2019-07-24T15:39:00Z">
        <w:r w:rsidR="00E80D2B">
          <w:rPr>
            <w:rFonts w:ascii="Times New Roman" w:eastAsia="Times New Roman"/>
            <w:sz w:val="24"/>
            <w:szCs w:val="24"/>
          </w:rPr>
          <w:t>,</w:t>
        </w:r>
      </w:ins>
      <w:ins w:id="406" w:author="Yoonsu Cho" w:date="2019-07-23T19:59:00Z">
        <w:r w:rsidRPr="0077014F">
          <w:rPr>
            <w:rFonts w:ascii="Times New Roman" w:eastAsia="Times New Roman"/>
            <w:sz w:val="24"/>
            <w:szCs w:val="24"/>
          </w:rPr>
          <w:t xml:space="preserve">000 times </w:t>
        </w:r>
      </w:ins>
      <w:ins w:id="407" w:author="Yoonsu Cho" w:date="2019-07-24T10:27:00Z">
        <w:r w:rsidR="003064A3">
          <w:rPr>
            <w:rFonts w:ascii="Times New Roman" w:eastAsia="Times New Roman"/>
            <w:sz w:val="24"/>
            <w:szCs w:val="24"/>
          </w:rPr>
          <w:t>for</w:t>
        </w:r>
      </w:ins>
      <w:ins w:id="408" w:author="Yoonsu Cho" w:date="2019-07-23T19:59:00Z">
        <w:r w:rsidRPr="0077014F">
          <w:rPr>
            <w:rFonts w:ascii="Times New Roman" w:eastAsia="Times New Roman"/>
            <w:sz w:val="24"/>
            <w:szCs w:val="24"/>
          </w:rPr>
          <w:t xml:space="preserve"> each scenario. </w:t>
        </w:r>
      </w:ins>
      <w:ins w:id="409" w:author="Yoonsu Cho" w:date="2019-07-24T15:35:00Z">
        <w:r w:rsidR="00A40754">
          <w:rPr>
            <w:rFonts w:ascii="Times New Roman" w:eastAsia="Times New Roman"/>
            <w:sz w:val="24"/>
            <w:szCs w:val="24"/>
          </w:rPr>
          <w:t>T</w:t>
        </w:r>
      </w:ins>
      <w:ins w:id="410" w:author="Yoonsu Cho" w:date="2019-07-24T15:33:00Z">
        <w:r w:rsidR="00511AA8">
          <w:rPr>
            <w:rFonts w:ascii="Times New Roman" w:eastAsia="Times New Roman"/>
            <w:sz w:val="24"/>
            <w:szCs w:val="24"/>
          </w:rPr>
          <w:t>he probab</w:t>
        </w:r>
      </w:ins>
      <w:ins w:id="411" w:author="Yoonsu Cho" w:date="2019-07-24T15:34:00Z">
        <w:r w:rsidR="00E13EE2">
          <w:rPr>
            <w:rFonts w:ascii="Times New Roman" w:eastAsia="Times New Roman"/>
            <w:sz w:val="24"/>
            <w:szCs w:val="24"/>
          </w:rPr>
          <w:t xml:space="preserve">ility of </w:t>
        </w:r>
      </w:ins>
      <w:ins w:id="412" w:author="Yoonsu Cho" w:date="2019-07-24T15:36:00Z">
        <w:r w:rsidR="00A40754">
          <w:rPr>
            <w:rFonts w:ascii="Times New Roman" w:eastAsia="Times New Roman"/>
            <w:sz w:val="24"/>
            <w:szCs w:val="24"/>
          </w:rPr>
          <w:t>how often</w:t>
        </w:r>
      </w:ins>
      <w:ins w:id="413" w:author="Yoonsu Cho" w:date="2019-07-24T15:34:00Z">
        <w:r w:rsidR="00E13EE2">
          <w:rPr>
            <w:rFonts w:ascii="Times New Roman" w:eastAsia="Times New Roman"/>
            <w:sz w:val="24"/>
            <w:szCs w:val="24"/>
          </w:rPr>
          <w:t xml:space="preserve"> </w:t>
        </w:r>
      </w:ins>
      <w:ins w:id="414" w:author="Yoonsu Cho" w:date="2019-07-24T15:37:00Z">
        <w:r w:rsidR="00612662">
          <w:rPr>
            <w:rFonts w:ascii="Times New Roman" w:eastAsia="Times New Roman"/>
            <w:sz w:val="24"/>
            <w:szCs w:val="24"/>
          </w:rPr>
          <w:t xml:space="preserve">the </w:t>
        </w:r>
      </w:ins>
      <w:ins w:id="415" w:author="Yoonsu Cho" w:date="2019-07-24T15:34:00Z">
        <w:r w:rsidR="00E13EE2">
          <w:rPr>
            <w:rFonts w:ascii="Times New Roman" w:eastAsia="Times New Roman"/>
            <w:sz w:val="24"/>
            <w:szCs w:val="24"/>
          </w:rPr>
          <w:t>trait X</w:t>
        </w:r>
        <w:r w:rsidR="00E13EE2" w:rsidRPr="00E80D2B">
          <w:rPr>
            <w:rFonts w:ascii="Times New Roman" w:eastAsia="Times New Roman"/>
            <w:sz w:val="24"/>
            <w:szCs w:val="24"/>
            <w:vertAlign w:val="subscript"/>
            <w:rPrChange w:id="416" w:author="Yoonsu Cho" w:date="2019-07-24T15:39:00Z">
              <w:rPr>
                <w:rFonts w:ascii="Times New Roman" w:eastAsia="Times New Roman"/>
                <w:sz w:val="24"/>
                <w:szCs w:val="24"/>
              </w:rPr>
            </w:rPrChange>
          </w:rPr>
          <w:t>1</w:t>
        </w:r>
        <w:r w:rsidR="00E13EE2">
          <w:rPr>
            <w:rFonts w:ascii="Times New Roman" w:eastAsia="Times New Roman"/>
            <w:sz w:val="24"/>
            <w:szCs w:val="24"/>
          </w:rPr>
          <w:t xml:space="preserve"> and X</w:t>
        </w:r>
        <w:r w:rsidR="00E13EE2" w:rsidRPr="00E80D2B">
          <w:rPr>
            <w:rFonts w:ascii="Times New Roman" w:eastAsia="Times New Roman"/>
            <w:sz w:val="24"/>
            <w:szCs w:val="24"/>
            <w:vertAlign w:val="subscript"/>
            <w:rPrChange w:id="417" w:author="Yoonsu Cho" w:date="2019-07-24T15:39:00Z">
              <w:rPr>
                <w:rFonts w:ascii="Times New Roman" w:eastAsia="Times New Roman"/>
                <w:sz w:val="24"/>
                <w:szCs w:val="24"/>
              </w:rPr>
            </w:rPrChange>
          </w:rPr>
          <w:t>2</w:t>
        </w:r>
      </w:ins>
      <w:ins w:id="418" w:author="Yoonsu Cho" w:date="2019-07-24T15:37:00Z">
        <w:r w:rsidR="00612662">
          <w:rPr>
            <w:rFonts w:ascii="Times New Roman" w:eastAsia="Times New Roman"/>
            <w:sz w:val="24"/>
            <w:szCs w:val="24"/>
          </w:rPr>
          <w:t xml:space="preserve"> are</w:t>
        </w:r>
      </w:ins>
      <w:ins w:id="419" w:author="Yoonsu Cho" w:date="2019-07-24T15:34:00Z">
        <w:r w:rsidR="00E13EE2">
          <w:rPr>
            <w:rFonts w:ascii="Times New Roman" w:eastAsia="Times New Roman"/>
            <w:sz w:val="24"/>
            <w:szCs w:val="24"/>
          </w:rPr>
          <w:t xml:space="preserve"> selected</w:t>
        </w:r>
        <w:r w:rsidR="00523FA2">
          <w:rPr>
            <w:rFonts w:ascii="Times New Roman" w:eastAsia="Times New Roman"/>
            <w:sz w:val="24"/>
            <w:szCs w:val="24"/>
          </w:rPr>
          <w:t xml:space="preserve"> by LASSO </w:t>
        </w:r>
      </w:ins>
      <w:ins w:id="420" w:author="Yoonsu Cho" w:date="2019-07-24T15:35:00Z">
        <w:r w:rsidR="00523FA2">
          <w:rPr>
            <w:rFonts w:ascii="Times New Roman" w:eastAsia="Times New Roman"/>
            <w:sz w:val="24"/>
            <w:szCs w:val="24"/>
          </w:rPr>
          <w:t xml:space="preserve">were </w:t>
        </w:r>
      </w:ins>
      <w:ins w:id="421" w:author="Yoonsu Cho" w:date="2019-07-24T15:36:00Z">
        <w:r w:rsidR="00290A8A">
          <w:rPr>
            <w:rFonts w:ascii="Times New Roman" w:eastAsia="Times New Roman"/>
            <w:sz w:val="24"/>
            <w:szCs w:val="24"/>
          </w:rPr>
          <w:t>calculated</w:t>
        </w:r>
      </w:ins>
      <w:ins w:id="422" w:author="Yoonsu Cho" w:date="2019-07-24T15:35:00Z">
        <w:r w:rsidR="006F3BB8">
          <w:rPr>
            <w:rFonts w:ascii="Times New Roman" w:eastAsia="Times New Roman"/>
            <w:sz w:val="24"/>
            <w:szCs w:val="24"/>
          </w:rPr>
          <w:t>.</w:t>
        </w:r>
      </w:ins>
    </w:p>
    <w:p w14:paraId="55685796" w14:textId="77777777" w:rsidR="002202DE" w:rsidRPr="002202DE" w:rsidRDefault="002202DE">
      <w:pPr>
        <w:rPr>
          <w:ins w:id="423" w:author="Gibran Hemani" w:date="2019-07-10T23:06:00Z"/>
          <w:rPrChange w:id="424" w:author="Yoonsu Cho" w:date="2019-07-23T19:59:00Z">
            <w:rPr>
              <w:ins w:id="425" w:author="Gibran Hemani" w:date="2019-07-10T23:06:00Z"/>
              <w:rFonts w:ascii="Times New Roman" w:hAnsi="Times New Roman" w:cs="Times New Roman"/>
              <w:sz w:val="24"/>
              <w:szCs w:val="24"/>
            </w:rPr>
          </w:rPrChange>
        </w:rPr>
        <w:pPrChange w:id="426" w:author="Yoonsu Cho" w:date="2019-07-23T19:59:00Z">
          <w:pPr>
            <w:pStyle w:val="Heading3"/>
            <w:spacing w:line="480" w:lineRule="auto"/>
          </w:pPr>
        </w:pPrChange>
      </w:pPr>
    </w:p>
    <w:p w14:paraId="70CBD931" w14:textId="39227F4A"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lastRenderedPageBreak/>
        <w:t>Empirical analyses</w:t>
      </w:r>
    </w:p>
    <w:p w14:paraId="5758218A" w14:textId="053A0305"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As applied examples, we chose two robust findings and two controversial findings that are potentially biased due to pleiotropy: i) systolic blood pressure (SBP) and coronary heart disease (CHD); ii) urate and CHD;</w:t>
      </w:r>
      <w:r w:rsidRPr="00454C7F" w:rsidDel="00994655">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iii) sleep duration and schizophrenia; and iv) education level (years of schooling) and body mass index (BMI). Those examples were chosen based on previous findings </w:t>
      </w:r>
      <w:r w:rsidRPr="00454C7F">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NSwgMjYsIDI3LCAyODwvc3R5bGU+PC9EaXNwbGF5VGV4dD48cmVjb3JkPjxyZWMtbnVtYmVyPjE8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NSwgMjYsIDI3LCAyODwvc3R5bGU+PC9EaXNwbGF5VGV4dD48cmVjb3JkPjxyZWMtbnVtYmVyPjE8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25, 26, 27, 28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to illustrate how pleiotropic variants can be used to identify other pathways and adjusted to estimate the causal effect of the original exposure on the outcome independent of pleiotropic bias. </w:t>
      </w:r>
    </w:p>
    <w:p w14:paraId="6B0B84F8" w14:textId="6B6CE065"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Summary statistics (beta coefficients and SEs) for the associations of the SNPs with each exposure were obtained from the publicly available GWAS database (Supplementary Table S1). Selected SNPs were harmonised for the analysis, excluding palindromic SNPs and pruning for linkage disequilibrium (r</w:t>
      </w:r>
      <w:r w:rsidRPr="00454C7F">
        <w:rPr>
          <w:rFonts w:ascii="Times New Roman" w:eastAsia="Calibri" w:hAnsi="Times New Roman" w:cs="Times New Roman"/>
          <w:sz w:val="24"/>
          <w:szCs w:val="24"/>
          <w:vertAlign w:val="superscript"/>
        </w:rPr>
        <w:t>2</w:t>
      </w:r>
      <w:r w:rsidRPr="00454C7F">
        <w:rPr>
          <w:rFonts w:ascii="Times New Roman" w:eastAsia="Calibri" w:hAnsi="Times New Roman" w:cs="Times New Roman"/>
          <w:sz w:val="24"/>
          <w:szCs w:val="24"/>
        </w:rPr>
        <w:t xml:space="preserve"> &lt;0.001). We primarily used the two-sample MR IVW method to obtain causal estimates between exposures and outcomes allowing each SNP to have different mean effect (random effects model). A number of sensitivity analyses were applied to evaluate the consistency of causal effect estimates under different models of pleiotropy amongst the SNPs, including the MR-Egger</w: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Pr="00454C7F">
        <w:rPr>
          <w:rFonts w:ascii="Times New Roman" w:eastAsia="Calibri" w:hAnsi="Times New Roman" w:cs="Times New Roman"/>
          <w:sz w:val="24"/>
          <w:szCs w:val="24"/>
        </w:rPr>
        <w:instrText xml:space="preserve"> ADDIN EN.CITE </w:instrTex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Pr="00454C7F">
        <w:rPr>
          <w:rFonts w:ascii="Times New Roman" w:eastAsia="Calibri" w:hAnsi="Times New Roman" w:cs="Times New Roman"/>
          <w:sz w:val="24"/>
          <w:szCs w:val="24"/>
        </w:rPr>
        <w:instrText xml:space="preserve"> ADDIN EN.CITE.DATA </w:instrText>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weighted median and weighted mode approaches </w:t>
      </w:r>
      <w:r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LCA4PC9zdHlsZT48L0Rpc3BsYXlUZXh0PjxyZWNvcmQ+PHJlYy1udW1iZXI+MjM8L3JlYy1udW1i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LCA4PC9zdHlsZT48L0Rpc3BsYXlUZXh0PjxyZWNvcmQ+PHJlYy1udW1iZXI+MjM8L3JlYy1udW1i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7, 8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33F91621"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Outliers were detected among the instruments for each exposure (P &lt; 0.05 / the number of SNPs). We searched the MR-Base database to identify the candidate traits that are associated with outliers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xml:space="preserve">). We then performed multivariable MR analysis to test which candidate trait can explain the heterogeneity in the original exposure-outcome association.  To perform multivariable MR, more SNPs </w:t>
      </w:r>
      <w:r>
        <w:rPr>
          <w:rFonts w:ascii="Times New Roman" w:eastAsia="Calibri" w:hAnsi="Times New Roman" w:cs="Times New Roman"/>
          <w:sz w:val="24"/>
          <w:szCs w:val="24"/>
        </w:rPr>
        <w:t xml:space="preserve">that </w:t>
      </w:r>
      <w:r w:rsidRPr="00454C7F">
        <w:rPr>
          <w:rFonts w:ascii="Times New Roman" w:eastAsia="Calibri" w:hAnsi="Times New Roman" w:cs="Times New Roman"/>
          <w:sz w:val="24"/>
          <w:szCs w:val="24"/>
        </w:rPr>
        <w:t>instrument the candidate traits</w:t>
      </w: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were introduced into the analysis.</w:t>
      </w:r>
    </w:p>
    <w:p w14:paraId="75D2C986"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Subsequently we re-estimated the association of the original exposure and the original outcome using different sets of instruments: a) all SNPs (corresponding to the raw method in our simulation), b) outliers adjusted c) all outlier removed, c) candidate outliers removed.</w:t>
      </w:r>
    </w:p>
    <w:p w14:paraId="328A1C35"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All analyses were conducted with the TwoSampleMR package of MR-Base (</w:t>
      </w:r>
      <w:hyperlink r:id="rId88">
        <w:r w:rsidRPr="00454C7F">
          <w:rPr>
            <w:rFonts w:ascii="Times New Roman" w:eastAsia="Calibri" w:hAnsi="Times New Roman" w:cs="Times New Roman"/>
            <w:color w:val="1155CC"/>
            <w:sz w:val="24"/>
            <w:szCs w:val="24"/>
            <w:u w:val="single"/>
          </w:rPr>
          <w:t>https://github.com/MRCIEU/TwoSampleMR</w:t>
        </w:r>
      </w:hyperlink>
      <w:r w:rsidRPr="00454C7F">
        <w:rPr>
          <w:rFonts w:ascii="Times New Roman" w:eastAsia="Calibri" w:hAnsi="Times New Roman" w:cs="Times New Roman"/>
          <w:sz w:val="24"/>
          <w:szCs w:val="24"/>
        </w:rPr>
        <w:t xml:space="preserve">) and the MR-TRYX package (https://github.com/explodecomputer/tryx) in R statistical software (ver 3.4.1). </w:t>
      </w:r>
    </w:p>
    <w:p w14:paraId="7768E0E9"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0D894BAD" w14:textId="77777777" w:rsidR="000C0344" w:rsidRPr="00454C7F" w:rsidRDefault="000C0344" w:rsidP="000C0344">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t>Results</w:t>
      </w:r>
    </w:p>
    <w:p w14:paraId="6728D73B"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Simulations</w:t>
      </w:r>
    </w:p>
    <w:p w14:paraId="24D5D2CB" w14:textId="679B5811" w:rsidR="000C0344" w:rsidRDefault="000C0344" w:rsidP="000C034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performed a wide range of simulations (Figure 2) to evaluate how a variety of methods designed to deal with pleiotropy fare under a set of different scenarios that violate the exclusion restriction principle. Perhaps the most striking result from these simulations is that no method is always reliable, and several methods are </w:t>
      </w:r>
      <w:del w:id="427" w:author="Yoonsu Cho" w:date="2019-07-23T20:11:00Z">
        <w:r w:rsidDel="004009CF">
          <w:rPr>
            <w:rFonts w:ascii="Times New Roman" w:hAnsi="Times New Roman" w:cs="Times New Roman"/>
            <w:sz w:val="24"/>
            <w:szCs w:val="24"/>
          </w:rPr>
          <w:delText xml:space="preserve">have </w:delText>
        </w:r>
      </w:del>
      <w:r>
        <w:rPr>
          <w:rFonts w:ascii="Times New Roman" w:hAnsi="Times New Roman" w:cs="Times New Roman"/>
          <w:sz w:val="24"/>
          <w:szCs w:val="24"/>
        </w:rPr>
        <w:t xml:space="preserve">similar over reliability whilst performing very differently from each other between specific scenarios. Across 47 simulation scenarios, adjusting for detected outliers using the MR-TRYX framework had the highest average </w:t>
      </w:r>
      <w:commentRangeStart w:id="428"/>
      <w:r>
        <w:rPr>
          <w:rFonts w:ascii="Times New Roman" w:hAnsi="Times New Roman" w:cs="Times New Roman"/>
          <w:sz w:val="24"/>
          <w:szCs w:val="24"/>
        </w:rPr>
        <w:t>rank</w:t>
      </w:r>
      <w:commentRangeEnd w:id="428"/>
      <w:r w:rsidR="00D6670A">
        <w:rPr>
          <w:rStyle w:val="CommentReference"/>
        </w:rPr>
        <w:commentReference w:id="428"/>
      </w:r>
      <w:r>
        <w:rPr>
          <w:rFonts w:ascii="Times New Roman" w:hAnsi="Times New Roman" w:cs="Times New Roman"/>
          <w:sz w:val="24"/>
          <w:szCs w:val="24"/>
        </w:rPr>
        <w:t>, and simply performing IVW random effects was most often the best performing method, whereas removing detected outliers had the lowest average rank. We found that as the proportion of instruments exhibiting pleiotropic effects increased, all methods typically worsened in their performance though there were notable examples in which increasingly widespread pleiotropy doesn’t have an adverse effect. For example</w:t>
      </w:r>
      <w:ins w:id="429" w:author="Yoonsu Cho" w:date="2019-07-23T20:10:00Z">
        <w:r w:rsidR="005C0BE4">
          <w:rPr>
            <w:rFonts w:ascii="Times New Roman" w:hAnsi="Times New Roman" w:cs="Times New Roman"/>
            <w:sz w:val="24"/>
            <w:szCs w:val="24"/>
          </w:rPr>
          <w:t>,</w:t>
        </w:r>
      </w:ins>
      <w:r>
        <w:rPr>
          <w:rFonts w:ascii="Times New Roman" w:hAnsi="Times New Roman" w:cs="Times New Roman"/>
          <w:sz w:val="24"/>
          <w:szCs w:val="24"/>
        </w:rPr>
        <w:t xml:space="preserve"> widespread balanced horizontal pleiotropy or mediated pleiotropy does not have a drastic adverse influence on IVW, and MVMR and outlier adjustment is relatively impervious to confounding pleiotropy.</w:t>
      </w:r>
    </w:p>
    <w:p w14:paraId="3A047FDA" w14:textId="77777777" w:rsidR="000C0344" w:rsidRDefault="000C0344" w:rsidP="000C0344">
      <w:pPr>
        <w:spacing w:line="480" w:lineRule="auto"/>
        <w:jc w:val="both"/>
        <w:rPr>
          <w:rFonts w:ascii="Times New Roman" w:hAnsi="Times New Roman" w:cs="Times New Roman"/>
          <w:sz w:val="24"/>
          <w:szCs w:val="24"/>
        </w:rPr>
      </w:pPr>
    </w:p>
    <w:p w14:paraId="59A99A52" w14:textId="641A57FA" w:rsidR="000C0344" w:rsidRPr="006B2F79" w:rsidRDefault="000C0344" w:rsidP="000C0344">
      <w:pPr>
        <w:spacing w:line="480" w:lineRule="auto"/>
        <w:jc w:val="both"/>
        <w:rPr>
          <w:rFonts w:ascii="Times New Roman" w:hAnsi="Times New Roman" w:cs="Times New Roman"/>
          <w:sz w:val="24"/>
          <w:szCs w:val="24"/>
        </w:rPr>
      </w:pPr>
      <w:r w:rsidRPr="006B2F79">
        <w:rPr>
          <w:rFonts w:ascii="Times New Roman" w:hAnsi="Times New Roman" w:cs="Times New Roman"/>
          <w:sz w:val="24"/>
          <w:szCs w:val="24"/>
        </w:rPr>
        <w:lastRenderedPageBreak/>
        <w:t>It is an obvious conceptual disadvantage in these simulations for some methods (e.g. IVW and outlier removal) that use only the exposure and outcome data, against MVMR and MR-TRYX which draw on information from other sources. However, we note that the MR-TRYX adjustment approach depends on detecting candidate traits that explain the pleiotropic effect and if the relevant candidate traits are not available, there is no adjustment and the method becomes identical to random effects IVW which generally performs better than outlier removal. We also note that if we use association with candidate traits to determine whether or not to remove an outlier then improve</w:t>
      </w:r>
      <w:r>
        <w:rPr>
          <w:rFonts w:ascii="Times New Roman" w:hAnsi="Times New Roman" w:cs="Times New Roman"/>
          <w:sz w:val="24"/>
          <w:szCs w:val="24"/>
        </w:rPr>
        <w:t>ments can be made</w:t>
      </w:r>
      <w:r w:rsidRPr="006B2F79">
        <w:rPr>
          <w:rFonts w:ascii="Times New Roman" w:hAnsi="Times New Roman" w:cs="Times New Roman"/>
          <w:sz w:val="24"/>
          <w:szCs w:val="24"/>
        </w:rPr>
        <w:t xml:space="preserve"> over simple outlier removal. </w:t>
      </w:r>
      <w:r>
        <w:rPr>
          <w:rFonts w:ascii="Times New Roman" w:hAnsi="Times New Roman" w:cs="Times New Roman"/>
          <w:sz w:val="24"/>
          <w:szCs w:val="24"/>
        </w:rPr>
        <w:t xml:space="preserve">What we observe here </w:t>
      </w:r>
      <w:r w:rsidRPr="006B2F79">
        <w:rPr>
          <w:rFonts w:ascii="Times New Roman" w:hAnsi="Times New Roman" w:cs="Times New Roman"/>
          <w:sz w:val="24"/>
          <w:szCs w:val="24"/>
        </w:rPr>
        <w:t xml:space="preserve">is intuitive because the potential drawback of outlier removal is that the outliers could be the only valid instruments, or false discovery rates increase due to </w:t>
      </w:r>
      <w:commentRangeStart w:id="430"/>
      <w:r w:rsidRPr="006B2F79">
        <w:rPr>
          <w:rFonts w:ascii="Times New Roman" w:hAnsi="Times New Roman" w:cs="Times New Roman"/>
          <w:sz w:val="24"/>
          <w:szCs w:val="24"/>
        </w:rPr>
        <w:t xml:space="preserve">overly precise confidence intervals. </w:t>
      </w:r>
      <w:commentRangeEnd w:id="430"/>
      <w:r w:rsidR="007823A2">
        <w:rPr>
          <w:rStyle w:val="CommentReference"/>
        </w:rPr>
        <w:commentReference w:id="430"/>
      </w:r>
      <w:r w:rsidRPr="006B2F79">
        <w:rPr>
          <w:rFonts w:ascii="Times New Roman" w:hAnsi="Times New Roman" w:cs="Times New Roman"/>
          <w:sz w:val="24"/>
          <w:szCs w:val="24"/>
        </w:rPr>
        <w:t>Thus</w:t>
      </w:r>
      <w:ins w:id="431" w:author="Yoonsu Cho" w:date="2019-07-24T15:46:00Z">
        <w:r w:rsidR="00760A8F">
          <w:rPr>
            <w:rFonts w:ascii="Times New Roman" w:hAnsi="Times New Roman" w:cs="Times New Roman"/>
            <w:sz w:val="24"/>
            <w:szCs w:val="24"/>
          </w:rPr>
          <w:t>,</w:t>
        </w:r>
      </w:ins>
      <w:r w:rsidRPr="006B2F79">
        <w:rPr>
          <w:rFonts w:ascii="Times New Roman" w:hAnsi="Times New Roman" w:cs="Times New Roman"/>
          <w:sz w:val="24"/>
          <w:szCs w:val="24"/>
        </w:rPr>
        <w:t xml:space="preserve"> adding an extra barrier to the removal of outliers can mitigate these problems.</w:t>
      </w:r>
    </w:p>
    <w:p w14:paraId="5A922A9B" w14:textId="77777777" w:rsidR="000C0344" w:rsidRPr="006B2F79" w:rsidRDefault="000C0344" w:rsidP="000C0344">
      <w:pPr>
        <w:spacing w:line="480" w:lineRule="auto"/>
        <w:jc w:val="both"/>
        <w:rPr>
          <w:rFonts w:ascii="Times New Roman" w:hAnsi="Times New Roman" w:cs="Times New Roman"/>
          <w:sz w:val="24"/>
          <w:szCs w:val="24"/>
        </w:rPr>
      </w:pPr>
    </w:p>
    <w:p w14:paraId="34796EF3" w14:textId="1C4063EB" w:rsidR="000C0344" w:rsidRDefault="000C0344" w:rsidP="000C0344">
      <w:pPr>
        <w:spacing w:line="480" w:lineRule="auto"/>
        <w:jc w:val="both"/>
        <w:rPr>
          <w:ins w:id="432" w:author="Yoonsu Cho" w:date="2019-07-23T20:14:00Z"/>
          <w:rFonts w:ascii="Times New Roman" w:hAnsi="Times New Roman" w:cs="Times New Roman"/>
          <w:sz w:val="24"/>
          <w:szCs w:val="24"/>
        </w:rPr>
      </w:pPr>
      <w:r w:rsidRPr="006B2F79">
        <w:rPr>
          <w:rFonts w:ascii="Times New Roman" w:hAnsi="Times New Roman" w:cs="Times New Roman"/>
          <w:sz w:val="24"/>
          <w:szCs w:val="24"/>
        </w:rPr>
        <w:t xml:space="preserve">Multivariable MR performs generally well except in the case when the candidate trait is a mediator of the </w:t>
      </w:r>
      <w:r w:rsidRPr="00601EDA">
        <w:rPr>
          <w:rFonts w:ascii="Times New Roman" w:hAnsi="Times New Roman" w:cs="Times New Roman"/>
          <w:i/>
          <w:iCs/>
          <w:sz w:val="24"/>
          <w:szCs w:val="24"/>
          <w:rPrChange w:id="433" w:author="Yoonsu Cho" w:date="2019-07-24T16:10:00Z">
            <w:rPr>
              <w:rFonts w:ascii="Times New Roman" w:hAnsi="Times New Roman" w:cs="Times New Roman"/>
              <w:sz w:val="24"/>
              <w:szCs w:val="24"/>
            </w:rPr>
          </w:rPrChange>
        </w:rPr>
        <w:t>x-y</w:t>
      </w:r>
      <w:r w:rsidRPr="006B2F79">
        <w:rPr>
          <w:rFonts w:ascii="Times New Roman" w:hAnsi="Times New Roman" w:cs="Times New Roman"/>
          <w:sz w:val="24"/>
          <w:szCs w:val="24"/>
        </w:rPr>
        <w:t xml:space="preserve"> association, in which case it performs extremely poorly because it adjusts for the entir</w:t>
      </w:r>
      <w:r>
        <w:rPr>
          <w:rFonts w:ascii="Times New Roman" w:hAnsi="Times New Roman" w:cs="Times New Roman"/>
          <w:sz w:val="24"/>
          <w:szCs w:val="24"/>
        </w:rPr>
        <w:t>e</w:t>
      </w:r>
      <w:r w:rsidRPr="006B2F79">
        <w:rPr>
          <w:rFonts w:ascii="Times New Roman" w:hAnsi="Times New Roman" w:cs="Times New Roman"/>
          <w:sz w:val="24"/>
          <w:szCs w:val="24"/>
        </w:rPr>
        <w:t xml:space="preserve">ty of </w:t>
      </w:r>
      <w:r w:rsidRPr="000917F1">
        <w:rPr>
          <w:rFonts w:ascii="Times New Roman" w:hAnsi="Times New Roman" w:cs="Times New Roman"/>
          <w:i/>
          <w:iCs/>
          <w:sz w:val="24"/>
          <w:szCs w:val="24"/>
          <w:rPrChange w:id="434" w:author="Yoonsu Cho" w:date="2019-07-24T16:11:00Z">
            <w:rPr>
              <w:rFonts w:ascii="Times New Roman" w:hAnsi="Times New Roman" w:cs="Times New Roman"/>
              <w:sz w:val="24"/>
              <w:szCs w:val="24"/>
            </w:rPr>
          </w:rPrChange>
        </w:rPr>
        <w:t>x</w:t>
      </w:r>
      <w:r w:rsidRPr="006B2F79">
        <w:rPr>
          <w:rFonts w:ascii="Times New Roman" w:hAnsi="Times New Roman" w:cs="Times New Roman"/>
          <w:sz w:val="24"/>
          <w:szCs w:val="24"/>
        </w:rPr>
        <w:t xml:space="preserve">'s signal on </w:t>
      </w:r>
      <w:r w:rsidRPr="000917F1">
        <w:rPr>
          <w:rFonts w:ascii="Times New Roman" w:hAnsi="Times New Roman" w:cs="Times New Roman"/>
          <w:i/>
          <w:iCs/>
          <w:sz w:val="24"/>
          <w:szCs w:val="24"/>
          <w:rPrChange w:id="435" w:author="Yoonsu Cho" w:date="2019-07-24T16:11:00Z">
            <w:rPr>
              <w:rFonts w:ascii="Times New Roman" w:hAnsi="Times New Roman" w:cs="Times New Roman"/>
              <w:sz w:val="24"/>
              <w:szCs w:val="24"/>
            </w:rPr>
          </w:rPrChange>
        </w:rPr>
        <w:t>y</w:t>
      </w:r>
      <w:r w:rsidRPr="006B2F79">
        <w:rPr>
          <w:rFonts w:ascii="Times New Roman" w:hAnsi="Times New Roman" w:cs="Times New Roman"/>
          <w:sz w:val="24"/>
          <w:szCs w:val="24"/>
        </w:rPr>
        <w:t xml:space="preserve">. This result is indistinguishable from an alternative model in which </w:t>
      </w:r>
      <w:r w:rsidRPr="00AB3F24">
        <w:rPr>
          <w:rFonts w:ascii="Times New Roman" w:hAnsi="Times New Roman" w:cs="Times New Roman"/>
          <w:i/>
          <w:iCs/>
          <w:sz w:val="24"/>
          <w:szCs w:val="24"/>
          <w:rPrChange w:id="436" w:author="Yoonsu Cho" w:date="2019-07-24T16:11:00Z">
            <w:rPr>
              <w:rFonts w:ascii="Times New Roman" w:hAnsi="Times New Roman" w:cs="Times New Roman"/>
              <w:sz w:val="24"/>
              <w:szCs w:val="24"/>
            </w:rPr>
          </w:rPrChange>
        </w:rPr>
        <w:t>x</w:t>
      </w:r>
      <w:r w:rsidRPr="006B2F79">
        <w:rPr>
          <w:rFonts w:ascii="Times New Roman" w:hAnsi="Times New Roman" w:cs="Times New Roman"/>
          <w:sz w:val="24"/>
          <w:szCs w:val="24"/>
        </w:rPr>
        <w:t xml:space="preserve">'s effect being nullified due to its univariate effect being driven by </w:t>
      </w:r>
      <w:commentRangeStart w:id="437"/>
      <w:r w:rsidRPr="006B2F79">
        <w:rPr>
          <w:rFonts w:ascii="Times New Roman" w:hAnsi="Times New Roman" w:cs="Times New Roman"/>
          <w:sz w:val="24"/>
          <w:szCs w:val="24"/>
        </w:rPr>
        <w:t>pleiotropy</w:t>
      </w:r>
      <w:commentRangeEnd w:id="437"/>
      <w:r>
        <w:rPr>
          <w:rStyle w:val="CommentReference"/>
        </w:rPr>
        <w:commentReference w:id="437"/>
      </w:r>
      <w:r w:rsidR="0045593D">
        <w:rPr>
          <w:rFonts w:ascii="Times New Roman" w:hAnsi="Times New Roman" w:cs="Times New Roman"/>
          <w:sz w:val="24"/>
          <w:szCs w:val="24"/>
        </w:rPr>
        <w:fldChar w:fldCharType="begin"/>
      </w:r>
      <w:r w:rsidR="0045593D">
        <w:rPr>
          <w:rFonts w:ascii="Times New Roman" w:hAnsi="Times New Roman" w:cs="Times New Roman"/>
          <w:sz w:val="24"/>
          <w:szCs w:val="24"/>
        </w:rPr>
        <w:instrText xml:space="preserve"> ADDIN EN.CITE &lt;EndNote&gt;&lt;Cite&gt;&lt;Author&gt;Anderson&lt;/Author&gt;&lt;Year&gt;2018&lt;/Year&gt;&lt;RecNum&gt;91&lt;/RecNum&gt;&lt;DisplayText&gt;&lt;style face="superscript"&gt;29&lt;/style&gt;&lt;/DisplayText&gt;&lt;record&gt;&lt;rec-number&gt;91&lt;/rec-number&gt;&lt;foreign-keys&gt;&lt;key app="EN" db-id="x0teevaf5a05akervd25v50wfwp9z5x2vwxd" timestamp="1564479885"&gt;91&lt;/key&gt;&lt;/foreign-keys&gt;&lt;ref-type name="Journal Article"&gt;17&lt;/ref-type&gt;&lt;contributors&gt;&lt;authors&gt;&lt;author&gt;Anderson, Emma L&lt;/author&gt;&lt;author&gt;Howe, Laura D&lt;/author&gt;&lt;author&gt;Wade, Kaitlin H&lt;/author&gt;&lt;author&gt;Ben-Shlomo, Yoav&lt;/author&gt;&lt;author&gt;Hill, W. David&lt;/author&gt;&lt;author&gt;Deary, Ian J&lt;/author&gt;&lt;author&gt;Sanderson, Eleanor C&lt;/author&gt;&lt;author&gt;Zheng, Jie&lt;/author&gt;&lt;author&gt;Korologou-Linden, Roxanna&lt;/author&gt;&lt;author&gt;Stergiakouli, Evie&lt;/author&gt;&lt;author&gt;Smith, George Davey&lt;/author&gt;&lt;author&gt;Davies, Neil M&lt;/author&gt;&lt;author&gt;Hemani, Gibran&lt;/author&gt;&lt;/authors&gt;&lt;/contributors&gt;&lt;titles&gt;&lt;title&gt;Education, intelligence and Alzheimer’s disease: Evidence from a multivariable two-sample Mendelian randomization study&lt;/title&gt;&lt;secondary-title&gt;bioRxiv&lt;/secondary-title&gt;&lt;/titles&gt;&lt;periodical&gt;&lt;full-title&gt;BioRxiv&lt;/full-title&gt;&lt;/periodical&gt;&lt;dates&gt;&lt;year&gt;2018&lt;/year&gt;&lt;pub-dates&gt;&lt;date&gt;2018-01-01 00:00:00&lt;/date&gt;&lt;/pub-dates&gt;&lt;/dates&gt;&lt;urls&gt;&lt;/urls&gt;&lt;/record&gt;&lt;/Cite&gt;&lt;/EndNote&gt;</w:instrText>
      </w:r>
      <w:r w:rsidR="0045593D">
        <w:rPr>
          <w:rFonts w:ascii="Times New Roman" w:hAnsi="Times New Roman" w:cs="Times New Roman"/>
          <w:sz w:val="24"/>
          <w:szCs w:val="24"/>
        </w:rPr>
        <w:fldChar w:fldCharType="separate"/>
      </w:r>
      <w:r w:rsidR="0045593D" w:rsidRPr="0045593D">
        <w:rPr>
          <w:rFonts w:ascii="Times New Roman" w:hAnsi="Times New Roman" w:cs="Times New Roman"/>
          <w:noProof/>
          <w:sz w:val="24"/>
          <w:szCs w:val="24"/>
          <w:vertAlign w:val="superscript"/>
        </w:rPr>
        <w:t>29</w:t>
      </w:r>
      <w:r w:rsidR="0045593D">
        <w:rPr>
          <w:rFonts w:ascii="Times New Roman" w:hAnsi="Times New Roman" w:cs="Times New Roman"/>
          <w:sz w:val="24"/>
          <w:szCs w:val="24"/>
        </w:rPr>
        <w:fldChar w:fldCharType="end"/>
      </w:r>
      <w:r w:rsidRPr="006B2F79">
        <w:rPr>
          <w:rFonts w:ascii="Times New Roman" w:hAnsi="Times New Roman" w:cs="Times New Roman"/>
          <w:sz w:val="24"/>
          <w:szCs w:val="24"/>
        </w:rPr>
        <w:t xml:space="preserve">. Adjusting for outliers escapes this problem to some extent because it only adjusts some proportion of the instruments for x that are most likely to be pleiotropic, allowing any true x-y association to persist due to the unadjusted variants. </w:t>
      </w:r>
    </w:p>
    <w:p w14:paraId="66F2DD40" w14:textId="4697ADF5" w:rsidR="00F55CE3" w:rsidRDefault="00F55CE3" w:rsidP="000C0344">
      <w:pPr>
        <w:spacing w:line="480" w:lineRule="auto"/>
        <w:jc w:val="both"/>
        <w:rPr>
          <w:ins w:id="438" w:author="Yoonsu Cho" w:date="2019-07-23T20:14:00Z"/>
          <w:rFonts w:ascii="Times New Roman" w:hAnsi="Times New Roman" w:cs="Times New Roman"/>
          <w:sz w:val="24"/>
          <w:szCs w:val="24"/>
        </w:rPr>
      </w:pPr>
    </w:p>
    <w:p w14:paraId="6D086FD9" w14:textId="4250D59E" w:rsidR="008C23D9" w:rsidRPr="00454D50" w:rsidRDefault="008C23D9" w:rsidP="00454D50">
      <w:pPr>
        <w:pStyle w:val="Heading3"/>
        <w:spacing w:line="480" w:lineRule="auto"/>
        <w:jc w:val="both"/>
        <w:rPr>
          <w:ins w:id="439" w:author="Yoonsu Cho" w:date="2019-07-23T20:22:00Z"/>
          <w:rFonts w:ascii="Times New Roman" w:hAnsi="Times New Roman" w:cs="Times New Roman"/>
          <w:b/>
          <w:bCs/>
          <w:sz w:val="24"/>
          <w:szCs w:val="24"/>
        </w:rPr>
      </w:pPr>
      <w:ins w:id="440" w:author="Yoonsu Cho" w:date="2019-07-23T20:21:00Z">
        <w:r w:rsidRPr="00454D50">
          <w:rPr>
            <w:rFonts w:ascii="Times New Roman" w:hAnsi="Times New Roman" w:cs="Times New Roman"/>
            <w:b/>
            <w:bCs/>
            <w:sz w:val="24"/>
            <w:szCs w:val="24"/>
          </w:rPr>
          <w:t>Simulations evaluating LASSO-based MVMR</w:t>
        </w:r>
      </w:ins>
    </w:p>
    <w:p w14:paraId="763AF9A7" w14:textId="023278F8" w:rsidR="002C1598" w:rsidRPr="00454D50" w:rsidRDefault="002C1598">
      <w:pPr>
        <w:spacing w:line="480" w:lineRule="auto"/>
        <w:jc w:val="both"/>
        <w:rPr>
          <w:ins w:id="441" w:author="Yoonsu Cho" w:date="2019-07-23T20:22:00Z"/>
          <w:rFonts w:ascii="Times New Roman" w:eastAsia="Times New Roman" w:hAnsi="Times New Roman" w:cs="Times New Roman"/>
          <w:sz w:val="24"/>
          <w:szCs w:val="24"/>
          <w:rPrChange w:id="442" w:author="Yoonsu Cho" w:date="2019-07-23T20:24:00Z">
            <w:rPr>
              <w:ins w:id="443" w:author="Yoonsu Cho" w:date="2019-07-23T20:22:00Z"/>
              <w:rFonts w:ascii="Times New Roman" w:eastAsia="Times New Roman"/>
              <w:sz w:val="24"/>
              <w:szCs w:val="24"/>
            </w:rPr>
          </w:rPrChange>
        </w:rPr>
        <w:pPrChange w:id="444" w:author="Yoonsu Cho" w:date="2019-07-24T14:08:00Z">
          <w:pPr>
            <w:jc w:val="both"/>
          </w:pPr>
        </w:pPrChange>
      </w:pPr>
      <w:ins w:id="445" w:author="Yoonsu Cho" w:date="2019-07-23T20:22:00Z">
        <w:r w:rsidRPr="00454D50">
          <w:rPr>
            <w:rFonts w:ascii="Times New Roman" w:eastAsia="Times New Roman" w:hAnsi="Times New Roman" w:cs="Times New Roman"/>
            <w:sz w:val="24"/>
            <w:szCs w:val="24"/>
            <w:rPrChange w:id="446" w:author="Yoonsu Cho" w:date="2019-07-23T20:24:00Z">
              <w:rPr>
                <w:rFonts w:ascii="Times New Roman" w:eastAsia="Times New Roman"/>
                <w:sz w:val="24"/>
                <w:szCs w:val="24"/>
              </w:rPr>
            </w:rPrChange>
          </w:rPr>
          <w:t>The results showed that the LASSO successfully removed redundant traits. Among 6 traits (1 original trait and 5 proxies)</w:t>
        </w:r>
      </w:ins>
      <w:ins w:id="447" w:author="Yoonsu Cho" w:date="2019-07-24T13:23:00Z">
        <w:r w:rsidR="007844F7">
          <w:rPr>
            <w:rFonts w:ascii="Times New Roman" w:eastAsia="Times New Roman" w:hAnsi="Times New Roman" w:cs="Times New Roman"/>
            <w:sz w:val="24"/>
            <w:szCs w:val="24"/>
          </w:rPr>
          <w:t xml:space="preserve"> for each exposure</w:t>
        </w:r>
      </w:ins>
      <w:ins w:id="448" w:author="Yoonsu Cho" w:date="2019-07-23T20:22:00Z">
        <w:r w:rsidRPr="00454D50">
          <w:rPr>
            <w:rFonts w:ascii="Times New Roman" w:eastAsia="Times New Roman" w:hAnsi="Times New Roman" w:cs="Times New Roman"/>
            <w:sz w:val="24"/>
            <w:szCs w:val="24"/>
            <w:rPrChange w:id="449" w:author="Yoonsu Cho" w:date="2019-07-23T20:24:00Z">
              <w:rPr>
                <w:rFonts w:ascii="Times New Roman" w:eastAsia="Times New Roman"/>
                <w:sz w:val="24"/>
                <w:szCs w:val="24"/>
              </w:rPr>
            </w:rPrChange>
          </w:rPr>
          <w:t xml:space="preserve">, LASSO selected two traits on average (Supplementary Figure S2). </w:t>
        </w:r>
      </w:ins>
      <w:ins w:id="450" w:author="Yoonsu Cho" w:date="2019-07-24T13:24:00Z">
        <w:r w:rsidR="00057414">
          <w:rPr>
            <w:rFonts w:ascii="Times New Roman" w:eastAsia="Times New Roman" w:hAnsi="Times New Roman" w:cs="Times New Roman"/>
            <w:sz w:val="24"/>
            <w:szCs w:val="24"/>
          </w:rPr>
          <w:t>W</w:t>
        </w:r>
      </w:ins>
      <w:ins w:id="451" w:author="Yoonsu Cho" w:date="2019-07-23T20:22:00Z">
        <w:r w:rsidRPr="00454D50">
          <w:rPr>
            <w:rFonts w:ascii="Times New Roman" w:eastAsia="Times New Roman" w:hAnsi="Times New Roman" w:cs="Times New Roman"/>
            <w:sz w:val="24"/>
            <w:szCs w:val="24"/>
            <w:rPrChange w:id="452" w:author="Yoonsu Cho" w:date="2019-07-23T20:24:00Z">
              <w:rPr>
                <w:rFonts w:ascii="Times New Roman" w:eastAsia="Times New Roman"/>
                <w:sz w:val="24"/>
                <w:szCs w:val="24"/>
              </w:rPr>
            </w:rPrChange>
          </w:rPr>
          <w:t xml:space="preserve">e found that the LASSO does not always select the original traits </w:t>
        </w:r>
        <w:r w:rsidRPr="00454D50">
          <w:rPr>
            <w:rFonts w:ascii="Times New Roman" w:eastAsia="Times New Roman" w:hAnsi="Times New Roman" w:cs="Times New Roman"/>
            <w:sz w:val="24"/>
            <w:szCs w:val="24"/>
            <w:rPrChange w:id="453" w:author="Yoonsu Cho" w:date="2019-07-23T20:24:00Z">
              <w:rPr>
                <w:rFonts w:ascii="Times New Roman" w:eastAsia="Times New Roman"/>
                <w:sz w:val="24"/>
                <w:szCs w:val="24"/>
              </w:rPr>
            </w:rPrChange>
          </w:rPr>
          <w:lastRenderedPageBreak/>
          <w:t>X</w:t>
        </w:r>
        <w:r w:rsidRPr="00057414">
          <w:rPr>
            <w:rFonts w:ascii="Times New Roman" w:eastAsia="Times New Roman" w:hAnsi="Times New Roman" w:cs="Times New Roman"/>
            <w:sz w:val="24"/>
            <w:szCs w:val="24"/>
            <w:vertAlign w:val="subscript"/>
            <w:rPrChange w:id="454" w:author="Yoonsu Cho" w:date="2019-07-24T13:24:00Z">
              <w:rPr>
                <w:rFonts w:ascii="Times New Roman" w:eastAsia="Times New Roman"/>
                <w:sz w:val="24"/>
                <w:szCs w:val="24"/>
              </w:rPr>
            </w:rPrChange>
          </w:rPr>
          <w:t>1</w:t>
        </w:r>
        <w:r w:rsidRPr="00454D50">
          <w:rPr>
            <w:rFonts w:ascii="Times New Roman" w:eastAsia="Times New Roman" w:hAnsi="Times New Roman" w:cs="Times New Roman"/>
            <w:sz w:val="24"/>
            <w:szCs w:val="24"/>
            <w:rPrChange w:id="455" w:author="Yoonsu Cho" w:date="2019-07-23T20:24:00Z">
              <w:rPr>
                <w:rFonts w:ascii="Times New Roman" w:eastAsia="Times New Roman"/>
                <w:sz w:val="24"/>
                <w:szCs w:val="24"/>
              </w:rPr>
            </w:rPrChange>
          </w:rPr>
          <w:t xml:space="preserve"> and X</w:t>
        </w:r>
        <w:r w:rsidRPr="00057414">
          <w:rPr>
            <w:rFonts w:ascii="Times New Roman" w:eastAsia="Times New Roman" w:hAnsi="Times New Roman" w:cs="Times New Roman"/>
            <w:sz w:val="24"/>
            <w:szCs w:val="24"/>
            <w:vertAlign w:val="subscript"/>
            <w:rPrChange w:id="456" w:author="Yoonsu Cho" w:date="2019-07-24T13:24:00Z">
              <w:rPr>
                <w:rFonts w:ascii="Times New Roman" w:eastAsia="Times New Roman"/>
                <w:sz w:val="24"/>
                <w:szCs w:val="24"/>
              </w:rPr>
            </w:rPrChange>
          </w:rPr>
          <w:t>2</w:t>
        </w:r>
        <w:r w:rsidRPr="00454D50">
          <w:rPr>
            <w:rFonts w:ascii="Times New Roman" w:eastAsia="Times New Roman" w:hAnsi="Times New Roman" w:cs="Times New Roman"/>
            <w:sz w:val="24"/>
            <w:szCs w:val="24"/>
            <w:rPrChange w:id="457" w:author="Yoonsu Cho" w:date="2019-07-23T20:24:00Z">
              <w:rPr>
                <w:rFonts w:ascii="Times New Roman" w:eastAsia="Times New Roman"/>
                <w:sz w:val="24"/>
                <w:szCs w:val="24"/>
              </w:rPr>
            </w:rPrChange>
          </w:rPr>
          <w:t>. For example, sometimes LASSO selected proxies (e.g. X</w:t>
        </w:r>
        <w:r w:rsidRPr="00057414">
          <w:rPr>
            <w:rFonts w:ascii="Times New Roman" w:eastAsia="Times New Roman" w:hAnsi="Times New Roman" w:cs="Times New Roman"/>
            <w:sz w:val="24"/>
            <w:szCs w:val="24"/>
            <w:vertAlign w:val="subscript"/>
            <w:rPrChange w:id="458" w:author="Yoonsu Cho" w:date="2019-07-24T13:24:00Z">
              <w:rPr>
                <w:rFonts w:ascii="Times New Roman" w:eastAsia="Times New Roman"/>
                <w:sz w:val="24"/>
                <w:szCs w:val="24"/>
              </w:rPr>
            </w:rPrChange>
          </w:rPr>
          <w:t>1b</w:t>
        </w:r>
        <w:r w:rsidRPr="00454D50">
          <w:rPr>
            <w:rFonts w:ascii="Times New Roman" w:eastAsia="Times New Roman" w:hAnsi="Times New Roman" w:cs="Times New Roman"/>
            <w:sz w:val="24"/>
            <w:szCs w:val="24"/>
            <w:rPrChange w:id="459" w:author="Yoonsu Cho" w:date="2019-07-23T20:24:00Z">
              <w:rPr>
                <w:rFonts w:ascii="Times New Roman" w:eastAsia="Times New Roman"/>
                <w:sz w:val="24"/>
                <w:szCs w:val="24"/>
              </w:rPr>
            </w:rPrChange>
          </w:rPr>
          <w:t xml:space="preserve"> and X</w:t>
        </w:r>
        <w:r w:rsidRPr="00057414">
          <w:rPr>
            <w:rFonts w:ascii="Times New Roman" w:eastAsia="Times New Roman" w:hAnsi="Times New Roman" w:cs="Times New Roman"/>
            <w:sz w:val="24"/>
            <w:szCs w:val="24"/>
            <w:vertAlign w:val="subscript"/>
            <w:rPrChange w:id="460" w:author="Yoonsu Cho" w:date="2019-07-24T13:24:00Z">
              <w:rPr>
                <w:rFonts w:ascii="Times New Roman" w:eastAsia="Times New Roman"/>
                <w:sz w:val="24"/>
                <w:szCs w:val="24"/>
              </w:rPr>
            </w:rPrChange>
          </w:rPr>
          <w:t>1c</w:t>
        </w:r>
        <w:r w:rsidRPr="00454D50">
          <w:rPr>
            <w:rFonts w:ascii="Times New Roman" w:eastAsia="Times New Roman" w:hAnsi="Times New Roman" w:cs="Times New Roman"/>
            <w:sz w:val="24"/>
            <w:szCs w:val="24"/>
            <w:rPrChange w:id="461" w:author="Yoonsu Cho" w:date="2019-07-23T20:24:00Z">
              <w:rPr>
                <w:rFonts w:ascii="Times New Roman" w:eastAsia="Times New Roman"/>
                <w:sz w:val="24"/>
                <w:szCs w:val="24"/>
              </w:rPr>
            </w:rPrChange>
          </w:rPr>
          <w:t>) but not the original trait (X</w:t>
        </w:r>
        <w:r w:rsidRPr="00057414">
          <w:rPr>
            <w:rFonts w:ascii="Times New Roman" w:eastAsia="Times New Roman" w:hAnsi="Times New Roman" w:cs="Times New Roman"/>
            <w:sz w:val="24"/>
            <w:szCs w:val="24"/>
            <w:vertAlign w:val="subscript"/>
            <w:rPrChange w:id="462" w:author="Yoonsu Cho" w:date="2019-07-24T13:25:00Z">
              <w:rPr>
                <w:rFonts w:ascii="Times New Roman" w:eastAsia="Times New Roman"/>
                <w:sz w:val="24"/>
                <w:szCs w:val="24"/>
              </w:rPr>
            </w:rPrChange>
          </w:rPr>
          <w:t>1</w:t>
        </w:r>
        <w:r w:rsidRPr="00454D50">
          <w:rPr>
            <w:rFonts w:ascii="Times New Roman" w:eastAsia="Times New Roman" w:hAnsi="Times New Roman" w:cs="Times New Roman"/>
            <w:sz w:val="24"/>
            <w:szCs w:val="24"/>
            <w:rPrChange w:id="463" w:author="Yoonsu Cho" w:date="2019-07-23T20:24:00Z">
              <w:rPr>
                <w:rFonts w:ascii="Times New Roman" w:eastAsia="Times New Roman"/>
                <w:sz w:val="24"/>
                <w:szCs w:val="24"/>
              </w:rPr>
            </w:rPrChange>
          </w:rPr>
          <w:t xml:space="preserve">). </w:t>
        </w:r>
        <w:r w:rsidR="00734F4E" w:rsidRPr="00734F4E">
          <w:rPr>
            <w:rFonts w:ascii="Times New Roman" w:eastAsia="Times New Roman" w:hAnsi="Times New Roman" w:cs="Times New Roman"/>
            <w:sz w:val="24"/>
            <w:szCs w:val="24"/>
          </w:rPr>
          <w:t>T</w:t>
        </w:r>
        <w:r w:rsidRPr="00454D50">
          <w:rPr>
            <w:rFonts w:ascii="Times New Roman" w:eastAsia="Times New Roman" w:hAnsi="Times New Roman" w:cs="Times New Roman"/>
            <w:sz w:val="24"/>
            <w:szCs w:val="24"/>
            <w:rPrChange w:id="464" w:author="Yoonsu Cho" w:date="2019-07-23T20:24:00Z">
              <w:rPr>
                <w:rFonts w:ascii="Times New Roman" w:eastAsia="Times New Roman"/>
                <w:sz w:val="24"/>
                <w:szCs w:val="24"/>
              </w:rPr>
            </w:rPrChange>
          </w:rPr>
          <w:t xml:space="preserve">he original trait is not always chosen by LASSO, </w:t>
        </w:r>
      </w:ins>
      <w:ins w:id="465" w:author="Yoonsu Cho" w:date="2019-07-24T13:25:00Z">
        <w:r w:rsidR="00734F4E">
          <w:rPr>
            <w:rFonts w:ascii="Times New Roman" w:eastAsia="Times New Roman" w:hAnsi="Times New Roman" w:cs="Times New Roman"/>
            <w:sz w:val="24"/>
            <w:szCs w:val="24"/>
          </w:rPr>
          <w:t xml:space="preserve">however, </w:t>
        </w:r>
      </w:ins>
      <w:ins w:id="466" w:author="Yoonsu Cho" w:date="2019-07-23T20:22:00Z">
        <w:r w:rsidRPr="00454D50">
          <w:rPr>
            <w:rFonts w:ascii="Times New Roman" w:eastAsia="Times New Roman" w:hAnsi="Times New Roman" w:cs="Times New Roman"/>
            <w:sz w:val="24"/>
            <w:szCs w:val="24"/>
            <w:rPrChange w:id="467" w:author="Yoonsu Cho" w:date="2019-07-23T20:24:00Z">
              <w:rPr>
                <w:rFonts w:ascii="Times New Roman" w:eastAsia="Times New Roman"/>
                <w:sz w:val="24"/>
                <w:szCs w:val="24"/>
              </w:rPr>
            </w:rPrChange>
          </w:rPr>
          <w:t>our adjustment method through LASSO-MVMR is still valid as LASSO captured X</w:t>
        </w:r>
        <w:r w:rsidRPr="00073DDA">
          <w:rPr>
            <w:rFonts w:ascii="Times New Roman" w:eastAsia="Times New Roman" w:hAnsi="Times New Roman" w:cs="Times New Roman"/>
            <w:sz w:val="24"/>
            <w:szCs w:val="24"/>
            <w:vertAlign w:val="subscript"/>
            <w:rPrChange w:id="468" w:author="Yoonsu Cho" w:date="2019-07-24T13:25:00Z">
              <w:rPr>
                <w:rFonts w:ascii="Times New Roman" w:eastAsia="Times New Roman"/>
                <w:sz w:val="24"/>
                <w:szCs w:val="24"/>
              </w:rPr>
            </w:rPrChange>
          </w:rPr>
          <w:t>1</w:t>
        </w:r>
        <w:r w:rsidRPr="00454D50">
          <w:rPr>
            <w:rFonts w:ascii="Times New Roman" w:eastAsia="Times New Roman" w:hAnsi="Times New Roman" w:cs="Times New Roman"/>
            <w:sz w:val="24"/>
            <w:szCs w:val="24"/>
            <w:rPrChange w:id="469" w:author="Yoonsu Cho" w:date="2019-07-23T20:24:00Z">
              <w:rPr>
                <w:rFonts w:ascii="Times New Roman" w:eastAsia="Times New Roman"/>
                <w:sz w:val="24"/>
                <w:szCs w:val="24"/>
              </w:rPr>
            </w:rPrChange>
          </w:rPr>
          <w:t xml:space="preserve"> through its proxies, X</w:t>
        </w:r>
        <w:r w:rsidRPr="00073DDA">
          <w:rPr>
            <w:rFonts w:ascii="Times New Roman" w:eastAsia="Times New Roman" w:hAnsi="Times New Roman" w:cs="Times New Roman"/>
            <w:sz w:val="24"/>
            <w:szCs w:val="24"/>
            <w:vertAlign w:val="subscript"/>
            <w:rPrChange w:id="470" w:author="Yoonsu Cho" w:date="2019-07-24T13:25:00Z">
              <w:rPr>
                <w:rFonts w:ascii="Times New Roman" w:eastAsia="Times New Roman"/>
                <w:sz w:val="24"/>
                <w:szCs w:val="24"/>
              </w:rPr>
            </w:rPrChange>
          </w:rPr>
          <w:t xml:space="preserve">1b </w:t>
        </w:r>
        <w:r w:rsidRPr="00454D50">
          <w:rPr>
            <w:rFonts w:ascii="Times New Roman" w:eastAsia="Times New Roman" w:hAnsi="Times New Roman" w:cs="Times New Roman"/>
            <w:sz w:val="24"/>
            <w:szCs w:val="24"/>
            <w:rPrChange w:id="471" w:author="Yoonsu Cho" w:date="2019-07-23T20:24:00Z">
              <w:rPr>
                <w:rFonts w:ascii="Times New Roman" w:eastAsia="Times New Roman"/>
                <w:sz w:val="24"/>
                <w:szCs w:val="24"/>
              </w:rPr>
            </w:rPrChange>
          </w:rPr>
          <w:t>and X</w:t>
        </w:r>
        <w:r w:rsidRPr="00073DDA">
          <w:rPr>
            <w:rFonts w:ascii="Times New Roman" w:eastAsia="Times New Roman" w:hAnsi="Times New Roman" w:cs="Times New Roman"/>
            <w:sz w:val="24"/>
            <w:szCs w:val="24"/>
            <w:vertAlign w:val="subscript"/>
            <w:rPrChange w:id="472" w:author="Yoonsu Cho" w:date="2019-07-24T13:26:00Z">
              <w:rPr>
                <w:rFonts w:ascii="Times New Roman" w:eastAsia="Times New Roman"/>
                <w:sz w:val="24"/>
                <w:szCs w:val="24"/>
              </w:rPr>
            </w:rPrChange>
          </w:rPr>
          <w:t>1c</w:t>
        </w:r>
        <w:r w:rsidRPr="00454D50">
          <w:rPr>
            <w:rFonts w:ascii="Times New Roman" w:eastAsia="Times New Roman" w:hAnsi="Times New Roman" w:cs="Times New Roman"/>
            <w:sz w:val="24"/>
            <w:szCs w:val="24"/>
            <w:rPrChange w:id="473" w:author="Yoonsu Cho" w:date="2019-07-23T20:24:00Z">
              <w:rPr>
                <w:rFonts w:ascii="Times New Roman" w:eastAsia="Times New Roman"/>
                <w:sz w:val="24"/>
                <w:szCs w:val="24"/>
              </w:rPr>
            </w:rPrChange>
          </w:rPr>
          <w:t>. Suppose X</w:t>
        </w:r>
        <w:r w:rsidRPr="00073DDA">
          <w:rPr>
            <w:rFonts w:ascii="Times New Roman" w:eastAsia="Times New Roman" w:hAnsi="Times New Roman" w:cs="Times New Roman"/>
            <w:sz w:val="24"/>
            <w:szCs w:val="24"/>
            <w:vertAlign w:val="subscript"/>
            <w:rPrChange w:id="474" w:author="Yoonsu Cho" w:date="2019-07-24T13:26:00Z">
              <w:rPr>
                <w:rFonts w:ascii="Times New Roman" w:eastAsia="Times New Roman"/>
                <w:sz w:val="24"/>
                <w:szCs w:val="24"/>
              </w:rPr>
            </w:rPrChange>
          </w:rPr>
          <w:t>1b</w:t>
        </w:r>
        <w:r w:rsidRPr="00454D50">
          <w:rPr>
            <w:rFonts w:ascii="Times New Roman" w:eastAsia="Times New Roman" w:hAnsi="Times New Roman" w:cs="Times New Roman"/>
            <w:sz w:val="24"/>
            <w:szCs w:val="24"/>
            <w:rPrChange w:id="475" w:author="Yoonsu Cho" w:date="2019-07-23T20:24:00Z">
              <w:rPr>
                <w:rFonts w:ascii="Times New Roman" w:eastAsia="Times New Roman"/>
                <w:sz w:val="24"/>
                <w:szCs w:val="24"/>
              </w:rPr>
            </w:rPrChange>
          </w:rPr>
          <w:t xml:space="preserve"> and X</w:t>
        </w:r>
        <w:r w:rsidRPr="00073DDA">
          <w:rPr>
            <w:rFonts w:ascii="Times New Roman" w:eastAsia="Times New Roman" w:hAnsi="Times New Roman" w:cs="Times New Roman"/>
            <w:sz w:val="24"/>
            <w:szCs w:val="24"/>
            <w:vertAlign w:val="subscript"/>
            <w:rPrChange w:id="476" w:author="Yoonsu Cho" w:date="2019-07-24T13:26:00Z">
              <w:rPr>
                <w:rFonts w:ascii="Times New Roman" w:eastAsia="Times New Roman"/>
                <w:sz w:val="24"/>
                <w:szCs w:val="24"/>
              </w:rPr>
            </w:rPrChange>
          </w:rPr>
          <w:t>1c</w:t>
        </w:r>
        <w:r w:rsidRPr="00454D50">
          <w:rPr>
            <w:rFonts w:ascii="Times New Roman" w:eastAsia="Times New Roman" w:hAnsi="Times New Roman" w:cs="Times New Roman"/>
            <w:sz w:val="24"/>
            <w:szCs w:val="24"/>
            <w:rPrChange w:id="477" w:author="Yoonsu Cho" w:date="2019-07-23T20:24:00Z">
              <w:rPr>
                <w:rFonts w:ascii="Times New Roman" w:eastAsia="Times New Roman"/>
                <w:sz w:val="24"/>
                <w:szCs w:val="24"/>
              </w:rPr>
            </w:rPrChange>
          </w:rPr>
          <w:t xml:space="preserve"> influences the outcome Y with effect sizes of 0.164 and 0.036, respectively. Our adjustment method will correct for both X</w:t>
        </w:r>
        <w:r w:rsidRPr="005027D0">
          <w:rPr>
            <w:rFonts w:ascii="Times New Roman" w:eastAsia="Times New Roman" w:hAnsi="Times New Roman" w:cs="Times New Roman"/>
            <w:sz w:val="24"/>
            <w:szCs w:val="24"/>
            <w:vertAlign w:val="subscript"/>
            <w:rPrChange w:id="478" w:author="Yoonsu Cho" w:date="2019-07-24T13:26:00Z">
              <w:rPr>
                <w:rFonts w:ascii="Times New Roman" w:eastAsia="Times New Roman"/>
                <w:sz w:val="24"/>
                <w:szCs w:val="24"/>
              </w:rPr>
            </w:rPrChange>
          </w:rPr>
          <w:t>1b</w:t>
        </w:r>
        <w:r w:rsidRPr="00454D50">
          <w:rPr>
            <w:rFonts w:ascii="Times New Roman" w:eastAsia="Times New Roman" w:hAnsi="Times New Roman" w:cs="Times New Roman"/>
            <w:sz w:val="24"/>
            <w:szCs w:val="24"/>
            <w:rPrChange w:id="479" w:author="Yoonsu Cho" w:date="2019-07-23T20:24:00Z">
              <w:rPr>
                <w:rFonts w:ascii="Times New Roman" w:eastAsia="Times New Roman"/>
                <w:sz w:val="24"/>
                <w:szCs w:val="24"/>
              </w:rPr>
            </w:rPrChange>
          </w:rPr>
          <w:t xml:space="preserve"> and X</w:t>
        </w:r>
        <w:r w:rsidRPr="005027D0">
          <w:rPr>
            <w:rFonts w:ascii="Times New Roman" w:eastAsia="Times New Roman" w:hAnsi="Times New Roman" w:cs="Times New Roman"/>
            <w:sz w:val="24"/>
            <w:szCs w:val="24"/>
            <w:vertAlign w:val="subscript"/>
            <w:rPrChange w:id="480" w:author="Yoonsu Cho" w:date="2019-07-24T13:26:00Z">
              <w:rPr>
                <w:rFonts w:ascii="Times New Roman" w:eastAsia="Times New Roman"/>
                <w:sz w:val="24"/>
                <w:szCs w:val="24"/>
              </w:rPr>
            </w:rPrChange>
          </w:rPr>
          <w:t>1c</w:t>
        </w:r>
        <w:r w:rsidRPr="00454D50">
          <w:rPr>
            <w:rFonts w:ascii="Times New Roman" w:eastAsia="Times New Roman" w:hAnsi="Times New Roman" w:cs="Times New Roman"/>
            <w:sz w:val="24"/>
            <w:szCs w:val="24"/>
            <w:rPrChange w:id="481" w:author="Yoonsu Cho" w:date="2019-07-23T20:24:00Z">
              <w:rPr>
                <w:rFonts w:ascii="Times New Roman" w:eastAsia="Times New Roman"/>
                <w:sz w:val="24"/>
                <w:szCs w:val="24"/>
              </w:rPr>
            </w:rPrChange>
          </w:rPr>
          <w:t xml:space="preserve"> (0.164+0.036 = 0.200), which </w:t>
        </w:r>
      </w:ins>
      <w:ins w:id="482" w:author="Yoonsu Cho" w:date="2019-07-24T13:27:00Z">
        <w:r w:rsidR="005027D0">
          <w:rPr>
            <w:rFonts w:ascii="Times New Roman" w:eastAsia="Times New Roman" w:hAnsi="Times New Roman" w:cs="Times New Roman"/>
            <w:sz w:val="24"/>
            <w:szCs w:val="24"/>
          </w:rPr>
          <w:t>has</w:t>
        </w:r>
      </w:ins>
      <w:ins w:id="483" w:author="Yoonsu Cho" w:date="2019-07-23T20:22:00Z">
        <w:r w:rsidRPr="00454D50">
          <w:rPr>
            <w:rFonts w:ascii="Times New Roman" w:eastAsia="Times New Roman" w:hAnsi="Times New Roman" w:cs="Times New Roman"/>
            <w:sz w:val="24"/>
            <w:szCs w:val="24"/>
            <w:rPrChange w:id="484" w:author="Yoonsu Cho" w:date="2019-07-23T20:24:00Z">
              <w:rPr>
                <w:rFonts w:ascii="Times New Roman" w:eastAsia="Times New Roman"/>
                <w:sz w:val="24"/>
                <w:szCs w:val="24"/>
              </w:rPr>
            </w:rPrChange>
          </w:rPr>
          <w:t xml:space="preserve"> the same effect </w:t>
        </w:r>
      </w:ins>
      <w:ins w:id="485" w:author="Yoonsu Cho" w:date="2019-07-24T13:27:00Z">
        <w:r w:rsidR="00546DC2">
          <w:rPr>
            <w:rFonts w:ascii="Times New Roman" w:eastAsia="Times New Roman" w:hAnsi="Times New Roman" w:cs="Times New Roman"/>
            <w:sz w:val="24"/>
            <w:szCs w:val="24"/>
          </w:rPr>
          <w:t xml:space="preserve">magnitude </w:t>
        </w:r>
        <w:r w:rsidR="00983BCA">
          <w:rPr>
            <w:rFonts w:ascii="Times New Roman" w:eastAsia="Times New Roman" w:hAnsi="Times New Roman" w:cs="Times New Roman"/>
            <w:sz w:val="24"/>
            <w:szCs w:val="24"/>
          </w:rPr>
          <w:t>as the effect of</w:t>
        </w:r>
      </w:ins>
      <w:ins w:id="486" w:author="Yoonsu Cho" w:date="2019-07-23T20:22:00Z">
        <w:r w:rsidRPr="00454D50">
          <w:rPr>
            <w:rFonts w:ascii="Times New Roman" w:eastAsia="Times New Roman" w:hAnsi="Times New Roman" w:cs="Times New Roman"/>
            <w:sz w:val="24"/>
            <w:szCs w:val="24"/>
            <w:rPrChange w:id="487" w:author="Yoonsu Cho" w:date="2019-07-23T20:24:00Z">
              <w:rPr>
                <w:rFonts w:ascii="Times New Roman" w:eastAsia="Times New Roman"/>
                <w:sz w:val="24"/>
                <w:szCs w:val="24"/>
              </w:rPr>
            </w:rPrChange>
          </w:rPr>
          <w:t xml:space="preserve"> X</w:t>
        </w:r>
        <w:r w:rsidRPr="00546DC2">
          <w:rPr>
            <w:rFonts w:ascii="Times New Roman" w:eastAsia="Times New Roman" w:hAnsi="Times New Roman" w:cs="Times New Roman"/>
            <w:sz w:val="24"/>
            <w:szCs w:val="24"/>
            <w:vertAlign w:val="subscript"/>
            <w:rPrChange w:id="488" w:author="Yoonsu Cho" w:date="2019-07-24T13:28:00Z">
              <w:rPr>
                <w:rFonts w:ascii="Times New Roman" w:eastAsia="Times New Roman"/>
                <w:sz w:val="24"/>
                <w:szCs w:val="24"/>
              </w:rPr>
            </w:rPrChange>
          </w:rPr>
          <w:t>1</w:t>
        </w:r>
        <w:r w:rsidRPr="00454D50">
          <w:rPr>
            <w:rFonts w:ascii="Times New Roman" w:eastAsia="Times New Roman" w:hAnsi="Times New Roman" w:cs="Times New Roman"/>
            <w:sz w:val="24"/>
            <w:szCs w:val="24"/>
            <w:rPrChange w:id="489" w:author="Yoonsu Cho" w:date="2019-07-23T20:24:00Z">
              <w:rPr>
                <w:rFonts w:ascii="Times New Roman" w:eastAsia="Times New Roman"/>
                <w:sz w:val="24"/>
                <w:szCs w:val="24"/>
              </w:rPr>
            </w:rPrChange>
          </w:rPr>
          <w:t xml:space="preserve"> on Y.</w:t>
        </w:r>
      </w:ins>
      <w:ins w:id="490" w:author="Yoonsu Cho" w:date="2019-07-24T13:36:00Z">
        <w:r w:rsidR="00F23286">
          <w:rPr>
            <w:rFonts w:ascii="Times New Roman" w:eastAsia="Times New Roman" w:hAnsi="Times New Roman" w:cs="Times New Roman"/>
            <w:sz w:val="24"/>
            <w:szCs w:val="24"/>
          </w:rPr>
          <w:t xml:space="preserve"> </w:t>
        </w:r>
      </w:ins>
      <w:ins w:id="491" w:author="Yoonsu Cho" w:date="2019-07-23T20:22:00Z">
        <w:r w:rsidRPr="00454D50">
          <w:rPr>
            <w:rFonts w:ascii="Times New Roman" w:eastAsia="Times New Roman" w:hAnsi="Times New Roman" w:cs="Times New Roman"/>
            <w:sz w:val="24"/>
            <w:szCs w:val="24"/>
            <w:rPrChange w:id="492" w:author="Yoonsu Cho" w:date="2019-07-23T20:24:00Z">
              <w:rPr>
                <w:rFonts w:ascii="Times New Roman" w:eastAsia="Times New Roman"/>
                <w:sz w:val="24"/>
                <w:szCs w:val="24"/>
              </w:rPr>
            </w:rPrChange>
          </w:rPr>
          <w:t xml:space="preserve">We demonstrated whether the </w:t>
        </w:r>
      </w:ins>
      <w:ins w:id="493" w:author="Yoonsu Cho" w:date="2019-07-24T13:39:00Z">
        <w:r w:rsidR="00D9593A">
          <w:rPr>
            <w:rFonts w:ascii="Times New Roman" w:eastAsia="Times New Roman" w:hAnsi="Times New Roman" w:cs="Times New Roman"/>
            <w:sz w:val="24"/>
            <w:szCs w:val="24"/>
          </w:rPr>
          <w:t>total</w:t>
        </w:r>
      </w:ins>
      <w:ins w:id="494" w:author="Yoonsu Cho" w:date="2019-07-24T13:36:00Z">
        <w:r w:rsidR="004A5160">
          <w:rPr>
            <w:rFonts w:ascii="Times New Roman" w:eastAsia="Times New Roman" w:hAnsi="Times New Roman" w:cs="Times New Roman"/>
            <w:sz w:val="24"/>
            <w:szCs w:val="24"/>
          </w:rPr>
          <w:t xml:space="preserve"> effect of </w:t>
        </w:r>
      </w:ins>
      <w:ins w:id="495" w:author="Yoonsu Cho" w:date="2019-07-23T20:22:00Z">
        <w:r w:rsidRPr="00454D50">
          <w:rPr>
            <w:rFonts w:ascii="Times New Roman" w:eastAsia="Times New Roman" w:hAnsi="Times New Roman" w:cs="Times New Roman"/>
            <w:sz w:val="24"/>
            <w:szCs w:val="24"/>
            <w:rPrChange w:id="496" w:author="Yoonsu Cho" w:date="2019-07-23T20:24:00Z">
              <w:rPr>
                <w:rFonts w:ascii="Times New Roman" w:eastAsia="Times New Roman"/>
                <w:sz w:val="24"/>
                <w:szCs w:val="24"/>
              </w:rPr>
            </w:rPrChange>
          </w:rPr>
          <w:t>selected traits</w:t>
        </w:r>
      </w:ins>
      <w:ins w:id="497" w:author="Yoonsu Cho" w:date="2019-07-24T13:39:00Z">
        <w:r w:rsidR="00D9593A">
          <w:rPr>
            <w:rFonts w:ascii="Times New Roman" w:eastAsia="Times New Roman" w:hAnsi="Times New Roman" w:cs="Times New Roman"/>
            <w:sz w:val="24"/>
            <w:szCs w:val="24"/>
          </w:rPr>
          <w:t xml:space="preserve"> by LASSO</w:t>
        </w:r>
      </w:ins>
      <w:ins w:id="498" w:author="Yoonsu Cho" w:date="2019-07-23T20:22:00Z">
        <w:r w:rsidRPr="00454D50">
          <w:rPr>
            <w:rFonts w:ascii="Times New Roman" w:eastAsia="Times New Roman" w:hAnsi="Times New Roman" w:cs="Times New Roman"/>
            <w:sz w:val="24"/>
            <w:szCs w:val="24"/>
            <w:rPrChange w:id="499" w:author="Yoonsu Cho" w:date="2019-07-23T20:24:00Z">
              <w:rPr>
                <w:rFonts w:ascii="Times New Roman" w:eastAsia="Times New Roman"/>
                <w:sz w:val="24"/>
                <w:szCs w:val="24"/>
              </w:rPr>
            </w:rPrChange>
          </w:rPr>
          <w:t xml:space="preserve"> is </w:t>
        </w:r>
      </w:ins>
      <w:ins w:id="500" w:author="Yoonsu Cho" w:date="2019-07-24T13:36:00Z">
        <w:r w:rsidR="004A5160">
          <w:rPr>
            <w:rFonts w:ascii="Times New Roman" w:eastAsia="Times New Roman" w:hAnsi="Times New Roman" w:cs="Times New Roman"/>
            <w:sz w:val="24"/>
            <w:szCs w:val="24"/>
          </w:rPr>
          <w:t>similar to</w:t>
        </w:r>
      </w:ins>
      <w:ins w:id="501" w:author="Yoonsu Cho" w:date="2019-07-23T20:22:00Z">
        <w:r w:rsidRPr="00454D50">
          <w:rPr>
            <w:rFonts w:ascii="Times New Roman" w:eastAsia="Times New Roman" w:hAnsi="Times New Roman" w:cs="Times New Roman"/>
            <w:sz w:val="24"/>
            <w:szCs w:val="24"/>
            <w:rPrChange w:id="502" w:author="Yoonsu Cho" w:date="2019-07-23T20:24:00Z">
              <w:rPr>
                <w:rFonts w:ascii="Times New Roman" w:eastAsia="Times New Roman"/>
                <w:sz w:val="24"/>
                <w:szCs w:val="24"/>
              </w:rPr>
            </w:rPrChange>
          </w:rPr>
          <w:t xml:space="preserve"> </w:t>
        </w:r>
      </w:ins>
      <w:ins w:id="503" w:author="Yoonsu Cho" w:date="2019-07-24T13:46:00Z">
        <w:r w:rsidR="00A6192B">
          <w:rPr>
            <w:rFonts w:ascii="Times New Roman" w:eastAsia="Times New Roman" w:hAnsi="Times New Roman" w:cs="Times New Roman"/>
            <w:sz w:val="24"/>
            <w:szCs w:val="24"/>
          </w:rPr>
          <w:t>causal</w:t>
        </w:r>
      </w:ins>
      <w:ins w:id="504" w:author="Yoonsu Cho" w:date="2019-07-23T20:22:00Z">
        <w:r w:rsidRPr="00454D50">
          <w:rPr>
            <w:rFonts w:ascii="Times New Roman" w:eastAsia="Times New Roman" w:hAnsi="Times New Roman" w:cs="Times New Roman"/>
            <w:sz w:val="24"/>
            <w:szCs w:val="24"/>
            <w:rPrChange w:id="505" w:author="Yoonsu Cho" w:date="2019-07-23T20:24:00Z">
              <w:rPr>
                <w:rFonts w:ascii="Times New Roman" w:eastAsia="Times New Roman"/>
                <w:sz w:val="24"/>
                <w:szCs w:val="24"/>
              </w:rPr>
            </w:rPrChange>
          </w:rPr>
          <w:t xml:space="preserve"> effect of </w:t>
        </w:r>
      </w:ins>
      <w:ins w:id="506" w:author="Yoonsu Cho" w:date="2019-07-24T13:37:00Z">
        <w:r w:rsidR="004A5160">
          <w:rPr>
            <w:rFonts w:ascii="Times New Roman" w:eastAsia="Times New Roman" w:hAnsi="Times New Roman" w:cs="Times New Roman"/>
            <w:sz w:val="24"/>
            <w:szCs w:val="24"/>
          </w:rPr>
          <w:t>original</w:t>
        </w:r>
      </w:ins>
      <w:ins w:id="507" w:author="Yoonsu Cho" w:date="2019-07-23T20:22:00Z">
        <w:r w:rsidRPr="00454D50">
          <w:rPr>
            <w:rFonts w:ascii="Times New Roman" w:eastAsia="Times New Roman" w:hAnsi="Times New Roman" w:cs="Times New Roman"/>
            <w:sz w:val="24"/>
            <w:szCs w:val="24"/>
            <w:rPrChange w:id="508" w:author="Yoonsu Cho" w:date="2019-07-23T20:24:00Z">
              <w:rPr>
                <w:rFonts w:ascii="Times New Roman" w:eastAsia="Times New Roman"/>
                <w:sz w:val="24"/>
                <w:szCs w:val="24"/>
              </w:rPr>
            </w:rPrChange>
          </w:rPr>
          <w:t xml:space="preserve"> trait on the outcome through the simulation. The supplementary table S3 presents that the sum of effect size of selected trait</w:t>
        </w:r>
      </w:ins>
      <w:ins w:id="509" w:author="Yoonsu Cho" w:date="2019-07-24T13:45:00Z">
        <w:r w:rsidR="00175EAC">
          <w:rPr>
            <w:rFonts w:ascii="Times New Roman" w:eastAsia="Times New Roman" w:hAnsi="Times New Roman" w:cs="Times New Roman"/>
            <w:sz w:val="24"/>
            <w:szCs w:val="24"/>
          </w:rPr>
          <w:t>s</w:t>
        </w:r>
      </w:ins>
      <w:ins w:id="510" w:author="Yoonsu Cho" w:date="2019-07-23T20:22:00Z">
        <w:r w:rsidRPr="00454D50">
          <w:rPr>
            <w:rFonts w:ascii="Times New Roman" w:eastAsia="Times New Roman" w:hAnsi="Times New Roman" w:cs="Times New Roman"/>
            <w:sz w:val="24"/>
            <w:szCs w:val="24"/>
            <w:rPrChange w:id="511" w:author="Yoonsu Cho" w:date="2019-07-23T20:24:00Z">
              <w:rPr>
                <w:rFonts w:ascii="Times New Roman" w:eastAsia="Times New Roman"/>
                <w:sz w:val="24"/>
                <w:szCs w:val="24"/>
              </w:rPr>
            </w:rPrChange>
          </w:rPr>
          <w:t xml:space="preserve"> for X</w:t>
        </w:r>
        <w:r w:rsidRPr="00FD5B0E">
          <w:rPr>
            <w:rFonts w:ascii="Times New Roman" w:eastAsia="Times New Roman" w:hAnsi="Times New Roman" w:cs="Times New Roman"/>
            <w:sz w:val="24"/>
            <w:szCs w:val="24"/>
            <w:vertAlign w:val="subscript"/>
            <w:rPrChange w:id="512" w:author="Yoonsu Cho" w:date="2019-07-24T13:47:00Z">
              <w:rPr>
                <w:rFonts w:ascii="Times New Roman" w:eastAsia="Times New Roman"/>
                <w:sz w:val="24"/>
                <w:szCs w:val="24"/>
              </w:rPr>
            </w:rPrChange>
          </w:rPr>
          <w:t>1</w:t>
        </w:r>
        <w:r w:rsidRPr="00454D50">
          <w:rPr>
            <w:rFonts w:ascii="Times New Roman" w:eastAsia="Times New Roman" w:hAnsi="Times New Roman" w:cs="Times New Roman"/>
            <w:sz w:val="24"/>
            <w:szCs w:val="24"/>
            <w:rPrChange w:id="513" w:author="Yoonsu Cho" w:date="2019-07-23T20:24:00Z">
              <w:rPr>
                <w:rFonts w:ascii="Times New Roman" w:eastAsia="Times New Roman"/>
                <w:sz w:val="24"/>
                <w:szCs w:val="24"/>
              </w:rPr>
            </w:rPrChange>
          </w:rPr>
          <w:t>s was 0.19</w:t>
        </w:r>
      </w:ins>
      <w:ins w:id="514" w:author="Yoonsu Cho" w:date="2019-07-24T13:45:00Z">
        <w:r w:rsidR="00B8314A">
          <w:rPr>
            <w:rFonts w:ascii="Times New Roman" w:eastAsia="Times New Roman" w:hAnsi="Times New Roman" w:cs="Times New Roman"/>
            <w:sz w:val="24"/>
            <w:szCs w:val="24"/>
          </w:rPr>
          <w:t>2</w:t>
        </w:r>
      </w:ins>
      <w:ins w:id="515" w:author="Yoonsu Cho" w:date="2019-07-23T20:22:00Z">
        <w:r w:rsidRPr="00454D50">
          <w:rPr>
            <w:rFonts w:ascii="Times New Roman" w:eastAsia="Times New Roman" w:hAnsi="Times New Roman" w:cs="Times New Roman"/>
            <w:sz w:val="24"/>
            <w:szCs w:val="24"/>
            <w:rPrChange w:id="516" w:author="Yoonsu Cho" w:date="2019-07-23T20:24:00Z">
              <w:rPr>
                <w:rFonts w:ascii="Times New Roman" w:eastAsia="Times New Roman"/>
                <w:sz w:val="24"/>
                <w:szCs w:val="24"/>
              </w:rPr>
            </w:rPrChange>
          </w:rPr>
          <w:t xml:space="preserve"> (95% confidence interval, CI: 0.1</w:t>
        </w:r>
      </w:ins>
      <w:ins w:id="517" w:author="Yoonsu Cho" w:date="2019-07-24T13:45:00Z">
        <w:r w:rsidR="00B8314A">
          <w:rPr>
            <w:rFonts w:ascii="Times New Roman" w:eastAsia="Times New Roman" w:hAnsi="Times New Roman" w:cs="Times New Roman"/>
            <w:sz w:val="24"/>
            <w:szCs w:val="24"/>
          </w:rPr>
          <w:t>84</w:t>
        </w:r>
      </w:ins>
      <w:ins w:id="518" w:author="Yoonsu Cho" w:date="2019-07-23T20:22:00Z">
        <w:r w:rsidRPr="00454D50">
          <w:rPr>
            <w:rFonts w:ascii="Times New Roman" w:eastAsia="Times New Roman" w:hAnsi="Times New Roman" w:cs="Times New Roman"/>
            <w:sz w:val="24"/>
            <w:szCs w:val="24"/>
            <w:rPrChange w:id="519" w:author="Yoonsu Cho" w:date="2019-07-23T20:24:00Z">
              <w:rPr>
                <w:rFonts w:ascii="Times New Roman" w:eastAsia="Times New Roman"/>
                <w:sz w:val="24"/>
                <w:szCs w:val="24"/>
              </w:rPr>
            </w:rPrChange>
          </w:rPr>
          <w:t>, 0.19</w:t>
        </w:r>
      </w:ins>
      <w:ins w:id="520" w:author="Yoonsu Cho" w:date="2019-07-24T13:45:00Z">
        <w:r w:rsidR="00B8314A">
          <w:rPr>
            <w:rFonts w:ascii="Times New Roman" w:eastAsia="Times New Roman" w:hAnsi="Times New Roman" w:cs="Times New Roman"/>
            <w:sz w:val="24"/>
            <w:szCs w:val="24"/>
          </w:rPr>
          <w:t>9</w:t>
        </w:r>
      </w:ins>
      <w:ins w:id="521" w:author="Yoonsu Cho" w:date="2019-07-23T20:22:00Z">
        <w:r w:rsidRPr="00454D50">
          <w:rPr>
            <w:rFonts w:ascii="Times New Roman" w:eastAsia="Times New Roman" w:hAnsi="Times New Roman" w:cs="Times New Roman"/>
            <w:sz w:val="24"/>
            <w:szCs w:val="24"/>
            <w:rPrChange w:id="522" w:author="Yoonsu Cho" w:date="2019-07-23T20:24:00Z">
              <w:rPr>
                <w:rFonts w:ascii="Times New Roman" w:eastAsia="Times New Roman"/>
                <w:sz w:val="24"/>
                <w:szCs w:val="24"/>
              </w:rPr>
            </w:rPrChange>
          </w:rPr>
          <w:t xml:space="preserve">), which is </w:t>
        </w:r>
      </w:ins>
      <w:ins w:id="523" w:author="Yoonsu Cho" w:date="2019-07-24T13:46:00Z">
        <w:r w:rsidR="00F04984">
          <w:rPr>
            <w:rFonts w:ascii="Times New Roman" w:eastAsia="Times New Roman" w:hAnsi="Times New Roman" w:cs="Times New Roman"/>
            <w:sz w:val="24"/>
            <w:szCs w:val="24"/>
          </w:rPr>
          <w:t>similar</w:t>
        </w:r>
      </w:ins>
      <w:ins w:id="524" w:author="Yoonsu Cho" w:date="2019-07-23T20:22:00Z">
        <w:r w:rsidRPr="00454D50">
          <w:rPr>
            <w:rFonts w:ascii="Times New Roman" w:eastAsia="Times New Roman" w:hAnsi="Times New Roman" w:cs="Times New Roman"/>
            <w:sz w:val="24"/>
            <w:szCs w:val="24"/>
            <w:rPrChange w:id="525" w:author="Yoonsu Cho" w:date="2019-07-23T20:24:00Z">
              <w:rPr>
                <w:rFonts w:ascii="Times New Roman" w:eastAsia="Times New Roman"/>
                <w:sz w:val="24"/>
                <w:szCs w:val="24"/>
              </w:rPr>
            </w:rPrChange>
          </w:rPr>
          <w:t xml:space="preserve"> </w:t>
        </w:r>
      </w:ins>
      <w:ins w:id="526" w:author="Yoonsu Cho" w:date="2019-07-24T13:46:00Z">
        <w:r w:rsidR="00F04984">
          <w:rPr>
            <w:rFonts w:ascii="Times New Roman" w:eastAsia="Times New Roman" w:hAnsi="Times New Roman" w:cs="Times New Roman"/>
            <w:sz w:val="24"/>
            <w:szCs w:val="24"/>
          </w:rPr>
          <w:t xml:space="preserve">to </w:t>
        </w:r>
      </w:ins>
      <w:ins w:id="527" w:author="Yoonsu Cho" w:date="2019-07-23T20:22:00Z">
        <w:r w:rsidRPr="00454D50">
          <w:rPr>
            <w:rFonts w:ascii="Times New Roman" w:eastAsia="Times New Roman" w:hAnsi="Times New Roman" w:cs="Times New Roman"/>
            <w:sz w:val="24"/>
            <w:szCs w:val="24"/>
            <w:rPrChange w:id="528" w:author="Yoonsu Cho" w:date="2019-07-23T20:24:00Z">
              <w:rPr>
                <w:rFonts w:ascii="Times New Roman" w:eastAsia="Times New Roman"/>
                <w:sz w:val="24"/>
                <w:szCs w:val="24"/>
              </w:rPr>
            </w:rPrChange>
          </w:rPr>
          <w:t xml:space="preserve">given effect size, 0.200. Whilst, the </w:t>
        </w:r>
      </w:ins>
      <w:ins w:id="529" w:author="Yoonsu Cho" w:date="2019-07-24T13:48:00Z">
        <w:r w:rsidR="00221B98">
          <w:rPr>
            <w:rFonts w:ascii="Times New Roman" w:eastAsia="Times New Roman" w:hAnsi="Times New Roman" w:cs="Times New Roman"/>
            <w:sz w:val="24"/>
            <w:szCs w:val="24"/>
          </w:rPr>
          <w:t xml:space="preserve">total </w:t>
        </w:r>
      </w:ins>
      <w:ins w:id="530" w:author="Yoonsu Cho" w:date="2019-07-23T20:22:00Z">
        <w:r w:rsidRPr="00454D50">
          <w:rPr>
            <w:rFonts w:ascii="Times New Roman" w:eastAsia="Times New Roman" w:hAnsi="Times New Roman" w:cs="Times New Roman"/>
            <w:sz w:val="24"/>
            <w:szCs w:val="24"/>
            <w:rPrChange w:id="531" w:author="Yoonsu Cho" w:date="2019-07-23T20:24:00Z">
              <w:rPr>
                <w:rFonts w:ascii="Times New Roman" w:eastAsia="Times New Roman"/>
                <w:sz w:val="24"/>
                <w:szCs w:val="24"/>
              </w:rPr>
            </w:rPrChange>
          </w:rPr>
          <w:t xml:space="preserve">effect of </w:t>
        </w:r>
      </w:ins>
      <w:ins w:id="532" w:author="Yoonsu Cho" w:date="2019-07-24T13:48:00Z">
        <w:r w:rsidR="00221B98">
          <w:rPr>
            <w:rFonts w:ascii="Times New Roman" w:eastAsia="Times New Roman" w:hAnsi="Times New Roman" w:cs="Times New Roman"/>
            <w:sz w:val="24"/>
            <w:szCs w:val="24"/>
          </w:rPr>
          <w:t>selected</w:t>
        </w:r>
      </w:ins>
      <w:ins w:id="533" w:author="Yoonsu Cho" w:date="2019-07-23T20:22:00Z">
        <w:r w:rsidRPr="00454D50">
          <w:rPr>
            <w:rFonts w:ascii="Times New Roman" w:eastAsia="Times New Roman" w:hAnsi="Times New Roman" w:cs="Times New Roman"/>
            <w:sz w:val="24"/>
            <w:szCs w:val="24"/>
            <w:rPrChange w:id="534" w:author="Yoonsu Cho" w:date="2019-07-23T20:24:00Z">
              <w:rPr>
                <w:rFonts w:ascii="Times New Roman" w:eastAsia="Times New Roman"/>
                <w:sz w:val="24"/>
                <w:szCs w:val="24"/>
              </w:rPr>
            </w:rPrChange>
          </w:rPr>
          <w:t xml:space="preserve"> X</w:t>
        </w:r>
        <w:r w:rsidRPr="00FD5B0E">
          <w:rPr>
            <w:rFonts w:ascii="Times New Roman" w:eastAsia="Times New Roman" w:hAnsi="Times New Roman" w:cs="Times New Roman"/>
            <w:sz w:val="24"/>
            <w:szCs w:val="24"/>
            <w:vertAlign w:val="subscript"/>
            <w:rPrChange w:id="535" w:author="Yoonsu Cho" w:date="2019-07-24T13:47:00Z">
              <w:rPr>
                <w:rFonts w:ascii="Times New Roman" w:eastAsia="Times New Roman"/>
                <w:sz w:val="24"/>
                <w:szCs w:val="24"/>
              </w:rPr>
            </w:rPrChange>
          </w:rPr>
          <w:t>1</w:t>
        </w:r>
        <w:r w:rsidRPr="00454D50">
          <w:rPr>
            <w:rFonts w:ascii="Times New Roman" w:eastAsia="Times New Roman" w:hAnsi="Times New Roman" w:cs="Times New Roman"/>
            <w:sz w:val="24"/>
            <w:szCs w:val="24"/>
            <w:rPrChange w:id="536" w:author="Yoonsu Cho" w:date="2019-07-23T20:24:00Z">
              <w:rPr>
                <w:rFonts w:ascii="Times New Roman" w:eastAsia="Times New Roman"/>
                <w:sz w:val="24"/>
                <w:szCs w:val="24"/>
              </w:rPr>
            </w:rPrChange>
          </w:rPr>
          <w:t>s on the outcome was 0.</w:t>
        </w:r>
      </w:ins>
      <w:ins w:id="537" w:author="Yoonsu Cho" w:date="2019-07-24T13:51:00Z">
        <w:r w:rsidR="00974022">
          <w:rPr>
            <w:rFonts w:ascii="Times New Roman" w:eastAsia="Times New Roman" w:hAnsi="Times New Roman" w:cs="Times New Roman"/>
            <w:sz w:val="24"/>
            <w:szCs w:val="24"/>
          </w:rPr>
          <w:t>397</w:t>
        </w:r>
      </w:ins>
      <w:ins w:id="538" w:author="Yoonsu Cho" w:date="2019-07-23T20:22:00Z">
        <w:r w:rsidRPr="00454D50">
          <w:rPr>
            <w:rFonts w:ascii="Times New Roman" w:eastAsia="Times New Roman" w:hAnsi="Times New Roman" w:cs="Times New Roman"/>
            <w:sz w:val="24"/>
            <w:szCs w:val="24"/>
            <w:rPrChange w:id="539" w:author="Yoonsu Cho" w:date="2019-07-23T20:24:00Z">
              <w:rPr>
                <w:rFonts w:ascii="Times New Roman" w:eastAsia="Times New Roman"/>
                <w:sz w:val="24"/>
                <w:szCs w:val="24"/>
              </w:rPr>
            </w:rPrChange>
          </w:rPr>
          <w:t xml:space="preserve"> (95% CI: 0</w:t>
        </w:r>
      </w:ins>
      <w:ins w:id="540" w:author="Yoonsu Cho" w:date="2019-07-24T13:48:00Z">
        <w:r w:rsidR="001443FB">
          <w:rPr>
            <w:rFonts w:ascii="Times New Roman" w:eastAsia="Times New Roman" w:hAnsi="Times New Roman" w:cs="Times New Roman"/>
            <w:sz w:val="24"/>
            <w:szCs w:val="24"/>
          </w:rPr>
          <w:t>.365</w:t>
        </w:r>
      </w:ins>
      <w:ins w:id="541" w:author="Yoonsu Cho" w:date="2019-07-23T20:22:00Z">
        <w:r w:rsidRPr="00454D50">
          <w:rPr>
            <w:rFonts w:ascii="Times New Roman" w:eastAsia="Times New Roman" w:hAnsi="Times New Roman" w:cs="Times New Roman"/>
            <w:sz w:val="24"/>
            <w:szCs w:val="24"/>
            <w:rPrChange w:id="542" w:author="Yoonsu Cho" w:date="2019-07-23T20:24:00Z">
              <w:rPr>
                <w:rFonts w:ascii="Times New Roman" w:eastAsia="Times New Roman"/>
                <w:sz w:val="24"/>
                <w:szCs w:val="24"/>
              </w:rPr>
            </w:rPrChange>
          </w:rPr>
          <w:t>, 0.4</w:t>
        </w:r>
      </w:ins>
      <w:ins w:id="543" w:author="Yoonsu Cho" w:date="2019-07-24T13:48:00Z">
        <w:r w:rsidR="004C49C7">
          <w:rPr>
            <w:rFonts w:ascii="Times New Roman" w:eastAsia="Times New Roman" w:hAnsi="Times New Roman" w:cs="Times New Roman"/>
            <w:sz w:val="24"/>
            <w:szCs w:val="24"/>
          </w:rPr>
          <w:t>29</w:t>
        </w:r>
      </w:ins>
      <w:ins w:id="544" w:author="Yoonsu Cho" w:date="2019-07-23T20:22:00Z">
        <w:r w:rsidRPr="00454D50">
          <w:rPr>
            <w:rFonts w:ascii="Times New Roman" w:eastAsia="Times New Roman" w:hAnsi="Times New Roman" w:cs="Times New Roman"/>
            <w:sz w:val="24"/>
            <w:szCs w:val="24"/>
            <w:rPrChange w:id="545" w:author="Yoonsu Cho" w:date="2019-07-23T20:24:00Z">
              <w:rPr>
                <w:rFonts w:ascii="Times New Roman" w:eastAsia="Times New Roman"/>
                <w:sz w:val="24"/>
                <w:szCs w:val="24"/>
              </w:rPr>
            </w:rPrChange>
          </w:rPr>
          <w:t xml:space="preserve">) in normal MVMR model. The </w:t>
        </w:r>
      </w:ins>
      <w:ins w:id="546" w:author="Yoonsu Cho" w:date="2019-07-24T13:49:00Z">
        <w:r w:rsidR="004C49C7">
          <w:rPr>
            <w:rFonts w:ascii="Times New Roman" w:eastAsia="Times New Roman" w:hAnsi="Times New Roman" w:cs="Times New Roman"/>
            <w:sz w:val="24"/>
            <w:szCs w:val="24"/>
          </w:rPr>
          <w:t>total effect</w:t>
        </w:r>
      </w:ins>
      <w:ins w:id="547" w:author="Yoonsu Cho" w:date="2019-07-23T20:22:00Z">
        <w:r w:rsidRPr="00454D50">
          <w:rPr>
            <w:rFonts w:ascii="Times New Roman" w:eastAsia="Times New Roman" w:hAnsi="Times New Roman" w:cs="Times New Roman"/>
            <w:sz w:val="24"/>
            <w:szCs w:val="24"/>
            <w:rPrChange w:id="548" w:author="Yoonsu Cho" w:date="2019-07-23T20:24:00Z">
              <w:rPr>
                <w:rFonts w:ascii="Times New Roman" w:eastAsia="Times New Roman"/>
                <w:sz w:val="24"/>
                <w:szCs w:val="24"/>
              </w:rPr>
            </w:rPrChange>
          </w:rPr>
          <w:t xml:space="preserve"> of selected traits for X</w:t>
        </w:r>
        <w:r w:rsidRPr="004C49C7">
          <w:rPr>
            <w:rFonts w:ascii="Times New Roman" w:eastAsia="Times New Roman" w:hAnsi="Times New Roman" w:cs="Times New Roman"/>
            <w:sz w:val="24"/>
            <w:szCs w:val="24"/>
            <w:vertAlign w:val="subscript"/>
            <w:rPrChange w:id="549" w:author="Yoonsu Cho" w:date="2019-07-24T13:49:00Z">
              <w:rPr>
                <w:rFonts w:ascii="Times New Roman" w:eastAsia="Times New Roman"/>
                <w:sz w:val="24"/>
                <w:szCs w:val="24"/>
              </w:rPr>
            </w:rPrChange>
          </w:rPr>
          <w:t>2</w:t>
        </w:r>
        <w:r w:rsidRPr="00454D50">
          <w:rPr>
            <w:rFonts w:ascii="Times New Roman" w:eastAsia="Times New Roman" w:hAnsi="Times New Roman" w:cs="Times New Roman"/>
            <w:sz w:val="24"/>
            <w:szCs w:val="24"/>
            <w:rPrChange w:id="550" w:author="Yoonsu Cho" w:date="2019-07-23T20:24:00Z">
              <w:rPr>
                <w:rFonts w:ascii="Times New Roman" w:eastAsia="Times New Roman"/>
                <w:sz w:val="24"/>
                <w:szCs w:val="24"/>
              </w:rPr>
            </w:rPrChange>
          </w:rPr>
          <w:t xml:space="preserve"> in LASSO-MVMR was 0.</w:t>
        </w:r>
      </w:ins>
      <w:ins w:id="551" w:author="Yoonsu Cho" w:date="2019-07-24T13:52:00Z">
        <w:r w:rsidR="00974022">
          <w:rPr>
            <w:rFonts w:ascii="Times New Roman" w:eastAsia="Times New Roman" w:hAnsi="Times New Roman" w:cs="Times New Roman"/>
            <w:sz w:val="24"/>
            <w:szCs w:val="24"/>
          </w:rPr>
          <w:t>185</w:t>
        </w:r>
      </w:ins>
      <w:ins w:id="552" w:author="Yoonsu Cho" w:date="2019-07-23T20:22:00Z">
        <w:r w:rsidRPr="00454D50">
          <w:rPr>
            <w:rFonts w:ascii="Times New Roman" w:eastAsia="Times New Roman" w:hAnsi="Times New Roman" w:cs="Times New Roman"/>
            <w:sz w:val="24"/>
            <w:szCs w:val="24"/>
            <w:rPrChange w:id="553" w:author="Yoonsu Cho" w:date="2019-07-23T20:24:00Z">
              <w:rPr>
                <w:rFonts w:ascii="Times New Roman" w:eastAsia="Times New Roman"/>
                <w:sz w:val="24"/>
                <w:szCs w:val="24"/>
              </w:rPr>
            </w:rPrChange>
          </w:rPr>
          <w:t xml:space="preserve"> (95% CI: 0.1</w:t>
        </w:r>
      </w:ins>
      <w:ins w:id="554" w:author="Yoonsu Cho" w:date="2019-07-24T13:52:00Z">
        <w:r w:rsidR="00974022">
          <w:rPr>
            <w:rFonts w:ascii="Times New Roman" w:eastAsia="Times New Roman" w:hAnsi="Times New Roman" w:cs="Times New Roman"/>
            <w:sz w:val="24"/>
            <w:szCs w:val="24"/>
          </w:rPr>
          <w:t>78</w:t>
        </w:r>
      </w:ins>
      <w:ins w:id="555" w:author="Yoonsu Cho" w:date="2019-07-23T20:22:00Z">
        <w:r w:rsidRPr="00454D50">
          <w:rPr>
            <w:rFonts w:ascii="Times New Roman" w:eastAsia="Times New Roman" w:hAnsi="Times New Roman" w:cs="Times New Roman"/>
            <w:sz w:val="24"/>
            <w:szCs w:val="24"/>
            <w:rPrChange w:id="556" w:author="Yoonsu Cho" w:date="2019-07-23T20:24:00Z">
              <w:rPr>
                <w:rFonts w:ascii="Times New Roman" w:eastAsia="Times New Roman"/>
                <w:sz w:val="24"/>
                <w:szCs w:val="24"/>
              </w:rPr>
            </w:rPrChange>
          </w:rPr>
          <w:t xml:space="preserve">, </w:t>
        </w:r>
      </w:ins>
      <w:ins w:id="557" w:author="Yoonsu Cho" w:date="2019-07-24T13:50:00Z">
        <w:r w:rsidR="005600C5">
          <w:rPr>
            <w:rFonts w:ascii="Times New Roman" w:eastAsia="Times New Roman" w:hAnsi="Times New Roman" w:cs="Times New Roman"/>
            <w:sz w:val="24"/>
            <w:szCs w:val="24"/>
          </w:rPr>
          <w:t>0.1</w:t>
        </w:r>
      </w:ins>
      <w:ins w:id="558" w:author="Yoonsu Cho" w:date="2019-07-24T13:52:00Z">
        <w:r w:rsidR="00974022">
          <w:rPr>
            <w:rFonts w:ascii="Times New Roman" w:eastAsia="Times New Roman" w:hAnsi="Times New Roman" w:cs="Times New Roman"/>
            <w:sz w:val="24"/>
            <w:szCs w:val="24"/>
          </w:rPr>
          <w:t>92</w:t>
        </w:r>
      </w:ins>
      <w:ins w:id="559" w:author="Yoonsu Cho" w:date="2019-07-23T20:22:00Z">
        <w:r w:rsidRPr="00454D50">
          <w:rPr>
            <w:rFonts w:ascii="Times New Roman" w:eastAsia="Times New Roman" w:hAnsi="Times New Roman" w:cs="Times New Roman"/>
            <w:sz w:val="24"/>
            <w:szCs w:val="24"/>
            <w:rPrChange w:id="560" w:author="Yoonsu Cho" w:date="2019-07-23T20:24:00Z">
              <w:rPr>
                <w:rFonts w:ascii="Times New Roman" w:eastAsia="Times New Roman"/>
                <w:sz w:val="24"/>
                <w:szCs w:val="24"/>
              </w:rPr>
            </w:rPrChange>
          </w:rPr>
          <w:t xml:space="preserve">), where the </w:t>
        </w:r>
      </w:ins>
      <w:ins w:id="561" w:author="Yoonsu Cho" w:date="2019-07-24T13:54:00Z">
        <w:r w:rsidR="00F21A08">
          <w:rPr>
            <w:rFonts w:ascii="Times New Roman" w:eastAsia="Times New Roman" w:hAnsi="Times New Roman" w:cs="Times New Roman"/>
            <w:sz w:val="24"/>
            <w:szCs w:val="24"/>
          </w:rPr>
          <w:t xml:space="preserve">total </w:t>
        </w:r>
      </w:ins>
      <w:ins w:id="562" w:author="Yoonsu Cho" w:date="2019-07-23T20:22:00Z">
        <w:r w:rsidRPr="00454D50">
          <w:rPr>
            <w:rFonts w:ascii="Times New Roman" w:eastAsia="Times New Roman" w:hAnsi="Times New Roman" w:cs="Times New Roman"/>
            <w:sz w:val="24"/>
            <w:szCs w:val="24"/>
            <w:rPrChange w:id="563" w:author="Yoonsu Cho" w:date="2019-07-23T20:24:00Z">
              <w:rPr>
                <w:rFonts w:ascii="Times New Roman" w:eastAsia="Times New Roman"/>
                <w:sz w:val="24"/>
                <w:szCs w:val="24"/>
              </w:rPr>
            </w:rPrChange>
          </w:rPr>
          <w:t>effect of the X</w:t>
        </w:r>
        <w:r w:rsidRPr="005600C5">
          <w:rPr>
            <w:rFonts w:ascii="Times New Roman" w:eastAsia="Times New Roman" w:hAnsi="Times New Roman" w:cs="Times New Roman"/>
            <w:sz w:val="24"/>
            <w:szCs w:val="24"/>
            <w:vertAlign w:val="subscript"/>
            <w:rPrChange w:id="564" w:author="Yoonsu Cho" w:date="2019-07-24T13:50:00Z">
              <w:rPr>
                <w:rFonts w:ascii="Times New Roman" w:eastAsia="Times New Roman"/>
                <w:sz w:val="24"/>
                <w:szCs w:val="24"/>
              </w:rPr>
            </w:rPrChange>
          </w:rPr>
          <w:t>2</w:t>
        </w:r>
        <w:r w:rsidRPr="00454D50">
          <w:rPr>
            <w:rFonts w:ascii="Times New Roman" w:eastAsia="Times New Roman" w:hAnsi="Times New Roman" w:cs="Times New Roman"/>
            <w:sz w:val="24"/>
            <w:szCs w:val="24"/>
            <w:rPrChange w:id="565" w:author="Yoonsu Cho" w:date="2019-07-23T20:24:00Z">
              <w:rPr>
                <w:rFonts w:ascii="Times New Roman" w:eastAsia="Times New Roman"/>
                <w:sz w:val="24"/>
                <w:szCs w:val="24"/>
              </w:rPr>
            </w:rPrChange>
          </w:rPr>
          <w:t xml:space="preserve">s was </w:t>
        </w:r>
      </w:ins>
      <w:ins w:id="566" w:author="Yoonsu Cho" w:date="2019-07-24T13:55:00Z">
        <w:r w:rsidR="00F16542">
          <w:rPr>
            <w:rFonts w:ascii="Times New Roman" w:eastAsia="Times New Roman" w:hAnsi="Times New Roman" w:cs="Times New Roman"/>
            <w:sz w:val="24"/>
            <w:szCs w:val="24"/>
          </w:rPr>
          <w:t>0.002</w:t>
        </w:r>
      </w:ins>
      <w:ins w:id="567" w:author="Yoonsu Cho" w:date="2019-07-23T20:22:00Z">
        <w:r w:rsidRPr="00454D50">
          <w:rPr>
            <w:rFonts w:ascii="Times New Roman" w:eastAsia="Times New Roman" w:hAnsi="Times New Roman" w:cs="Times New Roman"/>
            <w:sz w:val="24"/>
            <w:szCs w:val="24"/>
            <w:rPrChange w:id="568" w:author="Yoonsu Cho" w:date="2019-07-23T20:24:00Z">
              <w:rPr>
                <w:rFonts w:ascii="Times New Roman" w:eastAsia="Times New Roman"/>
                <w:sz w:val="24"/>
                <w:szCs w:val="24"/>
              </w:rPr>
            </w:rPrChange>
          </w:rPr>
          <w:t xml:space="preserve"> (95% CI: -</w:t>
        </w:r>
      </w:ins>
      <w:ins w:id="569" w:author="Yoonsu Cho" w:date="2019-07-24T13:55:00Z">
        <w:r w:rsidR="00F16542">
          <w:rPr>
            <w:rFonts w:ascii="Times New Roman" w:eastAsia="Times New Roman" w:hAnsi="Times New Roman" w:cs="Times New Roman"/>
            <w:sz w:val="24"/>
            <w:szCs w:val="24"/>
          </w:rPr>
          <w:t>0.029</w:t>
        </w:r>
      </w:ins>
      <w:ins w:id="570" w:author="Yoonsu Cho" w:date="2019-07-23T20:22:00Z">
        <w:r w:rsidRPr="00454D50">
          <w:rPr>
            <w:rFonts w:ascii="Times New Roman" w:eastAsia="Times New Roman" w:hAnsi="Times New Roman" w:cs="Times New Roman"/>
            <w:sz w:val="24"/>
            <w:szCs w:val="24"/>
            <w:rPrChange w:id="571" w:author="Yoonsu Cho" w:date="2019-07-23T20:24:00Z">
              <w:rPr>
                <w:rFonts w:ascii="Times New Roman" w:eastAsia="Times New Roman"/>
                <w:sz w:val="24"/>
                <w:szCs w:val="24"/>
              </w:rPr>
            </w:rPrChange>
          </w:rPr>
          <w:t>, 0.0</w:t>
        </w:r>
      </w:ins>
      <w:ins w:id="572" w:author="Yoonsu Cho" w:date="2019-07-24T13:55:00Z">
        <w:r w:rsidR="00832F60">
          <w:rPr>
            <w:rFonts w:ascii="Times New Roman" w:eastAsia="Times New Roman" w:hAnsi="Times New Roman" w:cs="Times New Roman"/>
            <w:sz w:val="24"/>
            <w:szCs w:val="24"/>
          </w:rPr>
          <w:t>33</w:t>
        </w:r>
      </w:ins>
      <w:ins w:id="573" w:author="Yoonsu Cho" w:date="2019-07-23T20:22:00Z">
        <w:r w:rsidRPr="00454D50">
          <w:rPr>
            <w:rFonts w:ascii="Times New Roman" w:eastAsia="Times New Roman" w:hAnsi="Times New Roman" w:cs="Times New Roman"/>
            <w:sz w:val="24"/>
            <w:szCs w:val="24"/>
            <w:rPrChange w:id="574" w:author="Yoonsu Cho" w:date="2019-07-23T20:24:00Z">
              <w:rPr>
                <w:rFonts w:ascii="Times New Roman" w:eastAsia="Times New Roman"/>
                <w:sz w:val="24"/>
                <w:szCs w:val="24"/>
              </w:rPr>
            </w:rPrChange>
          </w:rPr>
          <w:t xml:space="preserve">) in normal MVMR. This result was replicated in scenario 2, where horizontal pleiotropy exists. </w:t>
        </w:r>
      </w:ins>
      <w:ins w:id="575" w:author="Yoonsu Cho" w:date="2019-07-24T13:55:00Z">
        <w:r w:rsidR="00832F60">
          <w:rPr>
            <w:rFonts w:ascii="Times New Roman" w:eastAsia="Times New Roman" w:hAnsi="Times New Roman" w:cs="Times New Roman"/>
            <w:sz w:val="24"/>
            <w:szCs w:val="24"/>
          </w:rPr>
          <w:t xml:space="preserve">The </w:t>
        </w:r>
      </w:ins>
      <w:ins w:id="576" w:author="Yoonsu Cho" w:date="2019-07-24T13:56:00Z">
        <w:r w:rsidR="00832F60">
          <w:rPr>
            <w:rFonts w:ascii="Times New Roman" w:eastAsia="Times New Roman" w:hAnsi="Times New Roman" w:cs="Times New Roman"/>
            <w:sz w:val="24"/>
            <w:szCs w:val="24"/>
          </w:rPr>
          <w:t xml:space="preserve">total effect of selected trait </w:t>
        </w:r>
        <w:r w:rsidR="00D279BA">
          <w:rPr>
            <w:rFonts w:ascii="Times New Roman" w:eastAsia="Times New Roman" w:hAnsi="Times New Roman" w:cs="Times New Roman"/>
            <w:sz w:val="24"/>
            <w:szCs w:val="24"/>
          </w:rPr>
          <w:t xml:space="preserve">for X1 and X2 was almost the same as </w:t>
        </w:r>
        <w:r w:rsidR="00407035">
          <w:rPr>
            <w:rFonts w:ascii="Times New Roman" w:eastAsia="Times New Roman" w:hAnsi="Times New Roman" w:cs="Times New Roman"/>
            <w:sz w:val="24"/>
            <w:szCs w:val="24"/>
          </w:rPr>
          <w:t>the e</w:t>
        </w:r>
      </w:ins>
      <w:ins w:id="577" w:author="Yoonsu Cho" w:date="2019-07-24T13:57:00Z">
        <w:r w:rsidR="00407035">
          <w:rPr>
            <w:rFonts w:ascii="Times New Roman" w:eastAsia="Times New Roman" w:hAnsi="Times New Roman" w:cs="Times New Roman"/>
            <w:sz w:val="24"/>
            <w:szCs w:val="24"/>
          </w:rPr>
          <w:t xml:space="preserve">ffect of original trait on the outcome (Supplementary Table S3). </w:t>
        </w:r>
      </w:ins>
      <w:ins w:id="578" w:author="Yoonsu Cho" w:date="2019-07-23T20:22:00Z">
        <w:r w:rsidRPr="00454D50">
          <w:rPr>
            <w:rFonts w:ascii="Times New Roman" w:eastAsia="Times New Roman" w:hAnsi="Times New Roman" w:cs="Times New Roman"/>
            <w:sz w:val="24"/>
            <w:szCs w:val="24"/>
            <w:rPrChange w:id="579" w:author="Yoonsu Cho" w:date="2019-07-23T20:24:00Z">
              <w:rPr>
                <w:rFonts w:ascii="Times New Roman" w:eastAsia="Times New Roman"/>
                <w:sz w:val="24"/>
                <w:szCs w:val="24"/>
              </w:rPr>
            </w:rPrChange>
          </w:rPr>
          <w:t>This simulation confirms th</w:t>
        </w:r>
      </w:ins>
      <w:ins w:id="580" w:author="Yoonsu Cho" w:date="2019-07-24T13:58:00Z">
        <w:r w:rsidR="00951D9F">
          <w:rPr>
            <w:rFonts w:ascii="Times New Roman" w:eastAsia="Times New Roman" w:hAnsi="Times New Roman" w:cs="Times New Roman"/>
            <w:sz w:val="24"/>
            <w:szCs w:val="24"/>
          </w:rPr>
          <w:t>at</w:t>
        </w:r>
      </w:ins>
      <w:ins w:id="581" w:author="Yoonsu Cho" w:date="2019-07-24T14:05:00Z">
        <w:r w:rsidR="007E510E">
          <w:rPr>
            <w:rFonts w:ascii="Times New Roman" w:eastAsia="Times New Roman" w:hAnsi="Times New Roman" w:cs="Times New Roman"/>
            <w:sz w:val="24"/>
            <w:szCs w:val="24"/>
          </w:rPr>
          <w:t xml:space="preserve"> the </w:t>
        </w:r>
        <w:r w:rsidR="00FF55F5">
          <w:rPr>
            <w:rFonts w:ascii="Times New Roman" w:eastAsia="Times New Roman" w:hAnsi="Times New Roman" w:cs="Times New Roman"/>
            <w:sz w:val="24"/>
            <w:szCs w:val="24"/>
          </w:rPr>
          <w:t>shrinkage</w:t>
        </w:r>
        <w:r w:rsidR="007E510E">
          <w:rPr>
            <w:rFonts w:ascii="Times New Roman" w:eastAsia="Times New Roman" w:hAnsi="Times New Roman" w:cs="Times New Roman"/>
            <w:sz w:val="24"/>
            <w:szCs w:val="24"/>
          </w:rPr>
          <w:t xml:space="preserve"> step using LASSO </w:t>
        </w:r>
      </w:ins>
      <w:ins w:id="582" w:author="Yoonsu Cho" w:date="2019-07-24T14:07:00Z">
        <w:r w:rsidR="00E7128C">
          <w:rPr>
            <w:rFonts w:ascii="Times New Roman" w:eastAsia="Times New Roman" w:hAnsi="Times New Roman" w:cs="Times New Roman"/>
            <w:sz w:val="24"/>
            <w:szCs w:val="24"/>
          </w:rPr>
          <w:t xml:space="preserve">is valid even though there are some </w:t>
        </w:r>
        <w:r w:rsidR="00B00479">
          <w:rPr>
            <w:rFonts w:ascii="Times New Roman" w:eastAsia="Times New Roman" w:hAnsi="Times New Roman" w:cs="Times New Roman"/>
            <w:sz w:val="24"/>
            <w:szCs w:val="24"/>
          </w:rPr>
          <w:t xml:space="preserve">redundant </w:t>
        </w:r>
      </w:ins>
      <w:ins w:id="583" w:author="Yoonsu Cho" w:date="2019-07-24T14:08:00Z">
        <w:r w:rsidR="00B00479">
          <w:rPr>
            <w:rFonts w:ascii="Times New Roman" w:eastAsia="Times New Roman" w:hAnsi="Times New Roman" w:cs="Times New Roman"/>
            <w:sz w:val="24"/>
            <w:szCs w:val="24"/>
          </w:rPr>
          <w:t>traits</w:t>
        </w:r>
      </w:ins>
      <w:ins w:id="584" w:author="Yoonsu Cho" w:date="2019-07-24T14:05:00Z">
        <w:r w:rsidR="007E510E">
          <w:rPr>
            <w:rFonts w:ascii="Times New Roman" w:eastAsia="Times New Roman" w:hAnsi="Times New Roman" w:cs="Times New Roman"/>
            <w:sz w:val="24"/>
            <w:szCs w:val="24"/>
          </w:rPr>
          <w:t>.</w:t>
        </w:r>
      </w:ins>
      <w:ins w:id="585" w:author="Yoonsu Cho" w:date="2019-07-24T13:58:00Z">
        <w:r w:rsidR="00951D9F">
          <w:rPr>
            <w:rFonts w:ascii="Times New Roman" w:eastAsia="Times New Roman" w:hAnsi="Times New Roman" w:cs="Times New Roman"/>
            <w:sz w:val="24"/>
            <w:szCs w:val="24"/>
          </w:rPr>
          <w:t xml:space="preserve"> </w:t>
        </w:r>
      </w:ins>
      <w:ins w:id="586" w:author="Yoonsu Cho" w:date="2019-07-24T14:06:00Z">
        <w:r w:rsidR="00FF55F5">
          <w:rPr>
            <w:rFonts w:ascii="Times New Roman" w:eastAsia="Times New Roman" w:hAnsi="Times New Roman" w:cs="Times New Roman"/>
            <w:sz w:val="24"/>
            <w:szCs w:val="24"/>
          </w:rPr>
          <w:t>Also, the simulation results suggested that our</w:t>
        </w:r>
      </w:ins>
      <w:ins w:id="587" w:author="Yoonsu Cho" w:date="2019-07-23T20:22:00Z">
        <w:r w:rsidRPr="00454D50">
          <w:rPr>
            <w:rFonts w:ascii="Times New Roman" w:eastAsia="Times New Roman" w:hAnsi="Times New Roman" w:cs="Times New Roman"/>
            <w:sz w:val="24"/>
            <w:szCs w:val="24"/>
            <w:rPrChange w:id="588" w:author="Yoonsu Cho" w:date="2019-07-23T20:24:00Z">
              <w:rPr>
                <w:rFonts w:ascii="Times New Roman" w:eastAsia="Times New Roman"/>
                <w:sz w:val="24"/>
                <w:szCs w:val="24"/>
              </w:rPr>
            </w:rPrChange>
          </w:rPr>
          <w:t xml:space="preserve"> </w:t>
        </w:r>
      </w:ins>
      <w:ins w:id="589" w:author="Yoonsu Cho" w:date="2019-07-24T13:58:00Z">
        <w:r w:rsidR="00446B3E">
          <w:rPr>
            <w:rFonts w:ascii="Times New Roman" w:eastAsia="Times New Roman" w:hAnsi="Times New Roman" w:cs="Times New Roman"/>
            <w:sz w:val="24"/>
            <w:szCs w:val="24"/>
          </w:rPr>
          <w:t xml:space="preserve">adjustment method using </w:t>
        </w:r>
      </w:ins>
      <w:ins w:id="590" w:author="Yoonsu Cho" w:date="2019-07-23T20:22:00Z">
        <w:r w:rsidRPr="00454D50">
          <w:rPr>
            <w:rFonts w:ascii="Times New Roman" w:eastAsia="Times New Roman" w:hAnsi="Times New Roman" w:cs="Times New Roman"/>
            <w:sz w:val="24"/>
            <w:szCs w:val="24"/>
            <w:rPrChange w:id="591" w:author="Yoonsu Cho" w:date="2019-07-23T20:24:00Z">
              <w:rPr>
                <w:rFonts w:ascii="Times New Roman" w:eastAsia="Times New Roman"/>
                <w:sz w:val="24"/>
                <w:szCs w:val="24"/>
              </w:rPr>
            </w:rPrChange>
          </w:rPr>
          <w:t>LASSO</w:t>
        </w:r>
      </w:ins>
      <w:ins w:id="592" w:author="Yoonsu Cho" w:date="2019-07-24T14:08:00Z">
        <w:r w:rsidR="00C83267">
          <w:rPr>
            <w:rFonts w:ascii="Times New Roman" w:eastAsia="Times New Roman" w:hAnsi="Times New Roman" w:cs="Times New Roman"/>
            <w:sz w:val="24"/>
            <w:szCs w:val="24"/>
          </w:rPr>
          <w:t>-</w:t>
        </w:r>
      </w:ins>
      <w:ins w:id="593" w:author="Yoonsu Cho" w:date="2019-07-23T20:22:00Z">
        <w:r w:rsidRPr="00454D50">
          <w:rPr>
            <w:rFonts w:ascii="Times New Roman" w:eastAsia="Times New Roman" w:hAnsi="Times New Roman" w:cs="Times New Roman"/>
            <w:sz w:val="24"/>
            <w:szCs w:val="24"/>
            <w:rPrChange w:id="594" w:author="Yoonsu Cho" w:date="2019-07-23T20:24:00Z">
              <w:rPr>
                <w:rFonts w:ascii="Times New Roman" w:eastAsia="Times New Roman"/>
                <w:sz w:val="24"/>
                <w:szCs w:val="24"/>
              </w:rPr>
            </w:rPrChange>
          </w:rPr>
          <w:t xml:space="preserve">MVMR </w:t>
        </w:r>
      </w:ins>
      <w:ins w:id="595" w:author="Yoonsu Cho" w:date="2019-07-24T14:08:00Z">
        <w:r w:rsidR="00C83267">
          <w:rPr>
            <w:rFonts w:ascii="Times New Roman" w:eastAsia="Times New Roman" w:hAnsi="Times New Roman" w:cs="Times New Roman"/>
            <w:sz w:val="24"/>
            <w:szCs w:val="24"/>
          </w:rPr>
          <w:t xml:space="preserve">can </w:t>
        </w:r>
      </w:ins>
      <w:ins w:id="596" w:author="Yoonsu Cho" w:date="2019-07-23T20:22:00Z">
        <w:r w:rsidRPr="00454D50">
          <w:rPr>
            <w:rFonts w:ascii="Times New Roman" w:eastAsia="Times New Roman" w:hAnsi="Times New Roman" w:cs="Times New Roman"/>
            <w:sz w:val="24"/>
            <w:szCs w:val="24"/>
            <w:rPrChange w:id="597" w:author="Yoonsu Cho" w:date="2019-07-23T20:24:00Z">
              <w:rPr>
                <w:rFonts w:ascii="Times New Roman" w:eastAsia="Times New Roman"/>
                <w:sz w:val="24"/>
                <w:szCs w:val="24"/>
              </w:rPr>
            </w:rPrChange>
          </w:rPr>
          <w:t xml:space="preserve">correct for </w:t>
        </w:r>
      </w:ins>
      <w:ins w:id="598" w:author="Yoonsu Cho" w:date="2019-07-24T14:08:00Z">
        <w:r w:rsidR="00C83267">
          <w:rPr>
            <w:rFonts w:ascii="Times New Roman" w:eastAsia="Times New Roman" w:hAnsi="Times New Roman" w:cs="Times New Roman"/>
            <w:sz w:val="24"/>
            <w:szCs w:val="24"/>
          </w:rPr>
          <w:t xml:space="preserve">the </w:t>
        </w:r>
      </w:ins>
      <w:ins w:id="599" w:author="Yoonsu Cho" w:date="2019-07-23T20:22:00Z">
        <w:r w:rsidRPr="00454D50">
          <w:rPr>
            <w:rFonts w:ascii="Times New Roman" w:eastAsia="Times New Roman" w:hAnsi="Times New Roman" w:cs="Times New Roman"/>
            <w:sz w:val="24"/>
            <w:szCs w:val="24"/>
            <w:rPrChange w:id="600" w:author="Yoonsu Cho" w:date="2019-07-23T20:24:00Z">
              <w:rPr>
                <w:rFonts w:ascii="Times New Roman" w:eastAsia="Times New Roman"/>
                <w:sz w:val="24"/>
                <w:szCs w:val="24"/>
              </w:rPr>
            </w:rPrChange>
          </w:rPr>
          <w:t xml:space="preserve">effect of the </w:t>
        </w:r>
      </w:ins>
      <w:ins w:id="601" w:author="Yoonsu Cho" w:date="2019-07-24T13:58:00Z">
        <w:r w:rsidR="00200F24">
          <w:rPr>
            <w:rFonts w:ascii="Times New Roman" w:eastAsia="Times New Roman" w:hAnsi="Times New Roman" w:cs="Times New Roman"/>
            <w:sz w:val="24"/>
            <w:szCs w:val="24"/>
          </w:rPr>
          <w:t xml:space="preserve">pleiotropic pathways </w:t>
        </w:r>
      </w:ins>
      <w:ins w:id="602" w:author="Yoonsu Cho" w:date="2019-07-24T14:08:00Z">
        <w:r w:rsidR="0009160F">
          <w:rPr>
            <w:rFonts w:ascii="Times New Roman" w:eastAsia="Times New Roman" w:hAnsi="Times New Roman" w:cs="Times New Roman"/>
            <w:sz w:val="24"/>
            <w:szCs w:val="24"/>
          </w:rPr>
          <w:t>consid</w:t>
        </w:r>
      </w:ins>
      <w:ins w:id="603" w:author="Yoonsu Cho" w:date="2019-07-24T14:09:00Z">
        <w:r w:rsidR="0009160F">
          <w:rPr>
            <w:rFonts w:ascii="Times New Roman" w:eastAsia="Times New Roman" w:hAnsi="Times New Roman" w:cs="Times New Roman"/>
            <w:sz w:val="24"/>
            <w:szCs w:val="24"/>
          </w:rPr>
          <w:t>ering</w:t>
        </w:r>
      </w:ins>
      <w:ins w:id="604" w:author="Yoonsu Cho" w:date="2019-07-24T14:00:00Z">
        <w:r w:rsidR="00455C90">
          <w:rPr>
            <w:rFonts w:ascii="Times New Roman" w:eastAsia="Times New Roman" w:hAnsi="Times New Roman" w:cs="Times New Roman"/>
            <w:sz w:val="24"/>
            <w:szCs w:val="24"/>
          </w:rPr>
          <w:t xml:space="preserve"> the total effect of</w:t>
        </w:r>
      </w:ins>
      <w:ins w:id="605" w:author="Yoonsu Cho" w:date="2019-07-24T14:01:00Z">
        <w:r w:rsidR="001066D9">
          <w:rPr>
            <w:rFonts w:ascii="Times New Roman" w:eastAsia="Times New Roman" w:hAnsi="Times New Roman" w:cs="Times New Roman"/>
            <w:sz w:val="24"/>
            <w:szCs w:val="24"/>
          </w:rPr>
          <w:t xml:space="preserve"> pleiotropic </w:t>
        </w:r>
      </w:ins>
      <w:ins w:id="606" w:author="Yoonsu Cho" w:date="2019-07-24T14:00:00Z">
        <w:r w:rsidR="001066D9">
          <w:rPr>
            <w:rFonts w:ascii="Times New Roman" w:eastAsia="Times New Roman" w:hAnsi="Times New Roman" w:cs="Times New Roman"/>
            <w:sz w:val="24"/>
            <w:szCs w:val="24"/>
          </w:rPr>
          <w:t>traits</w:t>
        </w:r>
      </w:ins>
      <w:ins w:id="607" w:author="Yoonsu Cho" w:date="2019-07-24T14:01:00Z">
        <w:r w:rsidR="001066D9">
          <w:rPr>
            <w:rFonts w:ascii="Times New Roman" w:eastAsia="Times New Roman" w:hAnsi="Times New Roman" w:cs="Times New Roman"/>
            <w:sz w:val="24"/>
            <w:szCs w:val="24"/>
          </w:rPr>
          <w:t xml:space="preserve"> in the original exposure-outcome association</w:t>
        </w:r>
      </w:ins>
      <w:ins w:id="608" w:author="Yoonsu Cho" w:date="2019-07-23T20:22:00Z">
        <w:r w:rsidRPr="00454D50">
          <w:rPr>
            <w:rFonts w:ascii="Times New Roman" w:eastAsia="Times New Roman" w:hAnsi="Times New Roman" w:cs="Times New Roman"/>
            <w:sz w:val="24"/>
            <w:szCs w:val="24"/>
            <w:rPrChange w:id="609" w:author="Yoonsu Cho" w:date="2019-07-23T20:24:00Z">
              <w:rPr>
                <w:rFonts w:ascii="Times New Roman" w:eastAsia="Times New Roman"/>
                <w:sz w:val="24"/>
                <w:szCs w:val="24"/>
              </w:rPr>
            </w:rPrChange>
          </w:rPr>
          <w:t>. As MR-TRYX repeats this step 1</w:t>
        </w:r>
        <w:r w:rsidR="004E0063" w:rsidRPr="00454D50">
          <w:rPr>
            <w:rFonts w:ascii="Times New Roman" w:eastAsia="Times New Roman" w:hAnsi="Times New Roman" w:cs="Times New Roman"/>
            <w:sz w:val="24"/>
            <w:szCs w:val="24"/>
            <w:rPrChange w:id="610" w:author="Yoonsu Cho" w:date="2019-07-23T20:24:00Z">
              <w:rPr>
                <w:rFonts w:ascii="Times New Roman" w:eastAsia="Times New Roman"/>
                <w:sz w:val="24"/>
                <w:szCs w:val="24"/>
              </w:rPr>
            </w:rPrChange>
          </w:rPr>
          <w:t>,</w:t>
        </w:r>
        <w:r w:rsidRPr="00454D50">
          <w:rPr>
            <w:rFonts w:ascii="Times New Roman" w:eastAsia="Times New Roman" w:hAnsi="Times New Roman" w:cs="Times New Roman"/>
            <w:sz w:val="24"/>
            <w:szCs w:val="24"/>
            <w:rPrChange w:id="611" w:author="Yoonsu Cho" w:date="2019-07-23T20:24:00Z">
              <w:rPr>
                <w:rFonts w:ascii="Times New Roman" w:eastAsia="Times New Roman"/>
                <w:sz w:val="24"/>
                <w:szCs w:val="24"/>
              </w:rPr>
            </w:rPrChange>
          </w:rPr>
          <w:t>000 times, the LASSO MVMR in MR-TRYX would yield more precise estimates than MVMR on its own.</w:t>
        </w:r>
      </w:ins>
    </w:p>
    <w:p w14:paraId="1BFE22A0" w14:textId="58416B4F" w:rsidR="002E42C3" w:rsidRPr="00454D50" w:rsidRDefault="002E42C3">
      <w:pPr>
        <w:spacing w:line="480" w:lineRule="auto"/>
        <w:jc w:val="both"/>
        <w:rPr>
          <w:ins w:id="612" w:author="Yoonsu Cho" w:date="2019-07-23T20:22:00Z"/>
          <w:rFonts w:ascii="Times New Roman" w:eastAsia="Times New Roman" w:hAnsi="Times New Roman" w:cs="Times New Roman"/>
          <w:sz w:val="24"/>
          <w:szCs w:val="24"/>
          <w:rPrChange w:id="613" w:author="Yoonsu Cho" w:date="2019-07-23T20:24:00Z">
            <w:rPr>
              <w:ins w:id="614" w:author="Yoonsu Cho" w:date="2019-07-23T20:22:00Z"/>
              <w:rFonts w:ascii="Times New Roman" w:eastAsia="Times New Roman"/>
              <w:sz w:val="24"/>
              <w:szCs w:val="24"/>
            </w:rPr>
          </w:rPrChange>
        </w:rPr>
        <w:pPrChange w:id="615" w:author="Yoonsu Cho" w:date="2019-07-23T20:24:00Z">
          <w:pPr>
            <w:jc w:val="both"/>
          </w:pPr>
        </w:pPrChange>
      </w:pPr>
    </w:p>
    <w:p w14:paraId="3B7097C7" w14:textId="710ACC12" w:rsidR="00F55CE3" w:rsidDel="00501D7B" w:rsidRDefault="002E42C3" w:rsidP="000C0344">
      <w:pPr>
        <w:spacing w:line="480" w:lineRule="auto"/>
        <w:jc w:val="both"/>
        <w:rPr>
          <w:del w:id="616" w:author="Yoonsu Cho" w:date="2019-07-23T20:24:00Z"/>
          <w:rFonts w:ascii="Times New Roman" w:eastAsia="Times New Roman" w:hAnsi="Times New Roman" w:cs="Times New Roman"/>
          <w:sz w:val="24"/>
          <w:szCs w:val="24"/>
        </w:rPr>
      </w:pPr>
      <w:ins w:id="617" w:author="Yoonsu Cho" w:date="2019-07-23T20:23:00Z">
        <w:r w:rsidRPr="00454D50">
          <w:rPr>
            <w:rFonts w:ascii="Times New Roman" w:eastAsia="Times New Roman" w:hAnsi="Times New Roman" w:cs="Times New Roman"/>
            <w:sz w:val="24"/>
            <w:szCs w:val="24"/>
            <w:rPrChange w:id="618" w:author="Yoonsu Cho" w:date="2019-07-23T20:24:00Z">
              <w:rPr>
                <w:rFonts w:ascii="Times New Roman" w:eastAsia="Times New Roman"/>
                <w:sz w:val="24"/>
                <w:szCs w:val="24"/>
              </w:rPr>
            </w:rPrChange>
          </w:rPr>
          <w:t>Also</w:t>
        </w:r>
      </w:ins>
      <w:ins w:id="619" w:author="Yoonsu Cho" w:date="2019-07-23T20:24:00Z">
        <w:r w:rsidR="00454D50">
          <w:rPr>
            <w:rFonts w:ascii="Times New Roman" w:eastAsia="Times New Roman" w:hAnsi="Times New Roman" w:cs="Times New Roman"/>
            <w:sz w:val="24"/>
            <w:szCs w:val="24"/>
          </w:rPr>
          <w:t>,</w:t>
        </w:r>
      </w:ins>
      <w:ins w:id="620" w:author="Yoonsu Cho" w:date="2019-07-23T20:23:00Z">
        <w:r w:rsidRPr="00454D50">
          <w:rPr>
            <w:rFonts w:ascii="Times New Roman" w:eastAsia="Times New Roman" w:hAnsi="Times New Roman" w:cs="Times New Roman"/>
            <w:sz w:val="24"/>
            <w:szCs w:val="24"/>
            <w:rPrChange w:id="621" w:author="Yoonsu Cho" w:date="2019-07-23T20:24:00Z">
              <w:rPr>
                <w:rFonts w:ascii="Times New Roman" w:eastAsia="Times New Roman"/>
                <w:sz w:val="24"/>
                <w:szCs w:val="24"/>
              </w:rPr>
            </w:rPrChange>
          </w:rPr>
          <w:t xml:space="preserve"> </w:t>
        </w:r>
      </w:ins>
      <w:ins w:id="622" w:author="Yoonsu Cho" w:date="2019-07-24T14:09:00Z">
        <w:r w:rsidR="0009160F">
          <w:rPr>
            <w:rFonts w:ascii="Times New Roman" w:eastAsia="Times New Roman" w:hAnsi="Times New Roman" w:cs="Times New Roman"/>
            <w:sz w:val="24"/>
            <w:szCs w:val="24"/>
          </w:rPr>
          <w:t>we tested if t</w:t>
        </w:r>
      </w:ins>
      <w:ins w:id="623" w:author="Yoonsu Cho" w:date="2019-07-23T20:23:00Z">
        <w:r w:rsidR="00454D50" w:rsidRPr="00454D50">
          <w:rPr>
            <w:rFonts w:ascii="Times New Roman" w:eastAsia="Times New Roman" w:hAnsi="Times New Roman" w:cs="Times New Roman"/>
            <w:sz w:val="24"/>
            <w:szCs w:val="24"/>
            <w:rPrChange w:id="624" w:author="Yoonsu Cho" w:date="2019-07-23T20:24:00Z">
              <w:rPr>
                <w:rFonts w:ascii="Times New Roman" w:eastAsia="Times New Roman"/>
                <w:sz w:val="24"/>
                <w:szCs w:val="24"/>
              </w:rPr>
            </w:rPrChange>
          </w:rPr>
          <w:t xml:space="preserve">he </w:t>
        </w:r>
      </w:ins>
      <w:ins w:id="625" w:author="Yoonsu Cho" w:date="2019-07-24T14:09:00Z">
        <w:r w:rsidR="00B0074E">
          <w:rPr>
            <w:rFonts w:ascii="Times New Roman" w:eastAsia="Times New Roman" w:hAnsi="Times New Roman" w:cs="Times New Roman"/>
            <w:sz w:val="24"/>
            <w:szCs w:val="24"/>
          </w:rPr>
          <w:t xml:space="preserve">performance of </w:t>
        </w:r>
      </w:ins>
      <w:ins w:id="626" w:author="Yoonsu Cho" w:date="2019-07-23T20:23:00Z">
        <w:r w:rsidR="00454D50" w:rsidRPr="00454D50">
          <w:rPr>
            <w:rFonts w:ascii="Times New Roman" w:eastAsia="Times New Roman" w:hAnsi="Times New Roman" w:cs="Times New Roman"/>
            <w:sz w:val="24"/>
            <w:szCs w:val="24"/>
            <w:rPrChange w:id="627" w:author="Yoonsu Cho" w:date="2019-07-23T20:24:00Z">
              <w:rPr>
                <w:rFonts w:ascii="Times New Roman" w:eastAsia="Times New Roman"/>
                <w:sz w:val="24"/>
                <w:szCs w:val="24"/>
              </w:rPr>
            </w:rPrChange>
          </w:rPr>
          <w:t xml:space="preserve">LASSO step </w:t>
        </w:r>
      </w:ins>
      <w:ins w:id="628" w:author="Yoonsu Cho" w:date="2019-07-24T14:09:00Z">
        <w:r w:rsidR="00B0074E">
          <w:rPr>
            <w:rFonts w:ascii="Times New Roman" w:eastAsia="Times New Roman" w:hAnsi="Times New Roman" w:cs="Times New Roman"/>
            <w:sz w:val="24"/>
            <w:szCs w:val="24"/>
          </w:rPr>
          <w:t>is aff</w:t>
        </w:r>
      </w:ins>
      <w:ins w:id="629" w:author="Yoonsu Cho" w:date="2019-07-24T14:10:00Z">
        <w:r w:rsidR="00B0074E">
          <w:rPr>
            <w:rFonts w:ascii="Times New Roman" w:eastAsia="Times New Roman" w:hAnsi="Times New Roman" w:cs="Times New Roman"/>
            <w:sz w:val="24"/>
            <w:szCs w:val="24"/>
          </w:rPr>
          <w:t xml:space="preserve">ected by </w:t>
        </w:r>
      </w:ins>
      <w:ins w:id="630" w:author="Yoonsu Cho" w:date="2019-07-23T20:23:00Z">
        <w:r w:rsidR="00454D50" w:rsidRPr="00454D50">
          <w:rPr>
            <w:rFonts w:ascii="Times New Roman" w:eastAsia="Times New Roman" w:hAnsi="Times New Roman" w:cs="Times New Roman"/>
            <w:sz w:val="24"/>
            <w:szCs w:val="24"/>
            <w:rPrChange w:id="631" w:author="Yoonsu Cho" w:date="2019-07-23T20:24:00Z">
              <w:rPr>
                <w:rFonts w:ascii="Times New Roman" w:eastAsia="Times New Roman"/>
                <w:sz w:val="24"/>
                <w:szCs w:val="24"/>
              </w:rPr>
            </w:rPrChange>
          </w:rPr>
          <w:t>the number of instruments for the traits (Supplementary Table S4). The LASSO kept both X</w:t>
        </w:r>
        <w:r w:rsidR="00454D50" w:rsidRPr="009D521E">
          <w:rPr>
            <w:rFonts w:ascii="Times New Roman" w:eastAsia="Times New Roman" w:hAnsi="Times New Roman" w:cs="Times New Roman"/>
            <w:sz w:val="24"/>
            <w:szCs w:val="24"/>
            <w:vertAlign w:val="subscript"/>
            <w:rPrChange w:id="632" w:author="Yoonsu Cho" w:date="2019-07-24T15:31:00Z">
              <w:rPr>
                <w:rFonts w:ascii="Times New Roman" w:eastAsia="Times New Roman"/>
                <w:sz w:val="24"/>
                <w:szCs w:val="24"/>
              </w:rPr>
            </w:rPrChange>
          </w:rPr>
          <w:t>1</w:t>
        </w:r>
        <w:r w:rsidR="00454D50" w:rsidRPr="00454D50">
          <w:rPr>
            <w:rFonts w:ascii="Times New Roman" w:eastAsia="Times New Roman" w:hAnsi="Times New Roman" w:cs="Times New Roman"/>
            <w:sz w:val="24"/>
            <w:szCs w:val="24"/>
            <w:rPrChange w:id="633" w:author="Yoonsu Cho" w:date="2019-07-23T20:24:00Z">
              <w:rPr>
                <w:rFonts w:ascii="Times New Roman" w:eastAsia="Times New Roman"/>
                <w:sz w:val="24"/>
                <w:szCs w:val="24"/>
              </w:rPr>
            </w:rPrChange>
          </w:rPr>
          <w:t xml:space="preserve"> and X</w:t>
        </w:r>
        <w:r w:rsidR="00454D50" w:rsidRPr="009D521E">
          <w:rPr>
            <w:rFonts w:ascii="Times New Roman" w:eastAsia="Times New Roman" w:hAnsi="Times New Roman" w:cs="Times New Roman"/>
            <w:sz w:val="24"/>
            <w:szCs w:val="24"/>
            <w:vertAlign w:val="subscript"/>
            <w:rPrChange w:id="634" w:author="Yoonsu Cho" w:date="2019-07-24T15:31:00Z">
              <w:rPr>
                <w:rFonts w:ascii="Times New Roman" w:eastAsia="Times New Roman"/>
                <w:sz w:val="24"/>
                <w:szCs w:val="24"/>
              </w:rPr>
            </w:rPrChange>
          </w:rPr>
          <w:t>2</w:t>
        </w:r>
        <w:r w:rsidR="00454D50" w:rsidRPr="00454D50">
          <w:rPr>
            <w:rFonts w:ascii="Times New Roman" w:eastAsia="Times New Roman" w:hAnsi="Times New Roman" w:cs="Times New Roman"/>
            <w:sz w:val="24"/>
            <w:szCs w:val="24"/>
            <w:rPrChange w:id="635" w:author="Yoonsu Cho" w:date="2019-07-23T20:24:00Z">
              <w:rPr>
                <w:rFonts w:ascii="Times New Roman" w:eastAsia="Times New Roman"/>
                <w:sz w:val="24"/>
                <w:szCs w:val="24"/>
              </w:rPr>
            </w:rPrChange>
          </w:rPr>
          <w:t xml:space="preserve"> when both traits (Scenario 3) have effects on the outcome Y with a probability of 1.000 (1000 times per 1000 </w:t>
        </w:r>
        <w:r w:rsidR="00454D50" w:rsidRPr="00454D50">
          <w:rPr>
            <w:rFonts w:ascii="Times New Roman" w:eastAsia="Times New Roman" w:hAnsi="Times New Roman" w:cs="Times New Roman"/>
            <w:sz w:val="24"/>
            <w:szCs w:val="24"/>
            <w:rPrChange w:id="636" w:author="Yoonsu Cho" w:date="2019-07-23T20:24:00Z">
              <w:rPr>
                <w:rFonts w:ascii="Times New Roman" w:eastAsia="Times New Roman"/>
                <w:sz w:val="24"/>
                <w:szCs w:val="24"/>
              </w:rPr>
            </w:rPrChange>
          </w:rPr>
          <w:lastRenderedPageBreak/>
          <w:t>simulations). Whilst, the LASSO removed both traits with a probability of 0.693 when both of X</w:t>
        </w:r>
        <w:r w:rsidR="00454D50" w:rsidRPr="00D50936">
          <w:rPr>
            <w:rFonts w:ascii="Times New Roman" w:eastAsia="Times New Roman" w:hAnsi="Times New Roman" w:cs="Times New Roman"/>
            <w:sz w:val="24"/>
            <w:szCs w:val="24"/>
            <w:vertAlign w:val="subscript"/>
            <w:rPrChange w:id="637" w:author="Yoonsu Cho" w:date="2019-07-30T11:05:00Z">
              <w:rPr>
                <w:rFonts w:ascii="Times New Roman" w:eastAsia="Times New Roman"/>
                <w:sz w:val="24"/>
                <w:szCs w:val="24"/>
              </w:rPr>
            </w:rPrChange>
          </w:rPr>
          <w:t>1</w:t>
        </w:r>
        <w:r w:rsidR="00454D50" w:rsidRPr="00454D50">
          <w:rPr>
            <w:rFonts w:ascii="Times New Roman" w:eastAsia="Times New Roman" w:hAnsi="Times New Roman" w:cs="Times New Roman"/>
            <w:sz w:val="24"/>
            <w:szCs w:val="24"/>
            <w:rPrChange w:id="638" w:author="Yoonsu Cho" w:date="2019-07-23T20:24:00Z">
              <w:rPr>
                <w:rFonts w:ascii="Times New Roman" w:eastAsia="Times New Roman"/>
                <w:sz w:val="24"/>
                <w:szCs w:val="24"/>
              </w:rPr>
            </w:rPrChange>
          </w:rPr>
          <w:t xml:space="preserve"> and X</w:t>
        </w:r>
        <w:r w:rsidR="00454D50" w:rsidRPr="00D50936">
          <w:rPr>
            <w:rFonts w:ascii="Times New Roman" w:eastAsia="Times New Roman" w:hAnsi="Times New Roman" w:cs="Times New Roman"/>
            <w:sz w:val="24"/>
            <w:szCs w:val="24"/>
            <w:vertAlign w:val="subscript"/>
            <w:rPrChange w:id="639" w:author="Yoonsu Cho" w:date="2019-07-30T11:05:00Z">
              <w:rPr>
                <w:rFonts w:ascii="Times New Roman" w:eastAsia="Times New Roman"/>
                <w:sz w:val="24"/>
                <w:szCs w:val="24"/>
              </w:rPr>
            </w:rPrChange>
          </w:rPr>
          <w:t>2</w:t>
        </w:r>
        <w:r w:rsidR="00454D50" w:rsidRPr="00454D50">
          <w:rPr>
            <w:rFonts w:ascii="Times New Roman" w:eastAsia="Times New Roman" w:hAnsi="Times New Roman" w:cs="Times New Roman"/>
            <w:sz w:val="24"/>
            <w:szCs w:val="24"/>
            <w:rPrChange w:id="640" w:author="Yoonsu Cho" w:date="2019-07-23T20:24:00Z">
              <w:rPr>
                <w:rFonts w:ascii="Times New Roman" w:eastAsia="Times New Roman"/>
                <w:sz w:val="24"/>
                <w:szCs w:val="24"/>
              </w:rPr>
            </w:rPrChange>
          </w:rPr>
          <w:t xml:space="preserve"> have no effects on Y (Scenario 4). In this scenario, the trait X</w:t>
        </w:r>
        <w:r w:rsidR="00454D50" w:rsidRPr="00D50936">
          <w:rPr>
            <w:rFonts w:ascii="Times New Roman" w:eastAsia="Times New Roman" w:hAnsi="Times New Roman" w:cs="Times New Roman"/>
            <w:sz w:val="24"/>
            <w:szCs w:val="24"/>
            <w:vertAlign w:val="subscript"/>
            <w:rPrChange w:id="641" w:author="Yoonsu Cho" w:date="2019-07-30T11:05:00Z">
              <w:rPr>
                <w:rFonts w:ascii="Times New Roman" w:eastAsia="Times New Roman"/>
                <w:sz w:val="24"/>
                <w:szCs w:val="24"/>
              </w:rPr>
            </w:rPrChange>
          </w:rPr>
          <w:t>1</w:t>
        </w:r>
        <w:r w:rsidR="00454D50" w:rsidRPr="00454D50">
          <w:rPr>
            <w:rFonts w:ascii="Times New Roman" w:eastAsia="Times New Roman" w:hAnsi="Times New Roman" w:cs="Times New Roman"/>
            <w:sz w:val="24"/>
            <w:szCs w:val="24"/>
            <w:rPrChange w:id="642" w:author="Yoonsu Cho" w:date="2019-07-23T20:24:00Z">
              <w:rPr>
                <w:rFonts w:ascii="Times New Roman" w:eastAsia="Times New Roman"/>
                <w:sz w:val="24"/>
                <w:szCs w:val="24"/>
              </w:rPr>
            </w:rPrChange>
          </w:rPr>
          <w:t xml:space="preserve"> was removed with a probability of 0.775 where the trait X</w:t>
        </w:r>
        <w:r w:rsidR="00454D50" w:rsidRPr="00D50936">
          <w:rPr>
            <w:rFonts w:ascii="Times New Roman" w:eastAsia="Times New Roman" w:hAnsi="Times New Roman" w:cs="Times New Roman"/>
            <w:sz w:val="24"/>
            <w:szCs w:val="24"/>
            <w:vertAlign w:val="subscript"/>
            <w:rPrChange w:id="643" w:author="Yoonsu Cho" w:date="2019-07-30T11:05:00Z">
              <w:rPr>
                <w:rFonts w:ascii="Times New Roman" w:eastAsia="Times New Roman"/>
                <w:sz w:val="24"/>
                <w:szCs w:val="24"/>
              </w:rPr>
            </w:rPrChange>
          </w:rPr>
          <w:t>2</w:t>
        </w:r>
        <w:r w:rsidR="00454D50" w:rsidRPr="00454D50">
          <w:rPr>
            <w:rFonts w:ascii="Times New Roman" w:eastAsia="Times New Roman" w:hAnsi="Times New Roman" w:cs="Times New Roman"/>
            <w:sz w:val="24"/>
            <w:szCs w:val="24"/>
            <w:rPrChange w:id="644" w:author="Yoonsu Cho" w:date="2019-07-23T20:24:00Z">
              <w:rPr>
                <w:rFonts w:ascii="Times New Roman" w:eastAsia="Times New Roman"/>
                <w:sz w:val="24"/>
                <w:szCs w:val="24"/>
              </w:rPr>
            </w:rPrChange>
          </w:rPr>
          <w:t xml:space="preserve"> was removed with a probability of 0.783. In the scenario 1, LASSO kept the trait X</w:t>
        </w:r>
        <w:r w:rsidR="00454D50" w:rsidRPr="00D50936">
          <w:rPr>
            <w:rFonts w:ascii="Times New Roman" w:eastAsia="Times New Roman" w:hAnsi="Times New Roman" w:cs="Times New Roman"/>
            <w:sz w:val="24"/>
            <w:szCs w:val="24"/>
            <w:vertAlign w:val="subscript"/>
            <w:rPrChange w:id="645" w:author="Yoonsu Cho" w:date="2019-07-30T11:06:00Z">
              <w:rPr>
                <w:rFonts w:ascii="Times New Roman" w:eastAsia="Times New Roman"/>
                <w:sz w:val="24"/>
                <w:szCs w:val="24"/>
              </w:rPr>
            </w:rPrChange>
          </w:rPr>
          <w:t>1</w:t>
        </w:r>
        <w:r w:rsidR="00454D50" w:rsidRPr="00454D50">
          <w:rPr>
            <w:rFonts w:ascii="Times New Roman" w:eastAsia="Times New Roman" w:hAnsi="Times New Roman" w:cs="Times New Roman"/>
            <w:sz w:val="24"/>
            <w:szCs w:val="24"/>
            <w:rPrChange w:id="646" w:author="Yoonsu Cho" w:date="2019-07-23T20:24:00Z">
              <w:rPr>
                <w:rFonts w:ascii="Times New Roman" w:eastAsia="Times New Roman"/>
                <w:sz w:val="24"/>
                <w:szCs w:val="24"/>
              </w:rPr>
            </w:rPrChange>
          </w:rPr>
          <w:t xml:space="preserve"> with a 100% of probability. However, LASSO failed sometime to remove X</w:t>
        </w:r>
        <w:r w:rsidR="00454D50" w:rsidRPr="00D50936">
          <w:rPr>
            <w:rFonts w:ascii="Times New Roman" w:eastAsia="Times New Roman" w:hAnsi="Times New Roman" w:cs="Times New Roman"/>
            <w:sz w:val="24"/>
            <w:szCs w:val="24"/>
            <w:vertAlign w:val="subscript"/>
            <w:rPrChange w:id="647" w:author="Yoonsu Cho" w:date="2019-07-30T11:05:00Z">
              <w:rPr>
                <w:rFonts w:ascii="Times New Roman" w:eastAsia="Times New Roman"/>
                <w:sz w:val="24"/>
                <w:szCs w:val="24"/>
              </w:rPr>
            </w:rPrChange>
          </w:rPr>
          <w:t>2</w:t>
        </w:r>
        <w:r w:rsidR="00454D50" w:rsidRPr="00454D50">
          <w:rPr>
            <w:rFonts w:ascii="Times New Roman" w:eastAsia="Times New Roman" w:hAnsi="Times New Roman" w:cs="Times New Roman"/>
            <w:sz w:val="24"/>
            <w:szCs w:val="24"/>
            <w:rPrChange w:id="648" w:author="Yoonsu Cho" w:date="2019-07-23T20:24:00Z">
              <w:rPr>
                <w:rFonts w:ascii="Times New Roman" w:eastAsia="Times New Roman"/>
                <w:sz w:val="24"/>
                <w:szCs w:val="24"/>
              </w:rPr>
            </w:rPrChange>
          </w:rPr>
          <w:t>, which is instrumented by a smaller number of variants, with a probability of 0.473. In scenario 2, X</w:t>
        </w:r>
        <w:r w:rsidR="00454D50" w:rsidRPr="00D50936">
          <w:rPr>
            <w:rFonts w:ascii="Times New Roman" w:eastAsia="Times New Roman" w:hAnsi="Times New Roman" w:cs="Times New Roman"/>
            <w:sz w:val="24"/>
            <w:szCs w:val="24"/>
            <w:vertAlign w:val="subscript"/>
            <w:rPrChange w:id="649" w:author="Yoonsu Cho" w:date="2019-07-30T11:05:00Z">
              <w:rPr>
                <w:rFonts w:ascii="Times New Roman" w:eastAsia="Times New Roman"/>
                <w:sz w:val="24"/>
                <w:szCs w:val="24"/>
              </w:rPr>
            </w:rPrChange>
          </w:rPr>
          <w:t>2</w:t>
        </w:r>
        <w:r w:rsidR="00454D50" w:rsidRPr="00454D50">
          <w:rPr>
            <w:rFonts w:ascii="Times New Roman" w:eastAsia="Times New Roman" w:hAnsi="Times New Roman" w:cs="Times New Roman"/>
            <w:sz w:val="24"/>
            <w:szCs w:val="24"/>
            <w:rPrChange w:id="650" w:author="Yoonsu Cho" w:date="2019-07-23T20:24:00Z">
              <w:rPr>
                <w:rFonts w:ascii="Times New Roman" w:eastAsia="Times New Roman"/>
                <w:sz w:val="24"/>
                <w:szCs w:val="24"/>
              </w:rPr>
            </w:rPrChange>
          </w:rPr>
          <w:t xml:space="preserve"> wasn</w:t>
        </w:r>
        <w:r w:rsidR="00454D50" w:rsidRPr="00454D50">
          <w:rPr>
            <w:rFonts w:ascii="Times New Roman" w:eastAsia="Times New Roman" w:hAnsi="Times New Roman" w:cs="Times New Roman"/>
            <w:sz w:val="24"/>
            <w:szCs w:val="24"/>
            <w:rPrChange w:id="651" w:author="Yoonsu Cho" w:date="2019-07-23T20:24:00Z">
              <w:rPr>
                <w:rFonts w:ascii="Times New Roman" w:eastAsia="Times New Roman"/>
                <w:sz w:val="24"/>
                <w:szCs w:val="24"/>
              </w:rPr>
            </w:rPrChange>
          </w:rPr>
          <w:t>’</w:t>
        </w:r>
        <w:r w:rsidR="00454D50" w:rsidRPr="00454D50">
          <w:rPr>
            <w:rFonts w:ascii="Times New Roman" w:eastAsia="Times New Roman" w:hAnsi="Times New Roman" w:cs="Times New Roman"/>
            <w:sz w:val="24"/>
            <w:szCs w:val="24"/>
            <w:rPrChange w:id="652" w:author="Yoonsu Cho" w:date="2019-07-23T20:24:00Z">
              <w:rPr>
                <w:rFonts w:ascii="Times New Roman" w:eastAsia="Times New Roman"/>
                <w:sz w:val="24"/>
                <w:szCs w:val="24"/>
              </w:rPr>
            </w:rPrChange>
          </w:rPr>
          <w:t>t removed by LASSO step but X</w:t>
        </w:r>
        <w:r w:rsidR="00454D50" w:rsidRPr="00D50936">
          <w:rPr>
            <w:rFonts w:ascii="Times New Roman" w:eastAsia="Times New Roman" w:hAnsi="Times New Roman" w:cs="Times New Roman"/>
            <w:sz w:val="24"/>
            <w:szCs w:val="24"/>
            <w:vertAlign w:val="subscript"/>
            <w:rPrChange w:id="653" w:author="Yoonsu Cho" w:date="2019-07-30T11:05:00Z">
              <w:rPr>
                <w:rFonts w:ascii="Times New Roman" w:eastAsia="Times New Roman"/>
                <w:sz w:val="24"/>
                <w:szCs w:val="24"/>
              </w:rPr>
            </w:rPrChange>
          </w:rPr>
          <w:t>1</w:t>
        </w:r>
        <w:r w:rsidR="00454D50" w:rsidRPr="00454D50">
          <w:rPr>
            <w:rFonts w:ascii="Times New Roman" w:eastAsia="Times New Roman" w:hAnsi="Times New Roman" w:cs="Times New Roman"/>
            <w:sz w:val="24"/>
            <w:szCs w:val="24"/>
            <w:rPrChange w:id="654" w:author="Yoonsu Cho" w:date="2019-07-23T20:24:00Z">
              <w:rPr>
                <w:rFonts w:ascii="Times New Roman" w:eastAsia="Times New Roman"/>
                <w:sz w:val="24"/>
                <w:szCs w:val="24"/>
              </w:rPr>
            </w:rPrChange>
          </w:rPr>
          <w:t xml:space="preserve"> was remained with a probability of 0.467. Considering the similar probability of the trait being eliminated in each scenario, it can be suggested that the LASSO may not favour to the candidate traits with a larger number of instruments, but it removes a trait weakly associated with the outcome.</w:t>
        </w:r>
      </w:ins>
    </w:p>
    <w:p w14:paraId="5C9248BE" w14:textId="77777777" w:rsidR="00501D7B" w:rsidRPr="00501D7B" w:rsidRDefault="00501D7B" w:rsidP="000C0344">
      <w:pPr>
        <w:spacing w:line="480" w:lineRule="auto"/>
        <w:jc w:val="both"/>
        <w:rPr>
          <w:ins w:id="655" w:author="Yoonsu Cho" w:date="2019-07-23T20:24:00Z"/>
          <w:rFonts w:ascii="Times New Roman" w:eastAsia="Times New Roman" w:hAnsi="Times New Roman" w:cs="Times New Roman"/>
          <w:sz w:val="24"/>
          <w:szCs w:val="24"/>
          <w:rPrChange w:id="656" w:author="Yoonsu Cho" w:date="2019-07-23T20:24:00Z">
            <w:rPr>
              <w:ins w:id="657" w:author="Yoonsu Cho" w:date="2019-07-23T20:24:00Z"/>
              <w:rFonts w:ascii="Times New Roman" w:hAnsi="Times New Roman" w:cs="Times New Roman"/>
              <w:sz w:val="24"/>
              <w:szCs w:val="24"/>
            </w:rPr>
          </w:rPrChange>
        </w:rPr>
      </w:pPr>
    </w:p>
    <w:p w14:paraId="31A236AC"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Empirical MR-TRYX analyses using four exposure-outcome hypotheses</w:t>
      </w:r>
    </w:p>
    <w:p w14:paraId="37182885" w14:textId="77777777" w:rsidR="000C0344" w:rsidRPr="00454C7F" w:rsidRDefault="000C0344" w:rsidP="000C0344">
      <w:pPr>
        <w:pStyle w:val="Heading5"/>
        <w:spacing w:line="480" w:lineRule="auto"/>
        <w:jc w:val="both"/>
        <w:rPr>
          <w:rFonts w:ascii="Times New Roman" w:hAnsi="Times New Roman" w:cs="Times New Roman"/>
          <w:color w:val="000000" w:themeColor="text1"/>
          <w:sz w:val="24"/>
          <w:szCs w:val="24"/>
        </w:rPr>
      </w:pPr>
      <w:r w:rsidRPr="00454C7F">
        <w:rPr>
          <w:rFonts w:ascii="Times New Roman" w:hAnsi="Times New Roman" w:cs="Times New Roman"/>
          <w:color w:val="000000" w:themeColor="text1"/>
          <w:sz w:val="24"/>
          <w:szCs w:val="24"/>
        </w:rPr>
        <w:t>To examine the performance of MR-TRYX analysis, we tested four independent exposure-outcome hypotheses. For each analysis we: a) obtain MR estimates of the exposure-outcome causal relationship and detect outlier instruments; b) identify putative novel influences (candidate traits) on the outcome trait based on their associations with outlier variants (Table 1; Supplementary Table S2); c) adjust the original SNP-outcome estimates for the putative influences operating through the candidate traits (Table 2); and d) compare the changes in heterogeneity in the MR estimates of the adjusted SNP-outcome effects to standard outlier removal methods (Figure 4).</w:t>
      </w:r>
    </w:p>
    <w:p w14:paraId="34D74D76" w14:textId="77777777" w:rsidR="000C0344" w:rsidRPr="00454C7F" w:rsidRDefault="000C0344" w:rsidP="000C0344">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1: Systolic blood pressure and coronary heart diseas</w:t>
      </w:r>
      <w:bookmarkStart w:id="658" w:name="_ku5vohevtub1" w:colFirst="0" w:colLast="0"/>
      <w:bookmarkStart w:id="659" w:name="_25reeqjl57kp" w:colFirst="0" w:colLast="0"/>
      <w:bookmarkEnd w:id="658"/>
      <w:bookmarkEnd w:id="659"/>
      <w:r w:rsidRPr="00454C7F">
        <w:rPr>
          <w:rFonts w:ascii="Times New Roman" w:hAnsi="Times New Roman" w:cs="Times New Roman"/>
          <w:sz w:val="24"/>
          <w:szCs w:val="24"/>
        </w:rPr>
        <w:t>e</w:t>
      </w:r>
    </w:p>
    <w:p w14:paraId="42C364DC"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Blood pressure is a well-established risk factor for CHD. Random effects IVW estimates indicated that higher SBP is causally associated with higher risk of CHD (Odds ratio [OR] per 1SD: 1.76; 95% CI: 1.47, 2.10). While there was substantial heterogeneity in this estimate (Q=682.7 on 157 SNPs, p=5.74 x 10</w:t>
      </w:r>
      <w:r w:rsidRPr="00454C7F">
        <w:rPr>
          <w:rFonts w:ascii="Times New Roman" w:hAnsi="Times New Roman" w:cs="Times New Roman"/>
          <w:sz w:val="24"/>
          <w:szCs w:val="24"/>
          <w:vertAlign w:val="superscript"/>
        </w:rPr>
        <w:t>-67</w:t>
      </w:r>
      <w:r w:rsidRPr="00454C7F">
        <w:rPr>
          <w:rFonts w:ascii="Times New Roman" w:hAnsi="Times New Roman" w:cs="Times New Roman"/>
          <w:sz w:val="24"/>
          <w:szCs w:val="24"/>
        </w:rPr>
        <w:t xml:space="preserve">), the estimates from MR Egger, weighted median and </w:t>
      </w:r>
      <w:r w:rsidRPr="00454C7F">
        <w:rPr>
          <w:rFonts w:ascii="Times New Roman" w:hAnsi="Times New Roman" w:cs="Times New Roman"/>
          <w:sz w:val="24"/>
          <w:szCs w:val="24"/>
        </w:rPr>
        <w:lastRenderedPageBreak/>
        <w:t>weighted mode methods were consistent (Table 2). Seven of the 157 SNPs</w:t>
      </w:r>
      <w:r w:rsidRPr="00454C7F">
        <w:rPr>
          <w:rFonts w:ascii="Times New Roman" w:eastAsia="Calibri" w:hAnsi="Times New Roman" w:cs="Times New Roman"/>
          <w:sz w:val="24"/>
          <w:szCs w:val="24"/>
        </w:rPr>
        <w:t xml:space="preserve"> </w:t>
      </w:r>
      <w:r w:rsidRPr="00454C7F">
        <w:rPr>
          <w:rFonts w:ascii="Times New Roman" w:hAnsi="Times New Roman" w:cs="Times New Roman"/>
          <w:sz w:val="24"/>
          <w:szCs w:val="24"/>
        </w:rPr>
        <w:t>were detected as strong outliers based on Q statistics. We identified 69 candidate traits that were associated with these outliers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We manually removed redundant traits and traits that are similar to the exposure and the outcome (e.g. high blood pressure). Among the candidate traits, 15 were putatively causally associated with the risk of CHD (Figure 3A). After we applied LASSO regression, 6 traits remained (Table 1): Anthropometric measures (e.g. height), lipid levels (e.g. cholesterol level), and self-reported ibuprofen use were amongst the candidate traits that associated with CHD, which were uncovered due to two outliers (rs3184504 near </w:t>
      </w:r>
      <w:r w:rsidRPr="00454C7F">
        <w:rPr>
          <w:rFonts w:ascii="Times New Roman" w:hAnsi="Times New Roman" w:cs="Times New Roman"/>
          <w:i/>
          <w:sz w:val="24"/>
          <w:szCs w:val="24"/>
        </w:rPr>
        <w:t>SH2B3</w:t>
      </w:r>
      <w:r w:rsidRPr="00454C7F">
        <w:rPr>
          <w:rFonts w:ascii="Times New Roman" w:hAnsi="Times New Roman" w:cs="Times New Roman"/>
          <w:sz w:val="24"/>
          <w:szCs w:val="24"/>
        </w:rPr>
        <w:t xml:space="preserve"> and rs9349279 near </w:t>
      </w:r>
      <w:r w:rsidRPr="00454C7F">
        <w:rPr>
          <w:rFonts w:ascii="Times New Roman" w:hAnsi="Times New Roman" w:cs="Times New Roman"/>
          <w:i/>
          <w:sz w:val="24"/>
          <w:szCs w:val="24"/>
        </w:rPr>
        <w:t>PHACTR</w:t>
      </w:r>
      <w:r w:rsidRPr="00454C7F">
        <w:rPr>
          <w:rFonts w:ascii="Times New Roman" w:hAnsi="Times New Roman" w:cs="Times New Roman"/>
          <w:sz w:val="24"/>
          <w:szCs w:val="24"/>
        </w:rPr>
        <w:t xml:space="preserve">). </w:t>
      </w:r>
    </w:p>
    <w:p w14:paraId="5D012037" w14:textId="77777777" w:rsidR="000C0344" w:rsidRPr="00454C7F" w:rsidRDefault="000C0344" w:rsidP="000C0344">
      <w:pPr>
        <w:spacing w:line="480" w:lineRule="auto"/>
        <w:jc w:val="both"/>
        <w:rPr>
          <w:rFonts w:ascii="Times New Roman" w:hAnsi="Times New Roman" w:cs="Times New Roman"/>
          <w:sz w:val="24"/>
          <w:szCs w:val="24"/>
        </w:rPr>
      </w:pPr>
    </w:p>
    <w:p w14:paraId="0F3DC516"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next adjusted the exposure-outcome association for the detected pleiotropic pathways and obtained an adjusted IVW estimate. The total heterogeneity, based on adjusting only these two of 157 SNP effects, was reduced by 17% (Q=567.6). The effect estimate remained consistent with the original estimate, as did the IVW estimates when removing all outliers, or just outliers known to associate with candidate traits that associated with the outcome. However, the width of the confidence interval was substantially larger (including the null) after removing outliers known to associate with candidate traits (1 OR per SD: 1.80; 95% CI: 0.56, 5.79). </w:t>
      </w:r>
    </w:p>
    <w:p w14:paraId="4FBE8E12" w14:textId="77777777" w:rsidR="000C0344" w:rsidRPr="00454C7F" w:rsidRDefault="000C0344" w:rsidP="000C0344">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2: Urate and coronary heart disease</w:t>
      </w:r>
    </w:p>
    <w:p w14:paraId="5C5D2167" w14:textId="7718FC23"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Here we show an example with mixed findings from previous studies. The influence of circulating urate levels on risk of coronary heart disease has been under debate.  Several MR studies have investigated the inflated effect of urate on CHD, which appeared to be influenced by pleiotropy </w:t>
      </w:r>
      <w:r w:rsidRPr="00454C7F">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Y051bT4yPC9SZWNOdW0+PERpc3BsYXlUZXh0PjxzdHlsZSBmYWNlPSJzdXBlcnNjcmlwdCI+MjY8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sidR="0045593D">
        <w:rPr>
          <w:rFonts w:ascii="Times New Roman" w:hAnsi="Times New Roman" w:cs="Times New Roman"/>
          <w:sz w:val="24"/>
          <w:szCs w:val="24"/>
        </w:rPr>
        <w:instrText xml:space="preserve"> ADDIN EN.CITE </w:instrText>
      </w:r>
      <w:r w:rsidR="0045593D">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Y051bT4yPC9SZWNOdW0+PERpc3BsYXlUZXh0PjxzdHlsZSBmYWNlPSJzdXBlcnNjcmlwdCI+MjY8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sidR="0045593D">
        <w:rPr>
          <w:rFonts w:ascii="Times New Roman" w:hAnsi="Times New Roman" w:cs="Times New Roman"/>
          <w:sz w:val="24"/>
          <w:szCs w:val="24"/>
        </w:rPr>
        <w:instrText xml:space="preserve"> ADDIN EN.CITE.DATA </w:instrText>
      </w:r>
      <w:r w:rsidR="0045593D">
        <w:rPr>
          <w:rFonts w:ascii="Times New Roman" w:hAnsi="Times New Roman" w:cs="Times New Roman"/>
          <w:sz w:val="24"/>
          <w:szCs w:val="24"/>
        </w:rPr>
      </w:r>
      <w:r w:rsidR="0045593D">
        <w:rPr>
          <w:rFonts w:ascii="Times New Roman" w:hAnsi="Times New Roman" w:cs="Times New Roman"/>
          <w:sz w:val="24"/>
          <w:szCs w:val="24"/>
        </w:rPr>
        <w:fldChar w:fldCharType="end"/>
      </w:r>
      <w:r w:rsidRPr="00454C7F">
        <w:rPr>
          <w:rFonts w:ascii="Times New Roman" w:hAnsi="Times New Roman" w:cs="Times New Roman"/>
          <w:sz w:val="24"/>
          <w:szCs w:val="24"/>
        </w:rPr>
        <w:fldChar w:fldCharType="separate"/>
      </w:r>
      <w:r w:rsidR="0045593D" w:rsidRPr="0045593D">
        <w:rPr>
          <w:rFonts w:ascii="Times New Roman" w:hAnsi="Times New Roman" w:cs="Times New Roman"/>
          <w:noProof/>
          <w:sz w:val="24"/>
          <w:szCs w:val="24"/>
          <w:vertAlign w:val="superscript"/>
        </w:rPr>
        <w:t>26</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w:t>
      </w:r>
      <w:r w:rsidRPr="00454C7F">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MDwvc3R5bGU+PC9EaXNwbGF5VGV4dD48cmVjb3JkPjxyZWMtbnVtYmVyPjg0PC9yZWMtbnVtYmVy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MDwvc3R5bGU+PC9EaXNwbGF5VGV4dD48cmVjb3JkPjxyZWMtbnVtYmVyPjg0PC9yZWMtbnVtYmVy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Pr="00BE20E0">
        <w:rPr>
          <w:rFonts w:ascii="Times New Roman" w:hAnsi="Times New Roman" w:cs="Times New Roman"/>
          <w:noProof/>
          <w:sz w:val="24"/>
          <w:szCs w:val="24"/>
          <w:vertAlign w:val="superscript"/>
        </w:rPr>
        <w:t>30</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We re-estimated the associations here using a range of MR methods. As has been previously reported the estimate from IVW suggested a weak association between urate and the risk of CHD using all variants (OR per 1 SD: 1.08; 95% CI: 1.00, 1.17), while there was a large intercept in the MR-Egger analysis (intercept = 1.02; 95% CI: 1.00, 1.03) with a </w:t>
      </w:r>
      <w:r w:rsidRPr="00454C7F">
        <w:rPr>
          <w:rFonts w:ascii="Times New Roman" w:hAnsi="Times New Roman" w:cs="Times New Roman"/>
          <w:sz w:val="24"/>
          <w:szCs w:val="24"/>
        </w:rPr>
        <w:lastRenderedPageBreak/>
        <w:t>much-attenuated causal effect estimate (Table 2). The median and mode-based estimates were also consistent with the MR-Egger estimate, indicating weak support for urate having a causal influence on CHD. Three variants were detected as outliers, which associated with 61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Among those outliers, rs653178, and rs642803 were associated with 14 traits that had conditionally independent influences on the outcome (Figure 3B), including anthropometric measures (e.g. hip circumference), cholesterol levels, diagnosis of thyroid disease, and smoking status.</w:t>
      </w:r>
    </w:p>
    <w:p w14:paraId="7BD75697" w14:textId="77777777" w:rsidR="000C0344" w:rsidRPr="00454C7F" w:rsidRDefault="000C0344" w:rsidP="000C0344">
      <w:pPr>
        <w:spacing w:line="480" w:lineRule="auto"/>
        <w:jc w:val="both"/>
        <w:rPr>
          <w:rFonts w:ascii="Times New Roman" w:hAnsi="Times New Roman" w:cs="Times New Roman"/>
          <w:sz w:val="24"/>
          <w:szCs w:val="24"/>
        </w:rPr>
      </w:pPr>
    </w:p>
    <w:p w14:paraId="0F21C775"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Removing the outliers in the IVW analysis led to a more precise (though slightly attenuated) estimate of the influence of higher urate levels on CHD risk (OR per 1 SD: 1.05; 95% CI: 1.01, 1.10 and OR per 1 SD: 1.06, 95% CIs: 1.06, 1.12, respectively, Table 2). The adjustment model also indicated an attenuated IVW estimate in comparison to the ‘raw’ approach, with confidence intervals spanning the null (OR per 1 SD: 1.07, 95% CI: 0.99, 1.16) whilst the degree of heterogeneity was reduced by half by accounting for the pleiotropic pathways through two outlier SNPs. The adjusted scatter plot showed that outliers moved towards the fitted line after controlling for the SNP effect on the candidate traits (Figure 4B). The results in this analysis suggest that it is unlikely that urate has a strong causal influence on CHD. Here, outlier removal appears to strengthen evidence that may lead to wrong conclusion.</w:t>
      </w:r>
    </w:p>
    <w:p w14:paraId="1DED9CDC" w14:textId="77777777" w:rsidR="000C0344" w:rsidRPr="00454C7F" w:rsidRDefault="000C0344" w:rsidP="000C0344">
      <w:pPr>
        <w:spacing w:line="480" w:lineRule="auto"/>
        <w:jc w:val="both"/>
        <w:rPr>
          <w:rFonts w:ascii="Times New Roman" w:hAnsi="Times New Roman" w:cs="Times New Roman"/>
          <w:sz w:val="24"/>
          <w:szCs w:val="24"/>
        </w:rPr>
      </w:pPr>
    </w:p>
    <w:p w14:paraId="3FA77718" w14:textId="77777777" w:rsidR="000C0344" w:rsidRPr="00454C7F" w:rsidRDefault="000C0344" w:rsidP="000C0344">
      <w:pPr>
        <w:pStyle w:val="Heading5"/>
        <w:spacing w:line="480" w:lineRule="auto"/>
        <w:rPr>
          <w:rFonts w:ascii="Times New Roman" w:hAnsi="Times New Roman" w:cs="Times New Roman"/>
          <w:sz w:val="24"/>
          <w:szCs w:val="24"/>
        </w:rPr>
      </w:pPr>
      <w:r w:rsidRPr="00454C7F">
        <w:rPr>
          <w:rFonts w:ascii="Times New Roman" w:hAnsi="Times New Roman" w:cs="Times New Roman"/>
          <w:sz w:val="24"/>
          <w:szCs w:val="24"/>
        </w:rPr>
        <w:t>Example 3: Sleep duration and schizophrenia</w:t>
      </w:r>
    </w:p>
    <w:p w14:paraId="16909F06" w14:textId="31724B2C" w:rsidR="000C0344" w:rsidRPr="00454C7F" w:rsidRDefault="000C0344" w:rsidP="000C0344">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Previous studies have shown that sleep disorder is associated with schizophrenia </w:t>
      </w:r>
      <w:r w:rsidRPr="00454C7F">
        <w:rPr>
          <w:rFonts w:ascii="Times New Roman" w:hAnsi="Times New Roman" w:cs="Times New Roman"/>
          <w:sz w:val="24"/>
          <w:szCs w:val="24"/>
        </w:rPr>
        <w:fldChar w:fldCharType="begin"/>
      </w:r>
      <w:r w:rsidR="0045593D">
        <w:rPr>
          <w:rFonts w:ascii="Times New Roman" w:hAnsi="Times New Roman" w:cs="Times New Roman"/>
          <w:sz w:val="24"/>
          <w:szCs w:val="24"/>
        </w:rPr>
        <w:instrText xml:space="preserve"> ADDIN EN.CITE &lt;EndNote&gt;&lt;Cite&gt;&lt;Author&gt;Kaskie&lt;/Author&gt;&lt;Year&gt;2017&lt;/Year&gt;&lt;RecNum&gt;50&lt;/RecNum&gt;&lt;DisplayText&gt;&lt;style face="superscript"&gt;28&lt;/style&gt;&lt;/DisplayText&gt;&lt;record&gt;&lt;rec-number&gt;50&lt;/rec-number&gt;&lt;foreign-keys&gt;&lt;key app="EN" db-id="x0teevaf5a05akervd25v50wfwp9z5x2vwxd" timestamp="1535644411"&gt;50&lt;/key&gt;&lt;/foreign-keys&gt;&lt;ref-type name="Journal Article"&gt;17&lt;/ref-type&gt;&lt;contributors&gt;&lt;authors&gt;&lt;author&gt;Kaskie, R. E.&lt;/author&gt;&lt;author&gt;Graziano, B.&lt;/author&gt;&lt;author&gt;Ferrarelli, F.&lt;/author&gt;&lt;/authors&gt;&lt;/contributors&gt;&lt;auth-address&gt;Department of Psychiatry, University of Pittsburgh, Pittsburgh, PA, USA.&amp;#xD;Department of Health Sciences, Universita degli Studi di Milano, Milan, Italy.&lt;/auth-address&gt;&lt;titles&gt;&lt;title&gt;Schizophrenia and sleep disorders: links, risks, and management challenges&lt;/title&gt;&lt;secondary-title&gt;Nat Sci Sleep&lt;/secondary-title&gt;&lt;/titles&gt;&lt;periodical&gt;&lt;full-title&gt;Nat Sci Sleep&lt;/full-title&gt;&lt;/periodical&gt;&lt;pages&gt;227-239&lt;/pages&gt;&lt;volume&gt;9&lt;/volume&gt;&lt;edition&gt;2017/10/17&lt;/edition&gt;&lt;keywords&gt;&lt;keyword&gt;insomnia&lt;/keyword&gt;&lt;keyword&gt;obstructive sleep apnea&lt;/keyword&gt;&lt;keyword&gt;psychosis&lt;/keyword&gt;&lt;keyword&gt;sleep disturbances&lt;/keyword&gt;&lt;/keywords&gt;&lt;dates&gt;&lt;year&gt;2017&lt;/year&gt;&lt;/dates&gt;&lt;isbn&gt;1179-1608 (Print)&amp;#xD;1179-1608 (Linking)&lt;/isbn&gt;&lt;accession-num&gt;29033618&lt;/accession-num&gt;&lt;urls&gt;&lt;related-urls&gt;&lt;url&gt;https://www.ncbi.nlm.nih.gov/pubmed/29033618&lt;/url&gt;&lt;/related-urls&gt;&lt;/urls&gt;&lt;custom2&gt;PMC5614792&lt;/custom2&gt;&lt;electronic-resource-num&gt;10.2147/NSS.S121076&lt;/electronic-resource-num&gt;&lt;/record&gt;&lt;/Cite&gt;&lt;/EndNote&gt;</w:instrText>
      </w:r>
      <w:r w:rsidRPr="00454C7F">
        <w:rPr>
          <w:rFonts w:ascii="Times New Roman" w:hAnsi="Times New Roman" w:cs="Times New Roman"/>
          <w:sz w:val="24"/>
          <w:szCs w:val="24"/>
        </w:rPr>
        <w:fldChar w:fldCharType="separate"/>
      </w:r>
      <w:r w:rsidR="0045593D" w:rsidRPr="0045593D">
        <w:rPr>
          <w:rFonts w:ascii="Times New Roman" w:hAnsi="Times New Roman" w:cs="Times New Roman"/>
          <w:noProof/>
          <w:sz w:val="24"/>
          <w:szCs w:val="24"/>
          <w:vertAlign w:val="superscript"/>
        </w:rPr>
        <w:t>28</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However, none of them confirmed the causality between sleep disorder and schizophrenia. </w:t>
      </w:r>
    </w:p>
    <w:p w14:paraId="453171B6" w14:textId="77777777" w:rsidR="000C0344" w:rsidRPr="00454C7F" w:rsidRDefault="000C0344" w:rsidP="000C0344">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We observed weak evidence for any association between sleep duration and schizophrenia (OR per 1 SD: 1.18; 95% CIs: 0.57, 2.45), but there was substantial heterogeneity when all SNPs were used (Q= 204.8, p=6.9 x 10</w:t>
      </w:r>
      <w:r w:rsidRPr="00454C7F">
        <w:rPr>
          <w:rFonts w:ascii="Times New Roman" w:hAnsi="Times New Roman" w:cs="Times New Roman"/>
          <w:sz w:val="24"/>
          <w:szCs w:val="24"/>
          <w:vertAlign w:val="superscript"/>
        </w:rPr>
        <w:t>-26</w:t>
      </w:r>
      <w:r w:rsidRPr="00454C7F">
        <w:rPr>
          <w:rFonts w:ascii="Times New Roman" w:hAnsi="Times New Roman" w:cs="Times New Roman"/>
          <w:sz w:val="24"/>
          <w:szCs w:val="24"/>
        </w:rPr>
        <w:t xml:space="preserve">). Six outlier instruments were detected, which associated </w:t>
      </w:r>
      <w:r w:rsidRPr="00454C7F">
        <w:rPr>
          <w:rFonts w:ascii="Times New Roman" w:hAnsi="Times New Roman" w:cs="Times New Roman"/>
          <w:sz w:val="24"/>
          <w:szCs w:val="24"/>
        </w:rPr>
        <w:lastRenderedPageBreak/>
        <w:t>with 46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Among those outliers, the SNPs rs7764984 (near </w:t>
      </w:r>
      <w:r w:rsidRPr="00454C7F">
        <w:rPr>
          <w:rFonts w:ascii="Times New Roman" w:hAnsi="Times New Roman" w:cs="Times New Roman"/>
          <w:i/>
          <w:sz w:val="24"/>
          <w:szCs w:val="24"/>
        </w:rPr>
        <w:t>HIST1H2BJ)</w:t>
      </w:r>
      <w:r w:rsidRPr="00454C7F">
        <w:rPr>
          <w:rFonts w:ascii="Times New Roman" w:hAnsi="Times New Roman" w:cs="Times New Roman"/>
          <w:sz w:val="24"/>
          <w:szCs w:val="24"/>
        </w:rPr>
        <w:t xml:space="preserve"> and rs13107325 (near </w:t>
      </w:r>
      <w:r w:rsidRPr="00454C7F">
        <w:rPr>
          <w:rFonts w:ascii="Times New Roman" w:hAnsi="Times New Roman" w:cs="Times New Roman"/>
          <w:i/>
          <w:sz w:val="24"/>
          <w:szCs w:val="24"/>
        </w:rPr>
        <w:t>SLC39A8)</w:t>
      </w:r>
      <w:r w:rsidRPr="00454C7F">
        <w:rPr>
          <w:rFonts w:ascii="Times New Roman" w:hAnsi="Times New Roman" w:cs="Times New Roman"/>
          <w:sz w:val="24"/>
          <w:szCs w:val="24"/>
        </w:rPr>
        <w:t xml:space="preserve"> were associated with three traits that putatively influenced the outcome: self-reported coeliac disease, body composition (impedance of leg) and memory function (Figure 4C).</w:t>
      </w:r>
    </w:p>
    <w:p w14:paraId="14E4265E" w14:textId="77777777" w:rsidR="000C0344" w:rsidRPr="00454C7F" w:rsidRDefault="000C0344" w:rsidP="000C0344">
      <w:pPr>
        <w:pStyle w:val="NoSpacing"/>
        <w:spacing w:line="480" w:lineRule="auto"/>
        <w:jc w:val="both"/>
        <w:rPr>
          <w:rFonts w:ascii="Times New Roman" w:hAnsi="Times New Roman" w:cs="Times New Roman"/>
          <w:sz w:val="24"/>
          <w:szCs w:val="24"/>
        </w:rPr>
      </w:pPr>
    </w:p>
    <w:p w14:paraId="0FA0900F"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re-estimated the original association accounting for the detected outliers. The degree of heterogeneity was reduced by 74% (Q=54.1) when removing all 6 outliers and by 46% (Q=147.7) when adjusting for the two SNP effects that had putative pleiotropic pathways. Both methods of outlier removal and adjustment provide similar estimates in terms of direction, whilst the magnitude of estimates differed. After removing outliers, MR Egger causal estimates were substantially larger (OR per 1 SD= 2.43; 95% CI: 0.49, 12.16 and Beta= 0.20; 95% CI: -0.40, 0.79, respectively) than those from the method using all variants. IVW causal estimates from the adjustment method were virtually identical with the original estimates, with narrower CIs (OR per 1 SD= 2.36; 95% CI: 0.25, 21.96). While all methods indicate that sleep duration is unlikely to be a major causal risk factor for schizophrenia, pursuing outliers in the analysis provided putative indications that coeliac disease and memory function may be risk factors for schizophrenia (Figure 4D). </w:t>
      </w:r>
    </w:p>
    <w:p w14:paraId="1DC353DC" w14:textId="77777777" w:rsidR="000C0344" w:rsidRPr="00454C7F" w:rsidRDefault="000C0344" w:rsidP="000C0344">
      <w:pPr>
        <w:spacing w:line="480" w:lineRule="auto"/>
        <w:jc w:val="both"/>
        <w:rPr>
          <w:rFonts w:ascii="Times New Roman" w:hAnsi="Times New Roman" w:cs="Times New Roman"/>
          <w:sz w:val="24"/>
          <w:szCs w:val="24"/>
        </w:rPr>
      </w:pPr>
      <w:bookmarkStart w:id="660" w:name="_kuxg9mn933qi" w:colFirst="0" w:colLast="0"/>
      <w:bookmarkStart w:id="661" w:name="_yqzqnblzidmg" w:colFirst="0" w:colLast="0"/>
      <w:bookmarkEnd w:id="660"/>
      <w:bookmarkEnd w:id="661"/>
    </w:p>
    <w:p w14:paraId="6974F28A" w14:textId="77777777" w:rsidR="000C0344" w:rsidRPr="00454C7F" w:rsidRDefault="000C0344" w:rsidP="000C0344">
      <w:pPr>
        <w:pStyle w:val="Heading8"/>
        <w:spacing w:line="480" w:lineRule="auto"/>
        <w:rPr>
          <w:rFonts w:ascii="Times New Roman" w:hAnsi="Times New Roman" w:cs="Times New Roman"/>
          <w:color w:val="595959" w:themeColor="text1" w:themeTint="A6"/>
          <w:sz w:val="24"/>
          <w:szCs w:val="24"/>
        </w:rPr>
      </w:pPr>
      <w:r w:rsidRPr="00454C7F">
        <w:rPr>
          <w:rFonts w:ascii="Times New Roman" w:hAnsi="Times New Roman" w:cs="Times New Roman"/>
          <w:color w:val="595959" w:themeColor="text1" w:themeTint="A6"/>
          <w:sz w:val="24"/>
          <w:szCs w:val="24"/>
        </w:rPr>
        <w:t>Example 4: Years of schooling and body mass index</w:t>
      </w:r>
    </w:p>
    <w:p w14:paraId="46898D3F" w14:textId="078972CE" w:rsidR="000C0344" w:rsidRPr="00454C7F" w:rsidRDefault="000C0344" w:rsidP="000C0344">
      <w:pPr>
        <w:spacing w:line="480" w:lineRule="auto"/>
        <w:jc w:val="both"/>
        <w:rPr>
          <w:rFonts w:ascii="Times New Roman" w:hAnsi="Times New Roman" w:cs="Times New Roman"/>
          <w:color w:val="666666"/>
          <w:sz w:val="24"/>
          <w:szCs w:val="24"/>
        </w:rPr>
      </w:pPr>
      <w:r w:rsidRPr="00454C7F">
        <w:rPr>
          <w:rFonts w:ascii="Times New Roman" w:hAnsi="Times New Roman" w:cs="Times New Roman"/>
          <w:color w:val="000000" w:themeColor="text1"/>
          <w:sz w:val="24"/>
          <w:szCs w:val="24"/>
        </w:rPr>
        <w:t xml:space="preserve">The association of education and health outcome is well established in social science </w:t>
      </w:r>
      <w:r w:rsidRPr="00454C7F">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EN.CITE &lt;EndNote&gt;&lt;Cite&gt;&lt;Author&gt;Strom&lt;/Author&gt;&lt;Year&gt;2015&lt;/Year&gt;&lt;RecNum&gt;47&lt;/RecNum&gt;&lt;DisplayText&gt;&lt;style face="superscript"&gt;31&lt;/style&gt;&lt;/DisplayText&gt;&lt;record&gt;&lt;rec-number&gt;47&lt;/rec-number&gt;&lt;foreign-keys&gt;&lt;key app="EN" db-id="x0teevaf5a05akervd25v50wfwp9z5x2vwxd" timestamp="1535629694"&gt;47&lt;/key&gt;&lt;/foreign-keys&gt;&lt;ref-type name="Journal Article"&gt;17&lt;/ref-type&gt;&lt;contributors&gt;&lt;authors&gt;&lt;author&gt;Strom, D.&lt;/author&gt;&lt;author&gt;Dudovitz, R.&lt;/author&gt;&lt;author&gt;Guerrero, L. R.&lt;/author&gt;&lt;author&gt;Wong, M. D.&lt;/author&gt;&lt;/authors&gt;&lt;/contributors&gt;&lt;auth-address&gt;Univ Calif Los Angeles, David Geffen Sch Med, Los Angeles, CA 90095 USA&amp;#xD;Univ Calif Los Angeles, David Geffen Sch Med, Mitchell Wong, CA USA&amp;#xD;Univ Calif Los Angeles, Los Angeles, CA USA&amp;#xD;Univ Michigan, Ann Arbor, MI 48109 USA&lt;/auth-address&gt;&lt;titles&gt;&lt;title&gt;The Link between Education and Health: It Is Not What You Know, but Whom You Know&lt;/title&gt;&lt;secondary-title&gt;Journal of General Internal Medicine&lt;/secondary-title&gt;&lt;alt-title&gt;J Gen Intern Med&lt;/alt-title&gt;&lt;/titles&gt;&lt;periodical&gt;&lt;full-title&gt;Journal of General Internal Medicine&lt;/full-title&gt;&lt;abbr-1&gt;J Gen Intern Med&lt;/abbr-1&gt;&lt;/periodical&gt;&lt;alt-periodical&gt;&lt;full-title&gt;Journal of General Internal Medicine&lt;/full-title&gt;&lt;abbr-1&gt;J Gen Intern Med&lt;/abbr-1&gt;&lt;/alt-periodical&gt;&lt;pages&gt;S277-S278&lt;/pages&gt;&lt;volume&gt;30&lt;/volume&gt;&lt;dates&gt;&lt;year&gt;2015&lt;/year&gt;&lt;pub-dates&gt;&lt;date&gt;Apr&lt;/date&gt;&lt;/pub-dates&gt;&lt;/dates&gt;&lt;isbn&gt;0884-8734&lt;/isbn&gt;&lt;accession-num&gt;WOS:000358386901131&lt;/accession-num&gt;&lt;urls&gt;&lt;related-urls&gt;&lt;url&gt;&amp;lt;Go to ISI&amp;gt;://WOS:000358386901131&lt;/url&gt;&lt;/related-urls&gt;&lt;/urls&gt;&lt;language&gt;English&lt;/language&gt;&lt;/record&gt;&lt;/Cite&gt;&lt;/EndNote&gt;</w:instrText>
      </w:r>
      <w:r w:rsidRPr="00454C7F">
        <w:rPr>
          <w:rFonts w:ascii="Times New Roman" w:hAnsi="Times New Roman" w:cs="Times New Roman"/>
          <w:color w:val="000000" w:themeColor="text1"/>
          <w:sz w:val="24"/>
          <w:szCs w:val="24"/>
        </w:rPr>
        <w:fldChar w:fldCharType="separate"/>
      </w:r>
      <w:r w:rsidRPr="00BE20E0">
        <w:rPr>
          <w:rFonts w:ascii="Times New Roman" w:hAnsi="Times New Roman" w:cs="Times New Roman"/>
          <w:noProof/>
          <w:color w:val="000000" w:themeColor="text1"/>
          <w:sz w:val="24"/>
          <w:szCs w:val="24"/>
          <w:vertAlign w:val="superscript"/>
        </w:rPr>
        <w:t>31</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Higher socioeconomic position is generally thought to lead to a lower risk of obesity in high-income countries</w:t>
      </w:r>
      <w:r w:rsidRPr="00454C7F">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Ij4zMiwgMzM8L3N0eWxlPjwvRGlzcGxheVRleHQ+PHJlY29yZD48cmVjLW51bWJlcj40NTwvcmVj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</w:fldData>
        </w:fldChar>
      </w:r>
      <w:r w:rsidR="0045593D">
        <w:rPr>
          <w:rFonts w:ascii="Times New Roman" w:hAnsi="Times New Roman" w:cs="Times New Roman"/>
          <w:color w:val="000000" w:themeColor="text1"/>
          <w:sz w:val="24"/>
          <w:szCs w:val="24"/>
        </w:rPr>
        <w:instrText xml:space="preserve"> ADDIN EN.CITE </w:instrText>
      </w:r>
      <w:r w:rsidR="0045593D">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Ij4zMiwgMzM8L3N0eWxlPjwvRGlzcGxheVRleHQ+PHJlY29yZD48cmVjLW51bWJlcj40NTwvcmVj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</w:fldData>
        </w:fldChar>
      </w:r>
      <w:r w:rsidR="0045593D">
        <w:rPr>
          <w:rFonts w:ascii="Times New Roman" w:hAnsi="Times New Roman" w:cs="Times New Roman"/>
          <w:color w:val="000000" w:themeColor="text1"/>
          <w:sz w:val="24"/>
          <w:szCs w:val="24"/>
        </w:rPr>
        <w:instrText xml:space="preserve"> ADDIN EN.CITE.DATA </w:instrText>
      </w:r>
      <w:r w:rsidR="0045593D">
        <w:rPr>
          <w:rFonts w:ascii="Times New Roman" w:hAnsi="Times New Roman" w:cs="Times New Roman"/>
          <w:color w:val="000000" w:themeColor="text1"/>
          <w:sz w:val="24"/>
          <w:szCs w:val="24"/>
        </w:rPr>
      </w:r>
      <w:r w:rsidR="0045593D">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fldChar w:fldCharType="separate"/>
      </w:r>
      <w:r w:rsidR="0045593D" w:rsidRPr="0045593D">
        <w:rPr>
          <w:rFonts w:ascii="Times New Roman" w:hAnsi="Times New Roman" w:cs="Times New Roman"/>
          <w:noProof/>
          <w:color w:val="000000" w:themeColor="text1"/>
          <w:sz w:val="24"/>
          <w:szCs w:val="24"/>
          <w:vertAlign w:val="superscript"/>
        </w:rPr>
        <w:t>32, 33</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xml:space="preserve">. </w:t>
      </w:r>
      <w:r w:rsidRPr="00454C7F">
        <w:rPr>
          <w:rFonts w:ascii="Times New Roman" w:hAnsi="Times New Roman" w:cs="Times New Roman"/>
          <w:sz w:val="24"/>
          <w:szCs w:val="24"/>
        </w:rPr>
        <w:t xml:space="preserve"> We used 59 independent genetic instruments </w:t>
      </w:r>
      <w:r w:rsidRPr="00454C7F">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Y051bT40MjwvUmVjTnVtPjxEaXNwbGF5VGV4dD48c3R5bGUgZmFjZT0ic3VwZXJzY3JpcHQiPjM0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Y051bT40MjwvUmVjTnVtPjxEaXNwbGF5VGV4dD48c3R5bGUgZmFjZT0ic3VwZXJzY3JpcHQiPjM0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Pr="00BE20E0">
        <w:rPr>
          <w:rFonts w:ascii="Times New Roman" w:hAnsi="Times New Roman" w:cs="Times New Roman"/>
          <w:noProof/>
          <w:sz w:val="24"/>
          <w:szCs w:val="24"/>
          <w:vertAlign w:val="superscript"/>
        </w:rPr>
        <w:t>34</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to estimate the influence of years of schooling on BMI </w:t>
      </w:r>
      <w:r w:rsidRPr="00454C7F">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PEVuZE5vdGU+PENpdGU+PEF1dGhvcj5Mb2NrZTwvQXV0aG9yPjxZZWFyPjIwMTU8L1llYXI+PFJl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==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Pr="00BE20E0">
        <w:rPr>
          <w:rFonts w:ascii="Times New Roman" w:hAnsi="Times New Roman" w:cs="Times New Roman"/>
          <w:noProof/>
          <w:sz w:val="24"/>
          <w:szCs w:val="24"/>
          <w:vertAlign w:val="superscript"/>
        </w:rPr>
        <w:t>35</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(Table 2). All MR methods indicated that years of schooling has a causal beneficial effect on BMI (e.g. IVW Beta: -0.27; 95% CI: -0.39, -0.16), except the estimate from MR Egger which had a very imprecise estimate (beta: 0.01; 95% CI: -0.67, 0.70), </w:t>
      </w:r>
      <w:r w:rsidRPr="00454C7F">
        <w:rPr>
          <w:rFonts w:ascii="Times New Roman" w:hAnsi="Times New Roman" w:cs="Times New Roman"/>
          <w:sz w:val="24"/>
          <w:szCs w:val="24"/>
        </w:rPr>
        <w:lastRenderedPageBreak/>
        <w:t>but the degree of heterogeneity was large (Q = 211.9 on 59 SNPs; p=2.20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Three outliers (rs6882046 near </w:t>
      </w:r>
      <w:r w:rsidRPr="00454C7F">
        <w:rPr>
          <w:rFonts w:ascii="Times New Roman" w:hAnsi="Times New Roman" w:cs="Times New Roman"/>
          <w:i/>
          <w:sz w:val="24"/>
          <w:szCs w:val="24"/>
        </w:rPr>
        <w:t>LINC00461</w:t>
      </w:r>
      <w:r w:rsidRPr="00454C7F">
        <w:rPr>
          <w:rFonts w:ascii="Times New Roman" w:hAnsi="Times New Roman" w:cs="Times New Roman"/>
          <w:sz w:val="24"/>
          <w:szCs w:val="24"/>
        </w:rPr>
        <w:t xml:space="preserve">, rs4800490 near </w:t>
      </w:r>
      <w:r w:rsidRPr="00454C7F">
        <w:rPr>
          <w:rFonts w:ascii="Times New Roman" w:hAnsi="Times New Roman" w:cs="Times New Roman"/>
          <w:i/>
          <w:sz w:val="24"/>
          <w:szCs w:val="24"/>
        </w:rPr>
        <w:t>NPC1</w:t>
      </w:r>
      <w:r w:rsidRPr="00454C7F">
        <w:rPr>
          <w:rFonts w:ascii="Times New Roman" w:hAnsi="Times New Roman" w:cs="Times New Roman"/>
          <w:sz w:val="24"/>
          <w:szCs w:val="24"/>
        </w:rPr>
        <w:t xml:space="preserve">, rs8049439 near </w:t>
      </w:r>
      <w:r w:rsidRPr="00454C7F">
        <w:rPr>
          <w:rFonts w:ascii="Times New Roman" w:hAnsi="Times New Roman" w:cs="Times New Roman"/>
          <w:i/>
          <w:sz w:val="24"/>
          <w:szCs w:val="24"/>
        </w:rPr>
        <w:t>ATXN2L</w:t>
      </w:r>
      <w:r w:rsidRPr="00454C7F">
        <w:rPr>
          <w:rFonts w:ascii="Times New Roman" w:hAnsi="Times New Roman" w:cs="Times New Roman"/>
          <w:sz w:val="24"/>
          <w:szCs w:val="24"/>
        </w:rPr>
        <w:t>) were identified as contributors to heterogeneity, and they showed associations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with 48 candidate traits. Among those candidate traits, two were associated with BMI (Figure 3B): alcohol intake frequency (which associated with all three outliers) and usual walking pace. </w:t>
      </w:r>
    </w:p>
    <w:p w14:paraId="25FC800E" w14:textId="77777777" w:rsidR="000C0344" w:rsidRPr="00454C7F" w:rsidRDefault="000C0344" w:rsidP="000C0344">
      <w:pPr>
        <w:spacing w:line="480" w:lineRule="auto"/>
        <w:jc w:val="both"/>
        <w:rPr>
          <w:rFonts w:ascii="Times New Roman" w:hAnsi="Times New Roman" w:cs="Times New Roman"/>
          <w:sz w:val="24"/>
          <w:szCs w:val="24"/>
        </w:rPr>
      </w:pPr>
    </w:p>
    <w:p w14:paraId="62C96E94"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next re-estimated the influence of years of schooling on BMI by accounting for outliers. Adjusting the outliers for candidate trait pathways such as alcohol intake and usual walking pace reduced heterogeneity by 15% and had a small reduction in the confidence intervals while the point estimate remained consistent (Table 1). By contrast, there was a 48% reduction in heterogeneity when removing outliers. Point estimates remained largely consistent across all outlier removal methods. However, we note that Figure 4B shows that one of the outliers (rs4800490, near gene </w:t>
      </w:r>
      <w:r w:rsidRPr="00454C7F">
        <w:rPr>
          <w:rFonts w:ascii="Times New Roman" w:hAnsi="Times New Roman" w:cs="Times New Roman"/>
          <w:i/>
          <w:sz w:val="24"/>
          <w:szCs w:val="24"/>
        </w:rPr>
        <w:t>NPC1</w:t>
      </w:r>
      <w:r w:rsidRPr="00454C7F">
        <w:rPr>
          <w:rFonts w:ascii="Times New Roman" w:hAnsi="Times New Roman" w:cs="Times New Roman"/>
          <w:sz w:val="24"/>
          <w:szCs w:val="24"/>
        </w:rPr>
        <w:t>) on the scatter plot moved away from the fitted line after adjusting for the pleiotropic pathway, indicating that if this outlier is due to a pleiotropic pathway we have estimated its indirect effect inaccurately or partially (e.g. where GWAS summary statistics are not available to identify other effective pleiotropic pathways).</w:t>
      </w:r>
    </w:p>
    <w:p w14:paraId="64A40745" w14:textId="77777777" w:rsidR="000C0344" w:rsidRPr="00454C7F" w:rsidRDefault="000C0344" w:rsidP="000C0344">
      <w:pPr>
        <w:pStyle w:val="Heading2"/>
        <w:spacing w:line="480" w:lineRule="auto"/>
        <w:rPr>
          <w:rFonts w:ascii="Times New Roman" w:hAnsi="Times New Roman" w:cs="Times New Roman"/>
          <w:b/>
          <w:sz w:val="24"/>
          <w:szCs w:val="24"/>
        </w:rPr>
      </w:pPr>
      <w:bookmarkStart w:id="662" w:name="_slx055nwzdle" w:colFirst="0" w:colLast="0"/>
      <w:bookmarkEnd w:id="662"/>
      <w:r w:rsidRPr="00454C7F">
        <w:rPr>
          <w:rFonts w:ascii="Times New Roman" w:hAnsi="Times New Roman" w:cs="Times New Roman"/>
          <w:b/>
          <w:sz w:val="24"/>
          <w:szCs w:val="24"/>
        </w:rPr>
        <w:t>Discussion</w:t>
      </w:r>
    </w:p>
    <w:p w14:paraId="03B7C44D" w14:textId="243FF71B"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The problem of instrumental variables being invalid due to horizontal pleiotropy has received much attention in MR analysis. Detecting and excluding such invalid instruments, based on whether they appear to be outliers in the analysis, is now a common strategy that exists in various forms </w:t>
      </w:r>
      <w:r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LCA4LCAxNCwgMTUsIDM2PC9zdHlsZT48L0Rpc3BsYXlUZXh0PjxyZWNvcmQ+PHJlYy1udW1iZXI+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LCA4LCAxNCwgMTUsIDM2PC9zdHlsZT48L0Rpc3BsYXlUZXh0PjxyZWNvcmQ+PHJlYy1udW1iZXI+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7, 8, 14, 15, 36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 have shown here that outlier removal could, in some circumstances, compound rather than reduce bias, and misses an opportunity to better understand the traits under study. We developed the MR-TRYX framework, which utilises the MR-Base database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of GWAS summary data to identify potential explanations for outlying </w:t>
      </w:r>
      <w:r w:rsidRPr="00454C7F">
        <w:rPr>
          <w:rFonts w:ascii="Times New Roman" w:eastAsia="Calibri" w:hAnsi="Times New Roman" w:cs="Times New Roman"/>
          <w:sz w:val="24"/>
          <w:szCs w:val="24"/>
        </w:rPr>
        <w:lastRenderedPageBreak/>
        <w:t>SNP instruments, and to improve estimates by accounting for the pleiotropic pathways that give rise to them. We have also demonstrated the use and interpretation of MR-TRYX in four sets of empirical analyses.</w:t>
      </w:r>
    </w:p>
    <w:p w14:paraId="3BF27678" w14:textId="77777777" w:rsidR="000C0344"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For accurate performance, MR-TRYX depends upon the performance of three methodological components: (i) detecting instruments that exhibit horizontal pleiotropy; (ii) identifying the candidate traits on the alternative pathways from the variant to the outcome; and (iii) </w:t>
      </w:r>
      <w:r>
        <w:rPr>
          <w:rFonts w:ascii="Times New Roman" w:eastAsia="Calibri" w:hAnsi="Times New Roman" w:cs="Times New Roman"/>
          <w:sz w:val="24"/>
          <w:szCs w:val="24"/>
        </w:rPr>
        <w:t xml:space="preserve">adequately </w:t>
      </w:r>
      <w:r w:rsidRPr="00454C7F">
        <w:rPr>
          <w:rFonts w:ascii="Times New Roman" w:eastAsia="Calibri" w:hAnsi="Times New Roman" w:cs="Times New Roman"/>
          <w:sz w:val="24"/>
          <w:szCs w:val="24"/>
        </w:rPr>
        <w:t>estimating the effects of the candidate traits on the outcome. Each of these components is a difficult problem, but they are all modular and build upon existing methods and resources, and the MR-TRYX framework will naturally improve as those methods and resources themselves improve. We will now discuss the consequences of underperformance of each of these components on the TRYX analysis.</w:t>
      </w:r>
    </w:p>
    <w:p w14:paraId="5FB7B1C8" w14:textId="7EB36330" w:rsidR="000C0344" w:rsidRPr="00454C7F" w:rsidRDefault="000C0344" w:rsidP="000C0344">
      <w:pPr>
        <w:spacing w:after="16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First it is important to notice that a major motivation for development of MR is that observational associations are often deemed unreliable because it is impossible to prove that there is no residual or unmeasured confounding biasing the effect estimate. But somewhat ironically, we find ourselves in a situation now where horizontal pleiotropy poses a similar challenge, in that proving that it is either absent or perfectly balanced is impossible. Some methods exist that attempt to adjust for horizontal pleiotropy, such as </w:t>
      </w:r>
      <w:commentRangeStart w:id="663"/>
      <w:r>
        <w:rPr>
          <w:rFonts w:ascii="Times New Roman" w:eastAsia="Calibri" w:hAnsi="Times New Roman" w:cs="Times New Roman"/>
          <w:sz w:val="24"/>
          <w:szCs w:val="24"/>
        </w:rPr>
        <w:t>multivariable MR</w:t>
      </w:r>
      <w:commentRangeEnd w:id="663"/>
      <w:r>
        <w:rPr>
          <w:rStyle w:val="CommentReference"/>
        </w:rPr>
        <w:commentReference w:id="663"/>
      </w:r>
      <w:r w:rsidR="00A1408F">
        <w:rPr>
          <w:rFonts w:ascii="Times New Roman" w:eastAsia="Calibri" w:hAnsi="Times New Roman" w:cs="Times New Roman"/>
          <w:sz w:val="24"/>
          <w:szCs w:val="24"/>
        </w:rPr>
        <w:fldChar w:fldCharType="begin">
          <w:fldData xml:space="preserve">PEVuZE5vdGU+PENpdGU+PEF1dGhvcj5CdXJnZXNzPC9BdXRob3I+PFllYXI+MjAxNTwvWWVhcj48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==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PEVuZE5vdGU+PENpdGU+PEF1dGhvcj5CdXJnZXNzPC9BdXRob3I+PFllYXI+MjAxNTwvWWVhcj48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==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00A1408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37</w:t>
      </w:r>
      <w:r w:rsidR="00A1408F">
        <w:rPr>
          <w:rFonts w:ascii="Times New Roman" w:eastAsia="Calibri" w:hAnsi="Times New Roman" w:cs="Times New Roman"/>
          <w:sz w:val="24"/>
          <w:szCs w:val="24"/>
        </w:rPr>
        <w:fldChar w:fldCharType="end"/>
      </w:r>
      <w:r>
        <w:rPr>
          <w:rFonts w:ascii="Times New Roman" w:eastAsia="Calibri" w:hAnsi="Times New Roman" w:cs="Times New Roman"/>
          <w:sz w:val="24"/>
          <w:szCs w:val="24"/>
        </w:rPr>
        <w:t>, by including in the same model the genetic effects on one or more traits that are hypothesised to mediate the horizontal pleiotropic pathways, which depends upon those pathways being identified. While clearly not a panacea for MR analysis, it is a valuable method to be included within the MR toolkit, and its efficacy has been demonstrated. However, there is another important issue with multivariable MR in that it fails to distinguish between a pleiotropic model where the exposure (X) doesn’t influence the outcome (Y) but has instruments that associate with another trait (A) which does influences Y, versus</w:t>
      </w:r>
      <w:r w:rsidRPr="006C34A4">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a causal model in which trait A mediates the causal effect of X on Y. In both situations X will be deemed to be non-causal, despite it </w:t>
      </w:r>
      <w:r>
        <w:rPr>
          <w:rFonts w:ascii="Times New Roman" w:eastAsia="Calibri" w:hAnsi="Times New Roman" w:cs="Times New Roman"/>
          <w:sz w:val="24"/>
          <w:szCs w:val="24"/>
        </w:rPr>
        <w:lastRenderedPageBreak/>
        <w:t xml:space="preserve">being truly causal in the latter case. This issue is discussed in detail in </w:t>
      </w:r>
      <w:commentRangeStart w:id="664"/>
      <w:del w:id="665" w:author="Yoonsu Cho" w:date="2019-07-30T11:15:00Z">
        <w:r w:rsidDel="00A1408F">
          <w:rPr>
            <w:rFonts w:ascii="Times New Roman" w:eastAsia="Calibri" w:hAnsi="Times New Roman" w:cs="Times New Roman"/>
            <w:sz w:val="24"/>
            <w:szCs w:val="24"/>
          </w:rPr>
          <w:delText>Anderson et al 2018</w:delText>
        </w:r>
        <w:commentRangeEnd w:id="664"/>
        <w:r w:rsidDel="00A1408F">
          <w:rPr>
            <w:rStyle w:val="CommentReference"/>
          </w:rPr>
          <w:commentReference w:id="664"/>
        </w:r>
      </w:del>
      <w:ins w:id="666" w:author="Yoonsu Cho" w:date="2019-07-30T11:15:00Z">
        <w:r w:rsidR="00A1408F">
          <w:rPr>
            <w:rFonts w:ascii="Times New Roman" w:eastAsia="Calibri" w:hAnsi="Times New Roman" w:cs="Times New Roman"/>
            <w:sz w:val="24"/>
            <w:szCs w:val="24"/>
          </w:rPr>
          <w:t>elsewhere</w:t>
        </w:r>
      </w:ins>
      <w:ins w:id="667" w:author="Yoonsu Cho" w:date="2019-07-30T11:17:00Z">
        <w:r w:rsidR="00A1408F">
          <w:rPr>
            <w:rFonts w:ascii="Times New Roman" w:eastAsia="Calibri" w:hAnsi="Times New Roman" w:cs="Times New Roman"/>
            <w:sz w:val="24"/>
            <w:szCs w:val="24"/>
          </w:rPr>
          <w:t xml:space="preserve"> </w:t>
        </w:r>
      </w:ins>
      <w:r w:rsidR="00A1408F">
        <w:rPr>
          <w:rFonts w:ascii="Times New Roman" w:eastAsia="Calibri" w:hAnsi="Times New Roman" w:cs="Times New Roman"/>
          <w:sz w:val="24"/>
          <w:szCs w:val="24"/>
        </w:rPr>
        <w:fldChar w:fldCharType="begin"/>
      </w:r>
      <w:r w:rsidR="00A1408F">
        <w:rPr>
          <w:rFonts w:ascii="Times New Roman" w:eastAsia="Calibri" w:hAnsi="Times New Roman" w:cs="Times New Roman"/>
          <w:sz w:val="24"/>
          <w:szCs w:val="24"/>
        </w:rPr>
        <w:instrText xml:space="preserve"> ADDIN EN.CITE &lt;EndNote&gt;&lt;Cite&gt;&lt;Author&gt;Anderson&lt;/Author&gt;&lt;Year&gt;2018&lt;/Year&gt;&lt;RecNum&gt;91&lt;/RecNum&gt;&lt;DisplayText&gt;&lt;style face="superscript"&gt;29&lt;/style&gt;&lt;/DisplayText&gt;&lt;record&gt;&lt;rec-number&gt;91&lt;/rec-number&gt;&lt;foreign-keys&gt;&lt;key app="EN" db-id="x0teevaf5a05akervd25v50wfwp9z5x2vwxd" timestamp="1564479885"&gt;91&lt;/key&gt;&lt;/foreign-keys&gt;&lt;ref-type name="Journal Article"&gt;17&lt;/ref-type&gt;&lt;contributors&gt;&lt;authors&gt;&lt;author&gt;Anderson, Emma L&lt;/author&gt;&lt;author&gt;Howe, Laura D&lt;/author&gt;&lt;author&gt;Wade, Kaitlin H&lt;/author&gt;&lt;author&gt;Ben-Shlomo, Yoav&lt;/author&gt;&lt;author&gt;Hill, W. David&lt;/author&gt;&lt;author&gt;Deary, Ian J&lt;/author&gt;&lt;author&gt;Sanderson, Eleanor C&lt;/author&gt;&lt;author&gt;Zheng, Jie&lt;/author&gt;&lt;author&gt;Korologou-Linden, Roxanna&lt;/author&gt;&lt;author&gt;Stergiakouli, Evie&lt;/author&gt;&lt;author&gt;Smith, George Davey&lt;/author&gt;&lt;author&gt;Davies, Neil M&lt;/author&gt;&lt;author&gt;Hemani, Gibran&lt;/author&gt;&lt;/authors&gt;&lt;/contributors&gt;&lt;titles&gt;&lt;title&gt;Education, intelligence and Alzheimer’s disease: Evidence from a multivariable two-sample Mendelian randomization study&lt;/title&gt;&lt;secondary-title&gt;bioRxiv&lt;/secondary-title&gt;&lt;/titles&gt;&lt;periodical&gt;&lt;full-title&gt;BioRxiv&lt;/full-title&gt;&lt;/periodical&gt;&lt;dates&gt;&lt;year&gt;2018&lt;/year&gt;&lt;pub-dates&gt;&lt;date&gt;2018-01-01 00:00:00&lt;/date&gt;&lt;/pub-dates&gt;&lt;/dates&gt;&lt;urls&gt;&lt;/urls&gt;&lt;/record&gt;&lt;/Cite&gt;&lt;/EndNote&gt;</w:instrText>
      </w:r>
      <w:r w:rsidR="00A1408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29</w:t>
      </w:r>
      <w:r w:rsidR="00A1408F">
        <w:rPr>
          <w:rFonts w:ascii="Times New Roman" w:eastAsia="Calibri" w:hAnsi="Times New Roman" w:cs="Times New Roman"/>
          <w:sz w:val="24"/>
          <w:szCs w:val="24"/>
        </w:rPr>
        <w:fldChar w:fldCharType="end"/>
      </w:r>
      <w:r>
        <w:rPr>
          <w:rFonts w:ascii="Times New Roman" w:eastAsia="Calibri" w:hAnsi="Times New Roman" w:cs="Times New Roman"/>
          <w:sz w:val="24"/>
          <w:szCs w:val="24"/>
        </w:rPr>
        <w:t>. Here, MR-TRYX improves on the matter because instead of adjusting all instruments for the mediator, only the outlier variant is adjusted. Thus, the risk of erroneously removing all instrument effects is replaced by the lesser risk of incorrectly adjusting for the bias due to a minority of outliers.</w:t>
      </w:r>
    </w:p>
    <w:p w14:paraId="252C3DD8" w14:textId="3503F3DF"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The classification of an outlier in MR analysis can be based on the statistical estimates of how a SNP being included as an instrument due to being reverse causal (Steiger filtering) </w:t>
      </w:r>
      <w:r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QXV0aG9yPkhlbWFuaTwvQXV0aG9yPjxZZWFyPjIwMTc8L1llYXI+PFJlY051bT4yODwvUmVjTnVt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QXV0aG9yPkhlbWFuaTwvQXV0aG9yPjxZZWFyPjIwMTc8L1llYXI+PFJlY051bT4yODwvUmVjTnVt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12, 17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extent to which a single SNP disproportionately influences the overall result (e.g. Cook’s distance) </w:t>
      </w:r>
      <w:r w:rsidRPr="00454C7F">
        <w:rPr>
          <w:rFonts w:ascii="Times New Roman" w:eastAsia="Calibri" w:hAnsi="Times New Roman" w:cs="Times New Roman"/>
          <w:sz w:val="24"/>
          <w:szCs w:val="24"/>
        </w:rPr>
        <w:fldChar w:fldCharType="begin">
          <w:fldData xml:space="preserve">PEVuZE5vdGU+PENpdGU+PEF1dGhvcj5Db3JiaW48L0F1dGhvcj48WWVhcj4yMDE2PC9ZZWFyPjxS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PEVuZE5vdGU+PENpdGU+PEF1dGhvcj5Db3JiaW48L0F1dGhvcj48WWVhcj4yMDE2PC9ZZWFyPjxS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38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or most commonly the extent to which a SNP contributes to heterogeneity (e.g. Cochran’s Q statistic, MR-PRESSO, and implicitly in median- and mode-based estimators) </w:t>
      </w:r>
      <w:r w:rsidRPr="00454C7F">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LCA4LCAxNCwgMTU8L3N0eWxlPjwvRGlzcGxheVRleHQ+PHJlY29yZD48cmVjLW51bWJlcj4yOTwv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==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LCA4LCAxNCwgMTU8L3N0eWxlPjwvRGlzcGxheVRleHQ+PHJlY29yZD48cmVjLW51bWJlcj4yOTwv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==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7, 8, 14, 15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philosophy of the latter two approaches is that proving horizontal pleiotropy is impossible, but that it should lead to outliers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&lt;EndNote&gt;&lt;Cite&gt;&lt;Author&gt;Hemani&lt;/Author&gt;&lt;Year&gt;2018&lt;/Year&gt;&lt;RecNum&gt;25&lt;/RecNum&gt;&lt;DisplayText&gt;&lt;style face="superscript"&gt;9&lt;/style&gt;&lt;/DisplayText&gt;&lt;record&gt;&lt;rec-number&gt;25&lt;/rec-number&gt;&lt;foreign-keys&gt;&lt;key app="EN" db-id="x0teevaf5a05akervd25v50wfwp9z5x2vwxd" timestamp="1531929007"&gt;25&lt;/key&gt;&lt;/foreign-keys&gt;&lt;ref-type name="Journal Article"&gt;17&lt;/ref-type&gt;&lt;contributors&gt;&lt;authors&gt;&lt;author&gt;Hemani, G.&lt;/author&gt;&lt;author&gt;Bowden, J.&lt;/author&gt;&lt;author&gt;Davey Smith, G.&lt;/author&gt;&lt;/authors&gt;&lt;/contributors&gt;&lt;auth-address&gt;MRC Integrative Epidemiology Unit, Population Health Sciences, University of Bristol.&lt;/auth-address&gt;&lt;titles&gt;&lt;title&gt;Evaluating the potential role of pleiotropy in Mendelian randomization studies&lt;/title&gt;&lt;secondary-title&gt;Hum Mol Genet&lt;/secondary-title&gt;&lt;/titles&gt;&lt;periodical&gt;&lt;full-title&gt;Hum Mol Genet&lt;/full-title&gt;&lt;/periodical&gt;&lt;edition&gt;2018/05/18&lt;/edition&gt;&lt;dates&gt;&lt;year&gt;2018&lt;/year&gt;&lt;pub-dates&gt;&lt;date&gt;May 16&lt;/date&gt;&lt;/pub-dates&gt;&lt;/dates&gt;&lt;isbn&gt;1460-2083 (Electronic)&amp;#xD;0964-6906 (Linking)&lt;/isbn&gt;&lt;accession-num&gt;29771313&lt;/accession-num&gt;&lt;urls&gt;&lt;related-urls&gt;&lt;url&gt;https://www.ncbi.nlm.nih.gov/pubmed/29771313&lt;/url&gt;&lt;/related-urls&gt;&lt;/urls&gt;&lt;electronic-resource-num&gt;10.1093/hmg/ddy163&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While a useful approximation, these approaches have two main limitations. First, determining whether a SNP is an outlier depends on the use of arbitrary thresholds, and this entails a trade-off between specificity and sensitivity. Second, if most variants are pleiotropic, then it is possible that the outlier SNPs are the only valid instruments. Such a scenario can arise for complex traits such as gene expression or protein levels that have a few large effects and many small effects. For example, for C-reactive protein (CRP) levels, the SNP in the </w:t>
      </w:r>
      <w:r w:rsidRPr="00454C7F">
        <w:rPr>
          <w:rFonts w:ascii="Times New Roman" w:eastAsia="Calibri" w:hAnsi="Times New Roman" w:cs="Times New Roman"/>
          <w:i/>
          <w:sz w:val="24"/>
          <w:szCs w:val="24"/>
        </w:rPr>
        <w:t>CRP</w:t>
      </w:r>
      <w:r w:rsidRPr="00454C7F">
        <w:rPr>
          <w:rFonts w:ascii="Times New Roman" w:eastAsia="Calibri" w:hAnsi="Times New Roman" w:cs="Times New Roman"/>
          <w:sz w:val="24"/>
          <w:szCs w:val="24"/>
        </w:rPr>
        <w:t xml:space="preserve"> gene region is likely the only valid instrument in some analyses </w:t>
      </w:r>
      <w:r w:rsidRPr="00454C7F">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Mzk8L3N0eWxlPjwvRGlzcGxheVRleHQ+PHJlY29yZD48cmVjLW51bWJlcj41ODwvcmVjLW51bWJl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Mzk8L3N0eWxlPjwvRGlzcGxheVRleHQ+PHJlY29yZD48cmVjLW51bWJlcj41ODwvcmVjLW51bWJl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39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this context, bias due to horizontal pleiotropy cannot be avoided by selection of instruments since this approach may generate more bias </w:t>
      </w:r>
      <w:r w:rsidRPr="00454C7F">
        <w:rPr>
          <w:rFonts w:ascii="Times New Roman" w:eastAsia="Calibri" w:hAnsi="Times New Roman" w:cs="Times New Roman"/>
          <w:sz w:val="24"/>
          <w:szCs w:val="24"/>
        </w:rPr>
        <w:fldChar w:fldCharType="begin"/>
      </w:r>
      <w:r w:rsidR="00A1408F">
        <w:rPr>
          <w:rFonts w:ascii="Times New Roman" w:eastAsia="Calibri" w:hAnsi="Times New Roman" w:cs="Times New Roman"/>
          <w:sz w:val="24"/>
          <w:szCs w:val="24"/>
        </w:rPr>
        <w:instrText xml:space="preserve"> ADDIN EN.CITE &lt;EndNote&gt;&lt;Cite&gt;&lt;Author&gt;Burgess&lt;/Author&gt;&lt;Year&gt;2011&lt;/Year&gt;&lt;RecNum&gt;12&lt;/RecNum&gt;&lt;DisplayText&gt;&lt;style face="superscript"&gt;40&lt;/style&gt;&lt;/DisplayText&gt;&lt;record&gt;&lt;rec-number&gt;12&lt;/rec-number&gt;&lt;foreign-keys&gt;&lt;key app="EN" db-id="x0teevaf5a05akervd25v50wfwp9z5x2vwxd" timestamp="1531845032"&gt;12&lt;/key&gt;&lt;/foreign-keys&gt;&lt;ref-type name="Journal Article"&gt;17&lt;/ref-type&gt;&lt;contributors&gt;&lt;authors&gt;&lt;author&gt;Burgess, S.&lt;/author&gt;&lt;author&gt;Thompson, S. G.&lt;/author&gt;&lt;author&gt;CRP CHD Genetics Collaboration,&lt;/author&gt;&lt;/authors&gt;&lt;/contributors&gt;&lt;auth-address&gt;MRC Biostatistics Unit, Institute of Public Health, University Forvie Site, Rosinson Way, Cambridge CB2 OSR, UK. stephen.burgess@mrc-bsu.cam.ac.uk&lt;/auth-address&gt;&lt;titles&gt;&lt;title&gt;Avoiding bias from weak instruments in Mendelian randomization studies&lt;/title&gt;&lt;secondary-title&gt;Int J Epidemiol&lt;/secondary-title&gt;&lt;/titles&gt;&lt;periodical&gt;&lt;full-title&gt;Int J Epidemiol&lt;/full-title&gt;&lt;/periodical&gt;&lt;pages&gt;755-64&lt;/pages&gt;&lt;volume&gt;40&lt;/volume&gt;&lt;number&gt;3&lt;/number&gt;&lt;edition&gt;2011/03/19&lt;/edition&gt;&lt;keywords&gt;&lt;keyword&gt;*Bias&lt;/keyword&gt;&lt;keyword&gt;Confounding Factors (Epidemiology)&lt;/keyword&gt;&lt;keyword&gt;Data Interpretation, Statistical&lt;/keyword&gt;&lt;keyword&gt;Female&lt;/keyword&gt;&lt;keyword&gt;Genetic Predisposition to Disease/*epidemiology&lt;/keyword&gt;&lt;keyword&gt;Genetic Variation&lt;/keyword&gt;&lt;keyword&gt;Genotype&lt;/keyword&gt;&lt;keyword&gt;Humans&lt;/keyword&gt;&lt;keyword&gt;Male&lt;/keyword&gt;&lt;keyword&gt;*Mendelian Randomization Analysis&lt;/keyword&gt;&lt;keyword&gt;Random Allocation&lt;/keyword&gt;&lt;keyword&gt;Sensitivity and Specificity&lt;/keyword&gt;&lt;/keywords&gt;&lt;dates&gt;&lt;year&gt;2011&lt;/year&gt;&lt;pub-dates&gt;&lt;date&gt;Jun&lt;/date&gt;&lt;/pub-dates&gt;&lt;/dates&gt;&lt;isbn&gt;1464-3685 (Electronic)&amp;#xD;0300-5771 (Linking)&lt;/isbn&gt;&lt;accession-num&gt;21414999&lt;/accession-num&gt;&lt;urls&gt;&lt;related-urls&gt;&lt;url&gt;&lt;style face="underline" font="default" size="100%"&gt;https://www.ncbi.nlm.nih.gov/pubmed/21414999&lt;/style&gt;&lt;/url&gt;&lt;/related-urls&gt;&lt;/urls&gt;&lt;electronic-resource-num&gt;10.1093/ije/dyr036&lt;/electronic-resource-num&gt;&lt;/record&gt;&lt;/Cite&gt;&lt;/EndNote&gt;</w:instrText>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This is supported by our simulation which demonstrates that in the presence of extensive pleiotropy removing outliers increased FDR and bias. </w:t>
      </w:r>
    </w:p>
    <w:p w14:paraId="2D4D486F" w14:textId="43A5948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MR-TRYX should, in principle, avoid the problem of outlier removal because instead of removing outliers in their entirety, it attempts to eliminate the component of the SNP-outcome effect that is due to horizontal pleiotropy. Hence, we avoid implicitly cherry picking from </w:t>
      </w:r>
      <w:r w:rsidRPr="00454C7F">
        <w:rPr>
          <w:rFonts w:ascii="Times New Roman" w:eastAsia="Calibri" w:hAnsi="Times New Roman" w:cs="Times New Roman"/>
          <w:sz w:val="24"/>
          <w:szCs w:val="24"/>
        </w:rPr>
        <w:lastRenderedPageBreak/>
        <w:t xml:space="preserve">amongst the SNPs to be used in the analysis, and if we have low sensitivity (i.e. a more relaxed threshold for outlier detection) it doesn’t mean that there will be an unnecessary loss of power in the overall analysis. Previous work has adjusted for the effect of pleiotropic phenotypes, but they treated pleiotropic phenotypes as exogenous variables that are not associated with the causal pathways of interest </w:t>
      </w:r>
      <w:r w:rsidRPr="00454C7F">
        <w:rPr>
          <w:rFonts w:ascii="Times New Roman" w:eastAsia="Calibri" w:hAnsi="Times New Roman" w:cs="Times New Roman"/>
          <w:sz w:val="24"/>
          <w:szCs w:val="24"/>
        </w:rPr>
        <w:fldChar w:fldCharType="begin"/>
      </w:r>
      <w:r w:rsidR="00A1408F">
        <w:rPr>
          <w:rFonts w:ascii="Times New Roman" w:eastAsia="Calibri" w:hAnsi="Times New Roman" w:cs="Times New Roman"/>
          <w:sz w:val="24"/>
          <w:szCs w:val="24"/>
        </w:rPr>
        <w:instrText xml:space="preserve"> ADDIN EN.CITE &lt;EndNote&gt;&lt;Cite&gt;&lt;Author&gt;Jiang&lt;/Author&gt;&lt;Year&gt;2017&lt;/Year&gt;&lt;RecNum&gt;69&lt;/RecNum&gt;&lt;DisplayText&gt;&lt;style face="superscript"&gt;41&lt;/style&gt;&lt;/DisplayText&gt;&lt;record&gt;&lt;rec-number&gt;69&lt;/rec-number&gt;&lt;foreign-keys&gt;&lt;key app="EN" db-id="x0teevaf5a05akervd25v50wfwp9z5x2vwxd" timestamp="1539364032"&gt;69&lt;/key&gt;&lt;/foreign-keys&gt;&lt;ref-type name="Journal Article"&gt;17&lt;/ref-type&gt;&lt;contributors&gt;&lt;authors&gt;&lt;author&gt;Jiang, Lai&lt;/author&gt;&lt;author&gt;Oualkacha, Karim&lt;/author&gt;&lt;author&gt;Didelez, Vanessa&lt;/author&gt;&lt;author&gt;Ciampi, Antonio&lt;/author&gt;&lt;author&gt;Rosa, Pedro&lt;/author&gt;&lt;author&gt;Benedet, Andrea L&lt;/author&gt;&lt;author&gt;Mathotaarachchi, Sulantha S&lt;/author&gt;&lt;author&gt;Richards, Brent&lt;/author&gt;&lt;author&gt;Greenwood, Celia MT&lt;/author&gt;&lt;/authors&gt;&lt;/contributors&gt;&lt;titles&gt;&lt;title&gt;Constrained Instruments and their Application to Mendelian Randomization with Pleiotropy&lt;/title&gt;&lt;secondary-title&gt;bioRxiv&lt;/secondary-title&gt;&lt;/titles&gt;&lt;periodical&gt;&lt;full-title&gt;BioRxiv&lt;/full-title&gt;&lt;/periodical&gt;&lt;pages&gt;227454&lt;/pages&gt;&lt;dates&gt;&lt;year&gt;2017&lt;/year&gt;&lt;/dates&gt;&lt;urls&gt;&lt;/urls&gt;&lt;/record&gt;&lt;/Cite&gt;&lt;/EndNote&gt;</w:instrText>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In MR-TRYX, candidate traits are treated as endogenous variables to account for the effect of the traits on the original association. Moreover, our method is applicable in the two-sample context, whereas the previous method requires individual level data. The problem of outlier detection which remains in MR-TRYX could be sidestepped by applying the adjustment approach to all SNPs irrespective of their contributions to heterogeneity.</w:t>
      </w:r>
    </w:p>
    <w:p w14:paraId="08E09050" w14:textId="5F75B1B9"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Upon identification of potentially pleiotropic SNPs, MR-TRYX can only account for these if the pathways through which pleiotropy is acting can be identified. Detecting the pathways depends on the density and coverage of the human phenome available for the analysis. We use the MR-Base database of GWAS summary results, which comprises several hundred independent traits</w:t>
      </w:r>
      <w:r>
        <w:rPr>
          <w:rFonts w:ascii="Times New Roman" w:eastAsia="Calibri" w:hAnsi="Times New Roman" w:cs="Times New Roman"/>
          <w:sz w:val="24"/>
          <w:szCs w:val="24"/>
        </w:rPr>
        <w:t xml:space="preserve"> (605 traits from UK Biobank and 342 other complex traits and diseases obtained from previous GWA studies)</w:t>
      </w:r>
      <w:r w:rsidRPr="00454C7F">
        <w:rPr>
          <w:rFonts w:ascii="Times New Roman" w:eastAsia="Calibri" w:hAnsi="Times New Roman" w:cs="Times New Roman"/>
          <w:sz w:val="24"/>
          <w:szCs w:val="24"/>
        </w:rPr>
        <w:t xml:space="preserve">. While a valuable resource, it is certainly not covering the whole human phenome, and therefore even if a pleiotropic variant is detected correctly, it may not be possible to adjust it away. In the empirical analyses, often fewer than half of the candidate traits were inferred to be associated with the outcome. </w:t>
      </w:r>
      <w:r>
        <w:rPr>
          <w:rFonts w:ascii="Times New Roman" w:eastAsia="Calibri" w:hAnsi="Times New Roman" w:cs="Times New Roman"/>
          <w:sz w:val="24"/>
          <w:szCs w:val="24"/>
        </w:rPr>
        <w:t xml:space="preserve"> Also, </w:t>
      </w:r>
      <w:r w:rsidRPr="00DC2830">
        <w:rPr>
          <w:rFonts w:ascii="Times New Roman" w:eastAsia="Calibri" w:hAnsi="Times New Roman" w:cs="Times New Roman"/>
          <w:sz w:val="24"/>
          <w:szCs w:val="24"/>
        </w:rPr>
        <w:t>MR-Base database is currently biased towards discovery GWAS, with few results from replication studies.</w:t>
      </w: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Yet, as we illustrated, MR-TRYX allows for an informative analysis that could routinely be applied in MR analyses. Broadening phenotype coverage is an on-going pursuit that will continually improve MR-TRYX analysis </w:t>
      </w:r>
      <w:r w:rsidRPr="00454C7F">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PjQyPC9zdHlsZT48L0Rpc3BsYXlUZXh0PjxyZWNvcmQ+PHJlYy1udW1iZXI+NTk8L3JlYy1udW1i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PjQyPC9zdHlsZT48L0Rpc3BsYXlUZXh0PjxyZWNvcmQ+PHJlYy1udW1iZXI+NTk8L3JlYy1udW1i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2A0CF334"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Finally, it is necessary for the effects through the identified pleiotropic pathways to be accurately estimated. This is a recursive problem – MR-TRYX adjusts the SNP-outcome </w:t>
      </w:r>
      <w:r w:rsidRPr="00454C7F">
        <w:rPr>
          <w:rFonts w:ascii="Times New Roman" w:eastAsia="Calibri" w:hAnsi="Times New Roman" w:cs="Times New Roman"/>
          <w:sz w:val="24"/>
          <w:szCs w:val="24"/>
        </w:rPr>
        <w:lastRenderedPageBreak/>
        <w:t>effects based on the pleiotropic effect through the outlier SNP, but it does this by introducing more SNPs into the analysis that instrument the candidate traits. These new SNPs may themselves exhibit pleiotropic effects which could lead to bias in the estimates of the candidate traits on the outcome, requiring a second round of TRYX-style candidate trait searches; and so on. In the example of education level and BMI, adjustment for the pleiotropic pathway failed to substantially reduce the degree of heterogeneity. Further developments could involve recursively analysing alternative pathways.</w:t>
      </w:r>
    </w:p>
    <w:p w14:paraId="4DDAD6D3" w14:textId="1BD96462"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MR-TRYX is an expansive framework and there are several limitations in addition to those discussed already. First, our LASSO extension to multivariable MR is used to automate the selection of exposures that will be used for adjustment. A shrinkage step of LASSO may increase the SNP-exposure effect heterogeneity</w:t>
      </w:r>
      <w:r>
        <w:rPr>
          <w:rFonts w:ascii="Times New Roman" w:eastAsia="Calibri" w:hAnsi="Times New Roman" w:cs="Times New Roman"/>
          <w:sz w:val="24"/>
          <w:szCs w:val="24"/>
        </w:rPr>
        <w:t>, which is</w:t>
      </w:r>
      <w:r w:rsidRPr="00454C7F">
        <w:rPr>
          <w:rFonts w:ascii="Times New Roman" w:eastAsia="Calibri" w:hAnsi="Times New Roman" w:cs="Times New Roman"/>
          <w:sz w:val="24"/>
          <w:szCs w:val="24"/>
        </w:rPr>
        <w:t xml:space="preserve"> necessary </w:t>
      </w:r>
      <w:r>
        <w:rPr>
          <w:rFonts w:ascii="Times New Roman" w:eastAsia="Calibri" w:hAnsi="Times New Roman" w:cs="Times New Roman"/>
          <w:sz w:val="24"/>
          <w:szCs w:val="24"/>
        </w:rPr>
        <w:t xml:space="preserve">to assess </w:t>
      </w:r>
      <w:r w:rsidRPr="00454C7F">
        <w:rPr>
          <w:rFonts w:ascii="Times New Roman" w:eastAsia="Calibri" w:hAnsi="Times New Roman" w:cs="Times New Roman"/>
          <w:sz w:val="24"/>
          <w:szCs w:val="24"/>
        </w:rPr>
        <w:t xml:space="preserve">the power of multivariable MR </w:t>
      </w:r>
      <w:r w:rsidRPr="00454C7F">
        <w:rPr>
          <w:rFonts w:ascii="Times New Roman" w:eastAsia="Calibri" w:hAnsi="Times New Roman" w:cs="Times New Roman"/>
          <w:sz w:val="24"/>
          <w:szCs w:val="24"/>
        </w:rPr>
        <w:fldChar w:fldCharType="begin"/>
      </w:r>
      <w:r w:rsidR="0045593D">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face="superscript"&gt;24&lt;/style&gt;&lt;/DisplayText&gt;&lt;record&gt;&lt;rec-number&gt;41&lt;/rec-number&gt;&lt;foreign-keys&gt;&lt;key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Multivariable MR is adept at establishing conditionally independent exposures but the reason that some exposures have attenuated effects in comparison to their total effects could be because of a) their total effects were biased by pleiotropy or b) they are mediated by the exposures that are included in the model. Interpretations of a) and b) are very different, because in the case of mediation the exposure is a causal factor for the outcome. Second, we were primarily using the multivariable approach for practical purposes to avoid having multiple highly related exposures taken forward to the adjustment step (e.g. multiple different measures of body composition such as body weight and BMI). This approach worked effectively, although a problem remains unsolved in automating the removal of traits that are “similar” to the outcome. For example, if a trait similar to the outcome CHD associates with an outlier and is included in the multivariable analysis of multiple exposures against coronary CHD, then all the putative exposures will be dropped from the model. In the analyses presented we manually removed traits that came up as candidate pleiotropic pathways but were, in fact, synonymous with or closely related to the outcome. Third, we note that heterogeneity does not </w:t>
      </w:r>
      <w:r w:rsidRPr="00454C7F">
        <w:rPr>
          <w:rFonts w:ascii="Times New Roman" w:eastAsia="Calibri" w:hAnsi="Times New Roman" w:cs="Times New Roman"/>
          <w:sz w:val="24"/>
          <w:szCs w:val="24"/>
        </w:rPr>
        <w:lastRenderedPageBreak/>
        <w:t xml:space="preserve">necessarily arise only because of pleiotropy, for example the non-collapsibility of odds ratios will introduce heterogeneity automatically which cannot be adjusted away through the TRYX approach. Many other mechanisms exist that can lead to bias in MR, as has been described in detail elsewhere. Fourth, SNPs can appear to be outliers not through being pleiotropic, but through other mechanisms, such as population stratification (association of alleles with phenotypes being confounded by ancestral population), canalization (developmental compensation to a genetic change) </w:t>
      </w:r>
      <w:r w:rsidRPr="00454C7F">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cHQiPjIsIDQzPC9zdHlsZT48L0Rpc3BsYXlUZXh0PjxyZWNvcmQ+PHJlYy1udW1iZXI+MTc8L3Jl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cHQiPjIsIDQzPC9zdHlsZT48L0Rpc3BsYXlUZXh0PjxyZWNvcmQ+PHJlYy1udW1iZXI+MTc8L3Jl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2, 43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or the influence on phenotype being changeable across the life course </w:t>
      </w:r>
      <w:r w:rsidRPr="00454C7F">
        <w:rPr>
          <w:rFonts w:ascii="Times New Roman" w:eastAsia="Calibri" w:hAnsi="Times New Roman" w:cs="Times New Roman"/>
          <w:sz w:val="24"/>
          <w:szCs w:val="24"/>
        </w:rPr>
        <w:fldChar w:fldCharType="begin"/>
      </w:r>
      <w:r w:rsidR="00A1408F">
        <w:rPr>
          <w:rFonts w:ascii="Times New Roman" w:eastAsia="Calibri" w:hAnsi="Times New Roman" w:cs="Times New Roman"/>
          <w:sz w:val="24"/>
          <w:szCs w:val="24"/>
        </w:rPr>
        <w:instrText xml:space="preserve"> ADDIN EN.CITE &lt;EndNote&gt;&lt;Cite&gt;&lt;Author&gt;Tan&lt;/Author&gt;&lt;Year&gt;2013&lt;/Year&gt;&lt;RecNum&gt;90&lt;/RecNum&gt;&lt;DisplayText&gt;&lt;style face="superscript"&gt;44&lt;/style&gt;&lt;/DisplayText&gt;&lt;record&gt;&lt;rec-number&gt;90&lt;/rec-number&gt;&lt;foreign-keys&gt;&lt;key app="EN" db-id="x0teevaf5a05akervd25v50wfwp9z5x2vwxd" timestamp="1542630979"&gt;90&lt;/key&gt;&lt;/foreign-keys&gt;&lt;ref-type name="Journal Article"&gt;17&lt;/ref-type&gt;&lt;contributors&gt;&lt;authors&gt;&lt;author&gt;Tan, Q.&lt;/author&gt;&lt;author&gt;Jacobsen, R.&lt;/author&gt;&lt;author&gt;Sorensen, M.&lt;/author&gt;&lt;author&gt;Christiansen, L.&lt;/author&gt;&lt;author&gt;Kruse, T. A.&lt;/author&gt;&lt;author&gt;Christensen, K.&lt;/author&gt;&lt;/authors&gt;&lt;/contributors&gt;&lt;auth-address&gt;Institute of Public Health, University of Southern Denmark, Odense C, Denmark. qtan@health.sdu.dk&lt;/auth-address&gt;&lt;titles&gt;&lt;title&gt;Analyzing age-specific genetic effects on human extreme age survival in cohort-based longitudinal studies&lt;/title&gt;&lt;secondary-title&gt;Eur J Hum Genet&lt;/secondary-title&gt;&lt;/titles&gt;&lt;periodical&gt;&lt;full-title&gt;Eur J Hum Genet&lt;/full-title&gt;&lt;/periodical&gt;&lt;pages&gt;451-4&lt;/pages&gt;&lt;volume&gt;21&lt;/volume&gt;&lt;number&gt;4&lt;/number&gt;&lt;edition&gt;2012/08/16&lt;/edition&gt;&lt;keywords&gt;&lt;keyword&gt;Aged, 80 and over&lt;/keyword&gt;&lt;keyword&gt;Alleles&lt;/keyword&gt;&lt;keyword&gt;Apolipoproteins E/genetics&lt;/keyword&gt;&lt;keyword&gt;Cohort Studies&lt;/keyword&gt;&lt;keyword&gt;Denmark&lt;/keyword&gt;&lt;keyword&gt;Female&lt;/keyword&gt;&lt;keyword&gt;Genotype&lt;/keyword&gt;&lt;keyword&gt;Humans&lt;/keyword&gt;&lt;keyword&gt;Longevity/*genetics&lt;/keyword&gt;&lt;keyword&gt;Longitudinal Studies&lt;/keyword&gt;&lt;keyword&gt;Male&lt;/keyword&gt;&lt;keyword&gt;Models, Genetic&lt;/keyword&gt;&lt;keyword&gt;Population/*genetics&lt;/keyword&gt;&lt;/keywords&gt;&lt;dates&gt;&lt;year&gt;2013&lt;/year&gt;&lt;pub-dates&gt;&lt;date&gt;Apr&lt;/date&gt;&lt;/pub-dates&gt;&lt;/dates&gt;&lt;isbn&gt;1476-5438 (Electronic)&amp;#xD;1018-4813 (Linking)&lt;/isbn&gt;&lt;accession-num&gt;22892531&lt;/accession-num&gt;&lt;urls&gt;&lt;related-urls&gt;&lt;url&gt;https://www.ncbi.nlm.nih.gov/pubmed/22892531&lt;/url&gt;&lt;/related-urls&gt;&lt;/urls&gt;&lt;custom2&gt;PMC3598313&lt;/custom2&gt;&lt;electronic-resource-num&gt;10.1038/ejhg.2012.182&lt;/electronic-resource-num&gt;&lt;/record&gt;&lt;/Cite&gt;&lt;/EndNote&gt;</w:instrText>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Pr="00A400F9">
        <w:rPr>
          <w:rFonts w:ascii="Times New Roman" w:eastAsia="Calibri" w:hAnsi="Times New Roman" w:cs="Times New Roman"/>
          <w:sz w:val="24"/>
          <w:szCs w:val="24"/>
        </w:rPr>
        <w:t xml:space="preserve">Fifth, since MR-TRYX uses the resource from MR-Base, it is recommended that the user acknowledge the limitation and restriction of MR-Base </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Pr>
          <w:rFonts w:ascii="Times New Roman" w:eastAsia="Calibri" w:hAnsi="Times New Roman" w:cs="Times New Roman"/>
          <w:sz w:val="24"/>
          <w:szCs w:val="24"/>
        </w:rPr>
        <w:fldChar w:fldCharType="separate"/>
      </w:r>
      <w:r w:rsidRPr="00A400F9">
        <w:rPr>
          <w:rFonts w:ascii="Times New Roman" w:eastAsia="Calibri" w:hAnsi="Times New Roman" w:cs="Times New Roman"/>
          <w:noProof/>
          <w:sz w:val="24"/>
          <w:szCs w:val="24"/>
          <w:vertAlign w:val="superscript"/>
        </w:rPr>
        <w:t>10</w:t>
      </w:r>
      <w:r>
        <w:rPr>
          <w:rFonts w:ascii="Times New Roman" w:eastAsia="Calibri" w:hAnsi="Times New Roman" w:cs="Times New Roman"/>
          <w:sz w:val="24"/>
          <w:szCs w:val="24"/>
        </w:rPr>
        <w:fldChar w:fldCharType="end"/>
      </w:r>
      <w:r w:rsidRPr="00A400F9">
        <w:rPr>
          <w:rFonts w:ascii="Times New Roman" w:eastAsia="Calibri" w:hAnsi="Times New Roman" w:cs="Times New Roman"/>
          <w:sz w:val="24"/>
          <w:szCs w:val="24"/>
        </w:rPr>
        <w:t>. For example, the population should be the same for the exposure (or the candidate traits) and the outcome traits to avoid mis-estimation of the magnitude of the association. The users should consider modifying their analyses when the limitation indicated above are avoidable</w:t>
      </w: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Finally, in the case of a binary outcome, there may be parametric restrictions on the conditional causal odds ratio in our multivariable MR model where the exposure effect is linear in the exposure on the log odds ratio scale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However, the two-stage estimator with a logistic second-stage model still yields a valid test of the causal null hypothesis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5F703AB0" w14:textId="0C0D2586"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this study, we demonstrated the use of MR-TRYX through four examples of identifying putative pathways. In the first empirical example (SBP on CHD), we illustrated the validity of MR-TRYX to detect the traits that possibly influence the disease outcome. Apart from SBP, MR-TRYX also detected well established risk factors for CHD including adiposity, cholesterol levels and standing height. An interesting finding of this example is that headache related traits (e.g. experience of pain due to headache and self-reported status of ibuprofen intake) were identified as candidate traits, which may influence the original association. </w:t>
      </w:r>
      <w:r w:rsidRPr="00454C7F">
        <w:rPr>
          <w:rFonts w:ascii="Times New Roman" w:hAnsi="Times New Roman" w:cs="Times New Roman"/>
          <w:sz w:val="24"/>
          <w:szCs w:val="24"/>
        </w:rPr>
        <w:t xml:space="preserve">In support of the putative finding for self-reported ibuprofen use associating with CHD, we also found that pain experienced in the last month (headache) and self-reported migraine were associated with </w:t>
      </w:r>
      <w:r w:rsidRPr="00454C7F">
        <w:rPr>
          <w:rFonts w:ascii="Times New Roman" w:hAnsi="Times New Roman" w:cs="Times New Roman"/>
          <w:sz w:val="24"/>
          <w:szCs w:val="24"/>
        </w:rPr>
        <w:lastRenderedPageBreak/>
        <w:t>lower risk of CHD (OR per 1 SD: 0.33; 95% CI: 0.12, 0.89 and Beta= 0.02; 95% CI: 0.0004, 0.65, respectively). A</w:t>
      </w:r>
      <w:r w:rsidRPr="00454C7F">
        <w:rPr>
          <w:rFonts w:ascii="Times New Roman" w:eastAsia="Calibri" w:hAnsi="Times New Roman" w:cs="Times New Roman"/>
          <w:sz w:val="24"/>
          <w:szCs w:val="24"/>
        </w:rPr>
        <w:t xml:space="preserve"> previous study reported shared genetic risk between headache (migraine) and CHD, suggesting a potential role of migraine in vascular mechanisms </w:t>
      </w:r>
      <w:r w:rsidRPr="00454C7F">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PjQ2PC9zdHlsZT48L0Rpc3BsYXlUZXh0PjxyZWNvcmQ+PHJlYy1udW1iZXI+MTQ8L3JlYy1udW1i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PjQ2PC9zdHlsZT48L0Rpc3BsYXlUZXh0PjxyZWNvcmQ+PHJlYy1udW1iZXI+MTQ8L3JlYy1udW1i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An alternative mechanism that could give rise to this association is that the effect of pain on lower CHD risk is entirely mediated through the use of medications such as aspirin that have known protective effects on CHD. </w:t>
      </w:r>
    </w:p>
    <w:p w14:paraId="6F884A33"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5A9385AE" w14:textId="60021B1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The example of urate and CHD demonstrated the benefit of the adjustment method showing that the noise due to pleiotropy was substantially reduced after correcting for the effect of candidate traits. The presence of hypothyroidism and self-reported levothyroxine sodium intake status were identified as putative risk factors for risk of CHD, which is consistent with previous clinical trial studies: thyroid dysfunction is associated with the overall coronary risk </w:t>
      </w:r>
      <w:r w:rsidRPr="00454C7F">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NDc8L3N0eWxlPjwvRGlzcGxheVRleHQ+PHJlY29yZD48cmVjLW51bWJlcj42NDwvcmVjLW51bWJl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NDc8L3N0eWxlPjwvRGlzcGxheVRleHQ+PHJlY29yZD48cmVjLW51bWJlcj42NDwvcmVjLW51bWJl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which can be reversed by levothyroxine therapy </w:t>
      </w:r>
      <w:r w:rsidRPr="00454C7F">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NDg8L3N0eWxlPjwvRGlzcGxheVRleHQ+PHJlY29yZD48cmVjLW51bWJlcj42MzwvcmVjLW51bWJl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NDg8L3N0eWxlPjwvRGlzcGxheVRleHQ+PHJlY29yZD48cmVjLW51bWJlcj42MzwvcmVjLW51bWJl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the education – BMI example, we showed that increased alcohol intake and slower usual walking pace may influence the obesity of individuals. These identified traits have been reported as possible risk factors for higher BMI and obesity </w:t>
      </w:r>
      <w:r w:rsidRPr="00454C7F">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dW0+NjE8L1JlY051bT48RGlzcGxheVRleHQ+PHN0eWxlIGZhY2U9InN1cGVyc2NyaXB0Ij40OSwg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dW0+NjE8L1JlY051bT48RGlzcGxheVRleHQ+PHN0eWxlIGZhY2U9InN1cGVyc2NyaXB0Ij40OSwg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49, 50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Additionally, the example of sleep duration and risk of schizophrenia suggested coeliac disease and body composition as putative risk factors for schizophrenia. A number of observational studies suggested that schizophrenia is linked with body composition </w:t>
      </w:r>
      <w:r w:rsidRPr="00454C7F">
        <w:rPr>
          <w:rFonts w:ascii="Times New Roman" w:eastAsia="Calibri" w:hAnsi="Times New Roman" w:cs="Times New Roman"/>
          <w:sz w:val="24"/>
          <w:szCs w:val="24"/>
        </w:rPr>
        <w:fldChar w:fldCharType="begin"/>
      </w:r>
      <w:r w:rsidR="00A1408F">
        <w:rPr>
          <w:rFonts w:ascii="Times New Roman" w:eastAsia="Calibri" w:hAnsi="Times New Roman" w:cs="Times New Roman"/>
          <w:sz w:val="24"/>
          <w:szCs w:val="24"/>
        </w:rPr>
        <w:instrText xml:space="preserve"> ADDIN EN.CITE &lt;EndNote&gt;&lt;Cite&gt;&lt;Author&gt;Sugawara&lt;/Author&gt;&lt;Year&gt;2012&lt;/Year&gt;&lt;RecNum&gt;66&lt;/RecNum&gt;&lt;DisplayText&gt;&lt;style face="superscript"&gt;51&lt;/style&gt;&lt;/DisplayText&gt;&lt;record&gt;&lt;rec-number&gt;66&lt;/rec-number&gt;&lt;foreign-keys&gt;&lt;key app="EN" db-id="x0teevaf5a05akervd25v50wfwp9z5x2vwxd" timestamp="1535733896"&gt;66&lt;/key&gt;&lt;/foreign-keys&gt;&lt;ref-type name="Journal Article"&gt;17&lt;/ref-type&gt;&lt;contributors&gt;&lt;authors&gt;&lt;author&gt;Sugawara, N.&lt;/author&gt;&lt;author&gt;Yasui-Furukori, N.&lt;/author&gt;&lt;author&gt;Tsuchimine, S.&lt;/author&gt;&lt;author&gt;Fujii, A.&lt;/author&gt;&lt;author&gt;Sato, Y.&lt;/author&gt;&lt;author&gt;Saito, M.&lt;/author&gt;&lt;author&gt;Matsuzaka, M.&lt;/author&gt;&lt;author&gt;Takahashi, I.&lt;/author&gt;&lt;author&gt;Kaneko, S.&lt;/author&gt;&lt;/authors&gt;&lt;/contributors&gt;&lt;auth-address&gt;Department of Neuropsychiatry, Hirosaki University School of Medicine, Hirosaki, Japan. nsuga3@yahoo.co.jp.&lt;/auth-address&gt;&lt;titles&gt;&lt;title&gt;Body composition in patients with schizophrenia: Comparison with healthy controls&lt;/title&gt;&lt;secondary-title&gt;Ann Gen Psychiatry&lt;/secondary-title&gt;&lt;alt-title&gt;Annals of general psychiatry&lt;/alt-title&gt;&lt;/titles&gt;&lt;periodical&gt;&lt;full-title&gt;Ann Gen Psychiatry&lt;/full-title&gt;&lt;abbr-1&gt;Annals of general psychiatry&lt;/abbr-1&gt;&lt;/periodical&gt;&lt;alt-periodical&gt;&lt;full-title&gt;Ann Gen Psychiatry&lt;/full-title&gt;&lt;abbr-1&gt;Annals of general psychiatry&lt;/abbr-1&gt;&lt;/alt-periodical&gt;&lt;pages&gt;11&lt;/pages&gt;&lt;volume&gt;11&lt;/volume&gt;&lt;number&gt;1&lt;/number&gt;&lt;edition&gt;2012/05/05&lt;/edition&gt;&lt;dates&gt;&lt;year&gt;2012&lt;/year&gt;&lt;pub-dates&gt;&lt;date&gt;May 3&lt;/date&gt;&lt;/pub-dates&gt;&lt;/dates&gt;&lt;isbn&gt;1744-859x&lt;/isbn&gt;&lt;accession-num&gt;22554352&lt;/accession-num&gt;&lt;urls&gt;&lt;/urls&gt;&lt;custom2&gt;PMC3494526&lt;/custom2&gt;&lt;electronic-resource-num&gt;10.1186/1744-859x-11-11&lt;/electronic-resource-num&gt;&lt;remote-database-provider&gt;NLM&lt;/remote-database-provider&gt;&lt;language&gt;eng&lt;/language&gt;&lt;/record&gt;&lt;/Cite&gt;&lt;/EndNote&gt;</w:instrText>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51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and coeliac disease </w:t>
      </w:r>
      <w:r w:rsidRPr="00454C7F">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dCI+NTI8L3N0eWxlPjwvRGlzcGxheVRleHQ+PHJlY29yZD48cmVjLW51bWJlcj42NzwvcmVjLW51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dCI+NTI8L3N0eWxlPjwvRGlzcGxheVRleHQ+PHJlY29yZD48cmVjLW51bWJlcj42NzwvcmVjLW51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52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MR of binary exposures is often difficult to interpret because the instrument effects are on liability to disease, not the presence or absence of the disease. Hence, the association between coeliac disease and schizophrenia may be better interpreted as an indication of shared disease aetiology. Nevertheless, this is a valuable finding since the causal effect of those putative risk factors on risk of schizophrenia has not been investigated using an MR approach. Therefore, our example illustrates how outliers can be used to identify </w:t>
      </w:r>
      <w:r w:rsidRPr="00454C7F">
        <w:rPr>
          <w:rFonts w:ascii="Times New Roman" w:eastAsia="Calibri" w:hAnsi="Times New Roman" w:cs="Times New Roman"/>
          <w:sz w:val="24"/>
          <w:szCs w:val="24"/>
        </w:rPr>
        <w:lastRenderedPageBreak/>
        <w:t>alternative pathways, opening the door for hypothesis-free MR approaches and a network-based approach to disease.</w:t>
      </w:r>
    </w:p>
    <w:p w14:paraId="687C477D"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02CF7A1A"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In conclusion, we have shown a new method to deal with the bias from horizontal pleiotropy, and to identify putative risk factors for outcomes in a more directed manner than typical hypothesis-free analyses, by exploiting outliers. Heterogeneity is widespread across MR analyses and so we are tapping into a potential new reservoir of information for understanding the aetiology of disease. The strategy is a departure from previous ones dealing with pleiotropy – we have shown that enlarging the problem by searching across all traits for a better understanding of a specific exposure-outcome hypothesis can be fruitful.</w:t>
      </w:r>
    </w:p>
    <w:p w14:paraId="6C8BFC4D"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515B1367"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Author contributions</w:t>
      </w:r>
    </w:p>
    <w:p w14:paraId="2E0449E2"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YC, GDS and GH conceived the study and developed the statistical analysis plan. YC and GH developed the model and methods. YC, GDS and GH prepared the first draft of manuscript. YC, P</w:t>
      </w:r>
      <w:r>
        <w:rPr>
          <w:rFonts w:ascii="Times New Roman" w:eastAsia="Calibri" w:hAnsi="Times New Roman" w:cs="Times New Roman"/>
          <w:sz w:val="24"/>
          <w:szCs w:val="24"/>
        </w:rPr>
        <w:t>C</w:t>
      </w:r>
      <w:r w:rsidRPr="00454C7F">
        <w:rPr>
          <w:rFonts w:ascii="Times New Roman" w:eastAsia="Calibri" w:hAnsi="Times New Roman" w:cs="Times New Roman"/>
          <w:sz w:val="24"/>
          <w:szCs w:val="24"/>
        </w:rPr>
        <w:t>H, T</w:t>
      </w:r>
      <w:r>
        <w:rPr>
          <w:rFonts w:ascii="Times New Roman" w:eastAsia="Calibri" w:hAnsi="Times New Roman" w:cs="Times New Roman"/>
          <w:sz w:val="24"/>
          <w:szCs w:val="24"/>
        </w:rPr>
        <w:t>R</w:t>
      </w:r>
      <w:r w:rsidRPr="00454C7F">
        <w:rPr>
          <w:rFonts w:ascii="Times New Roman" w:eastAsia="Calibri" w:hAnsi="Times New Roman" w:cs="Times New Roman"/>
          <w:sz w:val="24"/>
          <w:szCs w:val="24"/>
        </w:rPr>
        <w:t>G, JZ, A</w:t>
      </w:r>
      <w:r>
        <w:rPr>
          <w:rFonts w:ascii="Times New Roman" w:eastAsia="Calibri" w:hAnsi="Times New Roman" w:cs="Times New Roman"/>
          <w:sz w:val="24"/>
          <w:szCs w:val="24"/>
        </w:rPr>
        <w:t>P</w:t>
      </w:r>
      <w:r w:rsidRPr="00454C7F">
        <w:rPr>
          <w:rFonts w:ascii="Times New Roman" w:eastAsia="Calibri" w:hAnsi="Times New Roman" w:cs="Times New Roman"/>
          <w:sz w:val="24"/>
          <w:szCs w:val="24"/>
        </w:rPr>
        <w:t>M, GDS, and GH contributed to the writing of the manuscript. All authors reviewed and agreed on the m</w:t>
      </w:r>
      <w:r>
        <w:rPr>
          <w:rFonts w:ascii="Times New Roman" w:eastAsia="Calibri" w:hAnsi="Times New Roman" w:cs="Times New Roman"/>
          <w:sz w:val="24"/>
          <w:szCs w:val="24"/>
        </w:rPr>
        <w:t>anuscript.</w:t>
      </w:r>
    </w:p>
    <w:p w14:paraId="7593396A"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2C0EA14D"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Competing interests</w:t>
      </w:r>
    </w:p>
    <w:p w14:paraId="484EE24F"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authors declare that they have no conflict of interest.</w:t>
      </w:r>
    </w:p>
    <w:p w14:paraId="154CDAA7"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406CE600"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Data availability</w:t>
      </w:r>
    </w:p>
    <w:p w14:paraId="2CC063B8"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data that support the findings of this study are available from MR-Base (</w:t>
      </w:r>
      <w:hyperlink r:id="rId89" w:history="1">
        <w:r w:rsidRPr="00454C7F">
          <w:rPr>
            <w:rStyle w:val="Hyperlink"/>
            <w:rFonts w:ascii="Times New Roman" w:eastAsia="Calibri" w:hAnsi="Times New Roman" w:cs="Times New Roman"/>
            <w:sz w:val="24"/>
            <w:szCs w:val="24"/>
          </w:rPr>
          <w:t>www.mrbase.org</w:t>
        </w:r>
      </w:hyperlink>
      <w:r w:rsidRPr="00454C7F">
        <w:rPr>
          <w:rFonts w:ascii="Times New Roman" w:eastAsia="Calibri" w:hAnsi="Times New Roman" w:cs="Times New Roman"/>
          <w:sz w:val="24"/>
          <w:szCs w:val="24"/>
        </w:rPr>
        <w:t>).</w:t>
      </w:r>
    </w:p>
    <w:p w14:paraId="6BBE5BE3" w14:textId="77777777" w:rsidR="000C0344" w:rsidRPr="00454C7F" w:rsidRDefault="000C0344" w:rsidP="000C0344">
      <w:pPr>
        <w:spacing w:line="480" w:lineRule="auto"/>
        <w:jc w:val="both"/>
        <w:rPr>
          <w:rFonts w:ascii="Times New Roman" w:eastAsia="Calibri" w:hAnsi="Times New Roman" w:cs="Times New Roman"/>
          <w:sz w:val="24"/>
          <w:szCs w:val="24"/>
        </w:rPr>
        <w:sectPr w:rsidR="000C0344" w:rsidRPr="00454C7F" w:rsidSect="00BB19B5">
          <w:pgSz w:w="11909" w:h="16834"/>
          <w:pgMar w:top="1440" w:right="1440" w:bottom="1440" w:left="1440" w:header="0" w:footer="720" w:gutter="0"/>
          <w:pgNumType w:start="1"/>
          <w:cols w:space="720"/>
          <w:docGrid w:linePitch="299"/>
        </w:sectPr>
      </w:pPr>
    </w:p>
    <w:p w14:paraId="00D80FB3" w14:textId="77777777" w:rsidR="000C0344" w:rsidRPr="009C735F" w:rsidRDefault="000C0344" w:rsidP="000C0344">
      <w:pPr>
        <w:pStyle w:val="Heading2"/>
        <w:spacing w:before="40" w:after="0" w:line="480" w:lineRule="auto"/>
        <w:jc w:val="both"/>
        <w:rPr>
          <w:rFonts w:ascii="Times New Roman" w:eastAsia="Calibri" w:hAnsi="Times New Roman" w:cs="Times New Roman"/>
          <w:b/>
          <w:sz w:val="24"/>
          <w:szCs w:val="24"/>
        </w:rPr>
      </w:pPr>
      <w:bookmarkStart w:id="668" w:name="_ert10e813tkt" w:colFirst="0" w:colLast="0"/>
      <w:bookmarkEnd w:id="668"/>
      <w:r w:rsidRPr="009C735F">
        <w:rPr>
          <w:rFonts w:ascii="Times New Roman" w:eastAsia="Calibri" w:hAnsi="Times New Roman" w:cs="Times New Roman"/>
          <w:b/>
          <w:sz w:val="24"/>
          <w:szCs w:val="24"/>
        </w:rPr>
        <w:lastRenderedPageBreak/>
        <w:t>References</w:t>
      </w:r>
    </w:p>
    <w:p w14:paraId="7BDEFFCB" w14:textId="77777777" w:rsidR="000C0344" w:rsidRPr="00A1408F" w:rsidRDefault="000C0344" w:rsidP="00A1408F">
      <w:pPr>
        <w:spacing w:line="360" w:lineRule="auto"/>
        <w:ind w:left="567" w:hanging="567"/>
        <w:jc w:val="both"/>
        <w:rPr>
          <w:rFonts w:ascii="Times New Roman" w:eastAsia="Calibri" w:hAnsi="Times New Roman" w:cs="Times New Roman"/>
          <w:sz w:val="24"/>
          <w:szCs w:val="24"/>
        </w:rPr>
        <w:pPrChange w:id="669" w:author="Yoonsu Cho" w:date="2019-07-30T11:18:00Z">
          <w:pPr>
            <w:spacing w:line="480" w:lineRule="auto"/>
            <w:ind w:left="567" w:hanging="567"/>
            <w:jc w:val="both"/>
          </w:pPr>
        </w:pPrChange>
      </w:pPr>
    </w:p>
    <w:p w14:paraId="61C1D54B" w14:textId="77777777" w:rsidR="00A1408F" w:rsidRPr="00A1408F" w:rsidRDefault="000C0344" w:rsidP="00A1408F">
      <w:pPr>
        <w:pStyle w:val="EndNoteBibliography"/>
        <w:spacing w:line="360" w:lineRule="auto"/>
        <w:ind w:left="720" w:hanging="720"/>
        <w:jc w:val="both"/>
        <w:rPr>
          <w:rFonts w:ascii="Times New Roman" w:hAnsi="Times New Roman" w:cs="Times New Roman"/>
          <w:sz w:val="24"/>
          <w:szCs w:val="24"/>
          <w:rPrChange w:id="670" w:author="Yoonsu Cho" w:date="2019-07-30T11:18:00Z">
            <w:rPr/>
          </w:rPrChange>
        </w:rPr>
        <w:pPrChange w:id="671" w:author="Yoonsu Cho" w:date="2019-07-30T11:18:00Z">
          <w:pPr>
            <w:pStyle w:val="EndNoteBibliography"/>
            <w:ind w:left="720" w:hanging="720"/>
          </w:pPr>
        </w:pPrChange>
      </w:pPr>
      <w:r w:rsidRPr="00A1408F">
        <w:rPr>
          <w:rFonts w:ascii="Times New Roman" w:eastAsia="Calibri" w:hAnsi="Times New Roman" w:cs="Times New Roman"/>
          <w:sz w:val="24"/>
          <w:szCs w:val="24"/>
        </w:rPr>
        <w:fldChar w:fldCharType="begin"/>
      </w:r>
      <w:r w:rsidRPr="00A1408F">
        <w:rPr>
          <w:rFonts w:ascii="Times New Roman" w:eastAsia="Calibri" w:hAnsi="Times New Roman" w:cs="Times New Roman"/>
          <w:sz w:val="24"/>
          <w:szCs w:val="24"/>
          <w:rPrChange w:id="672" w:author="Yoonsu Cho" w:date="2019-07-30T11:18:00Z">
            <w:rPr>
              <w:rFonts w:ascii="Times New Roman" w:eastAsia="Calibri" w:hAnsi="Times New Roman" w:cs="Times New Roman"/>
              <w:sz w:val="24"/>
              <w:szCs w:val="24"/>
            </w:rPr>
          </w:rPrChange>
        </w:rPr>
        <w:instrText xml:space="preserve"> ADDIN EN.REFLIST </w:instrText>
      </w:r>
      <w:r w:rsidRPr="00A1408F">
        <w:rPr>
          <w:rFonts w:ascii="Times New Roman" w:eastAsia="Calibri" w:hAnsi="Times New Roman" w:cs="Times New Roman"/>
          <w:sz w:val="24"/>
          <w:szCs w:val="24"/>
          <w:rPrChange w:id="673" w:author="Yoonsu Cho" w:date="2019-07-30T11:18:00Z">
            <w:rPr>
              <w:rFonts w:ascii="Times New Roman" w:eastAsia="Calibri" w:hAnsi="Times New Roman" w:cs="Times New Roman"/>
              <w:sz w:val="24"/>
              <w:szCs w:val="24"/>
            </w:rPr>
          </w:rPrChange>
        </w:rPr>
        <w:fldChar w:fldCharType="separate"/>
      </w:r>
      <w:r w:rsidR="00A1408F" w:rsidRPr="00A1408F">
        <w:rPr>
          <w:rFonts w:ascii="Times New Roman" w:hAnsi="Times New Roman" w:cs="Times New Roman"/>
          <w:sz w:val="24"/>
          <w:szCs w:val="24"/>
          <w:rPrChange w:id="674" w:author="Yoonsu Cho" w:date="2019-07-30T11:18:00Z">
            <w:rPr/>
          </w:rPrChange>
        </w:rPr>
        <w:t>1.</w:t>
      </w:r>
      <w:r w:rsidR="00A1408F" w:rsidRPr="00A1408F">
        <w:rPr>
          <w:rFonts w:ascii="Times New Roman" w:hAnsi="Times New Roman" w:cs="Times New Roman"/>
          <w:sz w:val="24"/>
          <w:szCs w:val="24"/>
          <w:rPrChange w:id="675" w:author="Yoonsu Cho" w:date="2019-07-30T11:18:00Z">
            <w:rPr/>
          </w:rPrChange>
        </w:rPr>
        <w:tab/>
        <w:t xml:space="preserve">Holmes MV, Ala-Korpela M, Davey Smith G. Mendelian randomization in cardiometabolic disease: challenges in evaluating causality. </w:t>
      </w:r>
      <w:r w:rsidR="00A1408F" w:rsidRPr="00A1408F">
        <w:rPr>
          <w:rFonts w:ascii="Times New Roman" w:hAnsi="Times New Roman" w:cs="Times New Roman"/>
          <w:i/>
          <w:sz w:val="24"/>
          <w:szCs w:val="24"/>
          <w:rPrChange w:id="676" w:author="Yoonsu Cho" w:date="2019-07-30T11:18:00Z">
            <w:rPr>
              <w:i/>
            </w:rPr>
          </w:rPrChange>
        </w:rPr>
        <w:t>Nat Rev Cardiol</w:t>
      </w:r>
      <w:r w:rsidR="00A1408F" w:rsidRPr="00A1408F">
        <w:rPr>
          <w:rFonts w:ascii="Times New Roman" w:hAnsi="Times New Roman" w:cs="Times New Roman"/>
          <w:sz w:val="24"/>
          <w:szCs w:val="24"/>
          <w:rPrChange w:id="677" w:author="Yoonsu Cho" w:date="2019-07-30T11:18:00Z">
            <w:rPr/>
          </w:rPrChange>
        </w:rPr>
        <w:t xml:space="preserve"> </w:t>
      </w:r>
      <w:r w:rsidR="00A1408F" w:rsidRPr="00A1408F">
        <w:rPr>
          <w:rFonts w:ascii="Times New Roman" w:hAnsi="Times New Roman" w:cs="Times New Roman"/>
          <w:b/>
          <w:sz w:val="24"/>
          <w:szCs w:val="24"/>
          <w:rPrChange w:id="678" w:author="Yoonsu Cho" w:date="2019-07-30T11:18:00Z">
            <w:rPr>
              <w:b/>
            </w:rPr>
          </w:rPrChange>
        </w:rPr>
        <w:t>14</w:t>
      </w:r>
      <w:r w:rsidR="00A1408F" w:rsidRPr="00A1408F">
        <w:rPr>
          <w:rFonts w:ascii="Times New Roman" w:hAnsi="Times New Roman" w:cs="Times New Roman"/>
          <w:sz w:val="24"/>
          <w:szCs w:val="24"/>
          <w:rPrChange w:id="679" w:author="Yoonsu Cho" w:date="2019-07-30T11:18:00Z">
            <w:rPr/>
          </w:rPrChange>
        </w:rPr>
        <w:t>, 577-590 (2017).</w:t>
      </w:r>
    </w:p>
    <w:p w14:paraId="51A51C5F"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680" w:author="Yoonsu Cho" w:date="2019-07-30T11:18:00Z">
            <w:rPr/>
          </w:rPrChange>
        </w:rPr>
        <w:pPrChange w:id="681" w:author="Yoonsu Cho" w:date="2019-07-30T11:18:00Z">
          <w:pPr>
            <w:pStyle w:val="EndNoteBibliography"/>
          </w:pPr>
        </w:pPrChange>
      </w:pPr>
    </w:p>
    <w:p w14:paraId="053BE321"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682" w:author="Yoonsu Cho" w:date="2019-07-30T11:18:00Z">
            <w:rPr/>
          </w:rPrChange>
        </w:rPr>
        <w:pPrChange w:id="683" w:author="Yoonsu Cho" w:date="2019-07-30T11:18:00Z">
          <w:pPr>
            <w:pStyle w:val="EndNoteBibliography"/>
            <w:ind w:left="720" w:hanging="720"/>
          </w:pPr>
        </w:pPrChange>
      </w:pPr>
      <w:r w:rsidRPr="00A1408F">
        <w:rPr>
          <w:rFonts w:ascii="Times New Roman" w:hAnsi="Times New Roman" w:cs="Times New Roman"/>
          <w:sz w:val="24"/>
          <w:szCs w:val="24"/>
          <w:rPrChange w:id="684" w:author="Yoonsu Cho" w:date="2019-07-30T11:18:00Z">
            <w:rPr/>
          </w:rPrChange>
        </w:rPr>
        <w:t>2.</w:t>
      </w:r>
      <w:r w:rsidRPr="00A1408F">
        <w:rPr>
          <w:rFonts w:ascii="Times New Roman" w:hAnsi="Times New Roman" w:cs="Times New Roman"/>
          <w:sz w:val="24"/>
          <w:szCs w:val="24"/>
          <w:rPrChange w:id="685" w:author="Yoonsu Cho" w:date="2019-07-30T11:18:00Z">
            <w:rPr/>
          </w:rPrChange>
        </w:rPr>
        <w:tab/>
        <w:t xml:space="preserve">Davey Smith G, Ebrahim S. 'Mendelian randomization': can genetic epidemiology contribute to understanding environmental determinants of disease? </w:t>
      </w:r>
      <w:r w:rsidRPr="00A1408F">
        <w:rPr>
          <w:rFonts w:ascii="Times New Roman" w:hAnsi="Times New Roman" w:cs="Times New Roman"/>
          <w:i/>
          <w:sz w:val="24"/>
          <w:szCs w:val="24"/>
          <w:rPrChange w:id="686" w:author="Yoonsu Cho" w:date="2019-07-30T11:18:00Z">
            <w:rPr>
              <w:i/>
            </w:rPr>
          </w:rPrChange>
        </w:rPr>
        <w:t>International Journal of Epidemiology</w:t>
      </w:r>
      <w:r w:rsidRPr="00A1408F">
        <w:rPr>
          <w:rFonts w:ascii="Times New Roman" w:hAnsi="Times New Roman" w:cs="Times New Roman"/>
          <w:sz w:val="24"/>
          <w:szCs w:val="24"/>
          <w:rPrChange w:id="687" w:author="Yoonsu Cho" w:date="2019-07-30T11:18:00Z">
            <w:rPr/>
          </w:rPrChange>
        </w:rPr>
        <w:t xml:space="preserve"> </w:t>
      </w:r>
      <w:r w:rsidRPr="00A1408F">
        <w:rPr>
          <w:rFonts w:ascii="Times New Roman" w:hAnsi="Times New Roman" w:cs="Times New Roman"/>
          <w:b/>
          <w:sz w:val="24"/>
          <w:szCs w:val="24"/>
          <w:rPrChange w:id="688" w:author="Yoonsu Cho" w:date="2019-07-30T11:18:00Z">
            <w:rPr>
              <w:b/>
            </w:rPr>
          </w:rPrChange>
        </w:rPr>
        <w:t>32</w:t>
      </w:r>
      <w:r w:rsidRPr="00A1408F">
        <w:rPr>
          <w:rFonts w:ascii="Times New Roman" w:hAnsi="Times New Roman" w:cs="Times New Roman"/>
          <w:sz w:val="24"/>
          <w:szCs w:val="24"/>
          <w:rPrChange w:id="689" w:author="Yoonsu Cho" w:date="2019-07-30T11:18:00Z">
            <w:rPr/>
          </w:rPrChange>
        </w:rPr>
        <w:t>, 1-22 (2003).</w:t>
      </w:r>
    </w:p>
    <w:p w14:paraId="3CE726D2"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690" w:author="Yoonsu Cho" w:date="2019-07-30T11:18:00Z">
            <w:rPr/>
          </w:rPrChange>
        </w:rPr>
        <w:pPrChange w:id="691" w:author="Yoonsu Cho" w:date="2019-07-30T11:18:00Z">
          <w:pPr>
            <w:pStyle w:val="EndNoteBibliography"/>
          </w:pPr>
        </w:pPrChange>
      </w:pPr>
    </w:p>
    <w:p w14:paraId="0612DE07"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692" w:author="Yoonsu Cho" w:date="2019-07-30T11:18:00Z">
            <w:rPr/>
          </w:rPrChange>
        </w:rPr>
        <w:pPrChange w:id="693" w:author="Yoonsu Cho" w:date="2019-07-30T11:18:00Z">
          <w:pPr>
            <w:pStyle w:val="EndNoteBibliography"/>
            <w:ind w:left="720" w:hanging="720"/>
          </w:pPr>
        </w:pPrChange>
      </w:pPr>
      <w:r w:rsidRPr="00A1408F">
        <w:rPr>
          <w:rFonts w:ascii="Times New Roman" w:hAnsi="Times New Roman" w:cs="Times New Roman"/>
          <w:sz w:val="24"/>
          <w:szCs w:val="24"/>
          <w:rPrChange w:id="694" w:author="Yoonsu Cho" w:date="2019-07-30T11:18:00Z">
            <w:rPr/>
          </w:rPrChange>
        </w:rPr>
        <w:t>3.</w:t>
      </w:r>
      <w:r w:rsidRPr="00A1408F">
        <w:rPr>
          <w:rFonts w:ascii="Times New Roman" w:hAnsi="Times New Roman" w:cs="Times New Roman"/>
          <w:sz w:val="24"/>
          <w:szCs w:val="24"/>
          <w:rPrChange w:id="695" w:author="Yoonsu Cho" w:date="2019-07-30T11:18:00Z">
            <w:rPr/>
          </w:rPrChange>
        </w:rPr>
        <w:tab/>
        <w:t xml:space="preserve">Davey Smith G, Hemani G. Mendelian randomization: genetic anchors for causal inference in epidemiological studies. </w:t>
      </w:r>
      <w:r w:rsidRPr="00A1408F">
        <w:rPr>
          <w:rFonts w:ascii="Times New Roman" w:hAnsi="Times New Roman" w:cs="Times New Roman"/>
          <w:i/>
          <w:sz w:val="24"/>
          <w:szCs w:val="24"/>
          <w:rPrChange w:id="696" w:author="Yoonsu Cho" w:date="2019-07-30T11:18:00Z">
            <w:rPr>
              <w:i/>
            </w:rPr>
          </w:rPrChange>
        </w:rPr>
        <w:t>Hum Mol Genet</w:t>
      </w:r>
      <w:r w:rsidRPr="00A1408F">
        <w:rPr>
          <w:rFonts w:ascii="Times New Roman" w:hAnsi="Times New Roman" w:cs="Times New Roman"/>
          <w:sz w:val="24"/>
          <w:szCs w:val="24"/>
          <w:rPrChange w:id="697" w:author="Yoonsu Cho" w:date="2019-07-30T11:18:00Z">
            <w:rPr/>
          </w:rPrChange>
        </w:rPr>
        <w:t xml:space="preserve"> </w:t>
      </w:r>
      <w:r w:rsidRPr="00A1408F">
        <w:rPr>
          <w:rFonts w:ascii="Times New Roman" w:hAnsi="Times New Roman" w:cs="Times New Roman"/>
          <w:b/>
          <w:sz w:val="24"/>
          <w:szCs w:val="24"/>
          <w:rPrChange w:id="698" w:author="Yoonsu Cho" w:date="2019-07-30T11:18:00Z">
            <w:rPr>
              <w:b/>
            </w:rPr>
          </w:rPrChange>
        </w:rPr>
        <w:t>23</w:t>
      </w:r>
      <w:r w:rsidRPr="00A1408F">
        <w:rPr>
          <w:rFonts w:ascii="Times New Roman" w:hAnsi="Times New Roman" w:cs="Times New Roman"/>
          <w:sz w:val="24"/>
          <w:szCs w:val="24"/>
          <w:rPrChange w:id="699" w:author="Yoonsu Cho" w:date="2019-07-30T11:18:00Z">
            <w:rPr/>
          </w:rPrChange>
        </w:rPr>
        <w:t>, R89-98 (2014).</w:t>
      </w:r>
    </w:p>
    <w:p w14:paraId="504AE814"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700" w:author="Yoonsu Cho" w:date="2019-07-30T11:18:00Z">
            <w:rPr/>
          </w:rPrChange>
        </w:rPr>
        <w:pPrChange w:id="701" w:author="Yoonsu Cho" w:date="2019-07-30T11:18:00Z">
          <w:pPr>
            <w:pStyle w:val="EndNoteBibliography"/>
          </w:pPr>
        </w:pPrChange>
      </w:pPr>
    </w:p>
    <w:p w14:paraId="3D42D666"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702" w:author="Yoonsu Cho" w:date="2019-07-30T11:18:00Z">
            <w:rPr/>
          </w:rPrChange>
        </w:rPr>
        <w:pPrChange w:id="703" w:author="Yoonsu Cho" w:date="2019-07-30T11:18:00Z">
          <w:pPr>
            <w:pStyle w:val="EndNoteBibliography"/>
            <w:ind w:left="720" w:hanging="720"/>
          </w:pPr>
        </w:pPrChange>
      </w:pPr>
      <w:r w:rsidRPr="00A1408F">
        <w:rPr>
          <w:rFonts w:ascii="Times New Roman" w:hAnsi="Times New Roman" w:cs="Times New Roman"/>
          <w:sz w:val="24"/>
          <w:szCs w:val="24"/>
          <w:rPrChange w:id="704" w:author="Yoonsu Cho" w:date="2019-07-30T11:18:00Z">
            <w:rPr/>
          </w:rPrChange>
        </w:rPr>
        <w:t>4.</w:t>
      </w:r>
      <w:r w:rsidRPr="00A1408F">
        <w:rPr>
          <w:rFonts w:ascii="Times New Roman" w:hAnsi="Times New Roman" w:cs="Times New Roman"/>
          <w:sz w:val="24"/>
          <w:szCs w:val="24"/>
          <w:rPrChange w:id="705" w:author="Yoonsu Cho" w:date="2019-07-30T11:18:00Z">
            <w:rPr/>
          </w:rPrChange>
        </w:rPr>
        <w:tab/>
        <w:t xml:space="preserve">Johnson T, Uk S. Efficient calculation for multi-SNP genetic risk scores. In: </w:t>
      </w:r>
      <w:r w:rsidRPr="00A1408F">
        <w:rPr>
          <w:rFonts w:ascii="Times New Roman" w:hAnsi="Times New Roman" w:cs="Times New Roman"/>
          <w:i/>
          <w:sz w:val="24"/>
          <w:szCs w:val="24"/>
          <w:rPrChange w:id="706" w:author="Yoonsu Cho" w:date="2019-07-30T11:18:00Z">
            <w:rPr>
              <w:i/>
            </w:rPr>
          </w:rPrChange>
        </w:rPr>
        <w:t>Technical report, The Comprehensive R Archive Network</w:t>
      </w:r>
      <w:r w:rsidRPr="00A1408F">
        <w:rPr>
          <w:rFonts w:ascii="Times New Roman" w:hAnsi="Times New Roman" w:cs="Times New Roman"/>
          <w:sz w:val="24"/>
          <w:szCs w:val="24"/>
          <w:rPrChange w:id="707" w:author="Yoonsu Cho" w:date="2019-07-30T11:18:00Z">
            <w:rPr/>
          </w:rPrChange>
        </w:rPr>
        <w:t xml:space="preserve"> (ed^(eds) (2013).</w:t>
      </w:r>
    </w:p>
    <w:p w14:paraId="3D0561B3"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708" w:author="Yoonsu Cho" w:date="2019-07-30T11:18:00Z">
            <w:rPr/>
          </w:rPrChange>
        </w:rPr>
        <w:pPrChange w:id="709" w:author="Yoonsu Cho" w:date="2019-07-30T11:18:00Z">
          <w:pPr>
            <w:pStyle w:val="EndNoteBibliography"/>
          </w:pPr>
        </w:pPrChange>
      </w:pPr>
    </w:p>
    <w:p w14:paraId="57269EFA"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710" w:author="Yoonsu Cho" w:date="2019-07-30T11:18:00Z">
            <w:rPr/>
          </w:rPrChange>
        </w:rPr>
        <w:pPrChange w:id="711" w:author="Yoonsu Cho" w:date="2019-07-30T11:18:00Z">
          <w:pPr>
            <w:pStyle w:val="EndNoteBibliography"/>
            <w:ind w:left="720" w:hanging="720"/>
          </w:pPr>
        </w:pPrChange>
      </w:pPr>
      <w:r w:rsidRPr="00A1408F">
        <w:rPr>
          <w:rFonts w:ascii="Times New Roman" w:hAnsi="Times New Roman" w:cs="Times New Roman"/>
          <w:sz w:val="24"/>
          <w:szCs w:val="24"/>
          <w:rPrChange w:id="712" w:author="Yoonsu Cho" w:date="2019-07-30T11:18:00Z">
            <w:rPr/>
          </w:rPrChange>
        </w:rPr>
        <w:t>5.</w:t>
      </w:r>
      <w:r w:rsidRPr="00A1408F">
        <w:rPr>
          <w:rFonts w:ascii="Times New Roman" w:hAnsi="Times New Roman" w:cs="Times New Roman"/>
          <w:sz w:val="24"/>
          <w:szCs w:val="24"/>
          <w:rPrChange w:id="713" w:author="Yoonsu Cho" w:date="2019-07-30T11:18:00Z">
            <w:rPr/>
          </w:rPrChange>
        </w:rPr>
        <w:tab/>
        <w:t xml:space="preserve">Pierce BL, Burgess S. Efficient design for Mendelian randomization studies: subsample and 2-sample instrumental variable estimators. </w:t>
      </w:r>
      <w:r w:rsidRPr="00A1408F">
        <w:rPr>
          <w:rFonts w:ascii="Times New Roman" w:hAnsi="Times New Roman" w:cs="Times New Roman"/>
          <w:i/>
          <w:sz w:val="24"/>
          <w:szCs w:val="24"/>
          <w:rPrChange w:id="714" w:author="Yoonsu Cho" w:date="2019-07-30T11:18:00Z">
            <w:rPr>
              <w:i/>
            </w:rPr>
          </w:rPrChange>
        </w:rPr>
        <w:t>Am J Epidemiol</w:t>
      </w:r>
      <w:r w:rsidRPr="00A1408F">
        <w:rPr>
          <w:rFonts w:ascii="Times New Roman" w:hAnsi="Times New Roman" w:cs="Times New Roman"/>
          <w:sz w:val="24"/>
          <w:szCs w:val="24"/>
          <w:rPrChange w:id="715" w:author="Yoonsu Cho" w:date="2019-07-30T11:18:00Z">
            <w:rPr/>
          </w:rPrChange>
        </w:rPr>
        <w:t xml:space="preserve"> </w:t>
      </w:r>
      <w:r w:rsidRPr="00A1408F">
        <w:rPr>
          <w:rFonts w:ascii="Times New Roman" w:hAnsi="Times New Roman" w:cs="Times New Roman"/>
          <w:b/>
          <w:sz w:val="24"/>
          <w:szCs w:val="24"/>
          <w:rPrChange w:id="716" w:author="Yoonsu Cho" w:date="2019-07-30T11:18:00Z">
            <w:rPr>
              <w:b/>
            </w:rPr>
          </w:rPrChange>
        </w:rPr>
        <w:t>178</w:t>
      </w:r>
      <w:r w:rsidRPr="00A1408F">
        <w:rPr>
          <w:rFonts w:ascii="Times New Roman" w:hAnsi="Times New Roman" w:cs="Times New Roman"/>
          <w:sz w:val="24"/>
          <w:szCs w:val="24"/>
          <w:rPrChange w:id="717" w:author="Yoonsu Cho" w:date="2019-07-30T11:18:00Z">
            <w:rPr/>
          </w:rPrChange>
        </w:rPr>
        <w:t>, 1177-1184 (2013).</w:t>
      </w:r>
    </w:p>
    <w:p w14:paraId="4525D000"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718" w:author="Yoonsu Cho" w:date="2019-07-30T11:18:00Z">
            <w:rPr/>
          </w:rPrChange>
        </w:rPr>
        <w:pPrChange w:id="719" w:author="Yoonsu Cho" w:date="2019-07-30T11:18:00Z">
          <w:pPr>
            <w:pStyle w:val="EndNoteBibliography"/>
          </w:pPr>
        </w:pPrChange>
      </w:pPr>
    </w:p>
    <w:p w14:paraId="08FD208E"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720" w:author="Yoonsu Cho" w:date="2019-07-30T11:18:00Z">
            <w:rPr/>
          </w:rPrChange>
        </w:rPr>
        <w:pPrChange w:id="721" w:author="Yoonsu Cho" w:date="2019-07-30T11:18:00Z">
          <w:pPr>
            <w:pStyle w:val="EndNoteBibliography"/>
            <w:ind w:left="720" w:hanging="720"/>
          </w:pPr>
        </w:pPrChange>
      </w:pPr>
      <w:r w:rsidRPr="00A1408F">
        <w:rPr>
          <w:rFonts w:ascii="Times New Roman" w:hAnsi="Times New Roman" w:cs="Times New Roman"/>
          <w:sz w:val="24"/>
          <w:szCs w:val="24"/>
          <w:rPrChange w:id="722" w:author="Yoonsu Cho" w:date="2019-07-30T11:18:00Z">
            <w:rPr/>
          </w:rPrChange>
        </w:rPr>
        <w:t>6.</w:t>
      </w:r>
      <w:r w:rsidRPr="00A1408F">
        <w:rPr>
          <w:rFonts w:ascii="Times New Roman" w:hAnsi="Times New Roman" w:cs="Times New Roman"/>
          <w:sz w:val="24"/>
          <w:szCs w:val="24"/>
          <w:rPrChange w:id="723" w:author="Yoonsu Cho" w:date="2019-07-30T11:18:00Z">
            <w:rPr/>
          </w:rPrChange>
        </w:rPr>
        <w:tab/>
        <w:t xml:space="preserve">Bowden J, Davey Smith G, Burgess S. Mendelian randomization with invalid instruments: effect estimation and bias detection through Egger regression. </w:t>
      </w:r>
      <w:r w:rsidRPr="00A1408F">
        <w:rPr>
          <w:rFonts w:ascii="Times New Roman" w:hAnsi="Times New Roman" w:cs="Times New Roman"/>
          <w:i/>
          <w:sz w:val="24"/>
          <w:szCs w:val="24"/>
          <w:rPrChange w:id="724" w:author="Yoonsu Cho" w:date="2019-07-30T11:18:00Z">
            <w:rPr>
              <w:i/>
            </w:rPr>
          </w:rPrChange>
        </w:rPr>
        <w:t>International Journal of Epidemiology</w:t>
      </w:r>
      <w:r w:rsidRPr="00A1408F">
        <w:rPr>
          <w:rFonts w:ascii="Times New Roman" w:hAnsi="Times New Roman" w:cs="Times New Roman"/>
          <w:sz w:val="24"/>
          <w:szCs w:val="24"/>
          <w:rPrChange w:id="725" w:author="Yoonsu Cho" w:date="2019-07-30T11:18:00Z">
            <w:rPr/>
          </w:rPrChange>
        </w:rPr>
        <w:t xml:space="preserve"> </w:t>
      </w:r>
      <w:r w:rsidRPr="00A1408F">
        <w:rPr>
          <w:rFonts w:ascii="Times New Roman" w:hAnsi="Times New Roman" w:cs="Times New Roman"/>
          <w:b/>
          <w:sz w:val="24"/>
          <w:szCs w:val="24"/>
          <w:rPrChange w:id="726" w:author="Yoonsu Cho" w:date="2019-07-30T11:18:00Z">
            <w:rPr>
              <w:b/>
            </w:rPr>
          </w:rPrChange>
        </w:rPr>
        <w:t>44</w:t>
      </w:r>
      <w:r w:rsidRPr="00A1408F">
        <w:rPr>
          <w:rFonts w:ascii="Times New Roman" w:hAnsi="Times New Roman" w:cs="Times New Roman"/>
          <w:sz w:val="24"/>
          <w:szCs w:val="24"/>
          <w:rPrChange w:id="727" w:author="Yoonsu Cho" w:date="2019-07-30T11:18:00Z">
            <w:rPr/>
          </w:rPrChange>
        </w:rPr>
        <w:t>, 512-525 (2015).</w:t>
      </w:r>
    </w:p>
    <w:p w14:paraId="5326CE0A"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728" w:author="Yoonsu Cho" w:date="2019-07-30T11:18:00Z">
            <w:rPr/>
          </w:rPrChange>
        </w:rPr>
        <w:pPrChange w:id="729" w:author="Yoonsu Cho" w:date="2019-07-30T11:18:00Z">
          <w:pPr>
            <w:pStyle w:val="EndNoteBibliography"/>
          </w:pPr>
        </w:pPrChange>
      </w:pPr>
    </w:p>
    <w:p w14:paraId="360CD91B"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730" w:author="Yoonsu Cho" w:date="2019-07-30T11:18:00Z">
            <w:rPr/>
          </w:rPrChange>
        </w:rPr>
        <w:pPrChange w:id="731" w:author="Yoonsu Cho" w:date="2019-07-30T11:18:00Z">
          <w:pPr>
            <w:pStyle w:val="EndNoteBibliography"/>
            <w:ind w:left="720" w:hanging="720"/>
          </w:pPr>
        </w:pPrChange>
      </w:pPr>
      <w:r w:rsidRPr="00A1408F">
        <w:rPr>
          <w:rFonts w:ascii="Times New Roman" w:hAnsi="Times New Roman" w:cs="Times New Roman"/>
          <w:sz w:val="24"/>
          <w:szCs w:val="24"/>
          <w:rPrChange w:id="732" w:author="Yoonsu Cho" w:date="2019-07-30T11:18:00Z">
            <w:rPr/>
          </w:rPrChange>
        </w:rPr>
        <w:t>7.</w:t>
      </w:r>
      <w:r w:rsidRPr="00A1408F">
        <w:rPr>
          <w:rFonts w:ascii="Times New Roman" w:hAnsi="Times New Roman" w:cs="Times New Roman"/>
          <w:sz w:val="24"/>
          <w:szCs w:val="24"/>
          <w:rPrChange w:id="733" w:author="Yoonsu Cho" w:date="2019-07-30T11:18:00Z">
            <w:rPr/>
          </w:rPrChange>
        </w:rPr>
        <w:tab/>
        <w:t xml:space="preserve">Bowden J, Davey Smith G, Haycock PC, Burgess S. Consistent Estimation in Mendelian Randomization with Some Invalid Instruments Using a Weighted Median Estimator. </w:t>
      </w:r>
      <w:r w:rsidRPr="00A1408F">
        <w:rPr>
          <w:rFonts w:ascii="Times New Roman" w:hAnsi="Times New Roman" w:cs="Times New Roman"/>
          <w:i/>
          <w:sz w:val="24"/>
          <w:szCs w:val="24"/>
          <w:rPrChange w:id="734" w:author="Yoonsu Cho" w:date="2019-07-30T11:18:00Z">
            <w:rPr>
              <w:i/>
            </w:rPr>
          </w:rPrChange>
        </w:rPr>
        <w:t>Genet Epidemiol</w:t>
      </w:r>
      <w:r w:rsidRPr="00A1408F">
        <w:rPr>
          <w:rFonts w:ascii="Times New Roman" w:hAnsi="Times New Roman" w:cs="Times New Roman"/>
          <w:sz w:val="24"/>
          <w:szCs w:val="24"/>
          <w:rPrChange w:id="735" w:author="Yoonsu Cho" w:date="2019-07-30T11:18:00Z">
            <w:rPr/>
          </w:rPrChange>
        </w:rPr>
        <w:t xml:space="preserve"> </w:t>
      </w:r>
      <w:r w:rsidRPr="00A1408F">
        <w:rPr>
          <w:rFonts w:ascii="Times New Roman" w:hAnsi="Times New Roman" w:cs="Times New Roman"/>
          <w:b/>
          <w:sz w:val="24"/>
          <w:szCs w:val="24"/>
          <w:rPrChange w:id="736" w:author="Yoonsu Cho" w:date="2019-07-30T11:18:00Z">
            <w:rPr>
              <w:b/>
            </w:rPr>
          </w:rPrChange>
        </w:rPr>
        <w:t>40</w:t>
      </w:r>
      <w:r w:rsidRPr="00A1408F">
        <w:rPr>
          <w:rFonts w:ascii="Times New Roman" w:hAnsi="Times New Roman" w:cs="Times New Roman"/>
          <w:sz w:val="24"/>
          <w:szCs w:val="24"/>
          <w:rPrChange w:id="737" w:author="Yoonsu Cho" w:date="2019-07-30T11:18:00Z">
            <w:rPr/>
          </w:rPrChange>
        </w:rPr>
        <w:t>, 304-314 (2016).</w:t>
      </w:r>
    </w:p>
    <w:p w14:paraId="4694F856"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738" w:author="Yoonsu Cho" w:date="2019-07-30T11:18:00Z">
            <w:rPr/>
          </w:rPrChange>
        </w:rPr>
        <w:pPrChange w:id="739" w:author="Yoonsu Cho" w:date="2019-07-30T11:18:00Z">
          <w:pPr>
            <w:pStyle w:val="EndNoteBibliography"/>
          </w:pPr>
        </w:pPrChange>
      </w:pPr>
    </w:p>
    <w:p w14:paraId="6912316E"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740" w:author="Yoonsu Cho" w:date="2019-07-30T11:18:00Z">
            <w:rPr/>
          </w:rPrChange>
        </w:rPr>
        <w:pPrChange w:id="741" w:author="Yoonsu Cho" w:date="2019-07-30T11:18:00Z">
          <w:pPr>
            <w:pStyle w:val="EndNoteBibliography"/>
            <w:ind w:left="720" w:hanging="720"/>
          </w:pPr>
        </w:pPrChange>
      </w:pPr>
      <w:r w:rsidRPr="00A1408F">
        <w:rPr>
          <w:rFonts w:ascii="Times New Roman" w:hAnsi="Times New Roman" w:cs="Times New Roman"/>
          <w:sz w:val="24"/>
          <w:szCs w:val="24"/>
          <w:rPrChange w:id="742" w:author="Yoonsu Cho" w:date="2019-07-30T11:18:00Z">
            <w:rPr/>
          </w:rPrChange>
        </w:rPr>
        <w:t>8.</w:t>
      </w:r>
      <w:r w:rsidRPr="00A1408F">
        <w:rPr>
          <w:rFonts w:ascii="Times New Roman" w:hAnsi="Times New Roman" w:cs="Times New Roman"/>
          <w:sz w:val="24"/>
          <w:szCs w:val="24"/>
          <w:rPrChange w:id="743" w:author="Yoonsu Cho" w:date="2019-07-30T11:18:00Z">
            <w:rPr/>
          </w:rPrChange>
        </w:rPr>
        <w:tab/>
        <w:t xml:space="preserve">Hartwig FP, Davey Smith G, Bowden J. Robust inference in summary data Mendelian randomization via the zero modal pleiotropy assumption. </w:t>
      </w:r>
      <w:r w:rsidRPr="00A1408F">
        <w:rPr>
          <w:rFonts w:ascii="Times New Roman" w:hAnsi="Times New Roman" w:cs="Times New Roman"/>
          <w:i/>
          <w:sz w:val="24"/>
          <w:szCs w:val="24"/>
          <w:rPrChange w:id="744" w:author="Yoonsu Cho" w:date="2019-07-30T11:18:00Z">
            <w:rPr>
              <w:i/>
            </w:rPr>
          </w:rPrChange>
        </w:rPr>
        <w:t>Int J Epidemiol</w:t>
      </w:r>
      <w:r w:rsidRPr="00A1408F">
        <w:rPr>
          <w:rFonts w:ascii="Times New Roman" w:hAnsi="Times New Roman" w:cs="Times New Roman"/>
          <w:sz w:val="24"/>
          <w:szCs w:val="24"/>
          <w:rPrChange w:id="745" w:author="Yoonsu Cho" w:date="2019-07-30T11:18:00Z">
            <w:rPr/>
          </w:rPrChange>
        </w:rPr>
        <w:t xml:space="preserve"> </w:t>
      </w:r>
      <w:r w:rsidRPr="00A1408F">
        <w:rPr>
          <w:rFonts w:ascii="Times New Roman" w:hAnsi="Times New Roman" w:cs="Times New Roman"/>
          <w:b/>
          <w:sz w:val="24"/>
          <w:szCs w:val="24"/>
          <w:rPrChange w:id="746" w:author="Yoonsu Cho" w:date="2019-07-30T11:18:00Z">
            <w:rPr>
              <w:b/>
            </w:rPr>
          </w:rPrChange>
        </w:rPr>
        <w:t>46</w:t>
      </w:r>
      <w:r w:rsidRPr="00A1408F">
        <w:rPr>
          <w:rFonts w:ascii="Times New Roman" w:hAnsi="Times New Roman" w:cs="Times New Roman"/>
          <w:sz w:val="24"/>
          <w:szCs w:val="24"/>
          <w:rPrChange w:id="747" w:author="Yoonsu Cho" w:date="2019-07-30T11:18:00Z">
            <w:rPr/>
          </w:rPrChange>
        </w:rPr>
        <w:t>, 1985-1998 (2017).</w:t>
      </w:r>
    </w:p>
    <w:p w14:paraId="4D9EB05B"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748" w:author="Yoonsu Cho" w:date="2019-07-30T11:18:00Z">
            <w:rPr/>
          </w:rPrChange>
        </w:rPr>
        <w:pPrChange w:id="749" w:author="Yoonsu Cho" w:date="2019-07-30T11:18:00Z">
          <w:pPr>
            <w:pStyle w:val="EndNoteBibliography"/>
          </w:pPr>
        </w:pPrChange>
      </w:pPr>
    </w:p>
    <w:p w14:paraId="3D275469"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750" w:author="Yoonsu Cho" w:date="2019-07-30T11:18:00Z">
            <w:rPr/>
          </w:rPrChange>
        </w:rPr>
        <w:pPrChange w:id="751" w:author="Yoonsu Cho" w:date="2019-07-30T11:18:00Z">
          <w:pPr>
            <w:pStyle w:val="EndNoteBibliography"/>
            <w:ind w:left="720" w:hanging="720"/>
          </w:pPr>
        </w:pPrChange>
      </w:pPr>
      <w:r w:rsidRPr="00A1408F">
        <w:rPr>
          <w:rFonts w:ascii="Times New Roman" w:hAnsi="Times New Roman" w:cs="Times New Roman"/>
          <w:sz w:val="24"/>
          <w:szCs w:val="24"/>
          <w:rPrChange w:id="752" w:author="Yoonsu Cho" w:date="2019-07-30T11:18:00Z">
            <w:rPr/>
          </w:rPrChange>
        </w:rPr>
        <w:t>9.</w:t>
      </w:r>
      <w:r w:rsidRPr="00A1408F">
        <w:rPr>
          <w:rFonts w:ascii="Times New Roman" w:hAnsi="Times New Roman" w:cs="Times New Roman"/>
          <w:sz w:val="24"/>
          <w:szCs w:val="24"/>
          <w:rPrChange w:id="753" w:author="Yoonsu Cho" w:date="2019-07-30T11:18:00Z">
            <w:rPr/>
          </w:rPrChange>
        </w:rPr>
        <w:tab/>
        <w:t xml:space="preserve">Hemani G, Bowden J, Davey Smith G. Evaluating the potential role of pleiotropy in Mendelian randomization studies. </w:t>
      </w:r>
      <w:r w:rsidRPr="00A1408F">
        <w:rPr>
          <w:rFonts w:ascii="Times New Roman" w:hAnsi="Times New Roman" w:cs="Times New Roman"/>
          <w:i/>
          <w:sz w:val="24"/>
          <w:szCs w:val="24"/>
          <w:rPrChange w:id="754" w:author="Yoonsu Cho" w:date="2019-07-30T11:18:00Z">
            <w:rPr>
              <w:i/>
            </w:rPr>
          </w:rPrChange>
        </w:rPr>
        <w:t>Hum Mol Genet</w:t>
      </w:r>
      <w:r w:rsidRPr="00A1408F">
        <w:rPr>
          <w:rFonts w:ascii="Times New Roman" w:hAnsi="Times New Roman" w:cs="Times New Roman"/>
          <w:sz w:val="24"/>
          <w:szCs w:val="24"/>
          <w:rPrChange w:id="755" w:author="Yoonsu Cho" w:date="2019-07-30T11:18:00Z">
            <w:rPr/>
          </w:rPrChange>
        </w:rPr>
        <w:t>,  (2018).</w:t>
      </w:r>
    </w:p>
    <w:p w14:paraId="688CAD44"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756" w:author="Yoonsu Cho" w:date="2019-07-30T11:18:00Z">
            <w:rPr/>
          </w:rPrChange>
        </w:rPr>
        <w:pPrChange w:id="757" w:author="Yoonsu Cho" w:date="2019-07-30T11:18:00Z">
          <w:pPr>
            <w:pStyle w:val="EndNoteBibliography"/>
          </w:pPr>
        </w:pPrChange>
      </w:pPr>
    </w:p>
    <w:p w14:paraId="63BBB692"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758" w:author="Yoonsu Cho" w:date="2019-07-30T11:18:00Z">
            <w:rPr/>
          </w:rPrChange>
        </w:rPr>
        <w:pPrChange w:id="759" w:author="Yoonsu Cho" w:date="2019-07-30T11:18:00Z">
          <w:pPr>
            <w:pStyle w:val="EndNoteBibliography"/>
            <w:ind w:left="720" w:hanging="720"/>
          </w:pPr>
        </w:pPrChange>
      </w:pPr>
      <w:r w:rsidRPr="00A1408F">
        <w:rPr>
          <w:rFonts w:ascii="Times New Roman" w:hAnsi="Times New Roman" w:cs="Times New Roman"/>
          <w:sz w:val="24"/>
          <w:szCs w:val="24"/>
          <w:rPrChange w:id="760" w:author="Yoonsu Cho" w:date="2019-07-30T11:18:00Z">
            <w:rPr/>
          </w:rPrChange>
        </w:rPr>
        <w:t>10.</w:t>
      </w:r>
      <w:r w:rsidRPr="00A1408F">
        <w:rPr>
          <w:rFonts w:ascii="Times New Roman" w:hAnsi="Times New Roman" w:cs="Times New Roman"/>
          <w:sz w:val="24"/>
          <w:szCs w:val="24"/>
          <w:rPrChange w:id="761" w:author="Yoonsu Cho" w:date="2019-07-30T11:18:00Z">
            <w:rPr/>
          </w:rPrChange>
        </w:rPr>
        <w:tab/>
        <w:t>Hemani G</w:t>
      </w:r>
      <w:r w:rsidRPr="00A1408F">
        <w:rPr>
          <w:rFonts w:ascii="Times New Roman" w:hAnsi="Times New Roman" w:cs="Times New Roman"/>
          <w:i/>
          <w:sz w:val="24"/>
          <w:szCs w:val="24"/>
          <w:rPrChange w:id="762" w:author="Yoonsu Cho" w:date="2019-07-30T11:18:00Z">
            <w:rPr>
              <w:i/>
            </w:rPr>
          </w:rPrChange>
        </w:rPr>
        <w:t>, et al.</w:t>
      </w:r>
      <w:r w:rsidRPr="00A1408F">
        <w:rPr>
          <w:rFonts w:ascii="Times New Roman" w:hAnsi="Times New Roman" w:cs="Times New Roman"/>
          <w:sz w:val="24"/>
          <w:szCs w:val="24"/>
          <w:rPrChange w:id="763" w:author="Yoonsu Cho" w:date="2019-07-30T11:18:00Z">
            <w:rPr/>
          </w:rPrChange>
        </w:rPr>
        <w:t xml:space="preserve"> The MR-Base platform supports systematic causal inference across the human phenome. </w:t>
      </w:r>
      <w:r w:rsidRPr="00A1408F">
        <w:rPr>
          <w:rFonts w:ascii="Times New Roman" w:hAnsi="Times New Roman" w:cs="Times New Roman"/>
          <w:i/>
          <w:sz w:val="24"/>
          <w:szCs w:val="24"/>
          <w:rPrChange w:id="764" w:author="Yoonsu Cho" w:date="2019-07-30T11:18:00Z">
            <w:rPr>
              <w:i/>
            </w:rPr>
          </w:rPrChange>
        </w:rPr>
        <w:t>eLife</w:t>
      </w:r>
      <w:r w:rsidRPr="00A1408F">
        <w:rPr>
          <w:rFonts w:ascii="Times New Roman" w:hAnsi="Times New Roman" w:cs="Times New Roman"/>
          <w:sz w:val="24"/>
          <w:szCs w:val="24"/>
          <w:rPrChange w:id="765" w:author="Yoonsu Cho" w:date="2019-07-30T11:18:00Z">
            <w:rPr/>
          </w:rPrChange>
        </w:rPr>
        <w:t xml:space="preserve"> </w:t>
      </w:r>
      <w:r w:rsidRPr="00A1408F">
        <w:rPr>
          <w:rFonts w:ascii="Times New Roman" w:hAnsi="Times New Roman" w:cs="Times New Roman"/>
          <w:b/>
          <w:sz w:val="24"/>
          <w:szCs w:val="24"/>
          <w:rPrChange w:id="766" w:author="Yoonsu Cho" w:date="2019-07-30T11:18:00Z">
            <w:rPr>
              <w:b/>
            </w:rPr>
          </w:rPrChange>
        </w:rPr>
        <w:t>7</w:t>
      </w:r>
      <w:r w:rsidRPr="00A1408F">
        <w:rPr>
          <w:rFonts w:ascii="Times New Roman" w:hAnsi="Times New Roman" w:cs="Times New Roman"/>
          <w:sz w:val="24"/>
          <w:szCs w:val="24"/>
          <w:rPrChange w:id="767" w:author="Yoonsu Cho" w:date="2019-07-30T11:18:00Z">
            <w:rPr/>
          </w:rPrChange>
        </w:rPr>
        <w:t>, e34408 (2018).</w:t>
      </w:r>
    </w:p>
    <w:p w14:paraId="4F191F87"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768" w:author="Yoonsu Cho" w:date="2019-07-30T11:18:00Z">
            <w:rPr/>
          </w:rPrChange>
        </w:rPr>
        <w:pPrChange w:id="769" w:author="Yoonsu Cho" w:date="2019-07-30T11:18:00Z">
          <w:pPr>
            <w:pStyle w:val="EndNoteBibliography"/>
          </w:pPr>
        </w:pPrChange>
      </w:pPr>
    </w:p>
    <w:p w14:paraId="508B5011"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770" w:author="Yoonsu Cho" w:date="2019-07-30T11:18:00Z">
            <w:rPr/>
          </w:rPrChange>
        </w:rPr>
        <w:pPrChange w:id="771" w:author="Yoonsu Cho" w:date="2019-07-30T11:18:00Z">
          <w:pPr>
            <w:pStyle w:val="EndNoteBibliography"/>
            <w:ind w:left="720" w:hanging="720"/>
          </w:pPr>
        </w:pPrChange>
      </w:pPr>
      <w:r w:rsidRPr="00A1408F">
        <w:rPr>
          <w:rFonts w:ascii="Times New Roman" w:hAnsi="Times New Roman" w:cs="Times New Roman"/>
          <w:sz w:val="24"/>
          <w:szCs w:val="24"/>
          <w:rPrChange w:id="772" w:author="Yoonsu Cho" w:date="2019-07-30T11:18:00Z">
            <w:rPr/>
          </w:rPrChange>
        </w:rPr>
        <w:t>11.</w:t>
      </w:r>
      <w:r w:rsidRPr="00A1408F">
        <w:rPr>
          <w:rFonts w:ascii="Times New Roman" w:hAnsi="Times New Roman" w:cs="Times New Roman"/>
          <w:sz w:val="24"/>
          <w:szCs w:val="24"/>
          <w:rPrChange w:id="773" w:author="Yoonsu Cho" w:date="2019-07-30T11:18:00Z">
            <w:rPr/>
          </w:rPrChange>
        </w:rPr>
        <w:tab/>
        <w:t>Corbin LJ</w:t>
      </w:r>
      <w:r w:rsidRPr="00A1408F">
        <w:rPr>
          <w:rFonts w:ascii="Times New Roman" w:hAnsi="Times New Roman" w:cs="Times New Roman"/>
          <w:i/>
          <w:sz w:val="24"/>
          <w:szCs w:val="24"/>
          <w:rPrChange w:id="774" w:author="Yoonsu Cho" w:date="2019-07-30T11:18:00Z">
            <w:rPr>
              <w:i/>
            </w:rPr>
          </w:rPrChange>
        </w:rPr>
        <w:t>, et al.</w:t>
      </w:r>
      <w:r w:rsidRPr="00A1408F">
        <w:rPr>
          <w:rFonts w:ascii="Times New Roman" w:hAnsi="Times New Roman" w:cs="Times New Roman"/>
          <w:sz w:val="24"/>
          <w:szCs w:val="24"/>
          <w:rPrChange w:id="775" w:author="Yoonsu Cho" w:date="2019-07-30T11:18:00Z">
            <w:rPr/>
          </w:rPrChange>
        </w:rPr>
        <w:t xml:space="preserve"> BMI as a Modifiable Risk Factor for Type 2 Diabetes: Refining and Understanding Causal Estimates Using Mendelian Randomization. </w:t>
      </w:r>
      <w:r w:rsidRPr="00A1408F">
        <w:rPr>
          <w:rFonts w:ascii="Times New Roman" w:hAnsi="Times New Roman" w:cs="Times New Roman"/>
          <w:i/>
          <w:sz w:val="24"/>
          <w:szCs w:val="24"/>
          <w:rPrChange w:id="776" w:author="Yoonsu Cho" w:date="2019-07-30T11:18:00Z">
            <w:rPr>
              <w:i/>
            </w:rPr>
          </w:rPrChange>
        </w:rPr>
        <w:t>Diabetes</w:t>
      </w:r>
      <w:r w:rsidRPr="00A1408F">
        <w:rPr>
          <w:rFonts w:ascii="Times New Roman" w:hAnsi="Times New Roman" w:cs="Times New Roman"/>
          <w:sz w:val="24"/>
          <w:szCs w:val="24"/>
          <w:rPrChange w:id="777" w:author="Yoonsu Cho" w:date="2019-07-30T11:18:00Z">
            <w:rPr/>
          </w:rPrChange>
        </w:rPr>
        <w:t xml:space="preserve"> </w:t>
      </w:r>
      <w:r w:rsidRPr="00A1408F">
        <w:rPr>
          <w:rFonts w:ascii="Times New Roman" w:hAnsi="Times New Roman" w:cs="Times New Roman"/>
          <w:b/>
          <w:sz w:val="24"/>
          <w:szCs w:val="24"/>
          <w:rPrChange w:id="778" w:author="Yoonsu Cho" w:date="2019-07-30T11:18:00Z">
            <w:rPr>
              <w:b/>
            </w:rPr>
          </w:rPrChange>
        </w:rPr>
        <w:t>65</w:t>
      </w:r>
      <w:r w:rsidRPr="00A1408F">
        <w:rPr>
          <w:rFonts w:ascii="Times New Roman" w:hAnsi="Times New Roman" w:cs="Times New Roman"/>
          <w:sz w:val="24"/>
          <w:szCs w:val="24"/>
          <w:rPrChange w:id="779" w:author="Yoonsu Cho" w:date="2019-07-30T11:18:00Z">
            <w:rPr/>
          </w:rPrChange>
        </w:rPr>
        <w:t>, 3002-3007 (2016).</w:t>
      </w:r>
    </w:p>
    <w:p w14:paraId="7FBFAEAF"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780" w:author="Yoonsu Cho" w:date="2019-07-30T11:18:00Z">
            <w:rPr/>
          </w:rPrChange>
        </w:rPr>
        <w:pPrChange w:id="781" w:author="Yoonsu Cho" w:date="2019-07-30T11:18:00Z">
          <w:pPr>
            <w:pStyle w:val="EndNoteBibliography"/>
          </w:pPr>
        </w:pPrChange>
      </w:pPr>
    </w:p>
    <w:p w14:paraId="2F2CD6EA"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782" w:author="Yoonsu Cho" w:date="2019-07-30T11:18:00Z">
            <w:rPr/>
          </w:rPrChange>
        </w:rPr>
        <w:pPrChange w:id="783" w:author="Yoonsu Cho" w:date="2019-07-30T11:18:00Z">
          <w:pPr>
            <w:pStyle w:val="EndNoteBibliography"/>
            <w:ind w:left="720" w:hanging="720"/>
          </w:pPr>
        </w:pPrChange>
      </w:pPr>
      <w:r w:rsidRPr="00A1408F">
        <w:rPr>
          <w:rFonts w:ascii="Times New Roman" w:hAnsi="Times New Roman" w:cs="Times New Roman"/>
          <w:sz w:val="24"/>
          <w:szCs w:val="24"/>
          <w:rPrChange w:id="784" w:author="Yoonsu Cho" w:date="2019-07-30T11:18:00Z">
            <w:rPr/>
          </w:rPrChange>
        </w:rPr>
        <w:t>12.</w:t>
      </w:r>
      <w:r w:rsidRPr="00A1408F">
        <w:rPr>
          <w:rFonts w:ascii="Times New Roman" w:hAnsi="Times New Roman" w:cs="Times New Roman"/>
          <w:sz w:val="24"/>
          <w:szCs w:val="24"/>
          <w:rPrChange w:id="785" w:author="Yoonsu Cho" w:date="2019-07-30T11:18:00Z">
            <w:rPr/>
          </w:rPrChange>
        </w:rPr>
        <w:tab/>
        <w:t xml:space="preserve">Hemani G, Tilling K, Davey Smith G. Orienting the causal relationship between imprecisely measured traits using GWAS summary data. </w:t>
      </w:r>
      <w:r w:rsidRPr="00A1408F">
        <w:rPr>
          <w:rFonts w:ascii="Times New Roman" w:hAnsi="Times New Roman" w:cs="Times New Roman"/>
          <w:i/>
          <w:sz w:val="24"/>
          <w:szCs w:val="24"/>
          <w:rPrChange w:id="786" w:author="Yoonsu Cho" w:date="2019-07-30T11:18:00Z">
            <w:rPr>
              <w:i/>
            </w:rPr>
          </w:rPrChange>
        </w:rPr>
        <w:t>Plos Genet</w:t>
      </w:r>
      <w:r w:rsidRPr="00A1408F">
        <w:rPr>
          <w:rFonts w:ascii="Times New Roman" w:hAnsi="Times New Roman" w:cs="Times New Roman"/>
          <w:sz w:val="24"/>
          <w:szCs w:val="24"/>
          <w:rPrChange w:id="787" w:author="Yoonsu Cho" w:date="2019-07-30T11:18:00Z">
            <w:rPr/>
          </w:rPrChange>
        </w:rPr>
        <w:t xml:space="preserve"> </w:t>
      </w:r>
      <w:r w:rsidRPr="00A1408F">
        <w:rPr>
          <w:rFonts w:ascii="Times New Roman" w:hAnsi="Times New Roman" w:cs="Times New Roman"/>
          <w:b/>
          <w:sz w:val="24"/>
          <w:szCs w:val="24"/>
          <w:rPrChange w:id="788" w:author="Yoonsu Cho" w:date="2019-07-30T11:18:00Z">
            <w:rPr>
              <w:b/>
            </w:rPr>
          </w:rPrChange>
        </w:rPr>
        <w:t>13</w:t>
      </w:r>
      <w:r w:rsidRPr="00A1408F">
        <w:rPr>
          <w:rFonts w:ascii="Times New Roman" w:hAnsi="Times New Roman" w:cs="Times New Roman"/>
          <w:sz w:val="24"/>
          <w:szCs w:val="24"/>
          <w:rPrChange w:id="789" w:author="Yoonsu Cho" w:date="2019-07-30T11:18:00Z">
            <w:rPr/>
          </w:rPrChange>
        </w:rPr>
        <w:t>,  (2017).</w:t>
      </w:r>
    </w:p>
    <w:p w14:paraId="64CE7229"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790" w:author="Yoonsu Cho" w:date="2019-07-30T11:18:00Z">
            <w:rPr/>
          </w:rPrChange>
        </w:rPr>
        <w:pPrChange w:id="791" w:author="Yoonsu Cho" w:date="2019-07-30T11:18:00Z">
          <w:pPr>
            <w:pStyle w:val="EndNoteBibliography"/>
          </w:pPr>
        </w:pPrChange>
      </w:pPr>
    </w:p>
    <w:p w14:paraId="62D67104"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792" w:author="Yoonsu Cho" w:date="2019-07-30T11:18:00Z">
            <w:rPr/>
          </w:rPrChange>
        </w:rPr>
        <w:pPrChange w:id="793" w:author="Yoonsu Cho" w:date="2019-07-30T11:18:00Z">
          <w:pPr>
            <w:pStyle w:val="EndNoteBibliography"/>
            <w:ind w:left="720" w:hanging="720"/>
          </w:pPr>
        </w:pPrChange>
      </w:pPr>
      <w:r w:rsidRPr="00A1408F">
        <w:rPr>
          <w:rFonts w:ascii="Times New Roman" w:hAnsi="Times New Roman" w:cs="Times New Roman"/>
          <w:sz w:val="24"/>
          <w:szCs w:val="24"/>
          <w:rPrChange w:id="794" w:author="Yoonsu Cho" w:date="2019-07-30T11:18:00Z">
            <w:rPr/>
          </w:rPrChange>
        </w:rPr>
        <w:t>13.</w:t>
      </w:r>
      <w:r w:rsidRPr="00A1408F">
        <w:rPr>
          <w:rFonts w:ascii="Times New Roman" w:hAnsi="Times New Roman" w:cs="Times New Roman"/>
          <w:sz w:val="24"/>
          <w:szCs w:val="24"/>
          <w:rPrChange w:id="795" w:author="Yoonsu Cho" w:date="2019-07-30T11:18:00Z">
            <w:rPr/>
          </w:rPrChange>
        </w:rPr>
        <w:tab/>
        <w:t xml:space="preserve">Bowden J, Del Greco MF, Minelli C, Davey Smith G, Sheehan N, Thompson J. A framework for the investigation of pleiotropy in two-sample summary data Mendelian randomization. </w:t>
      </w:r>
      <w:r w:rsidRPr="00A1408F">
        <w:rPr>
          <w:rFonts w:ascii="Times New Roman" w:hAnsi="Times New Roman" w:cs="Times New Roman"/>
          <w:i/>
          <w:sz w:val="24"/>
          <w:szCs w:val="24"/>
          <w:rPrChange w:id="796" w:author="Yoonsu Cho" w:date="2019-07-30T11:18:00Z">
            <w:rPr>
              <w:i/>
            </w:rPr>
          </w:rPrChange>
        </w:rPr>
        <w:t>Stat Med</w:t>
      </w:r>
      <w:r w:rsidRPr="00A1408F">
        <w:rPr>
          <w:rFonts w:ascii="Times New Roman" w:hAnsi="Times New Roman" w:cs="Times New Roman"/>
          <w:sz w:val="24"/>
          <w:szCs w:val="24"/>
          <w:rPrChange w:id="797" w:author="Yoonsu Cho" w:date="2019-07-30T11:18:00Z">
            <w:rPr/>
          </w:rPrChange>
        </w:rPr>
        <w:t xml:space="preserve"> </w:t>
      </w:r>
      <w:r w:rsidRPr="00A1408F">
        <w:rPr>
          <w:rFonts w:ascii="Times New Roman" w:hAnsi="Times New Roman" w:cs="Times New Roman"/>
          <w:b/>
          <w:sz w:val="24"/>
          <w:szCs w:val="24"/>
          <w:rPrChange w:id="798" w:author="Yoonsu Cho" w:date="2019-07-30T11:18:00Z">
            <w:rPr>
              <w:b/>
            </w:rPr>
          </w:rPrChange>
        </w:rPr>
        <w:t>36</w:t>
      </w:r>
      <w:r w:rsidRPr="00A1408F">
        <w:rPr>
          <w:rFonts w:ascii="Times New Roman" w:hAnsi="Times New Roman" w:cs="Times New Roman"/>
          <w:sz w:val="24"/>
          <w:szCs w:val="24"/>
          <w:rPrChange w:id="799" w:author="Yoonsu Cho" w:date="2019-07-30T11:18:00Z">
            <w:rPr/>
          </w:rPrChange>
        </w:rPr>
        <w:t>, 1783-1802 (2017).</w:t>
      </w:r>
    </w:p>
    <w:p w14:paraId="2C36E81F"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800" w:author="Yoonsu Cho" w:date="2019-07-30T11:18:00Z">
            <w:rPr/>
          </w:rPrChange>
        </w:rPr>
        <w:pPrChange w:id="801" w:author="Yoonsu Cho" w:date="2019-07-30T11:18:00Z">
          <w:pPr>
            <w:pStyle w:val="EndNoteBibliography"/>
          </w:pPr>
        </w:pPrChange>
      </w:pPr>
    </w:p>
    <w:p w14:paraId="44919BA1"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802" w:author="Yoonsu Cho" w:date="2019-07-30T11:18:00Z">
            <w:rPr/>
          </w:rPrChange>
        </w:rPr>
        <w:pPrChange w:id="803" w:author="Yoonsu Cho" w:date="2019-07-30T11:18:00Z">
          <w:pPr>
            <w:pStyle w:val="EndNoteBibliography"/>
            <w:ind w:left="720" w:hanging="720"/>
          </w:pPr>
        </w:pPrChange>
      </w:pPr>
      <w:r w:rsidRPr="00A1408F">
        <w:rPr>
          <w:rFonts w:ascii="Times New Roman" w:hAnsi="Times New Roman" w:cs="Times New Roman"/>
          <w:sz w:val="24"/>
          <w:szCs w:val="24"/>
          <w:rPrChange w:id="804" w:author="Yoonsu Cho" w:date="2019-07-30T11:18:00Z">
            <w:rPr/>
          </w:rPrChange>
        </w:rPr>
        <w:t>14.</w:t>
      </w:r>
      <w:r w:rsidRPr="00A1408F">
        <w:rPr>
          <w:rFonts w:ascii="Times New Roman" w:hAnsi="Times New Roman" w:cs="Times New Roman"/>
          <w:sz w:val="24"/>
          <w:szCs w:val="24"/>
          <w:rPrChange w:id="805" w:author="Yoonsu Cho" w:date="2019-07-30T11:18:00Z">
            <w:rPr/>
          </w:rPrChange>
        </w:rPr>
        <w:tab/>
        <w:t>Bowden J</w:t>
      </w:r>
      <w:r w:rsidRPr="00A1408F">
        <w:rPr>
          <w:rFonts w:ascii="Times New Roman" w:hAnsi="Times New Roman" w:cs="Times New Roman"/>
          <w:i/>
          <w:sz w:val="24"/>
          <w:szCs w:val="24"/>
          <w:rPrChange w:id="806" w:author="Yoonsu Cho" w:date="2019-07-30T11:18:00Z">
            <w:rPr>
              <w:i/>
            </w:rPr>
          </w:rPrChange>
        </w:rPr>
        <w:t>, et al.</w:t>
      </w:r>
      <w:r w:rsidRPr="00A1408F">
        <w:rPr>
          <w:rFonts w:ascii="Times New Roman" w:hAnsi="Times New Roman" w:cs="Times New Roman"/>
          <w:sz w:val="24"/>
          <w:szCs w:val="24"/>
          <w:rPrChange w:id="807" w:author="Yoonsu Cho" w:date="2019-07-30T11:18:00Z">
            <w:rPr/>
          </w:rPrChange>
        </w:rPr>
        <w:t xml:space="preserve"> Improving the visualization, interpretation and analysis of two-sample summary data Mendelian randomization via the Radial plot and Radial regression. </w:t>
      </w:r>
      <w:r w:rsidRPr="00A1408F">
        <w:rPr>
          <w:rFonts w:ascii="Times New Roman" w:hAnsi="Times New Roman" w:cs="Times New Roman"/>
          <w:i/>
          <w:sz w:val="24"/>
          <w:szCs w:val="24"/>
          <w:rPrChange w:id="808" w:author="Yoonsu Cho" w:date="2019-07-30T11:18:00Z">
            <w:rPr>
              <w:i/>
            </w:rPr>
          </w:rPrChange>
        </w:rPr>
        <w:t>Int J Epidemiol</w:t>
      </w:r>
      <w:r w:rsidRPr="00A1408F">
        <w:rPr>
          <w:rFonts w:ascii="Times New Roman" w:hAnsi="Times New Roman" w:cs="Times New Roman"/>
          <w:sz w:val="24"/>
          <w:szCs w:val="24"/>
          <w:rPrChange w:id="809" w:author="Yoonsu Cho" w:date="2019-07-30T11:18:00Z">
            <w:rPr/>
          </w:rPrChange>
        </w:rPr>
        <w:t>,  (2018).</w:t>
      </w:r>
    </w:p>
    <w:p w14:paraId="6C8EADE8"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810" w:author="Yoonsu Cho" w:date="2019-07-30T11:18:00Z">
            <w:rPr/>
          </w:rPrChange>
        </w:rPr>
        <w:pPrChange w:id="811" w:author="Yoonsu Cho" w:date="2019-07-30T11:18:00Z">
          <w:pPr>
            <w:pStyle w:val="EndNoteBibliography"/>
          </w:pPr>
        </w:pPrChange>
      </w:pPr>
    </w:p>
    <w:p w14:paraId="34681FEC"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812" w:author="Yoonsu Cho" w:date="2019-07-30T11:18:00Z">
            <w:rPr/>
          </w:rPrChange>
        </w:rPr>
        <w:pPrChange w:id="813" w:author="Yoonsu Cho" w:date="2019-07-30T11:18:00Z">
          <w:pPr>
            <w:pStyle w:val="EndNoteBibliography"/>
            <w:ind w:left="720" w:hanging="720"/>
          </w:pPr>
        </w:pPrChange>
      </w:pPr>
      <w:r w:rsidRPr="00A1408F">
        <w:rPr>
          <w:rFonts w:ascii="Times New Roman" w:hAnsi="Times New Roman" w:cs="Times New Roman"/>
          <w:sz w:val="24"/>
          <w:szCs w:val="24"/>
          <w:rPrChange w:id="814" w:author="Yoonsu Cho" w:date="2019-07-30T11:18:00Z">
            <w:rPr/>
          </w:rPrChange>
        </w:rPr>
        <w:t>15.</w:t>
      </w:r>
      <w:r w:rsidRPr="00A1408F">
        <w:rPr>
          <w:rFonts w:ascii="Times New Roman" w:hAnsi="Times New Roman" w:cs="Times New Roman"/>
          <w:sz w:val="24"/>
          <w:szCs w:val="24"/>
          <w:rPrChange w:id="815" w:author="Yoonsu Cho" w:date="2019-07-30T11:18:00Z">
            <w:rPr/>
          </w:rPrChange>
        </w:rPr>
        <w:tab/>
        <w:t xml:space="preserve">Verbanck M, Chen CY, Neale B, Do R. Detection of widespread horizontal pleiotropy in causal relationships inferred from Mendelian randomization between complex traits and diseases. </w:t>
      </w:r>
      <w:r w:rsidRPr="00A1408F">
        <w:rPr>
          <w:rFonts w:ascii="Times New Roman" w:hAnsi="Times New Roman" w:cs="Times New Roman"/>
          <w:i/>
          <w:sz w:val="24"/>
          <w:szCs w:val="24"/>
          <w:rPrChange w:id="816" w:author="Yoonsu Cho" w:date="2019-07-30T11:18:00Z">
            <w:rPr>
              <w:i/>
            </w:rPr>
          </w:rPrChange>
        </w:rPr>
        <w:t>Nat Genet</w:t>
      </w:r>
      <w:r w:rsidRPr="00A1408F">
        <w:rPr>
          <w:rFonts w:ascii="Times New Roman" w:hAnsi="Times New Roman" w:cs="Times New Roman"/>
          <w:sz w:val="24"/>
          <w:szCs w:val="24"/>
          <w:rPrChange w:id="817" w:author="Yoonsu Cho" w:date="2019-07-30T11:18:00Z">
            <w:rPr/>
          </w:rPrChange>
        </w:rPr>
        <w:t xml:space="preserve"> </w:t>
      </w:r>
      <w:r w:rsidRPr="00A1408F">
        <w:rPr>
          <w:rFonts w:ascii="Times New Roman" w:hAnsi="Times New Roman" w:cs="Times New Roman"/>
          <w:b/>
          <w:sz w:val="24"/>
          <w:szCs w:val="24"/>
          <w:rPrChange w:id="818" w:author="Yoonsu Cho" w:date="2019-07-30T11:18:00Z">
            <w:rPr>
              <w:b/>
            </w:rPr>
          </w:rPrChange>
        </w:rPr>
        <w:t>50</w:t>
      </w:r>
      <w:r w:rsidRPr="00A1408F">
        <w:rPr>
          <w:rFonts w:ascii="Times New Roman" w:hAnsi="Times New Roman" w:cs="Times New Roman"/>
          <w:sz w:val="24"/>
          <w:szCs w:val="24"/>
          <w:rPrChange w:id="819" w:author="Yoonsu Cho" w:date="2019-07-30T11:18:00Z">
            <w:rPr/>
          </w:rPrChange>
        </w:rPr>
        <w:t>, 693-698 (2018).</w:t>
      </w:r>
    </w:p>
    <w:p w14:paraId="46BC8A5F"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820" w:author="Yoonsu Cho" w:date="2019-07-30T11:18:00Z">
            <w:rPr/>
          </w:rPrChange>
        </w:rPr>
        <w:pPrChange w:id="821" w:author="Yoonsu Cho" w:date="2019-07-30T11:18:00Z">
          <w:pPr>
            <w:pStyle w:val="EndNoteBibliography"/>
          </w:pPr>
        </w:pPrChange>
      </w:pPr>
    </w:p>
    <w:p w14:paraId="060AEE6B"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822" w:author="Yoonsu Cho" w:date="2019-07-30T11:18:00Z">
            <w:rPr/>
          </w:rPrChange>
        </w:rPr>
        <w:pPrChange w:id="823" w:author="Yoonsu Cho" w:date="2019-07-30T11:18:00Z">
          <w:pPr>
            <w:pStyle w:val="EndNoteBibliography"/>
            <w:ind w:left="720" w:hanging="720"/>
          </w:pPr>
        </w:pPrChange>
      </w:pPr>
      <w:r w:rsidRPr="00A1408F">
        <w:rPr>
          <w:rFonts w:ascii="Times New Roman" w:hAnsi="Times New Roman" w:cs="Times New Roman"/>
          <w:sz w:val="24"/>
          <w:szCs w:val="24"/>
          <w:rPrChange w:id="824" w:author="Yoonsu Cho" w:date="2019-07-30T11:18:00Z">
            <w:rPr/>
          </w:rPrChange>
        </w:rPr>
        <w:t>16.</w:t>
      </w:r>
      <w:r w:rsidRPr="00A1408F">
        <w:rPr>
          <w:rFonts w:ascii="Times New Roman" w:hAnsi="Times New Roman" w:cs="Times New Roman"/>
          <w:sz w:val="24"/>
          <w:szCs w:val="24"/>
          <w:rPrChange w:id="825" w:author="Yoonsu Cho" w:date="2019-07-30T11:18:00Z">
            <w:rPr/>
          </w:rPrChange>
        </w:rPr>
        <w:tab/>
        <w:t xml:space="preserve">Bakker M, Wicherts JM. Outlier removal, sum scores, and the inflation of the Type I error rate in independent samples t tests: the power of alternatives and recommendations. </w:t>
      </w:r>
      <w:r w:rsidRPr="00A1408F">
        <w:rPr>
          <w:rFonts w:ascii="Times New Roman" w:hAnsi="Times New Roman" w:cs="Times New Roman"/>
          <w:i/>
          <w:sz w:val="24"/>
          <w:szCs w:val="24"/>
          <w:rPrChange w:id="826" w:author="Yoonsu Cho" w:date="2019-07-30T11:18:00Z">
            <w:rPr>
              <w:i/>
            </w:rPr>
          </w:rPrChange>
        </w:rPr>
        <w:t>Psychol Methods</w:t>
      </w:r>
      <w:r w:rsidRPr="00A1408F">
        <w:rPr>
          <w:rFonts w:ascii="Times New Roman" w:hAnsi="Times New Roman" w:cs="Times New Roman"/>
          <w:sz w:val="24"/>
          <w:szCs w:val="24"/>
          <w:rPrChange w:id="827" w:author="Yoonsu Cho" w:date="2019-07-30T11:18:00Z">
            <w:rPr/>
          </w:rPrChange>
        </w:rPr>
        <w:t xml:space="preserve"> </w:t>
      </w:r>
      <w:r w:rsidRPr="00A1408F">
        <w:rPr>
          <w:rFonts w:ascii="Times New Roman" w:hAnsi="Times New Roman" w:cs="Times New Roman"/>
          <w:b/>
          <w:sz w:val="24"/>
          <w:szCs w:val="24"/>
          <w:rPrChange w:id="828" w:author="Yoonsu Cho" w:date="2019-07-30T11:18:00Z">
            <w:rPr>
              <w:b/>
            </w:rPr>
          </w:rPrChange>
        </w:rPr>
        <w:t>19</w:t>
      </w:r>
      <w:r w:rsidRPr="00A1408F">
        <w:rPr>
          <w:rFonts w:ascii="Times New Roman" w:hAnsi="Times New Roman" w:cs="Times New Roman"/>
          <w:sz w:val="24"/>
          <w:szCs w:val="24"/>
          <w:rPrChange w:id="829" w:author="Yoonsu Cho" w:date="2019-07-30T11:18:00Z">
            <w:rPr/>
          </w:rPrChange>
        </w:rPr>
        <w:t>, 409-427 (2014).</w:t>
      </w:r>
    </w:p>
    <w:p w14:paraId="188CCB3A"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830" w:author="Yoonsu Cho" w:date="2019-07-30T11:18:00Z">
            <w:rPr/>
          </w:rPrChange>
        </w:rPr>
        <w:pPrChange w:id="831" w:author="Yoonsu Cho" w:date="2019-07-30T11:18:00Z">
          <w:pPr>
            <w:pStyle w:val="EndNoteBibliography"/>
          </w:pPr>
        </w:pPrChange>
      </w:pPr>
    </w:p>
    <w:p w14:paraId="26DA9572"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832" w:author="Yoonsu Cho" w:date="2019-07-30T11:18:00Z">
            <w:rPr/>
          </w:rPrChange>
        </w:rPr>
        <w:pPrChange w:id="833" w:author="Yoonsu Cho" w:date="2019-07-30T11:18:00Z">
          <w:pPr>
            <w:pStyle w:val="EndNoteBibliography"/>
            <w:ind w:left="720" w:hanging="720"/>
          </w:pPr>
        </w:pPrChange>
      </w:pPr>
      <w:r w:rsidRPr="00A1408F">
        <w:rPr>
          <w:rFonts w:ascii="Times New Roman" w:hAnsi="Times New Roman" w:cs="Times New Roman"/>
          <w:sz w:val="24"/>
          <w:szCs w:val="24"/>
          <w:rPrChange w:id="834" w:author="Yoonsu Cho" w:date="2019-07-30T11:18:00Z">
            <w:rPr/>
          </w:rPrChange>
        </w:rPr>
        <w:t>17.</w:t>
      </w:r>
      <w:r w:rsidRPr="00A1408F">
        <w:rPr>
          <w:rFonts w:ascii="Times New Roman" w:hAnsi="Times New Roman" w:cs="Times New Roman"/>
          <w:sz w:val="24"/>
          <w:szCs w:val="24"/>
          <w:rPrChange w:id="835" w:author="Yoonsu Cho" w:date="2019-07-30T11:18:00Z">
            <w:rPr/>
          </w:rPrChange>
        </w:rPr>
        <w:tab/>
        <w:t>Hemani G</w:t>
      </w:r>
      <w:r w:rsidRPr="00A1408F">
        <w:rPr>
          <w:rFonts w:ascii="Times New Roman" w:hAnsi="Times New Roman" w:cs="Times New Roman"/>
          <w:i/>
          <w:sz w:val="24"/>
          <w:szCs w:val="24"/>
          <w:rPrChange w:id="836" w:author="Yoonsu Cho" w:date="2019-07-30T11:18:00Z">
            <w:rPr>
              <w:i/>
            </w:rPr>
          </w:rPrChange>
        </w:rPr>
        <w:t>, et al.</w:t>
      </w:r>
      <w:r w:rsidRPr="00A1408F">
        <w:rPr>
          <w:rFonts w:ascii="Times New Roman" w:hAnsi="Times New Roman" w:cs="Times New Roman"/>
          <w:sz w:val="24"/>
          <w:szCs w:val="24"/>
          <w:rPrChange w:id="837" w:author="Yoonsu Cho" w:date="2019-07-30T11:18:00Z">
            <w:rPr/>
          </w:rPrChange>
        </w:rPr>
        <w:t xml:space="preserve"> Automating Mendelian randomization through machine learning to construct a putative causal map of the human phenome. </w:t>
      </w:r>
      <w:r w:rsidRPr="00A1408F">
        <w:rPr>
          <w:rFonts w:ascii="Times New Roman" w:hAnsi="Times New Roman" w:cs="Times New Roman"/>
          <w:i/>
          <w:sz w:val="24"/>
          <w:szCs w:val="24"/>
          <w:rPrChange w:id="838" w:author="Yoonsu Cho" w:date="2019-07-30T11:18:00Z">
            <w:rPr>
              <w:i/>
            </w:rPr>
          </w:rPrChange>
        </w:rPr>
        <w:t>bioRxiv</w:t>
      </w:r>
      <w:r w:rsidRPr="00A1408F">
        <w:rPr>
          <w:rFonts w:ascii="Times New Roman" w:hAnsi="Times New Roman" w:cs="Times New Roman"/>
          <w:sz w:val="24"/>
          <w:szCs w:val="24"/>
          <w:rPrChange w:id="839" w:author="Yoonsu Cho" w:date="2019-07-30T11:18:00Z">
            <w:rPr/>
          </w:rPrChange>
        </w:rPr>
        <w:t>, 173682 (2017).</w:t>
      </w:r>
    </w:p>
    <w:p w14:paraId="719D8FF7"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840" w:author="Yoonsu Cho" w:date="2019-07-30T11:18:00Z">
            <w:rPr/>
          </w:rPrChange>
        </w:rPr>
        <w:pPrChange w:id="841" w:author="Yoonsu Cho" w:date="2019-07-30T11:18:00Z">
          <w:pPr>
            <w:pStyle w:val="EndNoteBibliography"/>
          </w:pPr>
        </w:pPrChange>
      </w:pPr>
    </w:p>
    <w:p w14:paraId="2032EAB7"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842" w:author="Yoonsu Cho" w:date="2019-07-30T11:18:00Z">
            <w:rPr/>
          </w:rPrChange>
        </w:rPr>
        <w:pPrChange w:id="843" w:author="Yoonsu Cho" w:date="2019-07-30T11:18:00Z">
          <w:pPr>
            <w:pStyle w:val="EndNoteBibliography"/>
            <w:ind w:left="720" w:hanging="720"/>
          </w:pPr>
        </w:pPrChange>
      </w:pPr>
      <w:r w:rsidRPr="00A1408F">
        <w:rPr>
          <w:rFonts w:ascii="Times New Roman" w:hAnsi="Times New Roman" w:cs="Times New Roman"/>
          <w:sz w:val="24"/>
          <w:szCs w:val="24"/>
          <w:rPrChange w:id="844" w:author="Yoonsu Cho" w:date="2019-07-30T11:18:00Z">
            <w:rPr/>
          </w:rPrChange>
        </w:rPr>
        <w:t>18.</w:t>
      </w:r>
      <w:r w:rsidRPr="00A1408F">
        <w:rPr>
          <w:rFonts w:ascii="Times New Roman" w:hAnsi="Times New Roman" w:cs="Times New Roman"/>
          <w:sz w:val="24"/>
          <w:szCs w:val="24"/>
          <w:rPrChange w:id="845" w:author="Yoonsu Cho" w:date="2019-07-30T11:18:00Z">
            <w:rPr/>
          </w:rPrChange>
        </w:rPr>
        <w:tab/>
        <w:t xml:space="preserve">Bateson W. </w:t>
      </w:r>
      <w:r w:rsidRPr="00A1408F">
        <w:rPr>
          <w:rFonts w:ascii="Times New Roman" w:hAnsi="Times New Roman" w:cs="Times New Roman"/>
          <w:i/>
          <w:sz w:val="24"/>
          <w:szCs w:val="24"/>
          <w:rPrChange w:id="846" w:author="Yoonsu Cho" w:date="2019-07-30T11:18:00Z">
            <w:rPr>
              <w:i/>
            </w:rPr>
          </w:rPrChange>
        </w:rPr>
        <w:t>The methods and scope of genetics</w:t>
      </w:r>
      <w:r w:rsidRPr="00A1408F">
        <w:rPr>
          <w:rFonts w:ascii="Times New Roman" w:hAnsi="Times New Roman" w:cs="Times New Roman"/>
          <w:sz w:val="24"/>
          <w:szCs w:val="24"/>
          <w:rPrChange w:id="847" w:author="Yoonsu Cho" w:date="2019-07-30T11:18:00Z">
            <w:rPr/>
          </w:rPrChange>
        </w:rPr>
        <w:t>. Cambridge University Press (2014).</w:t>
      </w:r>
    </w:p>
    <w:p w14:paraId="64D5063F"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848" w:author="Yoonsu Cho" w:date="2019-07-30T11:18:00Z">
            <w:rPr/>
          </w:rPrChange>
        </w:rPr>
        <w:pPrChange w:id="849" w:author="Yoonsu Cho" w:date="2019-07-30T11:18:00Z">
          <w:pPr>
            <w:pStyle w:val="EndNoteBibliography"/>
          </w:pPr>
        </w:pPrChange>
      </w:pPr>
    </w:p>
    <w:p w14:paraId="31036EA9"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850" w:author="Yoonsu Cho" w:date="2019-07-30T11:18:00Z">
            <w:rPr/>
          </w:rPrChange>
        </w:rPr>
        <w:pPrChange w:id="851" w:author="Yoonsu Cho" w:date="2019-07-30T11:18:00Z">
          <w:pPr>
            <w:pStyle w:val="EndNoteBibliography"/>
            <w:ind w:left="720" w:hanging="720"/>
          </w:pPr>
        </w:pPrChange>
      </w:pPr>
      <w:r w:rsidRPr="00A1408F">
        <w:rPr>
          <w:rFonts w:ascii="Times New Roman" w:hAnsi="Times New Roman" w:cs="Times New Roman"/>
          <w:sz w:val="24"/>
          <w:szCs w:val="24"/>
          <w:rPrChange w:id="852" w:author="Yoonsu Cho" w:date="2019-07-30T11:18:00Z">
            <w:rPr/>
          </w:rPrChange>
        </w:rPr>
        <w:t>19.</w:t>
      </w:r>
      <w:r w:rsidRPr="00A1408F">
        <w:rPr>
          <w:rFonts w:ascii="Times New Roman" w:hAnsi="Times New Roman" w:cs="Times New Roman"/>
          <w:sz w:val="24"/>
          <w:szCs w:val="24"/>
          <w:rPrChange w:id="853" w:author="Yoonsu Cho" w:date="2019-07-30T11:18:00Z">
            <w:rPr/>
          </w:rPrChange>
        </w:rPr>
        <w:tab/>
        <w:t xml:space="preserve">Burgess S, Butterworth A, Thompson SG. Mendelian randomization analysis with multiple genetic variants using summarized data. </w:t>
      </w:r>
      <w:r w:rsidRPr="00A1408F">
        <w:rPr>
          <w:rFonts w:ascii="Times New Roman" w:hAnsi="Times New Roman" w:cs="Times New Roman"/>
          <w:i/>
          <w:sz w:val="24"/>
          <w:szCs w:val="24"/>
          <w:rPrChange w:id="854" w:author="Yoonsu Cho" w:date="2019-07-30T11:18:00Z">
            <w:rPr>
              <w:i/>
            </w:rPr>
          </w:rPrChange>
        </w:rPr>
        <w:t>Genet Epidemiol</w:t>
      </w:r>
      <w:r w:rsidRPr="00A1408F">
        <w:rPr>
          <w:rFonts w:ascii="Times New Roman" w:hAnsi="Times New Roman" w:cs="Times New Roman"/>
          <w:sz w:val="24"/>
          <w:szCs w:val="24"/>
          <w:rPrChange w:id="855" w:author="Yoonsu Cho" w:date="2019-07-30T11:18:00Z">
            <w:rPr/>
          </w:rPrChange>
        </w:rPr>
        <w:t xml:space="preserve"> </w:t>
      </w:r>
      <w:r w:rsidRPr="00A1408F">
        <w:rPr>
          <w:rFonts w:ascii="Times New Roman" w:hAnsi="Times New Roman" w:cs="Times New Roman"/>
          <w:b/>
          <w:sz w:val="24"/>
          <w:szCs w:val="24"/>
          <w:rPrChange w:id="856" w:author="Yoonsu Cho" w:date="2019-07-30T11:18:00Z">
            <w:rPr>
              <w:b/>
            </w:rPr>
          </w:rPrChange>
        </w:rPr>
        <w:t>37</w:t>
      </w:r>
      <w:r w:rsidRPr="00A1408F">
        <w:rPr>
          <w:rFonts w:ascii="Times New Roman" w:hAnsi="Times New Roman" w:cs="Times New Roman"/>
          <w:sz w:val="24"/>
          <w:szCs w:val="24"/>
          <w:rPrChange w:id="857" w:author="Yoonsu Cho" w:date="2019-07-30T11:18:00Z">
            <w:rPr/>
          </w:rPrChange>
        </w:rPr>
        <w:t>, 658-665 (2013).</w:t>
      </w:r>
    </w:p>
    <w:p w14:paraId="34A9D316"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858" w:author="Yoonsu Cho" w:date="2019-07-30T11:18:00Z">
            <w:rPr/>
          </w:rPrChange>
        </w:rPr>
        <w:pPrChange w:id="859" w:author="Yoonsu Cho" w:date="2019-07-30T11:18:00Z">
          <w:pPr>
            <w:pStyle w:val="EndNoteBibliography"/>
          </w:pPr>
        </w:pPrChange>
      </w:pPr>
    </w:p>
    <w:p w14:paraId="7CF095AF"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860" w:author="Yoonsu Cho" w:date="2019-07-30T11:18:00Z">
            <w:rPr/>
          </w:rPrChange>
        </w:rPr>
        <w:pPrChange w:id="861" w:author="Yoonsu Cho" w:date="2019-07-30T11:18:00Z">
          <w:pPr>
            <w:pStyle w:val="EndNoteBibliography"/>
            <w:ind w:left="720" w:hanging="720"/>
          </w:pPr>
        </w:pPrChange>
      </w:pPr>
      <w:r w:rsidRPr="00A1408F">
        <w:rPr>
          <w:rFonts w:ascii="Times New Roman" w:hAnsi="Times New Roman" w:cs="Times New Roman"/>
          <w:sz w:val="24"/>
          <w:szCs w:val="24"/>
          <w:rPrChange w:id="862" w:author="Yoonsu Cho" w:date="2019-07-30T11:18:00Z">
            <w:rPr/>
          </w:rPrChange>
        </w:rPr>
        <w:t>20.</w:t>
      </w:r>
      <w:r w:rsidRPr="00A1408F">
        <w:rPr>
          <w:rFonts w:ascii="Times New Roman" w:hAnsi="Times New Roman" w:cs="Times New Roman"/>
          <w:sz w:val="24"/>
          <w:szCs w:val="24"/>
          <w:rPrChange w:id="863" w:author="Yoonsu Cho" w:date="2019-07-30T11:18:00Z">
            <w:rPr/>
          </w:rPrChange>
        </w:rPr>
        <w:tab/>
        <w:t>Bowden J</w:t>
      </w:r>
      <w:r w:rsidRPr="00A1408F">
        <w:rPr>
          <w:rFonts w:ascii="Times New Roman" w:hAnsi="Times New Roman" w:cs="Times New Roman"/>
          <w:i/>
          <w:sz w:val="24"/>
          <w:szCs w:val="24"/>
          <w:rPrChange w:id="864" w:author="Yoonsu Cho" w:date="2019-07-30T11:18:00Z">
            <w:rPr>
              <w:i/>
            </w:rPr>
          </w:rPrChange>
        </w:rPr>
        <w:t>, et al.</w:t>
      </w:r>
      <w:r w:rsidRPr="00A1408F">
        <w:rPr>
          <w:rFonts w:ascii="Times New Roman" w:hAnsi="Times New Roman" w:cs="Times New Roman"/>
          <w:sz w:val="24"/>
          <w:szCs w:val="24"/>
          <w:rPrChange w:id="865" w:author="Yoonsu Cho" w:date="2019-07-30T11:18:00Z">
            <w:rPr/>
          </w:rPrChange>
        </w:rPr>
        <w:t xml:space="preserve"> Improving the visualization, interpretation and analysis of two-sample summary data Mendelian randomization via the Radial plot and Radial regression. </w:t>
      </w:r>
      <w:r w:rsidRPr="00A1408F">
        <w:rPr>
          <w:rFonts w:ascii="Times New Roman" w:hAnsi="Times New Roman" w:cs="Times New Roman"/>
          <w:i/>
          <w:sz w:val="24"/>
          <w:szCs w:val="24"/>
          <w:rPrChange w:id="866" w:author="Yoonsu Cho" w:date="2019-07-30T11:18:00Z">
            <w:rPr>
              <w:i/>
            </w:rPr>
          </w:rPrChange>
        </w:rPr>
        <w:t>Int J Epidemiol</w:t>
      </w:r>
      <w:r w:rsidRPr="00A1408F">
        <w:rPr>
          <w:rFonts w:ascii="Times New Roman" w:hAnsi="Times New Roman" w:cs="Times New Roman"/>
          <w:sz w:val="24"/>
          <w:szCs w:val="24"/>
          <w:rPrChange w:id="867" w:author="Yoonsu Cho" w:date="2019-07-30T11:18:00Z">
            <w:rPr/>
          </w:rPrChange>
        </w:rPr>
        <w:t xml:space="preserve"> </w:t>
      </w:r>
      <w:r w:rsidRPr="00A1408F">
        <w:rPr>
          <w:rFonts w:ascii="Times New Roman" w:hAnsi="Times New Roman" w:cs="Times New Roman"/>
          <w:b/>
          <w:sz w:val="24"/>
          <w:szCs w:val="24"/>
          <w:rPrChange w:id="868" w:author="Yoonsu Cho" w:date="2019-07-30T11:18:00Z">
            <w:rPr>
              <w:b/>
            </w:rPr>
          </w:rPrChange>
        </w:rPr>
        <w:t>47</w:t>
      </w:r>
      <w:r w:rsidRPr="00A1408F">
        <w:rPr>
          <w:rFonts w:ascii="Times New Roman" w:hAnsi="Times New Roman" w:cs="Times New Roman"/>
          <w:sz w:val="24"/>
          <w:szCs w:val="24"/>
          <w:rPrChange w:id="869" w:author="Yoonsu Cho" w:date="2019-07-30T11:18:00Z">
            <w:rPr/>
          </w:rPrChange>
        </w:rPr>
        <w:t>, 1264-1278 (2018).</w:t>
      </w:r>
    </w:p>
    <w:p w14:paraId="2DE5C91C"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870" w:author="Yoonsu Cho" w:date="2019-07-30T11:18:00Z">
            <w:rPr/>
          </w:rPrChange>
        </w:rPr>
        <w:pPrChange w:id="871" w:author="Yoonsu Cho" w:date="2019-07-30T11:18:00Z">
          <w:pPr>
            <w:pStyle w:val="EndNoteBibliography"/>
          </w:pPr>
        </w:pPrChange>
      </w:pPr>
    </w:p>
    <w:p w14:paraId="103FED45"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872" w:author="Yoonsu Cho" w:date="2019-07-30T11:18:00Z">
            <w:rPr/>
          </w:rPrChange>
        </w:rPr>
        <w:pPrChange w:id="873" w:author="Yoonsu Cho" w:date="2019-07-30T11:18:00Z">
          <w:pPr>
            <w:pStyle w:val="EndNoteBibliography"/>
            <w:ind w:left="720" w:hanging="720"/>
          </w:pPr>
        </w:pPrChange>
      </w:pPr>
      <w:r w:rsidRPr="00A1408F">
        <w:rPr>
          <w:rFonts w:ascii="Times New Roman" w:hAnsi="Times New Roman" w:cs="Times New Roman"/>
          <w:sz w:val="24"/>
          <w:szCs w:val="24"/>
          <w:rPrChange w:id="874" w:author="Yoonsu Cho" w:date="2019-07-30T11:18:00Z">
            <w:rPr/>
          </w:rPrChange>
        </w:rPr>
        <w:t>21.</w:t>
      </w:r>
      <w:r w:rsidRPr="00A1408F">
        <w:rPr>
          <w:rFonts w:ascii="Times New Roman" w:hAnsi="Times New Roman" w:cs="Times New Roman"/>
          <w:sz w:val="24"/>
          <w:szCs w:val="24"/>
          <w:rPrChange w:id="875" w:author="Yoonsu Cho" w:date="2019-07-30T11:18:00Z">
            <w:rPr/>
          </w:rPrChange>
        </w:rPr>
        <w:tab/>
        <w:t xml:space="preserve">Bowden J, Hemani G, Davey Smith G. Detecting individual and global horizontal pleiotropy in Mendelian randomization: a job for the humble heterogeneity statistic? </w:t>
      </w:r>
      <w:r w:rsidRPr="00A1408F">
        <w:rPr>
          <w:rFonts w:ascii="Times New Roman" w:hAnsi="Times New Roman" w:cs="Times New Roman"/>
          <w:i/>
          <w:sz w:val="24"/>
          <w:szCs w:val="24"/>
          <w:rPrChange w:id="876" w:author="Yoonsu Cho" w:date="2019-07-30T11:18:00Z">
            <w:rPr>
              <w:i/>
            </w:rPr>
          </w:rPrChange>
        </w:rPr>
        <w:t>Am J Epidemiol</w:t>
      </w:r>
      <w:r w:rsidRPr="00A1408F">
        <w:rPr>
          <w:rFonts w:ascii="Times New Roman" w:hAnsi="Times New Roman" w:cs="Times New Roman"/>
          <w:sz w:val="24"/>
          <w:szCs w:val="24"/>
          <w:rPrChange w:id="877" w:author="Yoonsu Cho" w:date="2019-07-30T11:18:00Z">
            <w:rPr/>
          </w:rPrChange>
        </w:rPr>
        <w:t>,  (2018).</w:t>
      </w:r>
    </w:p>
    <w:p w14:paraId="2434E809"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878" w:author="Yoonsu Cho" w:date="2019-07-30T11:18:00Z">
            <w:rPr/>
          </w:rPrChange>
        </w:rPr>
        <w:pPrChange w:id="879" w:author="Yoonsu Cho" w:date="2019-07-30T11:18:00Z">
          <w:pPr>
            <w:pStyle w:val="EndNoteBibliography"/>
          </w:pPr>
        </w:pPrChange>
      </w:pPr>
    </w:p>
    <w:p w14:paraId="654268F6"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880" w:author="Yoonsu Cho" w:date="2019-07-30T11:18:00Z">
            <w:rPr/>
          </w:rPrChange>
        </w:rPr>
        <w:pPrChange w:id="881" w:author="Yoonsu Cho" w:date="2019-07-30T11:18:00Z">
          <w:pPr>
            <w:pStyle w:val="EndNoteBibliography"/>
            <w:ind w:left="720" w:hanging="720"/>
          </w:pPr>
        </w:pPrChange>
      </w:pPr>
      <w:r w:rsidRPr="00A1408F">
        <w:rPr>
          <w:rFonts w:ascii="Times New Roman" w:hAnsi="Times New Roman" w:cs="Times New Roman"/>
          <w:sz w:val="24"/>
          <w:szCs w:val="24"/>
          <w:rPrChange w:id="882" w:author="Yoonsu Cho" w:date="2019-07-30T11:18:00Z">
            <w:rPr/>
          </w:rPrChange>
        </w:rPr>
        <w:t>22.</w:t>
      </w:r>
      <w:r w:rsidRPr="00A1408F">
        <w:rPr>
          <w:rFonts w:ascii="Times New Roman" w:hAnsi="Times New Roman" w:cs="Times New Roman"/>
          <w:sz w:val="24"/>
          <w:szCs w:val="24"/>
          <w:rPrChange w:id="883" w:author="Yoonsu Cho" w:date="2019-07-30T11:18:00Z">
            <w:rPr/>
          </w:rPrChange>
        </w:rPr>
        <w:tab/>
        <w:t xml:space="preserve">Sterne JA, Davey Smith G. Sifting the evidence-what's wrong with significance tests? </w:t>
      </w:r>
      <w:r w:rsidRPr="00A1408F">
        <w:rPr>
          <w:rFonts w:ascii="Times New Roman" w:hAnsi="Times New Roman" w:cs="Times New Roman"/>
          <w:i/>
          <w:sz w:val="24"/>
          <w:szCs w:val="24"/>
          <w:rPrChange w:id="884" w:author="Yoonsu Cho" w:date="2019-07-30T11:18:00Z">
            <w:rPr>
              <w:i/>
            </w:rPr>
          </w:rPrChange>
        </w:rPr>
        <w:t>Phys Ther</w:t>
      </w:r>
      <w:r w:rsidRPr="00A1408F">
        <w:rPr>
          <w:rFonts w:ascii="Times New Roman" w:hAnsi="Times New Roman" w:cs="Times New Roman"/>
          <w:sz w:val="24"/>
          <w:szCs w:val="24"/>
          <w:rPrChange w:id="885" w:author="Yoonsu Cho" w:date="2019-07-30T11:18:00Z">
            <w:rPr/>
          </w:rPrChange>
        </w:rPr>
        <w:t xml:space="preserve"> </w:t>
      </w:r>
      <w:r w:rsidRPr="00A1408F">
        <w:rPr>
          <w:rFonts w:ascii="Times New Roman" w:hAnsi="Times New Roman" w:cs="Times New Roman"/>
          <w:b/>
          <w:sz w:val="24"/>
          <w:szCs w:val="24"/>
          <w:rPrChange w:id="886" w:author="Yoonsu Cho" w:date="2019-07-30T11:18:00Z">
            <w:rPr>
              <w:b/>
            </w:rPr>
          </w:rPrChange>
        </w:rPr>
        <w:t>81</w:t>
      </w:r>
      <w:r w:rsidRPr="00A1408F">
        <w:rPr>
          <w:rFonts w:ascii="Times New Roman" w:hAnsi="Times New Roman" w:cs="Times New Roman"/>
          <w:sz w:val="24"/>
          <w:szCs w:val="24"/>
          <w:rPrChange w:id="887" w:author="Yoonsu Cho" w:date="2019-07-30T11:18:00Z">
            <w:rPr/>
          </w:rPrChange>
        </w:rPr>
        <w:t>, 1464-1469 (2001).</w:t>
      </w:r>
    </w:p>
    <w:p w14:paraId="01AF1296"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888" w:author="Yoonsu Cho" w:date="2019-07-30T11:18:00Z">
            <w:rPr/>
          </w:rPrChange>
        </w:rPr>
        <w:pPrChange w:id="889" w:author="Yoonsu Cho" w:date="2019-07-30T11:18:00Z">
          <w:pPr>
            <w:pStyle w:val="EndNoteBibliography"/>
          </w:pPr>
        </w:pPrChange>
      </w:pPr>
    </w:p>
    <w:p w14:paraId="325D8023"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890" w:author="Yoonsu Cho" w:date="2019-07-30T11:18:00Z">
            <w:rPr/>
          </w:rPrChange>
        </w:rPr>
        <w:pPrChange w:id="891" w:author="Yoonsu Cho" w:date="2019-07-30T11:18:00Z">
          <w:pPr>
            <w:pStyle w:val="EndNoteBibliography"/>
            <w:ind w:left="720" w:hanging="720"/>
          </w:pPr>
        </w:pPrChange>
      </w:pPr>
      <w:r w:rsidRPr="00A1408F">
        <w:rPr>
          <w:rFonts w:ascii="Times New Roman" w:hAnsi="Times New Roman" w:cs="Times New Roman"/>
          <w:sz w:val="24"/>
          <w:szCs w:val="24"/>
          <w:rPrChange w:id="892" w:author="Yoonsu Cho" w:date="2019-07-30T11:18:00Z">
            <w:rPr/>
          </w:rPrChange>
        </w:rPr>
        <w:t>23.</w:t>
      </w:r>
      <w:r w:rsidRPr="00A1408F">
        <w:rPr>
          <w:rFonts w:ascii="Times New Roman" w:hAnsi="Times New Roman" w:cs="Times New Roman"/>
          <w:sz w:val="24"/>
          <w:szCs w:val="24"/>
          <w:rPrChange w:id="893" w:author="Yoonsu Cho" w:date="2019-07-30T11:18:00Z">
            <w:rPr/>
          </w:rPrChange>
        </w:rPr>
        <w:tab/>
        <w:t xml:space="preserve">Wasserstein RL, Lazar NA. The ASA's Statement on p-Values: Context, Process, and Purpose. </w:t>
      </w:r>
      <w:r w:rsidRPr="00A1408F">
        <w:rPr>
          <w:rFonts w:ascii="Times New Roman" w:hAnsi="Times New Roman" w:cs="Times New Roman"/>
          <w:i/>
          <w:sz w:val="24"/>
          <w:szCs w:val="24"/>
          <w:rPrChange w:id="894" w:author="Yoonsu Cho" w:date="2019-07-30T11:18:00Z">
            <w:rPr>
              <w:i/>
            </w:rPr>
          </w:rPrChange>
        </w:rPr>
        <w:t>Am Stat</w:t>
      </w:r>
      <w:r w:rsidRPr="00A1408F">
        <w:rPr>
          <w:rFonts w:ascii="Times New Roman" w:hAnsi="Times New Roman" w:cs="Times New Roman"/>
          <w:sz w:val="24"/>
          <w:szCs w:val="24"/>
          <w:rPrChange w:id="895" w:author="Yoonsu Cho" w:date="2019-07-30T11:18:00Z">
            <w:rPr/>
          </w:rPrChange>
        </w:rPr>
        <w:t xml:space="preserve"> </w:t>
      </w:r>
      <w:r w:rsidRPr="00A1408F">
        <w:rPr>
          <w:rFonts w:ascii="Times New Roman" w:hAnsi="Times New Roman" w:cs="Times New Roman"/>
          <w:b/>
          <w:sz w:val="24"/>
          <w:szCs w:val="24"/>
          <w:rPrChange w:id="896" w:author="Yoonsu Cho" w:date="2019-07-30T11:18:00Z">
            <w:rPr>
              <w:b/>
            </w:rPr>
          </w:rPrChange>
        </w:rPr>
        <w:t>70</w:t>
      </w:r>
      <w:r w:rsidRPr="00A1408F">
        <w:rPr>
          <w:rFonts w:ascii="Times New Roman" w:hAnsi="Times New Roman" w:cs="Times New Roman"/>
          <w:sz w:val="24"/>
          <w:szCs w:val="24"/>
          <w:rPrChange w:id="897" w:author="Yoonsu Cho" w:date="2019-07-30T11:18:00Z">
            <w:rPr/>
          </w:rPrChange>
        </w:rPr>
        <w:t>, 129-131 (2016).</w:t>
      </w:r>
    </w:p>
    <w:p w14:paraId="31F7DF3A"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898" w:author="Yoonsu Cho" w:date="2019-07-30T11:18:00Z">
            <w:rPr/>
          </w:rPrChange>
        </w:rPr>
        <w:pPrChange w:id="899" w:author="Yoonsu Cho" w:date="2019-07-30T11:18:00Z">
          <w:pPr>
            <w:pStyle w:val="EndNoteBibliography"/>
          </w:pPr>
        </w:pPrChange>
      </w:pPr>
    </w:p>
    <w:p w14:paraId="297020C7"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900" w:author="Yoonsu Cho" w:date="2019-07-30T11:18:00Z">
            <w:rPr/>
          </w:rPrChange>
        </w:rPr>
        <w:pPrChange w:id="901" w:author="Yoonsu Cho" w:date="2019-07-30T11:18:00Z">
          <w:pPr>
            <w:pStyle w:val="EndNoteBibliography"/>
            <w:ind w:left="720" w:hanging="720"/>
          </w:pPr>
        </w:pPrChange>
      </w:pPr>
      <w:r w:rsidRPr="00A1408F">
        <w:rPr>
          <w:rFonts w:ascii="Times New Roman" w:hAnsi="Times New Roman" w:cs="Times New Roman"/>
          <w:sz w:val="24"/>
          <w:szCs w:val="24"/>
          <w:rPrChange w:id="902" w:author="Yoonsu Cho" w:date="2019-07-30T11:18:00Z">
            <w:rPr/>
          </w:rPrChange>
        </w:rPr>
        <w:t>24.</w:t>
      </w:r>
      <w:r w:rsidRPr="00A1408F">
        <w:rPr>
          <w:rFonts w:ascii="Times New Roman" w:hAnsi="Times New Roman" w:cs="Times New Roman"/>
          <w:sz w:val="24"/>
          <w:szCs w:val="24"/>
          <w:rPrChange w:id="903" w:author="Yoonsu Cho" w:date="2019-07-30T11:18:00Z">
            <w:rPr/>
          </w:rPrChange>
        </w:rPr>
        <w:tab/>
        <w:t xml:space="preserve">Sanderson E, Davey Smith G, Windmeijer F, Bowden J. An examination of multivariable Mendelian randomization in the single sample and two-sample summary data settings. </w:t>
      </w:r>
      <w:r w:rsidRPr="00A1408F">
        <w:rPr>
          <w:rFonts w:ascii="Times New Roman" w:hAnsi="Times New Roman" w:cs="Times New Roman"/>
          <w:i/>
          <w:sz w:val="24"/>
          <w:szCs w:val="24"/>
          <w:rPrChange w:id="904" w:author="Yoonsu Cho" w:date="2019-07-30T11:18:00Z">
            <w:rPr>
              <w:i/>
            </w:rPr>
          </w:rPrChange>
        </w:rPr>
        <w:t>bioRxiv</w:t>
      </w:r>
      <w:r w:rsidRPr="00A1408F">
        <w:rPr>
          <w:rFonts w:ascii="Times New Roman" w:hAnsi="Times New Roman" w:cs="Times New Roman"/>
          <w:sz w:val="24"/>
          <w:szCs w:val="24"/>
          <w:rPrChange w:id="905" w:author="Yoonsu Cho" w:date="2019-07-30T11:18:00Z">
            <w:rPr/>
          </w:rPrChange>
        </w:rPr>
        <w:t>,  (2018).</w:t>
      </w:r>
    </w:p>
    <w:p w14:paraId="7DBB3D6E"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906" w:author="Yoonsu Cho" w:date="2019-07-30T11:18:00Z">
            <w:rPr/>
          </w:rPrChange>
        </w:rPr>
        <w:pPrChange w:id="907" w:author="Yoonsu Cho" w:date="2019-07-30T11:18:00Z">
          <w:pPr>
            <w:pStyle w:val="EndNoteBibliography"/>
          </w:pPr>
        </w:pPrChange>
      </w:pPr>
    </w:p>
    <w:p w14:paraId="48F89390"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908" w:author="Yoonsu Cho" w:date="2019-07-30T11:18:00Z">
            <w:rPr/>
          </w:rPrChange>
        </w:rPr>
        <w:pPrChange w:id="909" w:author="Yoonsu Cho" w:date="2019-07-30T11:18:00Z">
          <w:pPr>
            <w:pStyle w:val="EndNoteBibliography"/>
            <w:ind w:left="720" w:hanging="720"/>
          </w:pPr>
        </w:pPrChange>
      </w:pPr>
      <w:r w:rsidRPr="00A1408F">
        <w:rPr>
          <w:rFonts w:ascii="Times New Roman" w:hAnsi="Times New Roman" w:cs="Times New Roman"/>
          <w:sz w:val="24"/>
          <w:szCs w:val="24"/>
          <w:rPrChange w:id="910" w:author="Yoonsu Cho" w:date="2019-07-30T11:18:00Z">
            <w:rPr/>
          </w:rPrChange>
        </w:rPr>
        <w:t>25.</w:t>
      </w:r>
      <w:r w:rsidRPr="00A1408F">
        <w:rPr>
          <w:rFonts w:ascii="Times New Roman" w:hAnsi="Times New Roman" w:cs="Times New Roman"/>
          <w:sz w:val="24"/>
          <w:szCs w:val="24"/>
          <w:rPrChange w:id="911" w:author="Yoonsu Cho" w:date="2019-07-30T11:18:00Z">
            <w:rPr/>
          </w:rPrChange>
        </w:rPr>
        <w:tab/>
        <w:t xml:space="preserve">Bennett DA, Holmes MV. Mendelian randomisation in cardiovascular research: an introduction for clinicians. </w:t>
      </w:r>
      <w:r w:rsidRPr="00A1408F">
        <w:rPr>
          <w:rFonts w:ascii="Times New Roman" w:hAnsi="Times New Roman" w:cs="Times New Roman"/>
          <w:i/>
          <w:sz w:val="24"/>
          <w:szCs w:val="24"/>
          <w:rPrChange w:id="912" w:author="Yoonsu Cho" w:date="2019-07-30T11:18:00Z">
            <w:rPr>
              <w:i/>
            </w:rPr>
          </w:rPrChange>
        </w:rPr>
        <w:t>Heart</w:t>
      </w:r>
      <w:r w:rsidRPr="00A1408F">
        <w:rPr>
          <w:rFonts w:ascii="Times New Roman" w:hAnsi="Times New Roman" w:cs="Times New Roman"/>
          <w:sz w:val="24"/>
          <w:szCs w:val="24"/>
          <w:rPrChange w:id="913" w:author="Yoonsu Cho" w:date="2019-07-30T11:18:00Z">
            <w:rPr/>
          </w:rPrChange>
        </w:rPr>
        <w:t xml:space="preserve"> </w:t>
      </w:r>
      <w:r w:rsidRPr="00A1408F">
        <w:rPr>
          <w:rFonts w:ascii="Times New Roman" w:hAnsi="Times New Roman" w:cs="Times New Roman"/>
          <w:b/>
          <w:sz w:val="24"/>
          <w:szCs w:val="24"/>
          <w:rPrChange w:id="914" w:author="Yoonsu Cho" w:date="2019-07-30T11:18:00Z">
            <w:rPr>
              <w:b/>
            </w:rPr>
          </w:rPrChange>
        </w:rPr>
        <w:t>103</w:t>
      </w:r>
      <w:r w:rsidRPr="00A1408F">
        <w:rPr>
          <w:rFonts w:ascii="Times New Roman" w:hAnsi="Times New Roman" w:cs="Times New Roman"/>
          <w:sz w:val="24"/>
          <w:szCs w:val="24"/>
          <w:rPrChange w:id="915" w:author="Yoonsu Cho" w:date="2019-07-30T11:18:00Z">
            <w:rPr/>
          </w:rPrChange>
        </w:rPr>
        <w:t>, 1400-1407 (2017).</w:t>
      </w:r>
    </w:p>
    <w:p w14:paraId="11081A6B"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916" w:author="Yoonsu Cho" w:date="2019-07-30T11:18:00Z">
            <w:rPr/>
          </w:rPrChange>
        </w:rPr>
        <w:pPrChange w:id="917" w:author="Yoonsu Cho" w:date="2019-07-30T11:18:00Z">
          <w:pPr>
            <w:pStyle w:val="EndNoteBibliography"/>
          </w:pPr>
        </w:pPrChange>
      </w:pPr>
    </w:p>
    <w:p w14:paraId="737354D8"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918" w:author="Yoonsu Cho" w:date="2019-07-30T11:18:00Z">
            <w:rPr/>
          </w:rPrChange>
        </w:rPr>
        <w:pPrChange w:id="919" w:author="Yoonsu Cho" w:date="2019-07-30T11:18:00Z">
          <w:pPr>
            <w:pStyle w:val="EndNoteBibliography"/>
            <w:ind w:left="720" w:hanging="720"/>
          </w:pPr>
        </w:pPrChange>
      </w:pPr>
      <w:r w:rsidRPr="00A1408F">
        <w:rPr>
          <w:rFonts w:ascii="Times New Roman" w:hAnsi="Times New Roman" w:cs="Times New Roman"/>
          <w:sz w:val="24"/>
          <w:szCs w:val="24"/>
          <w:rPrChange w:id="920" w:author="Yoonsu Cho" w:date="2019-07-30T11:18:00Z">
            <w:rPr/>
          </w:rPrChange>
        </w:rPr>
        <w:t>26.</w:t>
      </w:r>
      <w:r w:rsidRPr="00A1408F">
        <w:rPr>
          <w:rFonts w:ascii="Times New Roman" w:hAnsi="Times New Roman" w:cs="Times New Roman"/>
          <w:sz w:val="24"/>
          <w:szCs w:val="24"/>
          <w:rPrChange w:id="921" w:author="Yoonsu Cho" w:date="2019-07-30T11:18:00Z">
            <w:rPr/>
          </w:rPrChange>
        </w:rPr>
        <w:tab/>
        <w:t>White J</w:t>
      </w:r>
      <w:r w:rsidRPr="00A1408F">
        <w:rPr>
          <w:rFonts w:ascii="Times New Roman" w:hAnsi="Times New Roman" w:cs="Times New Roman"/>
          <w:i/>
          <w:sz w:val="24"/>
          <w:szCs w:val="24"/>
          <w:rPrChange w:id="922" w:author="Yoonsu Cho" w:date="2019-07-30T11:18:00Z">
            <w:rPr>
              <w:i/>
            </w:rPr>
          </w:rPrChange>
        </w:rPr>
        <w:t>, et al.</w:t>
      </w:r>
      <w:r w:rsidRPr="00A1408F">
        <w:rPr>
          <w:rFonts w:ascii="Times New Roman" w:hAnsi="Times New Roman" w:cs="Times New Roman"/>
          <w:sz w:val="24"/>
          <w:szCs w:val="24"/>
          <w:rPrChange w:id="923" w:author="Yoonsu Cho" w:date="2019-07-30T11:18:00Z">
            <w:rPr/>
          </w:rPrChange>
        </w:rPr>
        <w:t xml:space="preserve"> Plasma urate concentration and risk of coronary heart disease: a Mendelian randomisation analysis. </w:t>
      </w:r>
      <w:r w:rsidRPr="00A1408F">
        <w:rPr>
          <w:rFonts w:ascii="Times New Roman" w:hAnsi="Times New Roman" w:cs="Times New Roman"/>
          <w:i/>
          <w:sz w:val="24"/>
          <w:szCs w:val="24"/>
          <w:rPrChange w:id="924" w:author="Yoonsu Cho" w:date="2019-07-30T11:18:00Z">
            <w:rPr>
              <w:i/>
            </w:rPr>
          </w:rPrChange>
        </w:rPr>
        <w:t>Lancet Diabetes Endocrinol</w:t>
      </w:r>
      <w:r w:rsidRPr="00A1408F">
        <w:rPr>
          <w:rFonts w:ascii="Times New Roman" w:hAnsi="Times New Roman" w:cs="Times New Roman"/>
          <w:sz w:val="24"/>
          <w:szCs w:val="24"/>
          <w:rPrChange w:id="925" w:author="Yoonsu Cho" w:date="2019-07-30T11:18:00Z">
            <w:rPr/>
          </w:rPrChange>
        </w:rPr>
        <w:t xml:space="preserve"> </w:t>
      </w:r>
      <w:r w:rsidRPr="00A1408F">
        <w:rPr>
          <w:rFonts w:ascii="Times New Roman" w:hAnsi="Times New Roman" w:cs="Times New Roman"/>
          <w:b/>
          <w:sz w:val="24"/>
          <w:szCs w:val="24"/>
          <w:rPrChange w:id="926" w:author="Yoonsu Cho" w:date="2019-07-30T11:18:00Z">
            <w:rPr>
              <w:b/>
            </w:rPr>
          </w:rPrChange>
        </w:rPr>
        <w:t>4</w:t>
      </w:r>
      <w:r w:rsidRPr="00A1408F">
        <w:rPr>
          <w:rFonts w:ascii="Times New Roman" w:hAnsi="Times New Roman" w:cs="Times New Roman"/>
          <w:sz w:val="24"/>
          <w:szCs w:val="24"/>
          <w:rPrChange w:id="927" w:author="Yoonsu Cho" w:date="2019-07-30T11:18:00Z">
            <w:rPr/>
          </w:rPrChange>
        </w:rPr>
        <w:t>, 327-336 (2016).</w:t>
      </w:r>
    </w:p>
    <w:p w14:paraId="2C12BEA6"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928" w:author="Yoonsu Cho" w:date="2019-07-30T11:18:00Z">
            <w:rPr/>
          </w:rPrChange>
        </w:rPr>
        <w:pPrChange w:id="929" w:author="Yoonsu Cho" w:date="2019-07-30T11:18:00Z">
          <w:pPr>
            <w:pStyle w:val="EndNoteBibliography"/>
          </w:pPr>
        </w:pPrChange>
      </w:pPr>
    </w:p>
    <w:p w14:paraId="0F661DE7"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930" w:author="Yoonsu Cho" w:date="2019-07-30T11:18:00Z">
            <w:rPr/>
          </w:rPrChange>
        </w:rPr>
        <w:pPrChange w:id="931" w:author="Yoonsu Cho" w:date="2019-07-30T11:18:00Z">
          <w:pPr>
            <w:pStyle w:val="EndNoteBibliography"/>
            <w:ind w:left="720" w:hanging="720"/>
          </w:pPr>
        </w:pPrChange>
      </w:pPr>
      <w:r w:rsidRPr="00A1408F">
        <w:rPr>
          <w:rFonts w:ascii="Times New Roman" w:hAnsi="Times New Roman" w:cs="Times New Roman"/>
          <w:sz w:val="24"/>
          <w:szCs w:val="24"/>
          <w:rPrChange w:id="932" w:author="Yoonsu Cho" w:date="2019-07-30T11:18:00Z">
            <w:rPr/>
          </w:rPrChange>
        </w:rPr>
        <w:t>27.</w:t>
      </w:r>
      <w:r w:rsidRPr="00A1408F">
        <w:rPr>
          <w:rFonts w:ascii="Times New Roman" w:hAnsi="Times New Roman" w:cs="Times New Roman"/>
          <w:sz w:val="24"/>
          <w:szCs w:val="24"/>
          <w:rPrChange w:id="933" w:author="Yoonsu Cho" w:date="2019-07-30T11:18:00Z">
            <w:rPr/>
          </w:rPrChange>
        </w:rPr>
        <w:tab/>
        <w:t>Tyrrell J</w:t>
      </w:r>
      <w:r w:rsidRPr="00A1408F">
        <w:rPr>
          <w:rFonts w:ascii="Times New Roman" w:hAnsi="Times New Roman" w:cs="Times New Roman"/>
          <w:i/>
          <w:sz w:val="24"/>
          <w:szCs w:val="24"/>
          <w:rPrChange w:id="934" w:author="Yoonsu Cho" w:date="2019-07-30T11:18:00Z">
            <w:rPr>
              <w:i/>
            </w:rPr>
          </w:rPrChange>
        </w:rPr>
        <w:t>, et al.</w:t>
      </w:r>
      <w:r w:rsidRPr="00A1408F">
        <w:rPr>
          <w:rFonts w:ascii="Times New Roman" w:hAnsi="Times New Roman" w:cs="Times New Roman"/>
          <w:sz w:val="24"/>
          <w:szCs w:val="24"/>
          <w:rPrChange w:id="935" w:author="Yoonsu Cho" w:date="2019-07-30T11:18:00Z">
            <w:rPr/>
          </w:rPrChange>
        </w:rPr>
        <w:t xml:space="preserve"> Height, body mass index, and socioeconomic status: mendelian randomisation study in UK Biobank. </w:t>
      </w:r>
      <w:r w:rsidRPr="00A1408F">
        <w:rPr>
          <w:rFonts w:ascii="Times New Roman" w:hAnsi="Times New Roman" w:cs="Times New Roman"/>
          <w:i/>
          <w:sz w:val="24"/>
          <w:szCs w:val="24"/>
          <w:rPrChange w:id="936" w:author="Yoonsu Cho" w:date="2019-07-30T11:18:00Z">
            <w:rPr>
              <w:i/>
            </w:rPr>
          </w:rPrChange>
        </w:rPr>
        <w:t>BMJ</w:t>
      </w:r>
      <w:r w:rsidRPr="00A1408F">
        <w:rPr>
          <w:rFonts w:ascii="Times New Roman" w:hAnsi="Times New Roman" w:cs="Times New Roman"/>
          <w:sz w:val="24"/>
          <w:szCs w:val="24"/>
          <w:rPrChange w:id="937" w:author="Yoonsu Cho" w:date="2019-07-30T11:18:00Z">
            <w:rPr/>
          </w:rPrChange>
        </w:rPr>
        <w:t xml:space="preserve"> </w:t>
      </w:r>
      <w:r w:rsidRPr="00A1408F">
        <w:rPr>
          <w:rFonts w:ascii="Times New Roman" w:hAnsi="Times New Roman" w:cs="Times New Roman"/>
          <w:b/>
          <w:sz w:val="24"/>
          <w:szCs w:val="24"/>
          <w:rPrChange w:id="938" w:author="Yoonsu Cho" w:date="2019-07-30T11:18:00Z">
            <w:rPr>
              <w:b/>
            </w:rPr>
          </w:rPrChange>
        </w:rPr>
        <w:t>352</w:t>
      </w:r>
      <w:r w:rsidRPr="00A1408F">
        <w:rPr>
          <w:rFonts w:ascii="Times New Roman" w:hAnsi="Times New Roman" w:cs="Times New Roman"/>
          <w:sz w:val="24"/>
          <w:szCs w:val="24"/>
          <w:rPrChange w:id="939" w:author="Yoonsu Cho" w:date="2019-07-30T11:18:00Z">
            <w:rPr/>
          </w:rPrChange>
        </w:rPr>
        <w:t>, i582 (2016).</w:t>
      </w:r>
    </w:p>
    <w:p w14:paraId="1F891F20"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940" w:author="Yoonsu Cho" w:date="2019-07-30T11:18:00Z">
            <w:rPr/>
          </w:rPrChange>
        </w:rPr>
        <w:pPrChange w:id="941" w:author="Yoonsu Cho" w:date="2019-07-30T11:18:00Z">
          <w:pPr>
            <w:pStyle w:val="EndNoteBibliography"/>
          </w:pPr>
        </w:pPrChange>
      </w:pPr>
    </w:p>
    <w:p w14:paraId="28A9F2EE"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942" w:author="Yoonsu Cho" w:date="2019-07-30T11:18:00Z">
            <w:rPr/>
          </w:rPrChange>
        </w:rPr>
        <w:pPrChange w:id="943" w:author="Yoonsu Cho" w:date="2019-07-30T11:18:00Z">
          <w:pPr>
            <w:pStyle w:val="EndNoteBibliography"/>
            <w:ind w:left="720" w:hanging="720"/>
          </w:pPr>
        </w:pPrChange>
      </w:pPr>
      <w:r w:rsidRPr="00A1408F">
        <w:rPr>
          <w:rFonts w:ascii="Times New Roman" w:hAnsi="Times New Roman" w:cs="Times New Roman"/>
          <w:sz w:val="24"/>
          <w:szCs w:val="24"/>
          <w:rPrChange w:id="944" w:author="Yoonsu Cho" w:date="2019-07-30T11:18:00Z">
            <w:rPr/>
          </w:rPrChange>
        </w:rPr>
        <w:t>28.</w:t>
      </w:r>
      <w:r w:rsidRPr="00A1408F">
        <w:rPr>
          <w:rFonts w:ascii="Times New Roman" w:hAnsi="Times New Roman" w:cs="Times New Roman"/>
          <w:sz w:val="24"/>
          <w:szCs w:val="24"/>
          <w:rPrChange w:id="945" w:author="Yoonsu Cho" w:date="2019-07-30T11:18:00Z">
            <w:rPr/>
          </w:rPrChange>
        </w:rPr>
        <w:tab/>
        <w:t xml:space="preserve">Kaskie RE, Graziano B, Ferrarelli F. Schizophrenia and sleep disorders: links, risks, and management challenges. </w:t>
      </w:r>
      <w:r w:rsidRPr="00A1408F">
        <w:rPr>
          <w:rFonts w:ascii="Times New Roman" w:hAnsi="Times New Roman" w:cs="Times New Roman"/>
          <w:i/>
          <w:sz w:val="24"/>
          <w:szCs w:val="24"/>
          <w:rPrChange w:id="946" w:author="Yoonsu Cho" w:date="2019-07-30T11:18:00Z">
            <w:rPr>
              <w:i/>
            </w:rPr>
          </w:rPrChange>
        </w:rPr>
        <w:t>Nat Sci Sleep</w:t>
      </w:r>
      <w:r w:rsidRPr="00A1408F">
        <w:rPr>
          <w:rFonts w:ascii="Times New Roman" w:hAnsi="Times New Roman" w:cs="Times New Roman"/>
          <w:sz w:val="24"/>
          <w:szCs w:val="24"/>
          <w:rPrChange w:id="947" w:author="Yoonsu Cho" w:date="2019-07-30T11:18:00Z">
            <w:rPr/>
          </w:rPrChange>
        </w:rPr>
        <w:t xml:space="preserve"> </w:t>
      </w:r>
      <w:r w:rsidRPr="00A1408F">
        <w:rPr>
          <w:rFonts w:ascii="Times New Roman" w:hAnsi="Times New Roman" w:cs="Times New Roman"/>
          <w:b/>
          <w:sz w:val="24"/>
          <w:szCs w:val="24"/>
          <w:rPrChange w:id="948" w:author="Yoonsu Cho" w:date="2019-07-30T11:18:00Z">
            <w:rPr>
              <w:b/>
            </w:rPr>
          </w:rPrChange>
        </w:rPr>
        <w:t>9</w:t>
      </w:r>
      <w:r w:rsidRPr="00A1408F">
        <w:rPr>
          <w:rFonts w:ascii="Times New Roman" w:hAnsi="Times New Roman" w:cs="Times New Roman"/>
          <w:sz w:val="24"/>
          <w:szCs w:val="24"/>
          <w:rPrChange w:id="949" w:author="Yoonsu Cho" w:date="2019-07-30T11:18:00Z">
            <w:rPr/>
          </w:rPrChange>
        </w:rPr>
        <w:t>, 227-239 (2017).</w:t>
      </w:r>
    </w:p>
    <w:p w14:paraId="1F7DF346"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950" w:author="Yoonsu Cho" w:date="2019-07-30T11:18:00Z">
            <w:rPr/>
          </w:rPrChange>
        </w:rPr>
        <w:pPrChange w:id="951" w:author="Yoonsu Cho" w:date="2019-07-30T11:18:00Z">
          <w:pPr>
            <w:pStyle w:val="EndNoteBibliography"/>
          </w:pPr>
        </w:pPrChange>
      </w:pPr>
    </w:p>
    <w:p w14:paraId="73FD9A9F"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952" w:author="Yoonsu Cho" w:date="2019-07-30T11:18:00Z">
            <w:rPr/>
          </w:rPrChange>
        </w:rPr>
        <w:pPrChange w:id="953" w:author="Yoonsu Cho" w:date="2019-07-30T11:18:00Z">
          <w:pPr>
            <w:pStyle w:val="EndNoteBibliography"/>
            <w:ind w:left="720" w:hanging="720"/>
          </w:pPr>
        </w:pPrChange>
      </w:pPr>
      <w:r w:rsidRPr="00A1408F">
        <w:rPr>
          <w:rFonts w:ascii="Times New Roman" w:hAnsi="Times New Roman" w:cs="Times New Roman"/>
          <w:sz w:val="24"/>
          <w:szCs w:val="24"/>
          <w:rPrChange w:id="954" w:author="Yoonsu Cho" w:date="2019-07-30T11:18:00Z">
            <w:rPr/>
          </w:rPrChange>
        </w:rPr>
        <w:t>29.</w:t>
      </w:r>
      <w:r w:rsidRPr="00A1408F">
        <w:rPr>
          <w:rFonts w:ascii="Times New Roman" w:hAnsi="Times New Roman" w:cs="Times New Roman"/>
          <w:sz w:val="24"/>
          <w:szCs w:val="24"/>
          <w:rPrChange w:id="955" w:author="Yoonsu Cho" w:date="2019-07-30T11:18:00Z">
            <w:rPr/>
          </w:rPrChange>
        </w:rPr>
        <w:tab/>
        <w:t>Anderson EL</w:t>
      </w:r>
      <w:r w:rsidRPr="00A1408F">
        <w:rPr>
          <w:rFonts w:ascii="Times New Roman" w:hAnsi="Times New Roman" w:cs="Times New Roman"/>
          <w:i/>
          <w:sz w:val="24"/>
          <w:szCs w:val="24"/>
          <w:rPrChange w:id="956" w:author="Yoonsu Cho" w:date="2019-07-30T11:18:00Z">
            <w:rPr>
              <w:i/>
            </w:rPr>
          </w:rPrChange>
        </w:rPr>
        <w:t>, et al.</w:t>
      </w:r>
      <w:r w:rsidRPr="00A1408F">
        <w:rPr>
          <w:rFonts w:ascii="Times New Roman" w:hAnsi="Times New Roman" w:cs="Times New Roman"/>
          <w:sz w:val="24"/>
          <w:szCs w:val="24"/>
          <w:rPrChange w:id="957" w:author="Yoonsu Cho" w:date="2019-07-30T11:18:00Z">
            <w:rPr/>
          </w:rPrChange>
        </w:rPr>
        <w:t xml:space="preserve"> Education, intelligence and Alzheimer’s disease: Evidence from a multivariable two-sample Mendelian randomization study. </w:t>
      </w:r>
      <w:r w:rsidRPr="00A1408F">
        <w:rPr>
          <w:rFonts w:ascii="Times New Roman" w:hAnsi="Times New Roman" w:cs="Times New Roman"/>
          <w:i/>
          <w:sz w:val="24"/>
          <w:szCs w:val="24"/>
          <w:rPrChange w:id="958" w:author="Yoonsu Cho" w:date="2019-07-30T11:18:00Z">
            <w:rPr>
              <w:i/>
            </w:rPr>
          </w:rPrChange>
        </w:rPr>
        <w:t>bioRxiv</w:t>
      </w:r>
      <w:r w:rsidRPr="00A1408F">
        <w:rPr>
          <w:rFonts w:ascii="Times New Roman" w:hAnsi="Times New Roman" w:cs="Times New Roman"/>
          <w:sz w:val="24"/>
          <w:szCs w:val="24"/>
          <w:rPrChange w:id="959" w:author="Yoonsu Cho" w:date="2019-07-30T11:18:00Z">
            <w:rPr/>
          </w:rPrChange>
        </w:rPr>
        <w:t>,  (2018).</w:t>
      </w:r>
    </w:p>
    <w:p w14:paraId="1D9B35C2"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960" w:author="Yoonsu Cho" w:date="2019-07-30T11:18:00Z">
            <w:rPr/>
          </w:rPrChange>
        </w:rPr>
        <w:pPrChange w:id="961" w:author="Yoonsu Cho" w:date="2019-07-30T11:18:00Z">
          <w:pPr>
            <w:pStyle w:val="EndNoteBibliography"/>
          </w:pPr>
        </w:pPrChange>
      </w:pPr>
    </w:p>
    <w:p w14:paraId="0FD28B33"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962" w:author="Yoonsu Cho" w:date="2019-07-30T11:18:00Z">
            <w:rPr/>
          </w:rPrChange>
        </w:rPr>
        <w:pPrChange w:id="963" w:author="Yoonsu Cho" w:date="2019-07-30T11:18:00Z">
          <w:pPr>
            <w:pStyle w:val="EndNoteBibliography"/>
            <w:ind w:left="720" w:hanging="720"/>
          </w:pPr>
        </w:pPrChange>
      </w:pPr>
      <w:r w:rsidRPr="00A1408F">
        <w:rPr>
          <w:rFonts w:ascii="Times New Roman" w:hAnsi="Times New Roman" w:cs="Times New Roman"/>
          <w:sz w:val="24"/>
          <w:szCs w:val="24"/>
          <w:rPrChange w:id="964" w:author="Yoonsu Cho" w:date="2019-07-30T11:18:00Z">
            <w:rPr/>
          </w:rPrChange>
        </w:rPr>
        <w:lastRenderedPageBreak/>
        <w:t>30.</w:t>
      </w:r>
      <w:r w:rsidRPr="00A1408F">
        <w:rPr>
          <w:rFonts w:ascii="Times New Roman" w:hAnsi="Times New Roman" w:cs="Times New Roman"/>
          <w:sz w:val="24"/>
          <w:szCs w:val="24"/>
          <w:rPrChange w:id="965" w:author="Yoonsu Cho" w:date="2019-07-30T11:18:00Z">
            <w:rPr/>
          </w:rPrChange>
        </w:rPr>
        <w:tab/>
        <w:t>Kleber ME</w:t>
      </w:r>
      <w:r w:rsidRPr="00A1408F">
        <w:rPr>
          <w:rFonts w:ascii="Times New Roman" w:hAnsi="Times New Roman" w:cs="Times New Roman"/>
          <w:i/>
          <w:sz w:val="24"/>
          <w:szCs w:val="24"/>
          <w:rPrChange w:id="966" w:author="Yoonsu Cho" w:date="2019-07-30T11:18:00Z">
            <w:rPr>
              <w:i/>
            </w:rPr>
          </w:rPrChange>
        </w:rPr>
        <w:t>, et al.</w:t>
      </w:r>
      <w:r w:rsidRPr="00A1408F">
        <w:rPr>
          <w:rFonts w:ascii="Times New Roman" w:hAnsi="Times New Roman" w:cs="Times New Roman"/>
          <w:sz w:val="24"/>
          <w:szCs w:val="24"/>
          <w:rPrChange w:id="967" w:author="Yoonsu Cho" w:date="2019-07-30T11:18:00Z">
            <w:rPr/>
          </w:rPrChange>
        </w:rPr>
        <w:t xml:space="preserve"> Uric Acid and Cardiovascular Events: A Mendelian Randomization Study. </w:t>
      </w:r>
      <w:r w:rsidRPr="00A1408F">
        <w:rPr>
          <w:rFonts w:ascii="Times New Roman" w:hAnsi="Times New Roman" w:cs="Times New Roman"/>
          <w:i/>
          <w:sz w:val="24"/>
          <w:szCs w:val="24"/>
          <w:rPrChange w:id="968" w:author="Yoonsu Cho" w:date="2019-07-30T11:18:00Z">
            <w:rPr>
              <w:i/>
            </w:rPr>
          </w:rPrChange>
        </w:rPr>
        <w:t>J Am Soc Nephrol</w:t>
      </w:r>
      <w:r w:rsidRPr="00A1408F">
        <w:rPr>
          <w:rFonts w:ascii="Times New Roman" w:hAnsi="Times New Roman" w:cs="Times New Roman"/>
          <w:sz w:val="24"/>
          <w:szCs w:val="24"/>
          <w:rPrChange w:id="969" w:author="Yoonsu Cho" w:date="2019-07-30T11:18:00Z">
            <w:rPr/>
          </w:rPrChange>
        </w:rPr>
        <w:t xml:space="preserve"> </w:t>
      </w:r>
      <w:r w:rsidRPr="00A1408F">
        <w:rPr>
          <w:rFonts w:ascii="Times New Roman" w:hAnsi="Times New Roman" w:cs="Times New Roman"/>
          <w:b/>
          <w:sz w:val="24"/>
          <w:szCs w:val="24"/>
          <w:rPrChange w:id="970" w:author="Yoonsu Cho" w:date="2019-07-30T11:18:00Z">
            <w:rPr>
              <w:b/>
            </w:rPr>
          </w:rPrChange>
        </w:rPr>
        <w:t>26</w:t>
      </w:r>
      <w:r w:rsidRPr="00A1408F">
        <w:rPr>
          <w:rFonts w:ascii="Times New Roman" w:hAnsi="Times New Roman" w:cs="Times New Roman"/>
          <w:sz w:val="24"/>
          <w:szCs w:val="24"/>
          <w:rPrChange w:id="971" w:author="Yoonsu Cho" w:date="2019-07-30T11:18:00Z">
            <w:rPr/>
          </w:rPrChange>
        </w:rPr>
        <w:t>, 2831-2838 (2015).</w:t>
      </w:r>
    </w:p>
    <w:p w14:paraId="0957E890"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972" w:author="Yoonsu Cho" w:date="2019-07-30T11:18:00Z">
            <w:rPr/>
          </w:rPrChange>
        </w:rPr>
        <w:pPrChange w:id="973" w:author="Yoonsu Cho" w:date="2019-07-30T11:18:00Z">
          <w:pPr>
            <w:pStyle w:val="EndNoteBibliography"/>
          </w:pPr>
        </w:pPrChange>
      </w:pPr>
    </w:p>
    <w:p w14:paraId="5ADB6267"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974" w:author="Yoonsu Cho" w:date="2019-07-30T11:18:00Z">
            <w:rPr/>
          </w:rPrChange>
        </w:rPr>
        <w:pPrChange w:id="975" w:author="Yoonsu Cho" w:date="2019-07-30T11:18:00Z">
          <w:pPr>
            <w:pStyle w:val="EndNoteBibliography"/>
            <w:ind w:left="720" w:hanging="720"/>
          </w:pPr>
        </w:pPrChange>
      </w:pPr>
      <w:r w:rsidRPr="00A1408F">
        <w:rPr>
          <w:rFonts w:ascii="Times New Roman" w:hAnsi="Times New Roman" w:cs="Times New Roman"/>
          <w:sz w:val="24"/>
          <w:szCs w:val="24"/>
          <w:rPrChange w:id="976" w:author="Yoonsu Cho" w:date="2019-07-30T11:18:00Z">
            <w:rPr/>
          </w:rPrChange>
        </w:rPr>
        <w:t>31.</w:t>
      </w:r>
      <w:r w:rsidRPr="00A1408F">
        <w:rPr>
          <w:rFonts w:ascii="Times New Roman" w:hAnsi="Times New Roman" w:cs="Times New Roman"/>
          <w:sz w:val="24"/>
          <w:szCs w:val="24"/>
          <w:rPrChange w:id="977" w:author="Yoonsu Cho" w:date="2019-07-30T11:18:00Z">
            <w:rPr/>
          </w:rPrChange>
        </w:rPr>
        <w:tab/>
        <w:t xml:space="preserve">Strom D, Dudovitz R, Guerrero LR, Wong MD. The Link between Education and Health: It Is Not What You Know, but Whom You Know. </w:t>
      </w:r>
      <w:r w:rsidRPr="00A1408F">
        <w:rPr>
          <w:rFonts w:ascii="Times New Roman" w:hAnsi="Times New Roman" w:cs="Times New Roman"/>
          <w:i/>
          <w:sz w:val="24"/>
          <w:szCs w:val="24"/>
          <w:rPrChange w:id="978" w:author="Yoonsu Cho" w:date="2019-07-30T11:18:00Z">
            <w:rPr>
              <w:i/>
            </w:rPr>
          </w:rPrChange>
        </w:rPr>
        <w:t>J Gen Intern Med</w:t>
      </w:r>
      <w:r w:rsidRPr="00A1408F">
        <w:rPr>
          <w:rFonts w:ascii="Times New Roman" w:hAnsi="Times New Roman" w:cs="Times New Roman"/>
          <w:sz w:val="24"/>
          <w:szCs w:val="24"/>
          <w:rPrChange w:id="979" w:author="Yoonsu Cho" w:date="2019-07-30T11:18:00Z">
            <w:rPr/>
          </w:rPrChange>
        </w:rPr>
        <w:t xml:space="preserve"> </w:t>
      </w:r>
      <w:r w:rsidRPr="00A1408F">
        <w:rPr>
          <w:rFonts w:ascii="Times New Roman" w:hAnsi="Times New Roman" w:cs="Times New Roman"/>
          <w:b/>
          <w:sz w:val="24"/>
          <w:szCs w:val="24"/>
          <w:rPrChange w:id="980" w:author="Yoonsu Cho" w:date="2019-07-30T11:18:00Z">
            <w:rPr>
              <w:b/>
            </w:rPr>
          </w:rPrChange>
        </w:rPr>
        <w:t>30</w:t>
      </w:r>
      <w:r w:rsidRPr="00A1408F">
        <w:rPr>
          <w:rFonts w:ascii="Times New Roman" w:hAnsi="Times New Roman" w:cs="Times New Roman"/>
          <w:sz w:val="24"/>
          <w:szCs w:val="24"/>
          <w:rPrChange w:id="981" w:author="Yoonsu Cho" w:date="2019-07-30T11:18:00Z">
            <w:rPr/>
          </w:rPrChange>
        </w:rPr>
        <w:t>, S277-S278 (2015).</w:t>
      </w:r>
    </w:p>
    <w:p w14:paraId="1390A3DB"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982" w:author="Yoonsu Cho" w:date="2019-07-30T11:18:00Z">
            <w:rPr/>
          </w:rPrChange>
        </w:rPr>
        <w:pPrChange w:id="983" w:author="Yoonsu Cho" w:date="2019-07-30T11:18:00Z">
          <w:pPr>
            <w:pStyle w:val="EndNoteBibliography"/>
          </w:pPr>
        </w:pPrChange>
      </w:pPr>
    </w:p>
    <w:p w14:paraId="34F09AAC"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984" w:author="Yoonsu Cho" w:date="2019-07-30T11:18:00Z">
            <w:rPr/>
          </w:rPrChange>
        </w:rPr>
        <w:pPrChange w:id="985" w:author="Yoonsu Cho" w:date="2019-07-30T11:18:00Z">
          <w:pPr>
            <w:pStyle w:val="EndNoteBibliography"/>
            <w:ind w:left="720" w:hanging="720"/>
          </w:pPr>
        </w:pPrChange>
      </w:pPr>
      <w:r w:rsidRPr="00A1408F">
        <w:rPr>
          <w:rFonts w:ascii="Times New Roman" w:hAnsi="Times New Roman" w:cs="Times New Roman"/>
          <w:sz w:val="24"/>
          <w:szCs w:val="24"/>
          <w:rPrChange w:id="986" w:author="Yoonsu Cho" w:date="2019-07-30T11:18:00Z">
            <w:rPr/>
          </w:rPrChange>
        </w:rPr>
        <w:t>32.</w:t>
      </w:r>
      <w:r w:rsidRPr="00A1408F">
        <w:rPr>
          <w:rFonts w:ascii="Times New Roman" w:hAnsi="Times New Roman" w:cs="Times New Roman"/>
          <w:sz w:val="24"/>
          <w:szCs w:val="24"/>
          <w:rPrChange w:id="987" w:author="Yoonsu Cho" w:date="2019-07-30T11:18:00Z">
            <w:rPr/>
          </w:rPrChange>
        </w:rPr>
        <w:tab/>
        <w:t>Bockerman P</w:t>
      </w:r>
      <w:r w:rsidRPr="00A1408F">
        <w:rPr>
          <w:rFonts w:ascii="Times New Roman" w:hAnsi="Times New Roman" w:cs="Times New Roman"/>
          <w:i/>
          <w:sz w:val="24"/>
          <w:szCs w:val="24"/>
          <w:rPrChange w:id="988" w:author="Yoonsu Cho" w:date="2019-07-30T11:18:00Z">
            <w:rPr>
              <w:i/>
            </w:rPr>
          </w:rPrChange>
        </w:rPr>
        <w:t>, et al.</w:t>
      </w:r>
      <w:r w:rsidRPr="00A1408F">
        <w:rPr>
          <w:rFonts w:ascii="Times New Roman" w:hAnsi="Times New Roman" w:cs="Times New Roman"/>
          <w:sz w:val="24"/>
          <w:szCs w:val="24"/>
          <w:rPrChange w:id="989" w:author="Yoonsu Cho" w:date="2019-07-30T11:18:00Z">
            <w:rPr/>
          </w:rPrChange>
        </w:rPr>
        <w:t xml:space="preserve"> Does higher education protect against obesity? Evidence using Mendelian randomization. </w:t>
      </w:r>
      <w:r w:rsidRPr="00A1408F">
        <w:rPr>
          <w:rFonts w:ascii="Times New Roman" w:hAnsi="Times New Roman" w:cs="Times New Roman"/>
          <w:i/>
          <w:sz w:val="24"/>
          <w:szCs w:val="24"/>
          <w:rPrChange w:id="990" w:author="Yoonsu Cho" w:date="2019-07-30T11:18:00Z">
            <w:rPr>
              <w:i/>
            </w:rPr>
          </w:rPrChange>
        </w:rPr>
        <w:t>Prev Med</w:t>
      </w:r>
      <w:r w:rsidRPr="00A1408F">
        <w:rPr>
          <w:rFonts w:ascii="Times New Roman" w:hAnsi="Times New Roman" w:cs="Times New Roman"/>
          <w:sz w:val="24"/>
          <w:szCs w:val="24"/>
          <w:rPrChange w:id="991" w:author="Yoonsu Cho" w:date="2019-07-30T11:18:00Z">
            <w:rPr/>
          </w:rPrChange>
        </w:rPr>
        <w:t xml:space="preserve"> </w:t>
      </w:r>
      <w:r w:rsidRPr="00A1408F">
        <w:rPr>
          <w:rFonts w:ascii="Times New Roman" w:hAnsi="Times New Roman" w:cs="Times New Roman"/>
          <w:b/>
          <w:sz w:val="24"/>
          <w:szCs w:val="24"/>
          <w:rPrChange w:id="992" w:author="Yoonsu Cho" w:date="2019-07-30T11:18:00Z">
            <w:rPr>
              <w:b/>
            </w:rPr>
          </w:rPrChange>
        </w:rPr>
        <w:t>101</w:t>
      </w:r>
      <w:r w:rsidRPr="00A1408F">
        <w:rPr>
          <w:rFonts w:ascii="Times New Roman" w:hAnsi="Times New Roman" w:cs="Times New Roman"/>
          <w:sz w:val="24"/>
          <w:szCs w:val="24"/>
          <w:rPrChange w:id="993" w:author="Yoonsu Cho" w:date="2019-07-30T11:18:00Z">
            <w:rPr/>
          </w:rPrChange>
        </w:rPr>
        <w:t>, 195-198 (2017).</w:t>
      </w:r>
    </w:p>
    <w:p w14:paraId="4D25FB32"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994" w:author="Yoonsu Cho" w:date="2019-07-30T11:18:00Z">
            <w:rPr/>
          </w:rPrChange>
        </w:rPr>
        <w:pPrChange w:id="995" w:author="Yoonsu Cho" w:date="2019-07-30T11:18:00Z">
          <w:pPr>
            <w:pStyle w:val="EndNoteBibliography"/>
          </w:pPr>
        </w:pPrChange>
      </w:pPr>
    </w:p>
    <w:p w14:paraId="5B03679E"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996" w:author="Yoonsu Cho" w:date="2019-07-30T11:18:00Z">
            <w:rPr/>
          </w:rPrChange>
        </w:rPr>
        <w:pPrChange w:id="997" w:author="Yoonsu Cho" w:date="2019-07-30T11:18:00Z">
          <w:pPr>
            <w:pStyle w:val="EndNoteBibliography"/>
            <w:ind w:left="720" w:hanging="720"/>
          </w:pPr>
        </w:pPrChange>
      </w:pPr>
      <w:r w:rsidRPr="00A1408F">
        <w:rPr>
          <w:rFonts w:ascii="Times New Roman" w:hAnsi="Times New Roman" w:cs="Times New Roman"/>
          <w:sz w:val="24"/>
          <w:szCs w:val="24"/>
          <w:rPrChange w:id="998" w:author="Yoonsu Cho" w:date="2019-07-30T11:18:00Z">
            <w:rPr/>
          </w:rPrChange>
        </w:rPr>
        <w:t>33.</w:t>
      </w:r>
      <w:r w:rsidRPr="00A1408F">
        <w:rPr>
          <w:rFonts w:ascii="Times New Roman" w:hAnsi="Times New Roman" w:cs="Times New Roman"/>
          <w:sz w:val="24"/>
          <w:szCs w:val="24"/>
          <w:rPrChange w:id="999" w:author="Yoonsu Cho" w:date="2019-07-30T11:18:00Z">
            <w:rPr/>
          </w:rPrChange>
        </w:rPr>
        <w:tab/>
        <w:t xml:space="preserve">Cohen AK, Rai M, Rehkopf DH, Abrams B. Educational attainment and obesity: a systematic review. </w:t>
      </w:r>
      <w:r w:rsidRPr="00A1408F">
        <w:rPr>
          <w:rFonts w:ascii="Times New Roman" w:hAnsi="Times New Roman" w:cs="Times New Roman"/>
          <w:i/>
          <w:sz w:val="24"/>
          <w:szCs w:val="24"/>
          <w:rPrChange w:id="1000" w:author="Yoonsu Cho" w:date="2019-07-30T11:18:00Z">
            <w:rPr>
              <w:i/>
            </w:rPr>
          </w:rPrChange>
        </w:rPr>
        <w:t>Obes Rev</w:t>
      </w:r>
      <w:r w:rsidRPr="00A1408F">
        <w:rPr>
          <w:rFonts w:ascii="Times New Roman" w:hAnsi="Times New Roman" w:cs="Times New Roman"/>
          <w:sz w:val="24"/>
          <w:szCs w:val="24"/>
          <w:rPrChange w:id="1001" w:author="Yoonsu Cho" w:date="2019-07-30T11:18:00Z">
            <w:rPr/>
          </w:rPrChange>
        </w:rPr>
        <w:t xml:space="preserve"> </w:t>
      </w:r>
      <w:r w:rsidRPr="00A1408F">
        <w:rPr>
          <w:rFonts w:ascii="Times New Roman" w:hAnsi="Times New Roman" w:cs="Times New Roman"/>
          <w:b/>
          <w:sz w:val="24"/>
          <w:szCs w:val="24"/>
          <w:rPrChange w:id="1002" w:author="Yoonsu Cho" w:date="2019-07-30T11:18:00Z">
            <w:rPr>
              <w:b/>
            </w:rPr>
          </w:rPrChange>
        </w:rPr>
        <w:t>14</w:t>
      </w:r>
      <w:r w:rsidRPr="00A1408F">
        <w:rPr>
          <w:rFonts w:ascii="Times New Roman" w:hAnsi="Times New Roman" w:cs="Times New Roman"/>
          <w:sz w:val="24"/>
          <w:szCs w:val="24"/>
          <w:rPrChange w:id="1003" w:author="Yoonsu Cho" w:date="2019-07-30T11:18:00Z">
            <w:rPr/>
          </w:rPrChange>
        </w:rPr>
        <w:t>, 989-1005 (2013).</w:t>
      </w:r>
    </w:p>
    <w:p w14:paraId="3658119B"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1004" w:author="Yoonsu Cho" w:date="2019-07-30T11:18:00Z">
            <w:rPr/>
          </w:rPrChange>
        </w:rPr>
        <w:pPrChange w:id="1005" w:author="Yoonsu Cho" w:date="2019-07-30T11:18:00Z">
          <w:pPr>
            <w:pStyle w:val="EndNoteBibliography"/>
          </w:pPr>
        </w:pPrChange>
      </w:pPr>
    </w:p>
    <w:p w14:paraId="5697283D"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1006" w:author="Yoonsu Cho" w:date="2019-07-30T11:18:00Z">
            <w:rPr/>
          </w:rPrChange>
        </w:rPr>
        <w:pPrChange w:id="1007" w:author="Yoonsu Cho" w:date="2019-07-30T11:18:00Z">
          <w:pPr>
            <w:pStyle w:val="EndNoteBibliography"/>
            <w:ind w:left="720" w:hanging="720"/>
          </w:pPr>
        </w:pPrChange>
      </w:pPr>
      <w:r w:rsidRPr="00A1408F">
        <w:rPr>
          <w:rFonts w:ascii="Times New Roman" w:hAnsi="Times New Roman" w:cs="Times New Roman"/>
          <w:sz w:val="24"/>
          <w:szCs w:val="24"/>
          <w:rPrChange w:id="1008" w:author="Yoonsu Cho" w:date="2019-07-30T11:18:00Z">
            <w:rPr/>
          </w:rPrChange>
        </w:rPr>
        <w:t>34.</w:t>
      </w:r>
      <w:r w:rsidRPr="00A1408F">
        <w:rPr>
          <w:rFonts w:ascii="Times New Roman" w:hAnsi="Times New Roman" w:cs="Times New Roman"/>
          <w:sz w:val="24"/>
          <w:szCs w:val="24"/>
          <w:rPrChange w:id="1009" w:author="Yoonsu Cho" w:date="2019-07-30T11:18:00Z">
            <w:rPr/>
          </w:rPrChange>
        </w:rPr>
        <w:tab/>
        <w:t>Okbay A</w:t>
      </w:r>
      <w:r w:rsidRPr="00A1408F">
        <w:rPr>
          <w:rFonts w:ascii="Times New Roman" w:hAnsi="Times New Roman" w:cs="Times New Roman"/>
          <w:i/>
          <w:sz w:val="24"/>
          <w:szCs w:val="24"/>
          <w:rPrChange w:id="1010" w:author="Yoonsu Cho" w:date="2019-07-30T11:18:00Z">
            <w:rPr>
              <w:i/>
            </w:rPr>
          </w:rPrChange>
        </w:rPr>
        <w:t>, et al.</w:t>
      </w:r>
      <w:r w:rsidRPr="00A1408F">
        <w:rPr>
          <w:rFonts w:ascii="Times New Roman" w:hAnsi="Times New Roman" w:cs="Times New Roman"/>
          <w:sz w:val="24"/>
          <w:szCs w:val="24"/>
          <w:rPrChange w:id="1011" w:author="Yoonsu Cho" w:date="2019-07-30T11:18:00Z">
            <w:rPr/>
          </w:rPrChange>
        </w:rPr>
        <w:t xml:space="preserve"> Genome-wide association study identifies 74 loci associated with educational attainment. </w:t>
      </w:r>
      <w:r w:rsidRPr="00A1408F">
        <w:rPr>
          <w:rFonts w:ascii="Times New Roman" w:hAnsi="Times New Roman" w:cs="Times New Roman"/>
          <w:i/>
          <w:sz w:val="24"/>
          <w:szCs w:val="24"/>
          <w:rPrChange w:id="1012" w:author="Yoonsu Cho" w:date="2019-07-30T11:18:00Z">
            <w:rPr>
              <w:i/>
            </w:rPr>
          </w:rPrChange>
        </w:rPr>
        <w:t>Nature</w:t>
      </w:r>
      <w:r w:rsidRPr="00A1408F">
        <w:rPr>
          <w:rFonts w:ascii="Times New Roman" w:hAnsi="Times New Roman" w:cs="Times New Roman"/>
          <w:sz w:val="24"/>
          <w:szCs w:val="24"/>
          <w:rPrChange w:id="1013" w:author="Yoonsu Cho" w:date="2019-07-30T11:18:00Z">
            <w:rPr/>
          </w:rPrChange>
        </w:rPr>
        <w:t xml:space="preserve"> </w:t>
      </w:r>
      <w:r w:rsidRPr="00A1408F">
        <w:rPr>
          <w:rFonts w:ascii="Times New Roman" w:hAnsi="Times New Roman" w:cs="Times New Roman"/>
          <w:b/>
          <w:sz w:val="24"/>
          <w:szCs w:val="24"/>
          <w:rPrChange w:id="1014" w:author="Yoonsu Cho" w:date="2019-07-30T11:18:00Z">
            <w:rPr>
              <w:b/>
            </w:rPr>
          </w:rPrChange>
        </w:rPr>
        <w:t>533</w:t>
      </w:r>
      <w:r w:rsidRPr="00A1408F">
        <w:rPr>
          <w:rFonts w:ascii="Times New Roman" w:hAnsi="Times New Roman" w:cs="Times New Roman"/>
          <w:sz w:val="24"/>
          <w:szCs w:val="24"/>
          <w:rPrChange w:id="1015" w:author="Yoonsu Cho" w:date="2019-07-30T11:18:00Z">
            <w:rPr/>
          </w:rPrChange>
        </w:rPr>
        <w:t>, 539-542 (2016).</w:t>
      </w:r>
    </w:p>
    <w:p w14:paraId="227EA4FA"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1016" w:author="Yoonsu Cho" w:date="2019-07-30T11:18:00Z">
            <w:rPr/>
          </w:rPrChange>
        </w:rPr>
        <w:pPrChange w:id="1017" w:author="Yoonsu Cho" w:date="2019-07-30T11:18:00Z">
          <w:pPr>
            <w:pStyle w:val="EndNoteBibliography"/>
          </w:pPr>
        </w:pPrChange>
      </w:pPr>
    </w:p>
    <w:p w14:paraId="6154E128"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1018" w:author="Yoonsu Cho" w:date="2019-07-30T11:18:00Z">
            <w:rPr/>
          </w:rPrChange>
        </w:rPr>
        <w:pPrChange w:id="1019" w:author="Yoonsu Cho" w:date="2019-07-30T11:18:00Z">
          <w:pPr>
            <w:pStyle w:val="EndNoteBibliography"/>
            <w:ind w:left="720" w:hanging="720"/>
          </w:pPr>
        </w:pPrChange>
      </w:pPr>
      <w:r w:rsidRPr="00A1408F">
        <w:rPr>
          <w:rFonts w:ascii="Times New Roman" w:hAnsi="Times New Roman" w:cs="Times New Roman"/>
          <w:sz w:val="24"/>
          <w:szCs w:val="24"/>
          <w:rPrChange w:id="1020" w:author="Yoonsu Cho" w:date="2019-07-30T11:18:00Z">
            <w:rPr/>
          </w:rPrChange>
        </w:rPr>
        <w:t>35.</w:t>
      </w:r>
      <w:r w:rsidRPr="00A1408F">
        <w:rPr>
          <w:rFonts w:ascii="Times New Roman" w:hAnsi="Times New Roman" w:cs="Times New Roman"/>
          <w:sz w:val="24"/>
          <w:szCs w:val="24"/>
          <w:rPrChange w:id="1021" w:author="Yoonsu Cho" w:date="2019-07-30T11:18:00Z">
            <w:rPr/>
          </w:rPrChange>
        </w:rPr>
        <w:tab/>
        <w:t>Locke AE</w:t>
      </w:r>
      <w:r w:rsidRPr="00A1408F">
        <w:rPr>
          <w:rFonts w:ascii="Times New Roman" w:hAnsi="Times New Roman" w:cs="Times New Roman"/>
          <w:i/>
          <w:sz w:val="24"/>
          <w:szCs w:val="24"/>
          <w:rPrChange w:id="1022" w:author="Yoonsu Cho" w:date="2019-07-30T11:18:00Z">
            <w:rPr>
              <w:i/>
            </w:rPr>
          </w:rPrChange>
        </w:rPr>
        <w:t>, et al.</w:t>
      </w:r>
      <w:r w:rsidRPr="00A1408F">
        <w:rPr>
          <w:rFonts w:ascii="Times New Roman" w:hAnsi="Times New Roman" w:cs="Times New Roman"/>
          <w:sz w:val="24"/>
          <w:szCs w:val="24"/>
          <w:rPrChange w:id="1023" w:author="Yoonsu Cho" w:date="2019-07-30T11:18:00Z">
            <w:rPr/>
          </w:rPrChange>
        </w:rPr>
        <w:t xml:space="preserve"> Genetic studies of body mass index yield new insights for obesity biology. </w:t>
      </w:r>
      <w:r w:rsidRPr="00A1408F">
        <w:rPr>
          <w:rFonts w:ascii="Times New Roman" w:hAnsi="Times New Roman" w:cs="Times New Roman"/>
          <w:i/>
          <w:sz w:val="24"/>
          <w:szCs w:val="24"/>
          <w:rPrChange w:id="1024" w:author="Yoonsu Cho" w:date="2019-07-30T11:18:00Z">
            <w:rPr>
              <w:i/>
            </w:rPr>
          </w:rPrChange>
        </w:rPr>
        <w:t>Nature</w:t>
      </w:r>
      <w:r w:rsidRPr="00A1408F">
        <w:rPr>
          <w:rFonts w:ascii="Times New Roman" w:hAnsi="Times New Roman" w:cs="Times New Roman"/>
          <w:sz w:val="24"/>
          <w:szCs w:val="24"/>
          <w:rPrChange w:id="1025" w:author="Yoonsu Cho" w:date="2019-07-30T11:18:00Z">
            <w:rPr/>
          </w:rPrChange>
        </w:rPr>
        <w:t xml:space="preserve"> </w:t>
      </w:r>
      <w:r w:rsidRPr="00A1408F">
        <w:rPr>
          <w:rFonts w:ascii="Times New Roman" w:hAnsi="Times New Roman" w:cs="Times New Roman"/>
          <w:b/>
          <w:sz w:val="24"/>
          <w:szCs w:val="24"/>
          <w:rPrChange w:id="1026" w:author="Yoonsu Cho" w:date="2019-07-30T11:18:00Z">
            <w:rPr>
              <w:b/>
            </w:rPr>
          </w:rPrChange>
        </w:rPr>
        <w:t>518</w:t>
      </w:r>
      <w:r w:rsidRPr="00A1408F">
        <w:rPr>
          <w:rFonts w:ascii="Times New Roman" w:hAnsi="Times New Roman" w:cs="Times New Roman"/>
          <w:sz w:val="24"/>
          <w:szCs w:val="24"/>
          <w:rPrChange w:id="1027" w:author="Yoonsu Cho" w:date="2019-07-30T11:18:00Z">
            <w:rPr/>
          </w:rPrChange>
        </w:rPr>
        <w:t>, 197-206 (2015).</w:t>
      </w:r>
    </w:p>
    <w:p w14:paraId="336E9C0B"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1028" w:author="Yoonsu Cho" w:date="2019-07-30T11:18:00Z">
            <w:rPr/>
          </w:rPrChange>
        </w:rPr>
        <w:pPrChange w:id="1029" w:author="Yoonsu Cho" w:date="2019-07-30T11:18:00Z">
          <w:pPr>
            <w:pStyle w:val="EndNoteBibliography"/>
          </w:pPr>
        </w:pPrChange>
      </w:pPr>
    </w:p>
    <w:p w14:paraId="26F1FCDF"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1030" w:author="Yoonsu Cho" w:date="2019-07-30T11:18:00Z">
            <w:rPr/>
          </w:rPrChange>
        </w:rPr>
        <w:pPrChange w:id="1031" w:author="Yoonsu Cho" w:date="2019-07-30T11:18:00Z">
          <w:pPr>
            <w:pStyle w:val="EndNoteBibliography"/>
            <w:ind w:left="720" w:hanging="720"/>
          </w:pPr>
        </w:pPrChange>
      </w:pPr>
      <w:r w:rsidRPr="00A1408F">
        <w:rPr>
          <w:rFonts w:ascii="Times New Roman" w:hAnsi="Times New Roman" w:cs="Times New Roman"/>
          <w:sz w:val="24"/>
          <w:szCs w:val="24"/>
          <w:rPrChange w:id="1032" w:author="Yoonsu Cho" w:date="2019-07-30T11:18:00Z">
            <w:rPr/>
          </w:rPrChange>
        </w:rPr>
        <w:t>36.</w:t>
      </w:r>
      <w:r w:rsidRPr="00A1408F">
        <w:rPr>
          <w:rFonts w:ascii="Times New Roman" w:hAnsi="Times New Roman" w:cs="Times New Roman"/>
          <w:sz w:val="24"/>
          <w:szCs w:val="24"/>
          <w:rPrChange w:id="1033" w:author="Yoonsu Cho" w:date="2019-07-30T11:18:00Z">
            <w:rPr/>
          </w:rPrChange>
        </w:rPr>
        <w:tab/>
        <w:t>Zhu ZH</w:t>
      </w:r>
      <w:r w:rsidRPr="00A1408F">
        <w:rPr>
          <w:rFonts w:ascii="Times New Roman" w:hAnsi="Times New Roman" w:cs="Times New Roman"/>
          <w:i/>
          <w:sz w:val="24"/>
          <w:szCs w:val="24"/>
          <w:rPrChange w:id="1034" w:author="Yoonsu Cho" w:date="2019-07-30T11:18:00Z">
            <w:rPr>
              <w:i/>
            </w:rPr>
          </w:rPrChange>
        </w:rPr>
        <w:t>, et al.</w:t>
      </w:r>
      <w:r w:rsidRPr="00A1408F">
        <w:rPr>
          <w:rFonts w:ascii="Times New Roman" w:hAnsi="Times New Roman" w:cs="Times New Roman"/>
          <w:sz w:val="24"/>
          <w:szCs w:val="24"/>
          <w:rPrChange w:id="1035" w:author="Yoonsu Cho" w:date="2019-07-30T11:18:00Z">
            <w:rPr/>
          </w:rPrChange>
        </w:rPr>
        <w:t xml:space="preserve"> Causal associations between risk factors and common diseases inferred from GWAS summary data. </w:t>
      </w:r>
      <w:r w:rsidRPr="00A1408F">
        <w:rPr>
          <w:rFonts w:ascii="Times New Roman" w:hAnsi="Times New Roman" w:cs="Times New Roman"/>
          <w:i/>
          <w:sz w:val="24"/>
          <w:szCs w:val="24"/>
          <w:rPrChange w:id="1036" w:author="Yoonsu Cho" w:date="2019-07-30T11:18:00Z">
            <w:rPr>
              <w:i/>
            </w:rPr>
          </w:rPrChange>
        </w:rPr>
        <w:t>Nat Commun</w:t>
      </w:r>
      <w:r w:rsidRPr="00A1408F">
        <w:rPr>
          <w:rFonts w:ascii="Times New Roman" w:hAnsi="Times New Roman" w:cs="Times New Roman"/>
          <w:sz w:val="24"/>
          <w:szCs w:val="24"/>
          <w:rPrChange w:id="1037" w:author="Yoonsu Cho" w:date="2019-07-30T11:18:00Z">
            <w:rPr/>
          </w:rPrChange>
        </w:rPr>
        <w:t xml:space="preserve"> </w:t>
      </w:r>
      <w:r w:rsidRPr="00A1408F">
        <w:rPr>
          <w:rFonts w:ascii="Times New Roman" w:hAnsi="Times New Roman" w:cs="Times New Roman"/>
          <w:b/>
          <w:sz w:val="24"/>
          <w:szCs w:val="24"/>
          <w:rPrChange w:id="1038" w:author="Yoonsu Cho" w:date="2019-07-30T11:18:00Z">
            <w:rPr>
              <w:b/>
            </w:rPr>
          </w:rPrChange>
        </w:rPr>
        <w:t>9</w:t>
      </w:r>
      <w:r w:rsidRPr="00A1408F">
        <w:rPr>
          <w:rFonts w:ascii="Times New Roman" w:hAnsi="Times New Roman" w:cs="Times New Roman"/>
          <w:sz w:val="24"/>
          <w:szCs w:val="24"/>
          <w:rPrChange w:id="1039" w:author="Yoonsu Cho" w:date="2019-07-30T11:18:00Z">
            <w:rPr/>
          </w:rPrChange>
        </w:rPr>
        <w:t>,  (2018).</w:t>
      </w:r>
    </w:p>
    <w:p w14:paraId="1336E563"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1040" w:author="Yoonsu Cho" w:date="2019-07-30T11:18:00Z">
            <w:rPr/>
          </w:rPrChange>
        </w:rPr>
        <w:pPrChange w:id="1041" w:author="Yoonsu Cho" w:date="2019-07-30T11:18:00Z">
          <w:pPr>
            <w:pStyle w:val="EndNoteBibliography"/>
          </w:pPr>
        </w:pPrChange>
      </w:pPr>
    </w:p>
    <w:p w14:paraId="023AB741"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1042" w:author="Yoonsu Cho" w:date="2019-07-30T11:18:00Z">
            <w:rPr/>
          </w:rPrChange>
        </w:rPr>
        <w:pPrChange w:id="1043" w:author="Yoonsu Cho" w:date="2019-07-30T11:18:00Z">
          <w:pPr>
            <w:pStyle w:val="EndNoteBibliography"/>
            <w:ind w:left="720" w:hanging="720"/>
          </w:pPr>
        </w:pPrChange>
      </w:pPr>
      <w:r w:rsidRPr="00A1408F">
        <w:rPr>
          <w:rFonts w:ascii="Times New Roman" w:hAnsi="Times New Roman" w:cs="Times New Roman"/>
          <w:sz w:val="24"/>
          <w:szCs w:val="24"/>
          <w:rPrChange w:id="1044" w:author="Yoonsu Cho" w:date="2019-07-30T11:18:00Z">
            <w:rPr/>
          </w:rPrChange>
        </w:rPr>
        <w:t>37.</w:t>
      </w:r>
      <w:r w:rsidRPr="00A1408F">
        <w:rPr>
          <w:rFonts w:ascii="Times New Roman" w:hAnsi="Times New Roman" w:cs="Times New Roman"/>
          <w:sz w:val="24"/>
          <w:szCs w:val="24"/>
          <w:rPrChange w:id="1045" w:author="Yoonsu Cho" w:date="2019-07-30T11:18:00Z">
            <w:rPr/>
          </w:rPrChange>
        </w:rPr>
        <w:tab/>
        <w:t xml:space="preserve">Burgess S, Thompson SG. Multivariable Mendelian randomization: the use of pleiotropic genetic variants to estimate causal effects. </w:t>
      </w:r>
      <w:r w:rsidRPr="00A1408F">
        <w:rPr>
          <w:rFonts w:ascii="Times New Roman" w:hAnsi="Times New Roman" w:cs="Times New Roman"/>
          <w:i/>
          <w:sz w:val="24"/>
          <w:szCs w:val="24"/>
          <w:rPrChange w:id="1046" w:author="Yoonsu Cho" w:date="2019-07-30T11:18:00Z">
            <w:rPr>
              <w:i/>
            </w:rPr>
          </w:rPrChange>
        </w:rPr>
        <w:t>Am J Epidemiol</w:t>
      </w:r>
      <w:r w:rsidRPr="00A1408F">
        <w:rPr>
          <w:rFonts w:ascii="Times New Roman" w:hAnsi="Times New Roman" w:cs="Times New Roman"/>
          <w:sz w:val="24"/>
          <w:szCs w:val="24"/>
          <w:rPrChange w:id="1047" w:author="Yoonsu Cho" w:date="2019-07-30T11:18:00Z">
            <w:rPr/>
          </w:rPrChange>
        </w:rPr>
        <w:t xml:space="preserve"> </w:t>
      </w:r>
      <w:r w:rsidRPr="00A1408F">
        <w:rPr>
          <w:rFonts w:ascii="Times New Roman" w:hAnsi="Times New Roman" w:cs="Times New Roman"/>
          <w:b/>
          <w:sz w:val="24"/>
          <w:szCs w:val="24"/>
          <w:rPrChange w:id="1048" w:author="Yoonsu Cho" w:date="2019-07-30T11:18:00Z">
            <w:rPr>
              <w:b/>
            </w:rPr>
          </w:rPrChange>
        </w:rPr>
        <w:t>181</w:t>
      </w:r>
      <w:r w:rsidRPr="00A1408F">
        <w:rPr>
          <w:rFonts w:ascii="Times New Roman" w:hAnsi="Times New Roman" w:cs="Times New Roman"/>
          <w:sz w:val="24"/>
          <w:szCs w:val="24"/>
          <w:rPrChange w:id="1049" w:author="Yoonsu Cho" w:date="2019-07-30T11:18:00Z">
            <w:rPr/>
          </w:rPrChange>
        </w:rPr>
        <w:t>, 251-260 (2015).</w:t>
      </w:r>
    </w:p>
    <w:p w14:paraId="67BF30B6"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1050" w:author="Yoonsu Cho" w:date="2019-07-30T11:18:00Z">
            <w:rPr/>
          </w:rPrChange>
        </w:rPr>
        <w:pPrChange w:id="1051" w:author="Yoonsu Cho" w:date="2019-07-30T11:18:00Z">
          <w:pPr>
            <w:pStyle w:val="EndNoteBibliography"/>
          </w:pPr>
        </w:pPrChange>
      </w:pPr>
    </w:p>
    <w:p w14:paraId="13AAC450"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1052" w:author="Yoonsu Cho" w:date="2019-07-30T11:18:00Z">
            <w:rPr/>
          </w:rPrChange>
        </w:rPr>
        <w:pPrChange w:id="1053" w:author="Yoonsu Cho" w:date="2019-07-30T11:18:00Z">
          <w:pPr>
            <w:pStyle w:val="EndNoteBibliography"/>
            <w:ind w:left="720" w:hanging="720"/>
          </w:pPr>
        </w:pPrChange>
      </w:pPr>
      <w:r w:rsidRPr="00A1408F">
        <w:rPr>
          <w:rFonts w:ascii="Times New Roman" w:hAnsi="Times New Roman" w:cs="Times New Roman"/>
          <w:sz w:val="24"/>
          <w:szCs w:val="24"/>
          <w:rPrChange w:id="1054" w:author="Yoonsu Cho" w:date="2019-07-30T11:18:00Z">
            <w:rPr/>
          </w:rPrChange>
        </w:rPr>
        <w:t>38.</w:t>
      </w:r>
      <w:r w:rsidRPr="00A1408F">
        <w:rPr>
          <w:rFonts w:ascii="Times New Roman" w:hAnsi="Times New Roman" w:cs="Times New Roman"/>
          <w:sz w:val="24"/>
          <w:szCs w:val="24"/>
          <w:rPrChange w:id="1055" w:author="Yoonsu Cho" w:date="2019-07-30T11:18:00Z">
            <w:rPr/>
          </w:rPrChange>
        </w:rPr>
        <w:tab/>
        <w:t>Corbin LJ</w:t>
      </w:r>
      <w:r w:rsidRPr="00A1408F">
        <w:rPr>
          <w:rFonts w:ascii="Times New Roman" w:hAnsi="Times New Roman" w:cs="Times New Roman"/>
          <w:i/>
          <w:sz w:val="24"/>
          <w:szCs w:val="24"/>
          <w:rPrChange w:id="1056" w:author="Yoonsu Cho" w:date="2019-07-30T11:18:00Z">
            <w:rPr>
              <w:i/>
            </w:rPr>
          </w:rPrChange>
        </w:rPr>
        <w:t>, et al.</w:t>
      </w:r>
      <w:r w:rsidRPr="00A1408F">
        <w:rPr>
          <w:rFonts w:ascii="Times New Roman" w:hAnsi="Times New Roman" w:cs="Times New Roman"/>
          <w:sz w:val="24"/>
          <w:szCs w:val="24"/>
          <w:rPrChange w:id="1057" w:author="Yoonsu Cho" w:date="2019-07-30T11:18:00Z">
            <w:rPr/>
          </w:rPrChange>
        </w:rPr>
        <w:t xml:space="preserve"> BMI as a Modifiable Risk Factor for Type 2 Diabetes: Refining and Understanding Causal Estimates Using Mendelian Randomization. </w:t>
      </w:r>
      <w:r w:rsidRPr="00A1408F">
        <w:rPr>
          <w:rFonts w:ascii="Times New Roman" w:hAnsi="Times New Roman" w:cs="Times New Roman"/>
          <w:i/>
          <w:sz w:val="24"/>
          <w:szCs w:val="24"/>
          <w:rPrChange w:id="1058" w:author="Yoonsu Cho" w:date="2019-07-30T11:18:00Z">
            <w:rPr>
              <w:i/>
            </w:rPr>
          </w:rPrChange>
        </w:rPr>
        <w:t>Diabetes</w:t>
      </w:r>
      <w:r w:rsidRPr="00A1408F">
        <w:rPr>
          <w:rFonts w:ascii="Times New Roman" w:hAnsi="Times New Roman" w:cs="Times New Roman"/>
          <w:sz w:val="24"/>
          <w:szCs w:val="24"/>
          <w:rPrChange w:id="1059" w:author="Yoonsu Cho" w:date="2019-07-30T11:18:00Z">
            <w:rPr/>
          </w:rPrChange>
        </w:rPr>
        <w:t xml:space="preserve"> </w:t>
      </w:r>
      <w:r w:rsidRPr="00A1408F">
        <w:rPr>
          <w:rFonts w:ascii="Times New Roman" w:hAnsi="Times New Roman" w:cs="Times New Roman"/>
          <w:b/>
          <w:sz w:val="24"/>
          <w:szCs w:val="24"/>
          <w:rPrChange w:id="1060" w:author="Yoonsu Cho" w:date="2019-07-30T11:18:00Z">
            <w:rPr>
              <w:b/>
            </w:rPr>
          </w:rPrChange>
        </w:rPr>
        <w:t>65</w:t>
      </w:r>
      <w:r w:rsidRPr="00A1408F">
        <w:rPr>
          <w:rFonts w:ascii="Times New Roman" w:hAnsi="Times New Roman" w:cs="Times New Roman"/>
          <w:sz w:val="24"/>
          <w:szCs w:val="24"/>
          <w:rPrChange w:id="1061" w:author="Yoonsu Cho" w:date="2019-07-30T11:18:00Z">
            <w:rPr/>
          </w:rPrChange>
        </w:rPr>
        <w:t>, 3002-3007 (2016).</w:t>
      </w:r>
    </w:p>
    <w:p w14:paraId="5C9138D9"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1062" w:author="Yoonsu Cho" w:date="2019-07-30T11:18:00Z">
            <w:rPr/>
          </w:rPrChange>
        </w:rPr>
        <w:pPrChange w:id="1063" w:author="Yoonsu Cho" w:date="2019-07-30T11:18:00Z">
          <w:pPr>
            <w:pStyle w:val="EndNoteBibliography"/>
          </w:pPr>
        </w:pPrChange>
      </w:pPr>
    </w:p>
    <w:p w14:paraId="474A99F9"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1064" w:author="Yoonsu Cho" w:date="2019-07-30T11:18:00Z">
            <w:rPr/>
          </w:rPrChange>
        </w:rPr>
        <w:pPrChange w:id="1065" w:author="Yoonsu Cho" w:date="2019-07-30T11:18:00Z">
          <w:pPr>
            <w:pStyle w:val="EndNoteBibliography"/>
            <w:ind w:left="720" w:hanging="720"/>
          </w:pPr>
        </w:pPrChange>
      </w:pPr>
      <w:r w:rsidRPr="00A1408F">
        <w:rPr>
          <w:rFonts w:ascii="Times New Roman" w:hAnsi="Times New Roman" w:cs="Times New Roman"/>
          <w:sz w:val="24"/>
          <w:szCs w:val="24"/>
          <w:rPrChange w:id="1066" w:author="Yoonsu Cho" w:date="2019-07-30T11:18:00Z">
            <w:rPr/>
          </w:rPrChange>
        </w:rPr>
        <w:t>39.</w:t>
      </w:r>
      <w:r w:rsidRPr="00A1408F">
        <w:rPr>
          <w:rFonts w:ascii="Times New Roman" w:hAnsi="Times New Roman" w:cs="Times New Roman"/>
          <w:sz w:val="24"/>
          <w:szCs w:val="24"/>
          <w:rPrChange w:id="1067" w:author="Yoonsu Cho" w:date="2019-07-30T11:18:00Z">
            <w:rPr/>
          </w:rPrChange>
        </w:rPr>
        <w:tab/>
        <w:t xml:space="preserve">Hartwig FP, Borges MC, Horta BL, Bowden J, Davey Smith G. Inflammatory Biomarkers and Risk of Schizophrenia A 2-Sample Mendelian Randomization Study. </w:t>
      </w:r>
      <w:r w:rsidRPr="00A1408F">
        <w:rPr>
          <w:rFonts w:ascii="Times New Roman" w:hAnsi="Times New Roman" w:cs="Times New Roman"/>
          <w:i/>
          <w:sz w:val="24"/>
          <w:szCs w:val="24"/>
          <w:rPrChange w:id="1068" w:author="Yoonsu Cho" w:date="2019-07-30T11:18:00Z">
            <w:rPr>
              <w:i/>
            </w:rPr>
          </w:rPrChange>
        </w:rPr>
        <w:t>Jama Psychiat</w:t>
      </w:r>
      <w:r w:rsidRPr="00A1408F">
        <w:rPr>
          <w:rFonts w:ascii="Times New Roman" w:hAnsi="Times New Roman" w:cs="Times New Roman"/>
          <w:sz w:val="24"/>
          <w:szCs w:val="24"/>
          <w:rPrChange w:id="1069" w:author="Yoonsu Cho" w:date="2019-07-30T11:18:00Z">
            <w:rPr/>
          </w:rPrChange>
        </w:rPr>
        <w:t xml:space="preserve"> </w:t>
      </w:r>
      <w:r w:rsidRPr="00A1408F">
        <w:rPr>
          <w:rFonts w:ascii="Times New Roman" w:hAnsi="Times New Roman" w:cs="Times New Roman"/>
          <w:b/>
          <w:sz w:val="24"/>
          <w:szCs w:val="24"/>
          <w:rPrChange w:id="1070" w:author="Yoonsu Cho" w:date="2019-07-30T11:18:00Z">
            <w:rPr>
              <w:b/>
            </w:rPr>
          </w:rPrChange>
        </w:rPr>
        <w:t>74</w:t>
      </w:r>
      <w:r w:rsidRPr="00A1408F">
        <w:rPr>
          <w:rFonts w:ascii="Times New Roman" w:hAnsi="Times New Roman" w:cs="Times New Roman"/>
          <w:sz w:val="24"/>
          <w:szCs w:val="24"/>
          <w:rPrChange w:id="1071" w:author="Yoonsu Cho" w:date="2019-07-30T11:18:00Z">
            <w:rPr/>
          </w:rPrChange>
        </w:rPr>
        <w:t>, 1226-1233 (2017).</w:t>
      </w:r>
    </w:p>
    <w:p w14:paraId="1FB333B3"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1072" w:author="Yoonsu Cho" w:date="2019-07-30T11:18:00Z">
            <w:rPr/>
          </w:rPrChange>
        </w:rPr>
        <w:pPrChange w:id="1073" w:author="Yoonsu Cho" w:date="2019-07-30T11:18:00Z">
          <w:pPr>
            <w:pStyle w:val="EndNoteBibliography"/>
          </w:pPr>
        </w:pPrChange>
      </w:pPr>
    </w:p>
    <w:p w14:paraId="181AED1A"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1074" w:author="Yoonsu Cho" w:date="2019-07-30T11:18:00Z">
            <w:rPr/>
          </w:rPrChange>
        </w:rPr>
        <w:pPrChange w:id="1075" w:author="Yoonsu Cho" w:date="2019-07-30T11:18:00Z">
          <w:pPr>
            <w:pStyle w:val="EndNoteBibliography"/>
            <w:ind w:left="720" w:hanging="720"/>
          </w:pPr>
        </w:pPrChange>
      </w:pPr>
      <w:r w:rsidRPr="00A1408F">
        <w:rPr>
          <w:rFonts w:ascii="Times New Roman" w:hAnsi="Times New Roman" w:cs="Times New Roman"/>
          <w:sz w:val="24"/>
          <w:szCs w:val="24"/>
          <w:rPrChange w:id="1076" w:author="Yoonsu Cho" w:date="2019-07-30T11:18:00Z">
            <w:rPr/>
          </w:rPrChange>
        </w:rPr>
        <w:lastRenderedPageBreak/>
        <w:t>40.</w:t>
      </w:r>
      <w:r w:rsidRPr="00A1408F">
        <w:rPr>
          <w:rFonts w:ascii="Times New Roman" w:hAnsi="Times New Roman" w:cs="Times New Roman"/>
          <w:sz w:val="24"/>
          <w:szCs w:val="24"/>
          <w:rPrChange w:id="1077" w:author="Yoonsu Cho" w:date="2019-07-30T11:18:00Z">
            <w:rPr/>
          </w:rPrChange>
        </w:rPr>
        <w:tab/>
        <w:t xml:space="preserve">Burgess S, Thompson SG, CRP CHD Genetics Collaboration. Avoiding bias from weak instruments in Mendelian randomization studies. </w:t>
      </w:r>
      <w:r w:rsidRPr="00A1408F">
        <w:rPr>
          <w:rFonts w:ascii="Times New Roman" w:hAnsi="Times New Roman" w:cs="Times New Roman"/>
          <w:i/>
          <w:sz w:val="24"/>
          <w:szCs w:val="24"/>
          <w:rPrChange w:id="1078" w:author="Yoonsu Cho" w:date="2019-07-30T11:18:00Z">
            <w:rPr>
              <w:i/>
            </w:rPr>
          </w:rPrChange>
        </w:rPr>
        <w:t>Int J Epidemiol</w:t>
      </w:r>
      <w:r w:rsidRPr="00A1408F">
        <w:rPr>
          <w:rFonts w:ascii="Times New Roman" w:hAnsi="Times New Roman" w:cs="Times New Roman"/>
          <w:sz w:val="24"/>
          <w:szCs w:val="24"/>
          <w:rPrChange w:id="1079" w:author="Yoonsu Cho" w:date="2019-07-30T11:18:00Z">
            <w:rPr/>
          </w:rPrChange>
        </w:rPr>
        <w:t xml:space="preserve"> </w:t>
      </w:r>
      <w:r w:rsidRPr="00A1408F">
        <w:rPr>
          <w:rFonts w:ascii="Times New Roman" w:hAnsi="Times New Roman" w:cs="Times New Roman"/>
          <w:b/>
          <w:sz w:val="24"/>
          <w:szCs w:val="24"/>
          <w:rPrChange w:id="1080" w:author="Yoonsu Cho" w:date="2019-07-30T11:18:00Z">
            <w:rPr>
              <w:b/>
            </w:rPr>
          </w:rPrChange>
        </w:rPr>
        <w:t>40</w:t>
      </w:r>
      <w:r w:rsidRPr="00A1408F">
        <w:rPr>
          <w:rFonts w:ascii="Times New Roman" w:hAnsi="Times New Roman" w:cs="Times New Roman"/>
          <w:sz w:val="24"/>
          <w:szCs w:val="24"/>
          <w:rPrChange w:id="1081" w:author="Yoonsu Cho" w:date="2019-07-30T11:18:00Z">
            <w:rPr/>
          </w:rPrChange>
        </w:rPr>
        <w:t>, 755-764 (2011).</w:t>
      </w:r>
    </w:p>
    <w:p w14:paraId="086E7634"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1082" w:author="Yoonsu Cho" w:date="2019-07-30T11:18:00Z">
            <w:rPr/>
          </w:rPrChange>
        </w:rPr>
        <w:pPrChange w:id="1083" w:author="Yoonsu Cho" w:date="2019-07-30T11:18:00Z">
          <w:pPr>
            <w:pStyle w:val="EndNoteBibliography"/>
          </w:pPr>
        </w:pPrChange>
      </w:pPr>
    </w:p>
    <w:p w14:paraId="0509E616"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1084" w:author="Yoonsu Cho" w:date="2019-07-30T11:18:00Z">
            <w:rPr/>
          </w:rPrChange>
        </w:rPr>
        <w:pPrChange w:id="1085" w:author="Yoonsu Cho" w:date="2019-07-30T11:18:00Z">
          <w:pPr>
            <w:pStyle w:val="EndNoteBibliography"/>
            <w:ind w:left="720" w:hanging="720"/>
          </w:pPr>
        </w:pPrChange>
      </w:pPr>
      <w:r w:rsidRPr="00A1408F">
        <w:rPr>
          <w:rFonts w:ascii="Times New Roman" w:hAnsi="Times New Roman" w:cs="Times New Roman"/>
          <w:sz w:val="24"/>
          <w:szCs w:val="24"/>
          <w:rPrChange w:id="1086" w:author="Yoonsu Cho" w:date="2019-07-30T11:18:00Z">
            <w:rPr/>
          </w:rPrChange>
        </w:rPr>
        <w:t>41.</w:t>
      </w:r>
      <w:r w:rsidRPr="00A1408F">
        <w:rPr>
          <w:rFonts w:ascii="Times New Roman" w:hAnsi="Times New Roman" w:cs="Times New Roman"/>
          <w:sz w:val="24"/>
          <w:szCs w:val="24"/>
          <w:rPrChange w:id="1087" w:author="Yoonsu Cho" w:date="2019-07-30T11:18:00Z">
            <w:rPr/>
          </w:rPrChange>
        </w:rPr>
        <w:tab/>
        <w:t>Jiang L</w:t>
      </w:r>
      <w:r w:rsidRPr="00A1408F">
        <w:rPr>
          <w:rFonts w:ascii="Times New Roman" w:hAnsi="Times New Roman" w:cs="Times New Roman"/>
          <w:i/>
          <w:sz w:val="24"/>
          <w:szCs w:val="24"/>
          <w:rPrChange w:id="1088" w:author="Yoonsu Cho" w:date="2019-07-30T11:18:00Z">
            <w:rPr>
              <w:i/>
            </w:rPr>
          </w:rPrChange>
        </w:rPr>
        <w:t>, et al.</w:t>
      </w:r>
      <w:r w:rsidRPr="00A1408F">
        <w:rPr>
          <w:rFonts w:ascii="Times New Roman" w:hAnsi="Times New Roman" w:cs="Times New Roman"/>
          <w:sz w:val="24"/>
          <w:szCs w:val="24"/>
          <w:rPrChange w:id="1089" w:author="Yoonsu Cho" w:date="2019-07-30T11:18:00Z">
            <w:rPr/>
          </w:rPrChange>
        </w:rPr>
        <w:t xml:space="preserve"> Constrained Instruments and their Application to Mendelian Randomization with Pleiotropy. </w:t>
      </w:r>
      <w:r w:rsidRPr="00A1408F">
        <w:rPr>
          <w:rFonts w:ascii="Times New Roman" w:hAnsi="Times New Roman" w:cs="Times New Roman"/>
          <w:i/>
          <w:sz w:val="24"/>
          <w:szCs w:val="24"/>
          <w:rPrChange w:id="1090" w:author="Yoonsu Cho" w:date="2019-07-30T11:18:00Z">
            <w:rPr>
              <w:i/>
            </w:rPr>
          </w:rPrChange>
        </w:rPr>
        <w:t>bioRxiv</w:t>
      </w:r>
      <w:r w:rsidRPr="00A1408F">
        <w:rPr>
          <w:rFonts w:ascii="Times New Roman" w:hAnsi="Times New Roman" w:cs="Times New Roman"/>
          <w:sz w:val="24"/>
          <w:szCs w:val="24"/>
          <w:rPrChange w:id="1091" w:author="Yoonsu Cho" w:date="2019-07-30T11:18:00Z">
            <w:rPr/>
          </w:rPrChange>
        </w:rPr>
        <w:t>, 227454 (2017).</w:t>
      </w:r>
    </w:p>
    <w:p w14:paraId="2C8A2FB5"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1092" w:author="Yoonsu Cho" w:date="2019-07-30T11:18:00Z">
            <w:rPr/>
          </w:rPrChange>
        </w:rPr>
        <w:pPrChange w:id="1093" w:author="Yoonsu Cho" w:date="2019-07-30T11:18:00Z">
          <w:pPr>
            <w:pStyle w:val="EndNoteBibliography"/>
          </w:pPr>
        </w:pPrChange>
      </w:pPr>
    </w:p>
    <w:p w14:paraId="74D6E024"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1094" w:author="Yoonsu Cho" w:date="2019-07-30T11:18:00Z">
            <w:rPr/>
          </w:rPrChange>
        </w:rPr>
        <w:pPrChange w:id="1095" w:author="Yoonsu Cho" w:date="2019-07-30T11:18:00Z">
          <w:pPr>
            <w:pStyle w:val="EndNoteBibliography"/>
            <w:ind w:left="720" w:hanging="720"/>
          </w:pPr>
        </w:pPrChange>
      </w:pPr>
      <w:r w:rsidRPr="00A1408F">
        <w:rPr>
          <w:rFonts w:ascii="Times New Roman" w:hAnsi="Times New Roman" w:cs="Times New Roman"/>
          <w:sz w:val="24"/>
          <w:szCs w:val="24"/>
          <w:rPrChange w:id="1096" w:author="Yoonsu Cho" w:date="2019-07-30T11:18:00Z">
            <w:rPr/>
          </w:rPrChange>
        </w:rPr>
        <w:t>42.</w:t>
      </w:r>
      <w:r w:rsidRPr="00A1408F">
        <w:rPr>
          <w:rFonts w:ascii="Times New Roman" w:hAnsi="Times New Roman" w:cs="Times New Roman"/>
          <w:sz w:val="24"/>
          <w:szCs w:val="24"/>
          <w:rPrChange w:id="1097" w:author="Yoonsu Cho" w:date="2019-07-30T11:18:00Z">
            <w:rPr/>
          </w:rPrChange>
        </w:rPr>
        <w:tab/>
        <w:t>Visscher PM</w:t>
      </w:r>
      <w:r w:rsidRPr="00A1408F">
        <w:rPr>
          <w:rFonts w:ascii="Times New Roman" w:hAnsi="Times New Roman" w:cs="Times New Roman"/>
          <w:i/>
          <w:sz w:val="24"/>
          <w:szCs w:val="24"/>
          <w:rPrChange w:id="1098" w:author="Yoonsu Cho" w:date="2019-07-30T11:18:00Z">
            <w:rPr>
              <w:i/>
            </w:rPr>
          </w:rPrChange>
        </w:rPr>
        <w:t>, et al.</w:t>
      </w:r>
      <w:r w:rsidRPr="00A1408F">
        <w:rPr>
          <w:rFonts w:ascii="Times New Roman" w:hAnsi="Times New Roman" w:cs="Times New Roman"/>
          <w:sz w:val="24"/>
          <w:szCs w:val="24"/>
          <w:rPrChange w:id="1099" w:author="Yoonsu Cho" w:date="2019-07-30T11:18:00Z">
            <w:rPr/>
          </w:rPrChange>
        </w:rPr>
        <w:t xml:space="preserve"> 10 Years of GWAS Discovery: Biology, Function, and Translation. </w:t>
      </w:r>
      <w:r w:rsidRPr="00A1408F">
        <w:rPr>
          <w:rFonts w:ascii="Times New Roman" w:hAnsi="Times New Roman" w:cs="Times New Roman"/>
          <w:i/>
          <w:sz w:val="24"/>
          <w:szCs w:val="24"/>
          <w:rPrChange w:id="1100" w:author="Yoonsu Cho" w:date="2019-07-30T11:18:00Z">
            <w:rPr>
              <w:i/>
            </w:rPr>
          </w:rPrChange>
        </w:rPr>
        <w:t>Am J Hum Genet</w:t>
      </w:r>
      <w:r w:rsidRPr="00A1408F">
        <w:rPr>
          <w:rFonts w:ascii="Times New Roman" w:hAnsi="Times New Roman" w:cs="Times New Roman"/>
          <w:sz w:val="24"/>
          <w:szCs w:val="24"/>
          <w:rPrChange w:id="1101" w:author="Yoonsu Cho" w:date="2019-07-30T11:18:00Z">
            <w:rPr/>
          </w:rPrChange>
        </w:rPr>
        <w:t xml:space="preserve"> </w:t>
      </w:r>
      <w:r w:rsidRPr="00A1408F">
        <w:rPr>
          <w:rFonts w:ascii="Times New Roman" w:hAnsi="Times New Roman" w:cs="Times New Roman"/>
          <w:b/>
          <w:sz w:val="24"/>
          <w:szCs w:val="24"/>
          <w:rPrChange w:id="1102" w:author="Yoonsu Cho" w:date="2019-07-30T11:18:00Z">
            <w:rPr>
              <w:b/>
            </w:rPr>
          </w:rPrChange>
        </w:rPr>
        <w:t>101</w:t>
      </w:r>
      <w:r w:rsidRPr="00A1408F">
        <w:rPr>
          <w:rFonts w:ascii="Times New Roman" w:hAnsi="Times New Roman" w:cs="Times New Roman"/>
          <w:sz w:val="24"/>
          <w:szCs w:val="24"/>
          <w:rPrChange w:id="1103" w:author="Yoonsu Cho" w:date="2019-07-30T11:18:00Z">
            <w:rPr/>
          </w:rPrChange>
        </w:rPr>
        <w:t>, 5-22 (2017).</w:t>
      </w:r>
    </w:p>
    <w:p w14:paraId="2805F914"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1104" w:author="Yoonsu Cho" w:date="2019-07-30T11:18:00Z">
            <w:rPr/>
          </w:rPrChange>
        </w:rPr>
        <w:pPrChange w:id="1105" w:author="Yoonsu Cho" w:date="2019-07-30T11:18:00Z">
          <w:pPr>
            <w:pStyle w:val="EndNoteBibliography"/>
          </w:pPr>
        </w:pPrChange>
      </w:pPr>
    </w:p>
    <w:p w14:paraId="06267FF4"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1106" w:author="Yoonsu Cho" w:date="2019-07-30T11:18:00Z">
            <w:rPr/>
          </w:rPrChange>
        </w:rPr>
        <w:pPrChange w:id="1107" w:author="Yoonsu Cho" w:date="2019-07-30T11:18:00Z">
          <w:pPr>
            <w:pStyle w:val="EndNoteBibliography"/>
            <w:ind w:left="720" w:hanging="720"/>
          </w:pPr>
        </w:pPrChange>
      </w:pPr>
      <w:r w:rsidRPr="00A1408F">
        <w:rPr>
          <w:rFonts w:ascii="Times New Roman" w:hAnsi="Times New Roman" w:cs="Times New Roman"/>
          <w:sz w:val="24"/>
          <w:szCs w:val="24"/>
          <w:rPrChange w:id="1108" w:author="Yoonsu Cho" w:date="2019-07-30T11:18:00Z">
            <w:rPr/>
          </w:rPrChange>
        </w:rPr>
        <w:t>43.</w:t>
      </w:r>
      <w:r w:rsidRPr="00A1408F">
        <w:rPr>
          <w:rFonts w:ascii="Times New Roman" w:hAnsi="Times New Roman" w:cs="Times New Roman"/>
          <w:sz w:val="24"/>
          <w:szCs w:val="24"/>
          <w:rPrChange w:id="1109" w:author="Yoonsu Cho" w:date="2019-07-30T11:18:00Z">
            <w:rPr/>
          </w:rPrChange>
        </w:rPr>
        <w:tab/>
        <w:t xml:space="preserve">Davey Smith G, Ebrahim S. Mendelian randomization: prospects, potentials, and limitations. </w:t>
      </w:r>
      <w:r w:rsidRPr="00A1408F">
        <w:rPr>
          <w:rFonts w:ascii="Times New Roman" w:hAnsi="Times New Roman" w:cs="Times New Roman"/>
          <w:i/>
          <w:sz w:val="24"/>
          <w:szCs w:val="24"/>
          <w:rPrChange w:id="1110" w:author="Yoonsu Cho" w:date="2019-07-30T11:18:00Z">
            <w:rPr>
              <w:i/>
            </w:rPr>
          </w:rPrChange>
        </w:rPr>
        <w:t>Int J Epidemiol</w:t>
      </w:r>
      <w:r w:rsidRPr="00A1408F">
        <w:rPr>
          <w:rFonts w:ascii="Times New Roman" w:hAnsi="Times New Roman" w:cs="Times New Roman"/>
          <w:sz w:val="24"/>
          <w:szCs w:val="24"/>
          <w:rPrChange w:id="1111" w:author="Yoonsu Cho" w:date="2019-07-30T11:18:00Z">
            <w:rPr/>
          </w:rPrChange>
        </w:rPr>
        <w:t xml:space="preserve"> </w:t>
      </w:r>
      <w:r w:rsidRPr="00A1408F">
        <w:rPr>
          <w:rFonts w:ascii="Times New Roman" w:hAnsi="Times New Roman" w:cs="Times New Roman"/>
          <w:b/>
          <w:sz w:val="24"/>
          <w:szCs w:val="24"/>
          <w:rPrChange w:id="1112" w:author="Yoonsu Cho" w:date="2019-07-30T11:18:00Z">
            <w:rPr>
              <w:b/>
            </w:rPr>
          </w:rPrChange>
        </w:rPr>
        <w:t>33</w:t>
      </w:r>
      <w:r w:rsidRPr="00A1408F">
        <w:rPr>
          <w:rFonts w:ascii="Times New Roman" w:hAnsi="Times New Roman" w:cs="Times New Roman"/>
          <w:sz w:val="24"/>
          <w:szCs w:val="24"/>
          <w:rPrChange w:id="1113" w:author="Yoonsu Cho" w:date="2019-07-30T11:18:00Z">
            <w:rPr/>
          </w:rPrChange>
        </w:rPr>
        <w:t>, 30-42 (2004).</w:t>
      </w:r>
    </w:p>
    <w:p w14:paraId="4ADB34CA"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1114" w:author="Yoonsu Cho" w:date="2019-07-30T11:18:00Z">
            <w:rPr/>
          </w:rPrChange>
        </w:rPr>
        <w:pPrChange w:id="1115" w:author="Yoonsu Cho" w:date="2019-07-30T11:18:00Z">
          <w:pPr>
            <w:pStyle w:val="EndNoteBibliography"/>
          </w:pPr>
        </w:pPrChange>
      </w:pPr>
    </w:p>
    <w:p w14:paraId="4518833C"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1116" w:author="Yoonsu Cho" w:date="2019-07-30T11:18:00Z">
            <w:rPr/>
          </w:rPrChange>
        </w:rPr>
        <w:pPrChange w:id="1117" w:author="Yoonsu Cho" w:date="2019-07-30T11:18:00Z">
          <w:pPr>
            <w:pStyle w:val="EndNoteBibliography"/>
            <w:ind w:left="720" w:hanging="720"/>
          </w:pPr>
        </w:pPrChange>
      </w:pPr>
      <w:r w:rsidRPr="00A1408F">
        <w:rPr>
          <w:rFonts w:ascii="Times New Roman" w:hAnsi="Times New Roman" w:cs="Times New Roman"/>
          <w:sz w:val="24"/>
          <w:szCs w:val="24"/>
          <w:rPrChange w:id="1118" w:author="Yoonsu Cho" w:date="2019-07-30T11:18:00Z">
            <w:rPr/>
          </w:rPrChange>
        </w:rPr>
        <w:t>44.</w:t>
      </w:r>
      <w:r w:rsidRPr="00A1408F">
        <w:rPr>
          <w:rFonts w:ascii="Times New Roman" w:hAnsi="Times New Roman" w:cs="Times New Roman"/>
          <w:sz w:val="24"/>
          <w:szCs w:val="24"/>
          <w:rPrChange w:id="1119" w:author="Yoonsu Cho" w:date="2019-07-30T11:18:00Z">
            <w:rPr/>
          </w:rPrChange>
        </w:rPr>
        <w:tab/>
        <w:t xml:space="preserve">Tan Q, Jacobsen R, Sorensen M, Christiansen L, Kruse TA, Christensen K. Analyzing age-specific genetic effects on human extreme age survival in cohort-based longitudinal studies. </w:t>
      </w:r>
      <w:r w:rsidRPr="00A1408F">
        <w:rPr>
          <w:rFonts w:ascii="Times New Roman" w:hAnsi="Times New Roman" w:cs="Times New Roman"/>
          <w:i/>
          <w:sz w:val="24"/>
          <w:szCs w:val="24"/>
          <w:rPrChange w:id="1120" w:author="Yoonsu Cho" w:date="2019-07-30T11:18:00Z">
            <w:rPr>
              <w:i/>
            </w:rPr>
          </w:rPrChange>
        </w:rPr>
        <w:t>Eur J Hum Genet</w:t>
      </w:r>
      <w:r w:rsidRPr="00A1408F">
        <w:rPr>
          <w:rFonts w:ascii="Times New Roman" w:hAnsi="Times New Roman" w:cs="Times New Roman"/>
          <w:sz w:val="24"/>
          <w:szCs w:val="24"/>
          <w:rPrChange w:id="1121" w:author="Yoonsu Cho" w:date="2019-07-30T11:18:00Z">
            <w:rPr/>
          </w:rPrChange>
        </w:rPr>
        <w:t xml:space="preserve"> </w:t>
      </w:r>
      <w:r w:rsidRPr="00A1408F">
        <w:rPr>
          <w:rFonts w:ascii="Times New Roman" w:hAnsi="Times New Roman" w:cs="Times New Roman"/>
          <w:b/>
          <w:sz w:val="24"/>
          <w:szCs w:val="24"/>
          <w:rPrChange w:id="1122" w:author="Yoonsu Cho" w:date="2019-07-30T11:18:00Z">
            <w:rPr>
              <w:b/>
            </w:rPr>
          </w:rPrChange>
        </w:rPr>
        <w:t>21</w:t>
      </w:r>
      <w:r w:rsidRPr="00A1408F">
        <w:rPr>
          <w:rFonts w:ascii="Times New Roman" w:hAnsi="Times New Roman" w:cs="Times New Roman"/>
          <w:sz w:val="24"/>
          <w:szCs w:val="24"/>
          <w:rPrChange w:id="1123" w:author="Yoonsu Cho" w:date="2019-07-30T11:18:00Z">
            <w:rPr/>
          </w:rPrChange>
        </w:rPr>
        <w:t>, 451-454 (2013).</w:t>
      </w:r>
    </w:p>
    <w:p w14:paraId="481C1C0E"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1124" w:author="Yoonsu Cho" w:date="2019-07-30T11:18:00Z">
            <w:rPr/>
          </w:rPrChange>
        </w:rPr>
        <w:pPrChange w:id="1125" w:author="Yoonsu Cho" w:date="2019-07-30T11:18:00Z">
          <w:pPr>
            <w:pStyle w:val="EndNoteBibliography"/>
          </w:pPr>
        </w:pPrChange>
      </w:pPr>
    </w:p>
    <w:p w14:paraId="6C5EE3B6"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1126" w:author="Yoonsu Cho" w:date="2019-07-30T11:18:00Z">
            <w:rPr/>
          </w:rPrChange>
        </w:rPr>
        <w:pPrChange w:id="1127" w:author="Yoonsu Cho" w:date="2019-07-30T11:18:00Z">
          <w:pPr>
            <w:pStyle w:val="EndNoteBibliography"/>
            <w:ind w:left="720" w:hanging="720"/>
          </w:pPr>
        </w:pPrChange>
      </w:pPr>
      <w:r w:rsidRPr="00A1408F">
        <w:rPr>
          <w:rFonts w:ascii="Times New Roman" w:hAnsi="Times New Roman" w:cs="Times New Roman"/>
          <w:sz w:val="24"/>
          <w:szCs w:val="24"/>
          <w:rPrChange w:id="1128" w:author="Yoonsu Cho" w:date="2019-07-30T11:18:00Z">
            <w:rPr/>
          </w:rPrChange>
        </w:rPr>
        <w:t>45.</w:t>
      </w:r>
      <w:r w:rsidRPr="00A1408F">
        <w:rPr>
          <w:rFonts w:ascii="Times New Roman" w:hAnsi="Times New Roman" w:cs="Times New Roman"/>
          <w:sz w:val="24"/>
          <w:szCs w:val="24"/>
          <w:rPrChange w:id="1129" w:author="Yoonsu Cho" w:date="2019-07-30T11:18:00Z">
            <w:rPr/>
          </w:rPrChange>
        </w:rPr>
        <w:tab/>
        <w:t xml:space="preserve">Vansteelandt S, Bowden J, Babanezhad M, Goetghebeur E. On Instrumental Variables Estimation of Causal Odds Ratios. </w:t>
      </w:r>
      <w:r w:rsidRPr="00A1408F">
        <w:rPr>
          <w:rFonts w:ascii="Times New Roman" w:hAnsi="Times New Roman" w:cs="Times New Roman"/>
          <w:i/>
          <w:sz w:val="24"/>
          <w:szCs w:val="24"/>
          <w:rPrChange w:id="1130" w:author="Yoonsu Cho" w:date="2019-07-30T11:18:00Z">
            <w:rPr>
              <w:i/>
            </w:rPr>
          </w:rPrChange>
        </w:rPr>
        <w:t>Stat Sci</w:t>
      </w:r>
      <w:r w:rsidRPr="00A1408F">
        <w:rPr>
          <w:rFonts w:ascii="Times New Roman" w:hAnsi="Times New Roman" w:cs="Times New Roman"/>
          <w:sz w:val="24"/>
          <w:szCs w:val="24"/>
          <w:rPrChange w:id="1131" w:author="Yoonsu Cho" w:date="2019-07-30T11:18:00Z">
            <w:rPr/>
          </w:rPrChange>
        </w:rPr>
        <w:t xml:space="preserve"> </w:t>
      </w:r>
      <w:r w:rsidRPr="00A1408F">
        <w:rPr>
          <w:rFonts w:ascii="Times New Roman" w:hAnsi="Times New Roman" w:cs="Times New Roman"/>
          <w:b/>
          <w:sz w:val="24"/>
          <w:szCs w:val="24"/>
          <w:rPrChange w:id="1132" w:author="Yoonsu Cho" w:date="2019-07-30T11:18:00Z">
            <w:rPr>
              <w:b/>
            </w:rPr>
          </w:rPrChange>
        </w:rPr>
        <w:t>26</w:t>
      </w:r>
      <w:r w:rsidRPr="00A1408F">
        <w:rPr>
          <w:rFonts w:ascii="Times New Roman" w:hAnsi="Times New Roman" w:cs="Times New Roman"/>
          <w:sz w:val="24"/>
          <w:szCs w:val="24"/>
          <w:rPrChange w:id="1133" w:author="Yoonsu Cho" w:date="2019-07-30T11:18:00Z">
            <w:rPr/>
          </w:rPrChange>
        </w:rPr>
        <w:t>, 403-422 (2011).</w:t>
      </w:r>
    </w:p>
    <w:p w14:paraId="74414404"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1134" w:author="Yoonsu Cho" w:date="2019-07-30T11:18:00Z">
            <w:rPr/>
          </w:rPrChange>
        </w:rPr>
        <w:pPrChange w:id="1135" w:author="Yoonsu Cho" w:date="2019-07-30T11:18:00Z">
          <w:pPr>
            <w:pStyle w:val="EndNoteBibliography"/>
          </w:pPr>
        </w:pPrChange>
      </w:pPr>
    </w:p>
    <w:p w14:paraId="0E224A11"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1136" w:author="Yoonsu Cho" w:date="2019-07-30T11:18:00Z">
            <w:rPr/>
          </w:rPrChange>
        </w:rPr>
        <w:pPrChange w:id="1137" w:author="Yoonsu Cho" w:date="2019-07-30T11:18:00Z">
          <w:pPr>
            <w:pStyle w:val="EndNoteBibliography"/>
            <w:ind w:left="720" w:hanging="720"/>
          </w:pPr>
        </w:pPrChange>
      </w:pPr>
      <w:r w:rsidRPr="00A1408F">
        <w:rPr>
          <w:rFonts w:ascii="Times New Roman" w:hAnsi="Times New Roman" w:cs="Times New Roman"/>
          <w:sz w:val="24"/>
          <w:szCs w:val="24"/>
          <w:rPrChange w:id="1138" w:author="Yoonsu Cho" w:date="2019-07-30T11:18:00Z">
            <w:rPr/>
          </w:rPrChange>
        </w:rPr>
        <w:t>46.</w:t>
      </w:r>
      <w:r w:rsidRPr="00A1408F">
        <w:rPr>
          <w:rFonts w:ascii="Times New Roman" w:hAnsi="Times New Roman" w:cs="Times New Roman"/>
          <w:sz w:val="24"/>
          <w:szCs w:val="24"/>
          <w:rPrChange w:id="1139" w:author="Yoonsu Cho" w:date="2019-07-30T11:18:00Z">
            <w:rPr/>
          </w:rPrChange>
        </w:rPr>
        <w:tab/>
        <w:t>Winsvold BS</w:t>
      </w:r>
      <w:r w:rsidRPr="00A1408F">
        <w:rPr>
          <w:rFonts w:ascii="Times New Roman" w:hAnsi="Times New Roman" w:cs="Times New Roman"/>
          <w:i/>
          <w:sz w:val="24"/>
          <w:szCs w:val="24"/>
          <w:rPrChange w:id="1140" w:author="Yoonsu Cho" w:date="2019-07-30T11:18:00Z">
            <w:rPr>
              <w:i/>
            </w:rPr>
          </w:rPrChange>
        </w:rPr>
        <w:t>, et al.</w:t>
      </w:r>
      <w:r w:rsidRPr="00A1408F">
        <w:rPr>
          <w:rFonts w:ascii="Times New Roman" w:hAnsi="Times New Roman" w:cs="Times New Roman"/>
          <w:sz w:val="24"/>
          <w:szCs w:val="24"/>
          <w:rPrChange w:id="1141" w:author="Yoonsu Cho" w:date="2019-07-30T11:18:00Z">
            <w:rPr/>
          </w:rPrChange>
        </w:rPr>
        <w:t xml:space="preserve"> Shared genetic risk between migraine and coronary artery disease: A genome-wide analysis of common variants. </w:t>
      </w:r>
      <w:r w:rsidRPr="00A1408F">
        <w:rPr>
          <w:rFonts w:ascii="Times New Roman" w:hAnsi="Times New Roman" w:cs="Times New Roman"/>
          <w:i/>
          <w:sz w:val="24"/>
          <w:szCs w:val="24"/>
          <w:rPrChange w:id="1142" w:author="Yoonsu Cho" w:date="2019-07-30T11:18:00Z">
            <w:rPr>
              <w:i/>
            </w:rPr>
          </w:rPrChange>
        </w:rPr>
        <w:t>Plos One</w:t>
      </w:r>
      <w:r w:rsidRPr="00A1408F">
        <w:rPr>
          <w:rFonts w:ascii="Times New Roman" w:hAnsi="Times New Roman" w:cs="Times New Roman"/>
          <w:sz w:val="24"/>
          <w:szCs w:val="24"/>
          <w:rPrChange w:id="1143" w:author="Yoonsu Cho" w:date="2019-07-30T11:18:00Z">
            <w:rPr/>
          </w:rPrChange>
        </w:rPr>
        <w:t xml:space="preserve"> </w:t>
      </w:r>
      <w:r w:rsidRPr="00A1408F">
        <w:rPr>
          <w:rFonts w:ascii="Times New Roman" w:hAnsi="Times New Roman" w:cs="Times New Roman"/>
          <w:b/>
          <w:sz w:val="24"/>
          <w:szCs w:val="24"/>
          <w:rPrChange w:id="1144" w:author="Yoonsu Cho" w:date="2019-07-30T11:18:00Z">
            <w:rPr>
              <w:b/>
            </w:rPr>
          </w:rPrChange>
        </w:rPr>
        <w:t>12</w:t>
      </w:r>
      <w:r w:rsidRPr="00A1408F">
        <w:rPr>
          <w:rFonts w:ascii="Times New Roman" w:hAnsi="Times New Roman" w:cs="Times New Roman"/>
          <w:sz w:val="24"/>
          <w:szCs w:val="24"/>
          <w:rPrChange w:id="1145" w:author="Yoonsu Cho" w:date="2019-07-30T11:18:00Z">
            <w:rPr/>
          </w:rPrChange>
        </w:rPr>
        <w:t>,  (2017).</w:t>
      </w:r>
    </w:p>
    <w:p w14:paraId="53A6092F"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1146" w:author="Yoonsu Cho" w:date="2019-07-30T11:18:00Z">
            <w:rPr/>
          </w:rPrChange>
        </w:rPr>
        <w:pPrChange w:id="1147" w:author="Yoonsu Cho" w:date="2019-07-30T11:18:00Z">
          <w:pPr>
            <w:pStyle w:val="EndNoteBibliography"/>
          </w:pPr>
        </w:pPrChange>
      </w:pPr>
    </w:p>
    <w:p w14:paraId="5DA2CEEC"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1148" w:author="Yoonsu Cho" w:date="2019-07-30T11:18:00Z">
            <w:rPr/>
          </w:rPrChange>
        </w:rPr>
        <w:pPrChange w:id="1149" w:author="Yoonsu Cho" w:date="2019-07-30T11:18:00Z">
          <w:pPr>
            <w:pStyle w:val="EndNoteBibliography"/>
            <w:ind w:left="720" w:hanging="720"/>
          </w:pPr>
        </w:pPrChange>
      </w:pPr>
      <w:r w:rsidRPr="00A1408F">
        <w:rPr>
          <w:rFonts w:ascii="Times New Roman" w:hAnsi="Times New Roman" w:cs="Times New Roman"/>
          <w:sz w:val="24"/>
          <w:szCs w:val="24"/>
          <w:rPrChange w:id="1150" w:author="Yoonsu Cho" w:date="2019-07-30T11:18:00Z">
            <w:rPr/>
          </w:rPrChange>
        </w:rPr>
        <w:t>47.</w:t>
      </w:r>
      <w:r w:rsidRPr="00A1408F">
        <w:rPr>
          <w:rFonts w:ascii="Times New Roman" w:hAnsi="Times New Roman" w:cs="Times New Roman"/>
          <w:sz w:val="24"/>
          <w:szCs w:val="24"/>
          <w:rPrChange w:id="1151" w:author="Yoonsu Cho" w:date="2019-07-30T11:18:00Z">
            <w:rPr/>
          </w:rPrChange>
        </w:rPr>
        <w:tab/>
        <w:t>Rodondi N</w:t>
      </w:r>
      <w:r w:rsidRPr="00A1408F">
        <w:rPr>
          <w:rFonts w:ascii="Times New Roman" w:hAnsi="Times New Roman" w:cs="Times New Roman"/>
          <w:i/>
          <w:sz w:val="24"/>
          <w:szCs w:val="24"/>
          <w:rPrChange w:id="1152" w:author="Yoonsu Cho" w:date="2019-07-30T11:18:00Z">
            <w:rPr>
              <w:i/>
            </w:rPr>
          </w:rPrChange>
        </w:rPr>
        <w:t>, et al.</w:t>
      </w:r>
      <w:r w:rsidRPr="00A1408F">
        <w:rPr>
          <w:rFonts w:ascii="Times New Roman" w:hAnsi="Times New Roman" w:cs="Times New Roman"/>
          <w:sz w:val="24"/>
          <w:szCs w:val="24"/>
          <w:rPrChange w:id="1153" w:author="Yoonsu Cho" w:date="2019-07-30T11:18:00Z">
            <w:rPr/>
          </w:rPrChange>
        </w:rPr>
        <w:t xml:space="preserve"> Subclinical hypothyroidism and the risk of coronary heart disease and mortality. </w:t>
      </w:r>
      <w:r w:rsidRPr="00A1408F">
        <w:rPr>
          <w:rFonts w:ascii="Times New Roman" w:hAnsi="Times New Roman" w:cs="Times New Roman"/>
          <w:i/>
          <w:sz w:val="24"/>
          <w:szCs w:val="24"/>
          <w:rPrChange w:id="1154" w:author="Yoonsu Cho" w:date="2019-07-30T11:18:00Z">
            <w:rPr>
              <w:i/>
            </w:rPr>
          </w:rPrChange>
        </w:rPr>
        <w:t>JAMA</w:t>
      </w:r>
      <w:r w:rsidRPr="00A1408F">
        <w:rPr>
          <w:rFonts w:ascii="Times New Roman" w:hAnsi="Times New Roman" w:cs="Times New Roman"/>
          <w:sz w:val="24"/>
          <w:szCs w:val="24"/>
          <w:rPrChange w:id="1155" w:author="Yoonsu Cho" w:date="2019-07-30T11:18:00Z">
            <w:rPr/>
          </w:rPrChange>
        </w:rPr>
        <w:t xml:space="preserve"> </w:t>
      </w:r>
      <w:r w:rsidRPr="00A1408F">
        <w:rPr>
          <w:rFonts w:ascii="Times New Roman" w:hAnsi="Times New Roman" w:cs="Times New Roman"/>
          <w:b/>
          <w:sz w:val="24"/>
          <w:szCs w:val="24"/>
          <w:rPrChange w:id="1156" w:author="Yoonsu Cho" w:date="2019-07-30T11:18:00Z">
            <w:rPr>
              <w:b/>
            </w:rPr>
          </w:rPrChange>
        </w:rPr>
        <w:t>304</w:t>
      </w:r>
      <w:r w:rsidRPr="00A1408F">
        <w:rPr>
          <w:rFonts w:ascii="Times New Roman" w:hAnsi="Times New Roman" w:cs="Times New Roman"/>
          <w:sz w:val="24"/>
          <w:szCs w:val="24"/>
          <w:rPrChange w:id="1157" w:author="Yoonsu Cho" w:date="2019-07-30T11:18:00Z">
            <w:rPr/>
          </w:rPrChange>
        </w:rPr>
        <w:t>, 1365-1374 (2010).</w:t>
      </w:r>
    </w:p>
    <w:p w14:paraId="0CC051D2"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1158" w:author="Yoonsu Cho" w:date="2019-07-30T11:18:00Z">
            <w:rPr/>
          </w:rPrChange>
        </w:rPr>
        <w:pPrChange w:id="1159" w:author="Yoonsu Cho" w:date="2019-07-30T11:18:00Z">
          <w:pPr>
            <w:pStyle w:val="EndNoteBibliography"/>
          </w:pPr>
        </w:pPrChange>
      </w:pPr>
    </w:p>
    <w:p w14:paraId="7516F7E0"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1160" w:author="Yoonsu Cho" w:date="2019-07-30T11:18:00Z">
            <w:rPr/>
          </w:rPrChange>
        </w:rPr>
        <w:pPrChange w:id="1161" w:author="Yoonsu Cho" w:date="2019-07-30T11:18:00Z">
          <w:pPr>
            <w:pStyle w:val="EndNoteBibliography"/>
            <w:ind w:left="720" w:hanging="720"/>
          </w:pPr>
        </w:pPrChange>
      </w:pPr>
      <w:r w:rsidRPr="00A1408F">
        <w:rPr>
          <w:rFonts w:ascii="Times New Roman" w:hAnsi="Times New Roman" w:cs="Times New Roman"/>
          <w:sz w:val="24"/>
          <w:szCs w:val="24"/>
          <w:rPrChange w:id="1162" w:author="Yoonsu Cho" w:date="2019-07-30T11:18:00Z">
            <w:rPr/>
          </w:rPrChange>
        </w:rPr>
        <w:t>48.</w:t>
      </w:r>
      <w:r w:rsidRPr="00A1408F">
        <w:rPr>
          <w:rFonts w:ascii="Times New Roman" w:hAnsi="Times New Roman" w:cs="Times New Roman"/>
          <w:sz w:val="24"/>
          <w:szCs w:val="24"/>
          <w:rPrChange w:id="1163" w:author="Yoonsu Cho" w:date="2019-07-30T11:18:00Z">
            <w:rPr/>
          </w:rPrChange>
        </w:rPr>
        <w:tab/>
        <w:t xml:space="preserve">Fadeyev VV, Sytch J, Kalashnikov V, Rojtman A, Syrkin A, Melnichenko G. Levothyroxine replacement therapy in patients with subclinical hypothyroidism and coronary artery disease. </w:t>
      </w:r>
      <w:r w:rsidRPr="00A1408F">
        <w:rPr>
          <w:rFonts w:ascii="Times New Roman" w:hAnsi="Times New Roman" w:cs="Times New Roman"/>
          <w:i/>
          <w:sz w:val="24"/>
          <w:szCs w:val="24"/>
          <w:rPrChange w:id="1164" w:author="Yoonsu Cho" w:date="2019-07-30T11:18:00Z">
            <w:rPr>
              <w:i/>
            </w:rPr>
          </w:rPrChange>
        </w:rPr>
        <w:t>Endocr Pract</w:t>
      </w:r>
      <w:r w:rsidRPr="00A1408F">
        <w:rPr>
          <w:rFonts w:ascii="Times New Roman" w:hAnsi="Times New Roman" w:cs="Times New Roman"/>
          <w:sz w:val="24"/>
          <w:szCs w:val="24"/>
          <w:rPrChange w:id="1165" w:author="Yoonsu Cho" w:date="2019-07-30T11:18:00Z">
            <w:rPr/>
          </w:rPrChange>
        </w:rPr>
        <w:t xml:space="preserve"> </w:t>
      </w:r>
      <w:r w:rsidRPr="00A1408F">
        <w:rPr>
          <w:rFonts w:ascii="Times New Roman" w:hAnsi="Times New Roman" w:cs="Times New Roman"/>
          <w:b/>
          <w:sz w:val="24"/>
          <w:szCs w:val="24"/>
          <w:rPrChange w:id="1166" w:author="Yoonsu Cho" w:date="2019-07-30T11:18:00Z">
            <w:rPr>
              <w:b/>
            </w:rPr>
          </w:rPrChange>
        </w:rPr>
        <w:t>12</w:t>
      </w:r>
      <w:r w:rsidRPr="00A1408F">
        <w:rPr>
          <w:rFonts w:ascii="Times New Roman" w:hAnsi="Times New Roman" w:cs="Times New Roman"/>
          <w:sz w:val="24"/>
          <w:szCs w:val="24"/>
          <w:rPrChange w:id="1167" w:author="Yoonsu Cho" w:date="2019-07-30T11:18:00Z">
            <w:rPr/>
          </w:rPrChange>
        </w:rPr>
        <w:t>, 5-17 (2006).</w:t>
      </w:r>
    </w:p>
    <w:p w14:paraId="0DCBFFFC"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1168" w:author="Yoonsu Cho" w:date="2019-07-30T11:18:00Z">
            <w:rPr/>
          </w:rPrChange>
        </w:rPr>
        <w:pPrChange w:id="1169" w:author="Yoonsu Cho" w:date="2019-07-30T11:18:00Z">
          <w:pPr>
            <w:pStyle w:val="EndNoteBibliography"/>
          </w:pPr>
        </w:pPrChange>
      </w:pPr>
    </w:p>
    <w:p w14:paraId="463171AC"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1170" w:author="Yoonsu Cho" w:date="2019-07-30T11:18:00Z">
            <w:rPr/>
          </w:rPrChange>
        </w:rPr>
        <w:pPrChange w:id="1171" w:author="Yoonsu Cho" w:date="2019-07-30T11:18:00Z">
          <w:pPr>
            <w:pStyle w:val="EndNoteBibliography"/>
            <w:ind w:left="720" w:hanging="720"/>
          </w:pPr>
        </w:pPrChange>
      </w:pPr>
      <w:r w:rsidRPr="00A1408F">
        <w:rPr>
          <w:rFonts w:ascii="Times New Roman" w:hAnsi="Times New Roman" w:cs="Times New Roman"/>
          <w:sz w:val="24"/>
          <w:szCs w:val="24"/>
          <w:rPrChange w:id="1172" w:author="Yoonsu Cho" w:date="2019-07-30T11:18:00Z">
            <w:rPr/>
          </w:rPrChange>
        </w:rPr>
        <w:t>49.</w:t>
      </w:r>
      <w:r w:rsidRPr="00A1408F">
        <w:rPr>
          <w:rFonts w:ascii="Times New Roman" w:hAnsi="Times New Roman" w:cs="Times New Roman"/>
          <w:sz w:val="24"/>
          <w:szCs w:val="24"/>
          <w:rPrChange w:id="1173" w:author="Yoonsu Cho" w:date="2019-07-30T11:18:00Z">
            <w:rPr/>
          </w:rPrChange>
        </w:rPr>
        <w:tab/>
        <w:t xml:space="preserve">Cho Y, Shin SY, Won S, Relton CL, Davey Smith G, Shin MJ. Alcohol intake and cardiovascular risk factors: A Mendelian randomisation study. </w:t>
      </w:r>
      <w:r w:rsidRPr="00A1408F">
        <w:rPr>
          <w:rFonts w:ascii="Times New Roman" w:hAnsi="Times New Roman" w:cs="Times New Roman"/>
          <w:i/>
          <w:sz w:val="24"/>
          <w:szCs w:val="24"/>
          <w:rPrChange w:id="1174" w:author="Yoonsu Cho" w:date="2019-07-30T11:18:00Z">
            <w:rPr>
              <w:i/>
            </w:rPr>
          </w:rPrChange>
        </w:rPr>
        <w:t>Sci Rep</w:t>
      </w:r>
      <w:r w:rsidRPr="00A1408F">
        <w:rPr>
          <w:rFonts w:ascii="Times New Roman" w:hAnsi="Times New Roman" w:cs="Times New Roman"/>
          <w:sz w:val="24"/>
          <w:szCs w:val="24"/>
          <w:rPrChange w:id="1175" w:author="Yoonsu Cho" w:date="2019-07-30T11:18:00Z">
            <w:rPr/>
          </w:rPrChange>
        </w:rPr>
        <w:t xml:space="preserve"> </w:t>
      </w:r>
      <w:r w:rsidRPr="00A1408F">
        <w:rPr>
          <w:rFonts w:ascii="Times New Roman" w:hAnsi="Times New Roman" w:cs="Times New Roman"/>
          <w:b/>
          <w:sz w:val="24"/>
          <w:szCs w:val="24"/>
          <w:rPrChange w:id="1176" w:author="Yoonsu Cho" w:date="2019-07-30T11:18:00Z">
            <w:rPr>
              <w:b/>
            </w:rPr>
          </w:rPrChange>
        </w:rPr>
        <w:t>5</w:t>
      </w:r>
      <w:r w:rsidRPr="00A1408F">
        <w:rPr>
          <w:rFonts w:ascii="Times New Roman" w:hAnsi="Times New Roman" w:cs="Times New Roman"/>
          <w:sz w:val="24"/>
          <w:szCs w:val="24"/>
          <w:rPrChange w:id="1177" w:author="Yoonsu Cho" w:date="2019-07-30T11:18:00Z">
            <w:rPr/>
          </w:rPrChange>
        </w:rPr>
        <w:t>, 18422 (2015).</w:t>
      </w:r>
    </w:p>
    <w:p w14:paraId="20315A0D"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1178" w:author="Yoonsu Cho" w:date="2019-07-30T11:18:00Z">
            <w:rPr/>
          </w:rPrChange>
        </w:rPr>
        <w:pPrChange w:id="1179" w:author="Yoonsu Cho" w:date="2019-07-30T11:18:00Z">
          <w:pPr>
            <w:pStyle w:val="EndNoteBibliography"/>
          </w:pPr>
        </w:pPrChange>
      </w:pPr>
    </w:p>
    <w:p w14:paraId="11C540AD"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1180" w:author="Yoonsu Cho" w:date="2019-07-30T11:18:00Z">
            <w:rPr/>
          </w:rPrChange>
        </w:rPr>
        <w:pPrChange w:id="1181" w:author="Yoonsu Cho" w:date="2019-07-30T11:18:00Z">
          <w:pPr>
            <w:pStyle w:val="EndNoteBibliography"/>
            <w:ind w:left="720" w:hanging="720"/>
          </w:pPr>
        </w:pPrChange>
      </w:pPr>
      <w:r w:rsidRPr="00A1408F">
        <w:rPr>
          <w:rFonts w:ascii="Times New Roman" w:hAnsi="Times New Roman" w:cs="Times New Roman"/>
          <w:sz w:val="24"/>
          <w:szCs w:val="24"/>
          <w:rPrChange w:id="1182" w:author="Yoonsu Cho" w:date="2019-07-30T11:18:00Z">
            <w:rPr/>
          </w:rPrChange>
        </w:rPr>
        <w:lastRenderedPageBreak/>
        <w:t>50.</w:t>
      </w:r>
      <w:r w:rsidRPr="00A1408F">
        <w:rPr>
          <w:rFonts w:ascii="Times New Roman" w:hAnsi="Times New Roman" w:cs="Times New Roman"/>
          <w:sz w:val="24"/>
          <w:szCs w:val="24"/>
          <w:rPrChange w:id="1183" w:author="Yoonsu Cho" w:date="2019-07-30T11:18:00Z">
            <w:rPr/>
          </w:rPrChange>
        </w:rPr>
        <w:tab/>
        <w:t xml:space="preserve">Williams PT, Thompson PD. The relationship of walking intensity to total and cause-specific mortality. Results from the National Walkers' Health Study. </w:t>
      </w:r>
      <w:r w:rsidRPr="00A1408F">
        <w:rPr>
          <w:rFonts w:ascii="Times New Roman" w:hAnsi="Times New Roman" w:cs="Times New Roman"/>
          <w:i/>
          <w:sz w:val="24"/>
          <w:szCs w:val="24"/>
          <w:rPrChange w:id="1184" w:author="Yoonsu Cho" w:date="2019-07-30T11:18:00Z">
            <w:rPr>
              <w:i/>
            </w:rPr>
          </w:rPrChange>
        </w:rPr>
        <w:t>Plos One</w:t>
      </w:r>
      <w:r w:rsidRPr="00A1408F">
        <w:rPr>
          <w:rFonts w:ascii="Times New Roman" w:hAnsi="Times New Roman" w:cs="Times New Roman"/>
          <w:sz w:val="24"/>
          <w:szCs w:val="24"/>
          <w:rPrChange w:id="1185" w:author="Yoonsu Cho" w:date="2019-07-30T11:18:00Z">
            <w:rPr/>
          </w:rPrChange>
        </w:rPr>
        <w:t xml:space="preserve"> </w:t>
      </w:r>
      <w:r w:rsidRPr="00A1408F">
        <w:rPr>
          <w:rFonts w:ascii="Times New Roman" w:hAnsi="Times New Roman" w:cs="Times New Roman"/>
          <w:b/>
          <w:sz w:val="24"/>
          <w:szCs w:val="24"/>
          <w:rPrChange w:id="1186" w:author="Yoonsu Cho" w:date="2019-07-30T11:18:00Z">
            <w:rPr>
              <w:b/>
            </w:rPr>
          </w:rPrChange>
        </w:rPr>
        <w:t>8</w:t>
      </w:r>
      <w:r w:rsidRPr="00A1408F">
        <w:rPr>
          <w:rFonts w:ascii="Times New Roman" w:hAnsi="Times New Roman" w:cs="Times New Roman"/>
          <w:sz w:val="24"/>
          <w:szCs w:val="24"/>
          <w:rPrChange w:id="1187" w:author="Yoonsu Cho" w:date="2019-07-30T11:18:00Z">
            <w:rPr/>
          </w:rPrChange>
        </w:rPr>
        <w:t>, e81098 (2013).</w:t>
      </w:r>
    </w:p>
    <w:p w14:paraId="0A67C627"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1188" w:author="Yoonsu Cho" w:date="2019-07-30T11:18:00Z">
            <w:rPr/>
          </w:rPrChange>
        </w:rPr>
        <w:pPrChange w:id="1189" w:author="Yoonsu Cho" w:date="2019-07-30T11:18:00Z">
          <w:pPr>
            <w:pStyle w:val="EndNoteBibliography"/>
          </w:pPr>
        </w:pPrChange>
      </w:pPr>
    </w:p>
    <w:p w14:paraId="342C809D"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1190" w:author="Yoonsu Cho" w:date="2019-07-30T11:18:00Z">
            <w:rPr/>
          </w:rPrChange>
        </w:rPr>
        <w:pPrChange w:id="1191" w:author="Yoonsu Cho" w:date="2019-07-30T11:18:00Z">
          <w:pPr>
            <w:pStyle w:val="EndNoteBibliography"/>
            <w:ind w:left="720" w:hanging="720"/>
          </w:pPr>
        </w:pPrChange>
      </w:pPr>
      <w:r w:rsidRPr="00A1408F">
        <w:rPr>
          <w:rFonts w:ascii="Times New Roman" w:hAnsi="Times New Roman" w:cs="Times New Roman"/>
          <w:sz w:val="24"/>
          <w:szCs w:val="24"/>
          <w:rPrChange w:id="1192" w:author="Yoonsu Cho" w:date="2019-07-30T11:18:00Z">
            <w:rPr/>
          </w:rPrChange>
        </w:rPr>
        <w:t>51.</w:t>
      </w:r>
      <w:r w:rsidRPr="00A1408F">
        <w:rPr>
          <w:rFonts w:ascii="Times New Roman" w:hAnsi="Times New Roman" w:cs="Times New Roman"/>
          <w:sz w:val="24"/>
          <w:szCs w:val="24"/>
          <w:rPrChange w:id="1193" w:author="Yoonsu Cho" w:date="2019-07-30T11:18:00Z">
            <w:rPr/>
          </w:rPrChange>
        </w:rPr>
        <w:tab/>
        <w:t>Sugawara N</w:t>
      </w:r>
      <w:r w:rsidRPr="00A1408F">
        <w:rPr>
          <w:rFonts w:ascii="Times New Roman" w:hAnsi="Times New Roman" w:cs="Times New Roman"/>
          <w:i/>
          <w:sz w:val="24"/>
          <w:szCs w:val="24"/>
          <w:rPrChange w:id="1194" w:author="Yoonsu Cho" w:date="2019-07-30T11:18:00Z">
            <w:rPr>
              <w:i/>
            </w:rPr>
          </w:rPrChange>
        </w:rPr>
        <w:t>, et al.</w:t>
      </w:r>
      <w:r w:rsidRPr="00A1408F">
        <w:rPr>
          <w:rFonts w:ascii="Times New Roman" w:hAnsi="Times New Roman" w:cs="Times New Roman"/>
          <w:sz w:val="24"/>
          <w:szCs w:val="24"/>
          <w:rPrChange w:id="1195" w:author="Yoonsu Cho" w:date="2019-07-30T11:18:00Z">
            <w:rPr/>
          </w:rPrChange>
        </w:rPr>
        <w:t xml:space="preserve"> Body composition in patients with schizophrenia: Comparison with healthy controls. </w:t>
      </w:r>
      <w:r w:rsidRPr="00A1408F">
        <w:rPr>
          <w:rFonts w:ascii="Times New Roman" w:hAnsi="Times New Roman" w:cs="Times New Roman"/>
          <w:i/>
          <w:sz w:val="24"/>
          <w:szCs w:val="24"/>
          <w:rPrChange w:id="1196" w:author="Yoonsu Cho" w:date="2019-07-30T11:18:00Z">
            <w:rPr>
              <w:i/>
            </w:rPr>
          </w:rPrChange>
        </w:rPr>
        <w:t>Annals of general psychiatry</w:t>
      </w:r>
      <w:r w:rsidRPr="00A1408F">
        <w:rPr>
          <w:rFonts w:ascii="Times New Roman" w:hAnsi="Times New Roman" w:cs="Times New Roman"/>
          <w:sz w:val="24"/>
          <w:szCs w:val="24"/>
          <w:rPrChange w:id="1197" w:author="Yoonsu Cho" w:date="2019-07-30T11:18:00Z">
            <w:rPr/>
          </w:rPrChange>
        </w:rPr>
        <w:t xml:space="preserve"> </w:t>
      </w:r>
      <w:r w:rsidRPr="00A1408F">
        <w:rPr>
          <w:rFonts w:ascii="Times New Roman" w:hAnsi="Times New Roman" w:cs="Times New Roman"/>
          <w:b/>
          <w:sz w:val="24"/>
          <w:szCs w:val="24"/>
          <w:rPrChange w:id="1198" w:author="Yoonsu Cho" w:date="2019-07-30T11:18:00Z">
            <w:rPr>
              <w:b/>
            </w:rPr>
          </w:rPrChange>
        </w:rPr>
        <w:t>11</w:t>
      </w:r>
      <w:r w:rsidRPr="00A1408F">
        <w:rPr>
          <w:rFonts w:ascii="Times New Roman" w:hAnsi="Times New Roman" w:cs="Times New Roman"/>
          <w:sz w:val="24"/>
          <w:szCs w:val="24"/>
          <w:rPrChange w:id="1199" w:author="Yoonsu Cho" w:date="2019-07-30T11:18:00Z">
            <w:rPr/>
          </w:rPrChange>
        </w:rPr>
        <w:t>, 11 (2012).</w:t>
      </w:r>
    </w:p>
    <w:p w14:paraId="2F0483D3"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1200" w:author="Yoonsu Cho" w:date="2019-07-30T11:18:00Z">
            <w:rPr/>
          </w:rPrChange>
        </w:rPr>
        <w:pPrChange w:id="1201" w:author="Yoonsu Cho" w:date="2019-07-30T11:18:00Z">
          <w:pPr>
            <w:pStyle w:val="EndNoteBibliography"/>
          </w:pPr>
        </w:pPrChange>
      </w:pPr>
    </w:p>
    <w:p w14:paraId="4B6EF95C" w14:textId="77777777" w:rsidR="00A1408F" w:rsidRPr="00A1408F" w:rsidRDefault="00A1408F" w:rsidP="00A1408F">
      <w:pPr>
        <w:pStyle w:val="EndNoteBibliography"/>
        <w:spacing w:line="360" w:lineRule="auto"/>
        <w:ind w:left="720" w:hanging="720"/>
        <w:jc w:val="both"/>
        <w:rPr>
          <w:rFonts w:ascii="Times New Roman" w:hAnsi="Times New Roman" w:cs="Times New Roman"/>
          <w:sz w:val="24"/>
          <w:szCs w:val="24"/>
          <w:rPrChange w:id="1202" w:author="Yoonsu Cho" w:date="2019-07-30T11:18:00Z">
            <w:rPr/>
          </w:rPrChange>
        </w:rPr>
        <w:pPrChange w:id="1203" w:author="Yoonsu Cho" w:date="2019-07-30T11:18:00Z">
          <w:pPr>
            <w:pStyle w:val="EndNoteBibliography"/>
            <w:ind w:left="720" w:hanging="720"/>
          </w:pPr>
        </w:pPrChange>
      </w:pPr>
      <w:r w:rsidRPr="00A1408F">
        <w:rPr>
          <w:rFonts w:ascii="Times New Roman" w:hAnsi="Times New Roman" w:cs="Times New Roman"/>
          <w:sz w:val="24"/>
          <w:szCs w:val="24"/>
          <w:rPrChange w:id="1204" w:author="Yoonsu Cho" w:date="2019-07-30T11:18:00Z">
            <w:rPr/>
          </w:rPrChange>
        </w:rPr>
        <w:t>52.</w:t>
      </w:r>
      <w:r w:rsidRPr="00A1408F">
        <w:rPr>
          <w:rFonts w:ascii="Times New Roman" w:hAnsi="Times New Roman" w:cs="Times New Roman"/>
          <w:sz w:val="24"/>
          <w:szCs w:val="24"/>
          <w:rPrChange w:id="1205" w:author="Yoonsu Cho" w:date="2019-07-30T11:18:00Z">
            <w:rPr/>
          </w:rPrChange>
        </w:rPr>
        <w:tab/>
        <w:t xml:space="preserve">Ludvigsson JF, Osby U, Ekbom A, Montgomery SM. Coeliac disease and risk of schizophrenia and other psychosis: a general population cohort study. </w:t>
      </w:r>
      <w:r w:rsidRPr="00A1408F">
        <w:rPr>
          <w:rFonts w:ascii="Times New Roman" w:hAnsi="Times New Roman" w:cs="Times New Roman"/>
          <w:i/>
          <w:sz w:val="24"/>
          <w:szCs w:val="24"/>
          <w:rPrChange w:id="1206" w:author="Yoonsu Cho" w:date="2019-07-30T11:18:00Z">
            <w:rPr>
              <w:i/>
            </w:rPr>
          </w:rPrChange>
        </w:rPr>
        <w:t>Scand J Gastroenterol</w:t>
      </w:r>
      <w:r w:rsidRPr="00A1408F">
        <w:rPr>
          <w:rFonts w:ascii="Times New Roman" w:hAnsi="Times New Roman" w:cs="Times New Roman"/>
          <w:sz w:val="24"/>
          <w:szCs w:val="24"/>
          <w:rPrChange w:id="1207" w:author="Yoonsu Cho" w:date="2019-07-30T11:18:00Z">
            <w:rPr/>
          </w:rPrChange>
        </w:rPr>
        <w:t xml:space="preserve"> </w:t>
      </w:r>
      <w:r w:rsidRPr="00A1408F">
        <w:rPr>
          <w:rFonts w:ascii="Times New Roman" w:hAnsi="Times New Roman" w:cs="Times New Roman"/>
          <w:b/>
          <w:sz w:val="24"/>
          <w:szCs w:val="24"/>
          <w:rPrChange w:id="1208" w:author="Yoonsu Cho" w:date="2019-07-30T11:18:00Z">
            <w:rPr>
              <w:b/>
            </w:rPr>
          </w:rPrChange>
        </w:rPr>
        <w:t>42</w:t>
      </w:r>
      <w:r w:rsidRPr="00A1408F">
        <w:rPr>
          <w:rFonts w:ascii="Times New Roman" w:hAnsi="Times New Roman" w:cs="Times New Roman"/>
          <w:sz w:val="24"/>
          <w:szCs w:val="24"/>
          <w:rPrChange w:id="1209" w:author="Yoonsu Cho" w:date="2019-07-30T11:18:00Z">
            <w:rPr/>
          </w:rPrChange>
        </w:rPr>
        <w:t>, 179-185 (2007).</w:t>
      </w:r>
    </w:p>
    <w:p w14:paraId="56207D31" w14:textId="77777777" w:rsidR="00A1408F" w:rsidRPr="00A1408F" w:rsidRDefault="00A1408F" w:rsidP="00A1408F">
      <w:pPr>
        <w:pStyle w:val="EndNoteBibliography"/>
        <w:spacing w:line="360" w:lineRule="auto"/>
        <w:jc w:val="both"/>
        <w:rPr>
          <w:rFonts w:ascii="Times New Roman" w:hAnsi="Times New Roman" w:cs="Times New Roman"/>
          <w:sz w:val="24"/>
          <w:szCs w:val="24"/>
          <w:rPrChange w:id="1210" w:author="Yoonsu Cho" w:date="2019-07-30T11:18:00Z">
            <w:rPr/>
          </w:rPrChange>
        </w:rPr>
        <w:pPrChange w:id="1211" w:author="Yoonsu Cho" w:date="2019-07-30T11:18:00Z">
          <w:pPr>
            <w:pStyle w:val="EndNoteBibliography"/>
          </w:pPr>
        </w:pPrChange>
      </w:pPr>
    </w:p>
    <w:p w14:paraId="09832B23" w14:textId="7B6112F0" w:rsidR="000C0344" w:rsidRPr="00A1408F" w:rsidRDefault="000C0344" w:rsidP="00A1408F">
      <w:pPr>
        <w:spacing w:line="360" w:lineRule="auto"/>
        <w:ind w:left="567" w:hanging="567"/>
        <w:jc w:val="both"/>
        <w:rPr>
          <w:rFonts w:ascii="Times New Roman" w:eastAsia="Calibri" w:hAnsi="Times New Roman" w:cs="Times New Roman"/>
          <w:sz w:val="24"/>
          <w:szCs w:val="24"/>
        </w:rPr>
        <w:sectPr w:rsidR="000C0344" w:rsidRPr="00A1408F">
          <w:pgSz w:w="11909" w:h="16834"/>
          <w:pgMar w:top="1440" w:right="1440" w:bottom="1440" w:left="1440" w:header="0" w:footer="720" w:gutter="0"/>
          <w:pgNumType w:start="1"/>
          <w:cols w:space="720"/>
        </w:sectPr>
        <w:pPrChange w:id="1212" w:author="Yoonsu Cho" w:date="2019-07-30T11:18:00Z">
          <w:pPr>
            <w:spacing w:line="480" w:lineRule="auto"/>
            <w:ind w:left="567" w:hanging="567"/>
            <w:jc w:val="both"/>
          </w:pPr>
        </w:pPrChange>
      </w:pPr>
      <w:r w:rsidRPr="00A1408F">
        <w:rPr>
          <w:rFonts w:ascii="Times New Roman" w:eastAsia="Calibri" w:hAnsi="Times New Roman" w:cs="Times New Roman"/>
          <w:sz w:val="24"/>
          <w:szCs w:val="24"/>
        </w:rPr>
        <w:fldChar w:fldCharType="end"/>
      </w:r>
    </w:p>
    <w:p w14:paraId="081A9132" w14:textId="77777777" w:rsidR="000C0344" w:rsidRPr="00454C7F" w:rsidRDefault="000C0344" w:rsidP="000C0344">
      <w:pPr>
        <w:spacing w:line="48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sz w:val="24"/>
          <w:szCs w:val="24"/>
        </w:rPr>
        <w:lastRenderedPageBreak/>
        <w:t>Figure legends</w:t>
      </w:r>
    </w:p>
    <w:p w14:paraId="7E40D678" w14:textId="77777777" w:rsidR="000C0344" w:rsidRPr="00454C7F" w:rsidRDefault="000C0344" w:rsidP="000C0344">
      <w:pPr>
        <w:spacing w:line="480" w:lineRule="auto"/>
        <w:rPr>
          <w:rFonts w:ascii="Times New Roman" w:eastAsia="Times New Roman" w:hAnsi="Times New Roman" w:cs="Times New Roman"/>
          <w:sz w:val="24"/>
          <w:szCs w:val="24"/>
        </w:rPr>
      </w:pPr>
    </w:p>
    <w:p w14:paraId="1870B959" w14:textId="056E465A"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1.  Conceptual framework of the study:  Illustration of identifying novel factors that influence the original association. </w:t>
      </w:r>
      <w:r w:rsidRPr="00454C7F">
        <w:rPr>
          <w:rFonts w:ascii="Times New Roman" w:hAnsi="Times New Roman" w:cs="Times New Roman"/>
          <w:color w:val="000000"/>
          <w:sz w:val="24"/>
          <w:szCs w:val="24"/>
        </w:rPr>
        <w:t>(a) Where (gy) is the total effect of the SNP on the outcome, (gx) is the SNP-exposure effect, (xy) is the exposure-outcome effect as estimated through MR analysis from the non-outlier SNPs, (gp) is the SNP-candidate trait effect and (py) is the causal effect of the candidate trait on the outcome. (b) The open circles represent valid instruments and the slope of the dotted line represents the causal effect estimate of the exposure on the outcome. The closed circle represents an outlier SNP which influences the outcome, through two independent pathways (py).</w:t>
      </w:r>
      <w:r w:rsidRPr="00454C7F">
        <w:rPr>
          <w:rFonts w:ascii="Times New Roman" w:hAnsi="Times New Roman" w:cs="Times New Roman"/>
          <w:b/>
          <w:color w:val="000000"/>
          <w:sz w:val="24"/>
          <w:szCs w:val="24"/>
        </w:rPr>
        <w:t xml:space="preserve"> </w:t>
      </w:r>
      <w:r w:rsidRPr="00454C7F">
        <w:rPr>
          <w:rFonts w:ascii="Times New Roman" w:hAnsi="Times New Roman" w:cs="Times New Roman"/>
          <w:color w:val="000000"/>
          <w:sz w:val="24"/>
          <w:szCs w:val="24"/>
        </w:rPr>
        <w:t xml:space="preserve">(c) One way in which the red SNP can exhibit a larger influence on the outcome than expected given its effect on the exposure is if it influences the outcome additionally through another pathway (horizontal pleiotropy). (d) Using the MR-Base database of GWAS summary data for hundreds of traits we can search for ‘candidate traits’ with which the outlier SNP has an association. (e) </w:t>
      </w:r>
      <w:ins w:id="1213" w:author="Gibran Hemani" w:date="2019-07-10T17:28:00Z">
        <w:r w:rsidR="002E0E47">
          <w:rPr>
            <w:rFonts w:ascii="Times New Roman" w:hAnsi="Times New Roman" w:cs="Times New Roman"/>
            <w:color w:val="000000"/>
            <w:sz w:val="24"/>
            <w:szCs w:val="24"/>
          </w:rPr>
          <w:t xml:space="preserve">Instruments excluding the original outlier SNP are obtained for each candidate trait, </w:t>
        </w:r>
      </w:ins>
      <w:ins w:id="1214" w:author="Gibran Hemani" w:date="2019-07-10T17:26:00Z">
        <w:r w:rsidR="002E0E47">
          <w:rPr>
            <w:rFonts w:ascii="Times New Roman" w:hAnsi="Times New Roman" w:cs="Times New Roman"/>
            <w:color w:val="000000"/>
            <w:sz w:val="24"/>
            <w:szCs w:val="24"/>
          </w:rPr>
          <w:t xml:space="preserve">LASSO-based multivariable MR is used to </w:t>
        </w:r>
      </w:ins>
      <w:ins w:id="1215" w:author="Gibran Hemani" w:date="2019-07-10T17:27:00Z">
        <w:r w:rsidR="002E0E47">
          <w:rPr>
            <w:rFonts w:ascii="Times New Roman" w:hAnsi="Times New Roman" w:cs="Times New Roman"/>
            <w:color w:val="000000"/>
            <w:sz w:val="24"/>
            <w:szCs w:val="24"/>
          </w:rPr>
          <w:t>prune the candidate traits to avoid redundancy, and t</w:t>
        </w:r>
      </w:ins>
      <w:del w:id="1216" w:author="Gibran Hemani" w:date="2019-07-10T17:27:00Z">
        <w:r w:rsidRPr="00454C7F" w:rsidDel="002E0E47">
          <w:rPr>
            <w:rFonts w:ascii="Times New Roman" w:hAnsi="Times New Roman" w:cs="Times New Roman"/>
            <w:color w:val="000000"/>
            <w:sz w:val="24"/>
            <w:szCs w:val="24"/>
          </w:rPr>
          <w:delText>T</w:delText>
        </w:r>
      </w:del>
      <w:r w:rsidRPr="00454C7F">
        <w:rPr>
          <w:rFonts w:ascii="Times New Roman" w:hAnsi="Times New Roman" w:cs="Times New Roman"/>
          <w:color w:val="000000"/>
          <w:sz w:val="24"/>
          <w:szCs w:val="24"/>
        </w:rPr>
        <w:t xml:space="preserve">he causal </w:t>
      </w:r>
      <w:del w:id="1217" w:author="Gibran Hemani" w:date="2019-07-10T17:30:00Z">
        <w:r w:rsidRPr="00454C7F" w:rsidDel="00F15B1B">
          <w:rPr>
            <w:rFonts w:ascii="Times New Roman" w:hAnsi="Times New Roman" w:cs="Times New Roman"/>
            <w:color w:val="000000"/>
            <w:sz w:val="24"/>
            <w:szCs w:val="24"/>
          </w:rPr>
          <w:delText xml:space="preserve">inference </w:delText>
        </w:r>
      </w:del>
      <w:ins w:id="1218" w:author="Gibran Hemani" w:date="2019-07-10T17:30:00Z">
        <w:r w:rsidR="00F15B1B">
          <w:rPr>
            <w:rFonts w:ascii="Times New Roman" w:hAnsi="Times New Roman" w:cs="Times New Roman"/>
            <w:color w:val="000000"/>
            <w:sz w:val="24"/>
            <w:szCs w:val="24"/>
          </w:rPr>
          <w:t xml:space="preserve">influence </w:t>
        </w:r>
      </w:ins>
      <w:r w:rsidRPr="00454C7F">
        <w:rPr>
          <w:rFonts w:ascii="Times New Roman" w:hAnsi="Times New Roman" w:cs="Times New Roman"/>
          <w:color w:val="000000"/>
          <w:sz w:val="24"/>
          <w:szCs w:val="24"/>
        </w:rPr>
        <w:t>of each of those</w:t>
      </w:r>
      <w:ins w:id="1219" w:author="Gibran Hemani" w:date="2019-07-10T17:27:00Z">
        <w:r w:rsidR="002E0E47">
          <w:rPr>
            <w:rFonts w:ascii="Times New Roman" w:hAnsi="Times New Roman" w:cs="Times New Roman"/>
            <w:color w:val="000000"/>
            <w:sz w:val="24"/>
            <w:szCs w:val="24"/>
          </w:rPr>
          <w:t xml:space="preserve"> independent</w:t>
        </w:r>
      </w:ins>
      <w:r w:rsidRPr="00454C7F">
        <w:rPr>
          <w:rFonts w:ascii="Times New Roman" w:hAnsi="Times New Roman" w:cs="Times New Roman"/>
          <w:color w:val="000000"/>
          <w:sz w:val="24"/>
          <w:szCs w:val="24"/>
        </w:rPr>
        <w:t xml:space="preserve"> candidate traits on the outcome can </w:t>
      </w:r>
      <w:ins w:id="1220" w:author="Gibran Hemani" w:date="2019-07-10T17:27:00Z">
        <w:r w:rsidR="002E0E47">
          <w:rPr>
            <w:rFonts w:ascii="Times New Roman" w:hAnsi="Times New Roman" w:cs="Times New Roman"/>
            <w:color w:val="000000"/>
            <w:sz w:val="24"/>
            <w:szCs w:val="24"/>
          </w:rPr>
          <w:t xml:space="preserve">subsequently </w:t>
        </w:r>
      </w:ins>
      <w:r w:rsidRPr="00454C7F">
        <w:rPr>
          <w:rFonts w:ascii="Times New Roman" w:hAnsi="Times New Roman" w:cs="Times New Roman"/>
          <w:color w:val="000000"/>
          <w:sz w:val="24"/>
          <w:szCs w:val="24"/>
        </w:rPr>
        <w:t>be estimated</w:t>
      </w:r>
      <w:del w:id="1221" w:author="Gibran Hemani" w:date="2019-07-10T17:30:00Z">
        <w:r w:rsidRPr="00454C7F" w:rsidDel="00F15B1B">
          <w:rPr>
            <w:rFonts w:ascii="Times New Roman" w:hAnsi="Times New Roman" w:cs="Times New Roman"/>
            <w:color w:val="000000"/>
            <w:sz w:val="24"/>
            <w:szCs w:val="24"/>
          </w:rPr>
          <w:delText xml:space="preserve"> using MR by identifying their instruments (excluding the original outlier SNP)</w:delText>
        </w:r>
      </w:del>
      <w:r w:rsidRPr="00454C7F">
        <w:rPr>
          <w:rFonts w:ascii="Times New Roman" w:hAnsi="Times New Roman" w:cs="Times New Roman"/>
          <w:color w:val="000000"/>
          <w:sz w:val="24"/>
          <w:szCs w:val="24"/>
        </w:rPr>
        <w:t>. This allows us to identify new traits that putatively influence the outcome</w:t>
      </w:r>
      <w:ins w:id="1222" w:author="Gibran Hemani" w:date="2019-07-10T17:30:00Z">
        <w:r w:rsidR="00F15B1B">
          <w:rPr>
            <w:rFonts w:ascii="Times New Roman" w:hAnsi="Times New Roman" w:cs="Times New Roman"/>
            <w:color w:val="000000"/>
            <w:sz w:val="24"/>
            <w:szCs w:val="24"/>
          </w:rPr>
          <w:t xml:space="preserve">, and adjust the SNP-outcome associations for pleiotropic pathways in the </w:t>
        </w:r>
      </w:ins>
      <w:ins w:id="1223" w:author="Gibran Hemani" w:date="2019-07-10T17:31:00Z">
        <w:r w:rsidR="00F15B1B">
          <w:rPr>
            <w:rFonts w:ascii="Times New Roman" w:hAnsi="Times New Roman" w:cs="Times New Roman"/>
            <w:color w:val="000000"/>
            <w:sz w:val="24"/>
            <w:szCs w:val="24"/>
          </w:rPr>
          <w:t>original exposure-outcome model</w:t>
        </w:r>
      </w:ins>
      <w:r w:rsidRPr="00454C7F">
        <w:rPr>
          <w:rFonts w:ascii="Times New Roman" w:hAnsi="Times New Roman" w:cs="Times New Roman"/>
          <w:color w:val="000000"/>
          <w:sz w:val="24"/>
          <w:szCs w:val="24"/>
        </w:rPr>
        <w:t xml:space="preserve">. </w:t>
      </w:r>
    </w:p>
    <w:p w14:paraId="378359A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45126E93" w14:textId="50F7283F"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2. </w:t>
      </w:r>
      <w:r>
        <w:rPr>
          <w:rFonts w:ascii="Times New Roman" w:hAnsi="Times New Roman" w:cs="Times New Roman"/>
          <w:b/>
          <w:color w:val="000000"/>
          <w:sz w:val="24"/>
          <w:szCs w:val="24"/>
        </w:rPr>
        <w:t>Simulations comparing methods across different scenarios</w:t>
      </w:r>
      <w:r w:rsidRPr="00454C7F">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Pr>
          <w:rFonts w:ascii="Times New Roman" w:hAnsi="Times New Roman" w:cs="Times New Roman"/>
          <w:bCs/>
          <w:color w:val="000000"/>
          <w:sz w:val="24"/>
          <w:szCs w:val="24"/>
        </w:rPr>
        <w:t>We evaluated three scenarios: confounding pleiotropy, horizontal pleiotropy, and mediated pleiotropy (columns of graphs, with DAGs illustrating the scenarios. See methods for full details). The x axis of each graph represents the proportion of variants used to instrument x that exhibit pleiotropic effects.</w:t>
      </w:r>
      <w:ins w:id="1224" w:author="Gibran Hemani" w:date="2019-07-10T23:00:00Z">
        <w:r w:rsidR="00254BD2">
          <w:rPr>
            <w:rFonts w:ascii="Times New Roman" w:hAnsi="Times New Roman" w:cs="Times New Roman"/>
            <w:bCs/>
            <w:color w:val="000000"/>
            <w:sz w:val="24"/>
            <w:szCs w:val="24"/>
          </w:rPr>
          <w:t xml:space="preserve"> Typically</w:t>
        </w:r>
      </w:ins>
      <w:ins w:id="1225" w:author="Yoonsu Cho" w:date="2019-07-30T11:19:00Z">
        <w:r w:rsidR="008347D4">
          <w:rPr>
            <w:rFonts w:ascii="Times New Roman" w:hAnsi="Times New Roman" w:cs="Times New Roman"/>
            <w:bCs/>
            <w:color w:val="000000"/>
            <w:sz w:val="24"/>
            <w:szCs w:val="24"/>
          </w:rPr>
          <w:t>,</w:t>
        </w:r>
      </w:ins>
      <w:ins w:id="1226" w:author="Gibran Hemani" w:date="2019-07-10T23:00:00Z">
        <w:r w:rsidR="00254BD2">
          <w:rPr>
            <w:rFonts w:ascii="Times New Roman" w:hAnsi="Times New Roman" w:cs="Times New Roman"/>
            <w:bCs/>
            <w:color w:val="000000"/>
            <w:sz w:val="24"/>
            <w:szCs w:val="24"/>
          </w:rPr>
          <w:t xml:space="preserve"> 30 instruments were simulated directly for x but this varies across scenarios</w:t>
        </w:r>
        <w:r w:rsidR="00602850">
          <w:rPr>
            <w:rFonts w:ascii="Times New Roman" w:hAnsi="Times New Roman" w:cs="Times New Roman"/>
            <w:bCs/>
            <w:color w:val="000000"/>
            <w:sz w:val="24"/>
            <w:szCs w:val="24"/>
          </w:rPr>
          <w:t xml:space="preserve"> where necessary</w:t>
        </w:r>
        <w:r w:rsidR="00254BD2">
          <w:rPr>
            <w:rFonts w:ascii="Times New Roman" w:hAnsi="Times New Roman" w:cs="Times New Roman"/>
            <w:bCs/>
            <w:color w:val="000000"/>
            <w:sz w:val="24"/>
            <w:szCs w:val="24"/>
          </w:rPr>
          <w:t>.</w:t>
        </w:r>
      </w:ins>
      <w:r>
        <w:rPr>
          <w:rFonts w:ascii="Times New Roman" w:hAnsi="Times New Roman" w:cs="Times New Roman"/>
          <w:bCs/>
          <w:color w:val="000000"/>
          <w:sz w:val="24"/>
          <w:szCs w:val="24"/>
        </w:rPr>
        <w:t xml:space="preserve"> The y axis of the first row of graphs represents the proportion of simulations that lead to unbiased effect estimates of x on y. The y axis of the second row of graphs represents the sensitivity and specificity of the analysis across the simulations, where the area under the receiving operating curve (AUROC) represents the ability of the method to distinguish between </w:t>
      </w:r>
      <w:r>
        <w:rPr>
          <w:rFonts w:ascii="Times New Roman" w:hAnsi="Times New Roman" w:cs="Times New Roman"/>
          <w:bCs/>
          <w:color w:val="000000"/>
          <w:sz w:val="24"/>
          <w:szCs w:val="24"/>
        </w:rPr>
        <w:lastRenderedPageBreak/>
        <w:t xml:space="preserve">simulations in which the causal effect of x on y is either null or not null. For all graphs, higher y axis values are better. Seven methods are evaluated at each simulation. ‘Raw’ = IVW random effects estimates applied to all detected instruments; ‘Removed’ = either all outliers are removed, or only outliers detected to associate with a candidate trait; ‘MVMR’ = multivariable MR using either candidate traits detected to associate with any instrument or using only candidate traits associated with outlier instruments; ‘Adjusted’ = Adjusting SNP-outcome associations for candidate traits applied either only to variants detected to be outliers, or all variants regardless of outlier status. </w:t>
      </w:r>
    </w:p>
    <w:p w14:paraId="6F28C54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0A24563D" w14:textId="77777777" w:rsidR="000C0344" w:rsidRPr="00454C7F" w:rsidRDefault="000C0344" w:rsidP="000C0344">
      <w:pPr>
        <w:spacing w:line="48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 xml:space="preserve">Figure 3. </w:t>
      </w:r>
      <w:r w:rsidRPr="00454C7F">
        <w:rPr>
          <w:rFonts w:ascii="Times New Roman" w:hAnsi="Times New Roman" w:cs="Times New Roman"/>
          <w:b/>
          <w:sz w:val="24"/>
          <w:szCs w:val="24"/>
        </w:rPr>
        <w:t>Manhattan</w:t>
      </w:r>
      <w:r w:rsidRPr="00454C7F">
        <w:rPr>
          <w:rFonts w:ascii="Times New Roman" w:hAnsi="Times New Roman" w:cs="Times New Roman"/>
          <w:b/>
          <w:color w:val="000000"/>
          <w:sz w:val="24"/>
          <w:szCs w:val="24"/>
        </w:rPr>
        <w:t xml:space="preserve"> plot to visualise the causal associations between candidate exposures and hypothesised outcome. </w:t>
      </w:r>
      <w:r w:rsidRPr="00454C7F">
        <w:rPr>
          <w:rFonts w:ascii="Times New Roman" w:hAnsi="Times New Roman" w:cs="Times New Roman"/>
          <w:sz w:val="24"/>
          <w:szCs w:val="24"/>
        </w:rPr>
        <w:t>This represents the number of traits associated with outliers. T</w:t>
      </w:r>
      <w:r w:rsidRPr="00454C7F">
        <w:rPr>
          <w:rFonts w:ascii="Times New Roman" w:hAnsi="Times New Roman" w:cs="Times New Roman"/>
          <w:color w:val="000000"/>
          <w:sz w:val="24"/>
          <w:szCs w:val="24"/>
        </w:rPr>
        <w:t xml:space="preserve">he plot is stratified by phenotype category and, within each group, </w:t>
      </w:r>
      <w:r w:rsidRPr="00454C7F">
        <w:rPr>
          <w:rFonts w:ascii="Times New Roman" w:hAnsi="Times New Roman" w:cs="Times New Roman"/>
          <w:sz w:val="24"/>
          <w:szCs w:val="24"/>
        </w:rPr>
        <w:t>we</w:t>
      </w:r>
      <w:r w:rsidRPr="00454C7F">
        <w:rPr>
          <w:rFonts w:ascii="Times New Roman" w:hAnsi="Times New Roman" w:cs="Times New Roman"/>
          <w:color w:val="000000"/>
          <w:sz w:val="24"/>
          <w:szCs w:val="24"/>
        </w:rPr>
        <w:t xml:space="preserve"> present the results related to the candidate traits identified. Along the X axis, different phenotype groups are shown in different colours. The Y axis presents log transformed P value for each trait. Filled </w:t>
      </w:r>
      <w:r w:rsidRPr="00454C7F">
        <w:rPr>
          <w:rFonts w:ascii="Times New Roman" w:hAnsi="Times New Roman" w:cs="Times New Roman"/>
          <w:sz w:val="24"/>
          <w:szCs w:val="24"/>
        </w:rPr>
        <w:t>circles</w:t>
      </w:r>
      <w:r w:rsidRPr="00454C7F">
        <w:rPr>
          <w:rFonts w:ascii="Times New Roman" w:hAnsi="Times New Roman" w:cs="Times New Roman"/>
          <w:color w:val="000000"/>
          <w:sz w:val="24"/>
          <w:szCs w:val="24"/>
        </w:rPr>
        <w:t xml:space="preserve"> in each category indicate </w:t>
      </w:r>
      <w:r w:rsidRPr="00454C7F">
        <w:rPr>
          <w:rFonts w:ascii="Times New Roman" w:hAnsi="Times New Roman" w:cs="Times New Roman"/>
          <w:sz w:val="24"/>
          <w:szCs w:val="24"/>
        </w:rPr>
        <w:t>the evidence of</w:t>
      </w:r>
      <w:r w:rsidRPr="00454C7F">
        <w:rPr>
          <w:rFonts w:ascii="Times New Roman" w:hAnsi="Times New Roman" w:cs="Times New Roman"/>
          <w:color w:val="000000"/>
          <w:sz w:val="24"/>
          <w:szCs w:val="24"/>
        </w:rPr>
        <w:t xml:space="preserve"> association between candidate traits and </w:t>
      </w:r>
      <w:r w:rsidRPr="00454C7F">
        <w:rPr>
          <w:rFonts w:ascii="Times New Roman" w:hAnsi="Times New Roman" w:cs="Times New Roman"/>
          <w:sz w:val="24"/>
          <w:szCs w:val="24"/>
        </w:rPr>
        <w:t>exposure or outcome</w:t>
      </w:r>
      <w:r w:rsidRPr="00454C7F">
        <w:rPr>
          <w:rFonts w:ascii="Times New Roman" w:hAnsi="Times New Roman" w:cs="Times New Roman"/>
          <w:color w:val="000000"/>
          <w:sz w:val="24"/>
          <w:szCs w:val="24"/>
        </w:rPr>
        <w:t xml:space="preserve"> (p &lt; 0.05).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2F0D0CF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22B66EE4" w14:textId="77777777"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w:t>
      </w:r>
      <w:r>
        <w:rPr>
          <w:rFonts w:ascii="Times New Roman" w:hAnsi="Times New Roman" w:cs="Times New Roman"/>
          <w:b/>
          <w:color w:val="000000"/>
          <w:sz w:val="24"/>
          <w:szCs w:val="24"/>
        </w:rPr>
        <w:t>4</w:t>
      </w:r>
      <w:r w:rsidRPr="00454C7F">
        <w:rPr>
          <w:rFonts w:ascii="Times New Roman" w:hAnsi="Times New Roman" w:cs="Times New Roman"/>
          <w:b/>
          <w:color w:val="000000"/>
          <w:sz w:val="24"/>
          <w:szCs w:val="24"/>
        </w:rPr>
        <w:t xml:space="preserve">. Scatter plot for the exposure-outcome association adjusting the SNP effects on the candidate traits. </w:t>
      </w:r>
      <w:r w:rsidRPr="00454C7F">
        <w:rPr>
          <w:rFonts w:ascii="Times New Roman" w:hAnsi="Times New Roman" w:cs="Times New Roman"/>
          <w:color w:val="000000"/>
          <w:sz w:val="24"/>
          <w:szCs w:val="24"/>
        </w:rPr>
        <w:t>The arrow indicates changes in the SNP effect after conditioning on the effect of candidate traits on the outcome. The candidate traits that influence the association of the original exposure and the original outcome were listed in the box.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4BC8E589" w14:textId="77777777" w:rsidR="000C0344" w:rsidRDefault="000C0344" w:rsidP="000C0344">
      <w:pPr>
        <w:spacing w:line="240" w:lineRule="auto"/>
        <w:jc w:val="both"/>
        <w:rPr>
          <w:color w:val="000000"/>
        </w:rPr>
        <w:sectPr w:rsidR="000C0344" w:rsidSect="00BB19B5">
          <w:pgSz w:w="11906" w:h="16838"/>
          <w:pgMar w:top="720" w:right="720" w:bottom="720" w:left="720" w:header="708" w:footer="708" w:gutter="0"/>
          <w:cols w:space="720"/>
          <w:docGrid w:linePitch="299"/>
        </w:sectPr>
      </w:pPr>
    </w:p>
    <w:p w14:paraId="751AA843"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 xml:space="preserve">Figure 1. </w:t>
      </w:r>
    </w:p>
    <w:p w14:paraId="1AB5F6F9" w14:textId="77777777" w:rsidR="000C0344" w:rsidRPr="00454C7F" w:rsidRDefault="000C0344" w:rsidP="000C0344">
      <w:pPr>
        <w:spacing w:line="240" w:lineRule="auto"/>
        <w:rPr>
          <w:rFonts w:ascii="Times New Roman" w:eastAsia="Times New Roman" w:hAnsi="Times New Roman" w:cs="Times New Roman"/>
          <w:sz w:val="24"/>
          <w:szCs w:val="24"/>
        </w:rPr>
      </w:pPr>
    </w:p>
    <w:p w14:paraId="51D05FD6" w14:textId="77777777" w:rsidR="000C0344" w:rsidRPr="00454C7F" w:rsidRDefault="000C0344" w:rsidP="000C0344">
      <w:pPr>
        <w:spacing w:line="240" w:lineRule="auto"/>
        <w:rPr>
          <w:rFonts w:ascii="Times New Roman" w:eastAsia="Times New Roman" w:hAnsi="Times New Roman" w:cs="Times New Roman"/>
          <w:sz w:val="24"/>
          <w:szCs w:val="24"/>
        </w:rPr>
        <w:sectPr w:rsidR="000C0344" w:rsidRPr="00454C7F" w:rsidSect="00BB19B5">
          <w:pgSz w:w="11906" w:h="16838"/>
          <w:pgMar w:top="720" w:right="720" w:bottom="720" w:left="720" w:header="708" w:footer="708" w:gutter="0"/>
          <w:cols w:space="720"/>
          <w:docGrid w:linePitch="299"/>
        </w:sectPr>
      </w:pPr>
      <w:r w:rsidRPr="00454C7F">
        <w:rPr>
          <w:rFonts w:ascii="Times New Roman" w:eastAsia="Times New Roman" w:hAnsi="Times New Roman" w:cs="Times New Roman"/>
          <w:noProof/>
          <w:sz w:val="24"/>
          <w:szCs w:val="24"/>
        </w:rPr>
        <w:drawing>
          <wp:inline distT="0" distB="0" distL="0" distR="0" wp14:anchorId="7EBEBAF9" wp14:editId="7617DF96">
            <wp:extent cx="6645910" cy="6022343"/>
            <wp:effectExtent l="0" t="0" r="2540" b="0"/>
            <wp:docPr id="59" name="Picture 59" descr="\\ads.bris.ac.uk\filestore\myfiles\StudentPG1\yc16575\Desktop\exploiting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bris.ac.uk\filestore\myfiles\StudentPG1\yc16575\Desktop\exploiting_outliers.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45910" cy="6022343"/>
                    </a:xfrm>
                    <a:prstGeom prst="rect">
                      <a:avLst/>
                    </a:prstGeom>
                    <a:noFill/>
                    <a:ln>
                      <a:noFill/>
                    </a:ln>
                  </pic:spPr>
                </pic:pic>
              </a:graphicData>
            </a:graphic>
          </wp:inline>
        </w:drawing>
      </w:r>
    </w:p>
    <w:p w14:paraId="41F9631E" w14:textId="77777777" w:rsidR="000C0344" w:rsidRDefault="000C0344" w:rsidP="000C0344">
      <w:pPr>
        <w:spacing w:line="240" w:lineRule="auto"/>
        <w:rPr>
          <w:rFonts w:ascii="Times New Roman" w:hAnsi="Times New Roman" w:cs="Times New Roman"/>
          <w:b/>
          <w:color w:val="000000"/>
        </w:rPr>
      </w:pPr>
      <w:r w:rsidRPr="00454C7F">
        <w:rPr>
          <w:rFonts w:ascii="Times New Roman" w:hAnsi="Times New Roman" w:cs="Times New Roman"/>
          <w:b/>
          <w:color w:val="000000"/>
        </w:rPr>
        <w:lastRenderedPageBreak/>
        <w:t>Figure 2.</w:t>
      </w:r>
    </w:p>
    <w:p w14:paraId="175C4F97" w14:textId="77777777" w:rsidR="000C0344" w:rsidRPr="00454C7F" w:rsidRDefault="000C0344" w:rsidP="000C0344">
      <w:pPr>
        <w:spacing w:line="240" w:lineRule="auto"/>
        <w:rPr>
          <w:rFonts w:ascii="Times New Roman" w:hAnsi="Times New Roman" w:cs="Times New Roman"/>
        </w:rPr>
        <w:sectPr w:rsidR="000C0344" w:rsidRPr="00454C7F" w:rsidSect="00BB19B5">
          <w:pgSz w:w="16838" w:h="11906" w:orient="landscape" w:code="9"/>
          <w:pgMar w:top="720" w:right="720" w:bottom="720" w:left="720" w:header="708" w:footer="708" w:gutter="0"/>
          <w:cols w:space="720"/>
          <w:docGrid w:linePitch="299"/>
        </w:sectPr>
      </w:pPr>
      <w:r w:rsidRPr="00454C7F">
        <w:rPr>
          <w:rFonts w:ascii="Times New Roman" w:hAnsi="Times New Roman" w:cs="Times New Roman"/>
          <w:b/>
          <w:color w:val="000000"/>
        </w:rPr>
        <w:t xml:space="preserve"> </w:t>
      </w:r>
      <w:r>
        <w:rPr>
          <w:rFonts w:ascii="Times New Roman" w:eastAsia="Times New Roman" w:hAnsi="Times New Roman" w:cs="Times New Roman"/>
          <w:noProof/>
          <w:sz w:val="24"/>
          <w:szCs w:val="24"/>
        </w:rPr>
        <w:drawing>
          <wp:inline distT="0" distB="0" distL="0" distR="0" wp14:anchorId="0CE96486" wp14:editId="70C212DD">
            <wp:extent cx="7697397" cy="591577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e2.pdf"/>
                    <pic:cNvPicPr/>
                  </pic:nvPicPr>
                  <pic:blipFill>
                    <a:blip r:embed="rId91">
                      <a:extLst>
                        <a:ext uri="{28A0092B-C50C-407E-A947-70E740481C1C}">
                          <a14:useLocalDpi xmlns:a14="http://schemas.microsoft.com/office/drawing/2010/main" val="0"/>
                        </a:ext>
                      </a:extLst>
                    </a:blip>
                    <a:stretch>
                      <a:fillRect/>
                    </a:stretch>
                  </pic:blipFill>
                  <pic:spPr>
                    <a:xfrm>
                      <a:off x="0" y="0"/>
                      <a:ext cx="7709307" cy="5924923"/>
                    </a:xfrm>
                    <a:prstGeom prst="rect">
                      <a:avLst/>
                    </a:prstGeom>
                  </pic:spPr>
                </pic:pic>
              </a:graphicData>
            </a:graphic>
          </wp:inline>
        </w:drawing>
      </w:r>
    </w:p>
    <w:p w14:paraId="4B661797"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3.</w:t>
      </w:r>
    </w:p>
    <w:p w14:paraId="26A3DD7D" w14:textId="77777777" w:rsidR="000C0344" w:rsidRPr="00454C7F" w:rsidRDefault="000C0344" w:rsidP="000C0344">
      <w:pPr>
        <w:spacing w:line="240" w:lineRule="auto"/>
        <w:rPr>
          <w:rFonts w:ascii="Times New Roman" w:eastAsia="Times New Roman" w:hAnsi="Times New Roman" w:cs="Times New Roman"/>
          <w:sz w:val="24"/>
          <w:szCs w:val="24"/>
        </w:rPr>
      </w:pPr>
    </w:p>
    <w:p w14:paraId="7774D1E2" w14:textId="77777777" w:rsidR="000C0344" w:rsidRPr="00454C7F" w:rsidRDefault="000C0344" w:rsidP="000C0344">
      <w:pPr>
        <w:spacing w:line="240" w:lineRule="auto"/>
        <w:rPr>
          <w:rFonts w:ascii="Times New Roman" w:eastAsia="Times New Roman" w:hAnsi="Times New Roman" w:cs="Times New Roman"/>
          <w:sz w:val="24"/>
          <w:szCs w:val="24"/>
        </w:rPr>
      </w:pPr>
    </w:p>
    <w:p w14:paraId="57A4C442"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eastAsia="Times New Roman" w:hAnsi="Times New Roman" w:cs="Times New Roman"/>
          <w:noProof/>
          <w:sz w:val="24"/>
          <w:szCs w:val="24"/>
        </w:rPr>
        <w:drawing>
          <wp:inline distT="0" distB="0" distL="0" distR="0" wp14:anchorId="605A8C3D" wp14:editId="0CC2E5FE">
            <wp:extent cx="6643006" cy="6920969"/>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3.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643006" cy="6920969"/>
                    </a:xfrm>
                    <a:prstGeom prst="rect">
                      <a:avLst/>
                    </a:prstGeom>
                  </pic:spPr>
                </pic:pic>
              </a:graphicData>
            </a:graphic>
          </wp:inline>
        </w:drawing>
      </w:r>
    </w:p>
    <w:p w14:paraId="670A0D3D" w14:textId="77777777" w:rsidR="000C0344" w:rsidRPr="00454C7F" w:rsidRDefault="000C0344" w:rsidP="000C0344">
      <w:pPr>
        <w:widowControl w:val="0"/>
        <w:pBdr>
          <w:top w:val="nil"/>
          <w:left w:val="nil"/>
          <w:bottom w:val="nil"/>
          <w:right w:val="nil"/>
          <w:between w:val="nil"/>
        </w:pBdr>
        <w:rPr>
          <w:rFonts w:ascii="Times New Roman" w:eastAsia="Times New Roman" w:hAnsi="Times New Roman" w:cs="Times New Roman"/>
          <w:sz w:val="24"/>
          <w:szCs w:val="24"/>
        </w:rPr>
        <w:sectPr w:rsidR="000C0344" w:rsidRPr="00454C7F" w:rsidSect="00BB19B5">
          <w:pgSz w:w="11906" w:h="16838"/>
          <w:pgMar w:top="720" w:right="720" w:bottom="720" w:left="720" w:header="708" w:footer="708" w:gutter="0"/>
          <w:cols w:space="720"/>
          <w:docGrid w:linePitch="299"/>
        </w:sectPr>
      </w:pPr>
      <w:r w:rsidRPr="00454C7F">
        <w:rPr>
          <w:rFonts w:ascii="Times New Roman" w:hAnsi="Times New Roman" w:cs="Times New Roman"/>
        </w:rPr>
        <w:br w:type="page"/>
      </w:r>
    </w:p>
    <w:p w14:paraId="07AAC145"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4.</w:t>
      </w:r>
    </w:p>
    <w:p w14:paraId="3CC51AF4" w14:textId="77777777" w:rsidR="000C0344" w:rsidRPr="00454C7F" w:rsidRDefault="000C0344" w:rsidP="000C0344">
      <w:pPr>
        <w:rPr>
          <w:rFonts w:ascii="Times New Roman" w:eastAsia="Times New Roman" w:hAnsi="Times New Roman" w:cs="Times New Roman"/>
          <w:sz w:val="24"/>
          <w:szCs w:val="24"/>
        </w:rPr>
      </w:pPr>
    </w:p>
    <w:p w14:paraId="70A7E6E4" w14:textId="77777777" w:rsidR="000C0344" w:rsidRPr="00454C7F" w:rsidRDefault="000C0344" w:rsidP="000C0344">
      <w:pPr>
        <w:rPr>
          <w:rFonts w:ascii="Times New Roman" w:eastAsia="Times New Roman" w:hAnsi="Times New Roman" w:cs="Times New Roman"/>
          <w:sz w:val="24"/>
          <w:szCs w:val="24"/>
        </w:rPr>
      </w:pPr>
      <w:r w:rsidRPr="00454C7F">
        <w:rPr>
          <w:rFonts w:ascii="Times New Roman" w:hAnsi="Times New Roman" w:cs="Times New Roman"/>
          <w:noProof/>
        </w:rPr>
        <w:drawing>
          <wp:inline distT="0" distB="0" distL="0" distR="0" wp14:anchorId="2BFDEEFB" wp14:editId="47C5E561">
            <wp:extent cx="6645910" cy="5736052"/>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6645910" cy="5736052"/>
                    </a:xfrm>
                    <a:prstGeom prst="rect">
                      <a:avLst/>
                    </a:prstGeom>
                  </pic:spPr>
                </pic:pic>
              </a:graphicData>
            </a:graphic>
          </wp:inline>
        </w:drawing>
      </w:r>
    </w:p>
    <w:p w14:paraId="7451BA60" w14:textId="77777777" w:rsidR="000C0344" w:rsidRPr="00454C7F" w:rsidRDefault="000C0344" w:rsidP="000C0344">
      <w:pPr>
        <w:rPr>
          <w:rFonts w:ascii="Times New Roman" w:eastAsia="Times New Roman" w:hAnsi="Times New Roman" w:cs="Times New Roman"/>
          <w:sz w:val="24"/>
          <w:szCs w:val="24"/>
        </w:rPr>
      </w:pPr>
    </w:p>
    <w:p w14:paraId="7E67F752" w14:textId="77777777" w:rsidR="000C0344" w:rsidRPr="00454C7F" w:rsidRDefault="000C0344" w:rsidP="000C0344">
      <w:pPr>
        <w:spacing w:line="240" w:lineRule="auto"/>
        <w:jc w:val="both"/>
        <w:rPr>
          <w:rFonts w:ascii="Times New Roman" w:hAnsi="Times New Roman" w:cs="Times New Roman"/>
          <w:b/>
          <w:color w:val="000000"/>
        </w:rPr>
      </w:pPr>
    </w:p>
    <w:p w14:paraId="75880E21" w14:textId="77777777" w:rsidR="000C0344" w:rsidRPr="00454C7F" w:rsidRDefault="000C0344" w:rsidP="000C0344">
      <w:pPr>
        <w:spacing w:line="240" w:lineRule="auto"/>
        <w:jc w:val="both"/>
        <w:rPr>
          <w:rFonts w:ascii="Times New Roman" w:eastAsia="Calibri" w:hAnsi="Times New Roman" w:cs="Times New Roman"/>
        </w:rPr>
        <w:sectPr w:rsidR="000C0344" w:rsidRPr="00454C7F" w:rsidSect="00BB19B5">
          <w:pgSz w:w="11906" w:h="16838"/>
          <w:pgMar w:top="720" w:right="720" w:bottom="720" w:left="720" w:header="708" w:footer="708" w:gutter="0"/>
          <w:cols w:space="720"/>
          <w:docGrid w:linePitch="299"/>
        </w:sectPr>
      </w:pPr>
    </w:p>
    <w:p w14:paraId="7F93063D"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1. Candidate traits associated with both exposure and outcome.</w:t>
      </w:r>
    </w:p>
    <w:p w14:paraId="466354E9" w14:textId="77777777" w:rsidR="000C0344" w:rsidRPr="00454C7F" w:rsidRDefault="000C0344" w:rsidP="000C0344">
      <w:pPr>
        <w:spacing w:line="240" w:lineRule="auto"/>
        <w:rPr>
          <w:rFonts w:ascii="Times New Roman" w:eastAsia="Times New Roman" w:hAnsi="Times New Roman" w:cs="Times New Roman"/>
          <w:sz w:val="24"/>
          <w:szCs w:val="24"/>
        </w:rPr>
      </w:pPr>
    </w:p>
    <w:tbl>
      <w:tblPr>
        <w:tblW w:w="10576" w:type="dxa"/>
        <w:tblLayout w:type="fixed"/>
        <w:tblLook w:val="0400" w:firstRow="0" w:lastRow="0" w:firstColumn="0" w:lastColumn="0" w:noHBand="0" w:noVBand="1"/>
      </w:tblPr>
      <w:tblGrid>
        <w:gridCol w:w="1242"/>
        <w:gridCol w:w="1134"/>
        <w:gridCol w:w="1560"/>
        <w:gridCol w:w="3685"/>
        <w:gridCol w:w="851"/>
        <w:gridCol w:w="2104"/>
      </w:tblGrid>
      <w:tr w:rsidR="000C0344" w:rsidRPr="00454C7F" w14:paraId="29B72D5C" w14:textId="77777777" w:rsidTr="00BB19B5">
        <w:trPr>
          <w:trHeight w:val="702"/>
        </w:trPr>
        <w:tc>
          <w:tcPr>
            <w:tcW w:w="1242"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6BBD4722"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Outlier SNPs</w:t>
            </w:r>
          </w:p>
        </w:tc>
        <w:tc>
          <w:tcPr>
            <w:tcW w:w="1134"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575ED10C"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Nearest gene</w:t>
            </w:r>
          </w:p>
        </w:tc>
        <w:tc>
          <w:tcPr>
            <w:tcW w:w="1560"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6B869033"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Category</w:t>
            </w:r>
          </w:p>
        </w:tc>
        <w:tc>
          <w:tcPr>
            <w:tcW w:w="3685"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2456E260"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 xml:space="preserve">Phenotypes </w:t>
            </w:r>
            <w:r w:rsidRPr="00454C7F">
              <w:rPr>
                <w:rFonts w:ascii="Times New Roman" w:hAnsi="Times New Roman" w:cs="Times New Roman"/>
                <w:vertAlign w:val="superscript"/>
              </w:rPr>
              <w:t>1</w:t>
            </w:r>
          </w:p>
        </w:tc>
        <w:tc>
          <w:tcPr>
            <w:tcW w:w="851" w:type="dxa"/>
            <w:tcBorders>
              <w:top w:val="single" w:sz="4" w:space="0" w:color="000000"/>
              <w:bottom w:val="single" w:sz="4" w:space="0" w:color="000000"/>
            </w:tcBorders>
            <w:shd w:val="clear" w:color="auto" w:fill="F2F2F2"/>
            <w:vAlign w:val="center"/>
          </w:tcPr>
          <w:p w14:paraId="34373B71" w14:textId="77777777" w:rsidR="000C0344" w:rsidRPr="00454C7F" w:rsidRDefault="000C0344" w:rsidP="00BB19B5">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N SNPs </w:t>
            </w:r>
            <w:r w:rsidRPr="00454C7F">
              <w:rPr>
                <w:rFonts w:ascii="Times New Roman" w:hAnsi="Times New Roman" w:cs="Times New Roman"/>
                <w:vertAlign w:val="superscript"/>
              </w:rPr>
              <w:t>2</w:t>
            </w:r>
          </w:p>
        </w:tc>
        <w:tc>
          <w:tcPr>
            <w:tcW w:w="2104" w:type="dxa"/>
            <w:tcBorders>
              <w:top w:val="single" w:sz="4" w:space="0" w:color="000000"/>
              <w:bottom w:val="single" w:sz="4" w:space="0" w:color="000000"/>
            </w:tcBorders>
            <w:shd w:val="clear" w:color="auto" w:fill="F2F2F2"/>
            <w:vAlign w:val="center"/>
          </w:tcPr>
          <w:p w14:paraId="45F02B3A" w14:textId="77777777" w:rsidR="000C0344" w:rsidRPr="00454C7F" w:rsidRDefault="000C0344" w:rsidP="00BB19B5">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Beta (95% CI) </w:t>
            </w:r>
            <w:r w:rsidRPr="00454C7F">
              <w:rPr>
                <w:rFonts w:ascii="Times New Roman" w:hAnsi="Times New Roman" w:cs="Times New Roman"/>
                <w:vertAlign w:val="superscript"/>
              </w:rPr>
              <w:t>3</w:t>
            </w:r>
          </w:p>
        </w:tc>
      </w:tr>
      <w:tr w:rsidR="000C0344" w:rsidRPr="00454C7F" w14:paraId="731380C8" w14:textId="77777777" w:rsidTr="00BB19B5">
        <w:trPr>
          <w:trHeight w:val="370"/>
        </w:trPr>
        <w:tc>
          <w:tcPr>
            <w:tcW w:w="10576" w:type="dxa"/>
            <w:gridSpan w:val="6"/>
            <w:tcBorders>
              <w:top w:val="single" w:sz="4" w:space="0" w:color="000000"/>
              <w:bottom w:val="single" w:sz="4" w:space="0" w:color="auto"/>
            </w:tcBorders>
            <w:tcMar>
              <w:top w:w="0" w:type="dxa"/>
              <w:left w:w="108" w:type="dxa"/>
              <w:bottom w:w="0" w:type="dxa"/>
              <w:right w:w="108" w:type="dxa"/>
            </w:tcMar>
            <w:vAlign w:val="center"/>
          </w:tcPr>
          <w:p w14:paraId="7353DB5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1.  Systolic blood pressure (mmHg) and coronary heart disease (log odds)</w:t>
            </w:r>
          </w:p>
        </w:tc>
      </w:tr>
      <w:tr w:rsidR="000C0344" w:rsidRPr="00454C7F" w14:paraId="1F2CE461" w14:textId="77777777" w:rsidTr="00BB19B5">
        <w:trPr>
          <w:trHeight w:val="335"/>
        </w:trPr>
        <w:tc>
          <w:tcPr>
            <w:tcW w:w="1242" w:type="dxa"/>
            <w:vMerge w:val="restart"/>
            <w:tcBorders>
              <w:top w:val="single" w:sz="4" w:space="0" w:color="auto"/>
            </w:tcBorders>
            <w:tcMar>
              <w:top w:w="0" w:type="dxa"/>
              <w:left w:w="108" w:type="dxa"/>
              <w:bottom w:w="0" w:type="dxa"/>
              <w:right w:w="108" w:type="dxa"/>
            </w:tcMar>
            <w:vAlign w:val="center"/>
          </w:tcPr>
          <w:p w14:paraId="4E407E8D"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rs3184504</w:t>
            </w:r>
          </w:p>
        </w:tc>
        <w:tc>
          <w:tcPr>
            <w:tcW w:w="1134" w:type="dxa"/>
            <w:vMerge w:val="restart"/>
            <w:tcBorders>
              <w:top w:val="single" w:sz="4" w:space="0" w:color="auto"/>
            </w:tcBorders>
            <w:tcMar>
              <w:top w:w="0" w:type="dxa"/>
              <w:left w:w="108" w:type="dxa"/>
              <w:bottom w:w="0" w:type="dxa"/>
              <w:right w:w="108" w:type="dxa"/>
            </w:tcMar>
            <w:vAlign w:val="center"/>
          </w:tcPr>
          <w:p w14:paraId="1B43D7D8"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SH2B3</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14BC2D2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121DB133"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tc>
        <w:tc>
          <w:tcPr>
            <w:tcW w:w="851" w:type="dxa"/>
            <w:tcBorders>
              <w:top w:val="single" w:sz="4" w:space="0" w:color="auto"/>
              <w:bottom w:val="dotted" w:sz="4" w:space="0" w:color="000000"/>
            </w:tcBorders>
            <w:vAlign w:val="center"/>
          </w:tcPr>
          <w:p w14:paraId="1823BE8E"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2E521CF0"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0C0344" w:rsidRPr="00454C7F" w14:paraId="7613BC39" w14:textId="77777777" w:rsidTr="00BB19B5">
        <w:trPr>
          <w:trHeight w:val="335"/>
        </w:trPr>
        <w:tc>
          <w:tcPr>
            <w:tcW w:w="1242" w:type="dxa"/>
            <w:vMerge/>
            <w:tcMar>
              <w:top w:w="0" w:type="dxa"/>
              <w:left w:w="108" w:type="dxa"/>
              <w:bottom w:w="0" w:type="dxa"/>
              <w:right w:w="108" w:type="dxa"/>
            </w:tcMar>
            <w:vAlign w:val="center"/>
          </w:tcPr>
          <w:p w14:paraId="184211C4" w14:textId="77777777" w:rsidR="000C0344" w:rsidRPr="00454C7F" w:rsidRDefault="000C0344" w:rsidP="00BB19B5">
            <w:pPr>
              <w:widowControl w:val="0"/>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39B04C58" w14:textId="77777777" w:rsidR="000C0344" w:rsidRPr="00454C7F" w:rsidRDefault="000C0344" w:rsidP="00BB19B5">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B6D920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7587EA03"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7A295C43"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1FC57B3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0C0344" w:rsidRPr="00454C7F" w14:paraId="16F944D7" w14:textId="77777777" w:rsidTr="00BB19B5">
        <w:trPr>
          <w:trHeight w:val="335"/>
        </w:trPr>
        <w:tc>
          <w:tcPr>
            <w:tcW w:w="1242" w:type="dxa"/>
            <w:vMerge/>
            <w:tcBorders>
              <w:bottom w:val="dotted" w:sz="4" w:space="0" w:color="000000"/>
            </w:tcBorders>
            <w:tcMar>
              <w:top w:w="0" w:type="dxa"/>
              <w:left w:w="108" w:type="dxa"/>
              <w:bottom w:w="0" w:type="dxa"/>
              <w:right w:w="108" w:type="dxa"/>
            </w:tcMar>
            <w:vAlign w:val="center"/>
          </w:tcPr>
          <w:p w14:paraId="6E28C41A" w14:textId="77777777" w:rsidR="000C0344" w:rsidRPr="00454C7F" w:rsidRDefault="000C0344" w:rsidP="00BB19B5">
            <w:pPr>
              <w:widowControl w:val="0"/>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2CF7FAC7" w14:textId="77777777" w:rsidR="000C0344" w:rsidRPr="00454C7F" w:rsidRDefault="000C0344" w:rsidP="00BB19B5">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405C7C5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371AB321"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1656C232"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1964BD67"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bottom w:val="dotted" w:sz="4" w:space="0" w:color="000000"/>
            </w:tcBorders>
            <w:vAlign w:val="center"/>
          </w:tcPr>
          <w:p w14:paraId="48C2C5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73236CB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310EF5D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bottom w:val="dotted" w:sz="4" w:space="0" w:color="000000"/>
            </w:tcBorders>
            <w:vAlign w:val="center"/>
          </w:tcPr>
          <w:p w14:paraId="25FACE1E"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21C21C8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2ECD59C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0C0344" w:rsidRPr="00454C7F" w14:paraId="143797B8" w14:textId="77777777" w:rsidTr="00BB19B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73D2AC0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rs9349379</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741E1354"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PHACTR</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40D883B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4D41C33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Self-reported status of ibuprofen intake</w:t>
            </w:r>
          </w:p>
        </w:tc>
        <w:tc>
          <w:tcPr>
            <w:tcW w:w="851" w:type="dxa"/>
            <w:tcBorders>
              <w:top w:val="dotted" w:sz="4" w:space="0" w:color="000000"/>
              <w:bottom w:val="single" w:sz="4" w:space="0" w:color="auto"/>
            </w:tcBorders>
            <w:vAlign w:val="center"/>
          </w:tcPr>
          <w:p w14:paraId="6EEC117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w:t>
            </w:r>
          </w:p>
        </w:tc>
        <w:tc>
          <w:tcPr>
            <w:tcW w:w="2104" w:type="dxa"/>
            <w:tcBorders>
              <w:top w:val="dotted" w:sz="4" w:space="0" w:color="000000"/>
              <w:bottom w:val="single" w:sz="4" w:space="0" w:color="auto"/>
            </w:tcBorders>
            <w:vAlign w:val="center"/>
          </w:tcPr>
          <w:p w14:paraId="7166EA4E" w14:textId="77777777" w:rsidR="000C0344" w:rsidRPr="00CE7A7B" w:rsidRDefault="000C0344" w:rsidP="00BB19B5">
            <w:pPr>
              <w:spacing w:line="240" w:lineRule="auto"/>
              <w:jc w:val="center"/>
              <w:rPr>
                <w:rFonts w:ascii="Times New Roman" w:hAnsi="Times New Roman" w:cs="Times New Roman"/>
                <w:spacing w:val="-8"/>
                <w:sz w:val="20"/>
                <w:szCs w:val="20"/>
              </w:rPr>
            </w:pPr>
            <w:r w:rsidRPr="00CE7A7B">
              <w:rPr>
                <w:rFonts w:ascii="Times New Roman" w:hAnsi="Times New Roman" w:cs="Times New Roman"/>
                <w:spacing w:val="-8"/>
                <w:sz w:val="20"/>
                <w:szCs w:val="20"/>
              </w:rPr>
              <w:t>-16.726 (-37.262, 3.811)</w:t>
            </w:r>
          </w:p>
        </w:tc>
      </w:tr>
      <w:tr w:rsidR="000C0344" w:rsidRPr="00454C7F" w14:paraId="04E0683E"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33C4182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2.  Urate (mg/dl) and coronary heart disease (log odds)</w:t>
            </w:r>
          </w:p>
        </w:tc>
      </w:tr>
      <w:tr w:rsidR="000C0344" w:rsidRPr="00454C7F" w14:paraId="5CA45992" w14:textId="77777777" w:rsidTr="00BB19B5">
        <w:trPr>
          <w:trHeight w:val="335"/>
        </w:trPr>
        <w:tc>
          <w:tcPr>
            <w:tcW w:w="1242" w:type="dxa"/>
            <w:vMerge w:val="restart"/>
            <w:tcBorders>
              <w:top w:val="single" w:sz="4" w:space="0" w:color="auto"/>
            </w:tcBorders>
            <w:tcMar>
              <w:top w:w="0" w:type="dxa"/>
              <w:left w:w="108" w:type="dxa"/>
              <w:bottom w:w="0" w:type="dxa"/>
              <w:right w:w="108" w:type="dxa"/>
            </w:tcMar>
            <w:vAlign w:val="center"/>
          </w:tcPr>
          <w:p w14:paraId="300BC9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rs653178</w:t>
            </w:r>
          </w:p>
        </w:tc>
        <w:tc>
          <w:tcPr>
            <w:tcW w:w="1134" w:type="dxa"/>
            <w:vMerge w:val="restart"/>
            <w:tcBorders>
              <w:top w:val="single" w:sz="4" w:space="0" w:color="auto"/>
            </w:tcBorders>
            <w:tcMar>
              <w:top w:w="0" w:type="dxa"/>
              <w:left w:w="108" w:type="dxa"/>
              <w:bottom w:w="0" w:type="dxa"/>
              <w:right w:w="108" w:type="dxa"/>
            </w:tcMar>
            <w:vAlign w:val="center"/>
          </w:tcPr>
          <w:p w14:paraId="4F41B977" w14:textId="77777777" w:rsidR="000C0344" w:rsidRPr="00454C7F" w:rsidRDefault="000C0344" w:rsidP="00BB19B5">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ATXN2</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2774DDA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49672355"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p w14:paraId="14C3566A"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w:t>
            </w:r>
          </w:p>
        </w:tc>
        <w:tc>
          <w:tcPr>
            <w:tcW w:w="851" w:type="dxa"/>
            <w:tcBorders>
              <w:top w:val="single" w:sz="4" w:space="0" w:color="auto"/>
              <w:bottom w:val="dotted" w:sz="4" w:space="0" w:color="000000"/>
            </w:tcBorders>
            <w:vAlign w:val="center"/>
          </w:tcPr>
          <w:p w14:paraId="24D6CE8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31</w:t>
            </w:r>
          </w:p>
          <w:p w14:paraId="5FBD65A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7FF1D7B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0.347 (0.065, 0.628)</w:t>
            </w:r>
          </w:p>
          <w:p w14:paraId="7BED60B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0C0344" w:rsidRPr="00454C7F" w14:paraId="6259F4BE" w14:textId="77777777" w:rsidTr="00BB19B5">
        <w:trPr>
          <w:trHeight w:val="335"/>
        </w:trPr>
        <w:tc>
          <w:tcPr>
            <w:tcW w:w="1242" w:type="dxa"/>
            <w:vMerge/>
            <w:tcMar>
              <w:top w:w="0" w:type="dxa"/>
              <w:left w:w="108" w:type="dxa"/>
              <w:bottom w:w="0" w:type="dxa"/>
              <w:right w:w="108" w:type="dxa"/>
            </w:tcMar>
            <w:vAlign w:val="center"/>
          </w:tcPr>
          <w:p w14:paraId="280D1114"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1854FA58"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0F14BFC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2A0E563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Comparative height size at age 10</w:t>
            </w:r>
          </w:p>
          <w:p w14:paraId="030F424C"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Hip circumference</w:t>
            </w:r>
          </w:p>
          <w:p w14:paraId="7B6F12C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arm (left)</w:t>
            </w:r>
          </w:p>
          <w:p w14:paraId="6F3167B0"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5563CFA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357</w:t>
            </w:r>
          </w:p>
          <w:p w14:paraId="71216E10"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275</w:t>
            </w:r>
          </w:p>
          <w:p w14:paraId="2A88517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305</w:t>
            </w:r>
          </w:p>
          <w:p w14:paraId="4AA9898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650D2D2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-0.248 (-0.342, -0.154)</w:t>
            </w:r>
          </w:p>
          <w:p w14:paraId="458ACED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0.131 (0.030, 0.231)</w:t>
            </w:r>
          </w:p>
          <w:p w14:paraId="792F0B56" w14:textId="5473ACFE"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-0.263 (-0.38</w:t>
            </w:r>
            <w:ins w:id="1227" w:author="Yoonsu Cho" w:date="2019-07-30T11:19:00Z">
              <w:r w:rsidR="008347D4">
                <w:rPr>
                  <w:rFonts w:ascii="Times New Roman" w:hAnsi="Times New Roman" w:cs="Times New Roman"/>
                  <w:sz w:val="20"/>
                  <w:szCs w:val="20"/>
                </w:rPr>
                <w:t>0</w:t>
              </w:r>
            </w:ins>
            <w:bookmarkStart w:id="1228" w:name="_GoBack"/>
            <w:bookmarkEnd w:id="1228"/>
            <w:r w:rsidRPr="00454C7F">
              <w:rPr>
                <w:rFonts w:ascii="Times New Roman" w:hAnsi="Times New Roman" w:cs="Times New Roman"/>
                <w:sz w:val="20"/>
                <w:szCs w:val="20"/>
              </w:rPr>
              <w:t>, -0.145)</w:t>
            </w:r>
          </w:p>
          <w:p w14:paraId="1CD2E9A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0C0344" w:rsidRPr="00454C7F" w14:paraId="2524E77F" w14:textId="77777777" w:rsidTr="00BB19B5">
        <w:trPr>
          <w:trHeight w:val="801"/>
        </w:trPr>
        <w:tc>
          <w:tcPr>
            <w:tcW w:w="1242" w:type="dxa"/>
            <w:vMerge/>
            <w:tcMar>
              <w:top w:w="0" w:type="dxa"/>
              <w:left w:w="108" w:type="dxa"/>
              <w:bottom w:w="0" w:type="dxa"/>
              <w:right w:w="108" w:type="dxa"/>
            </w:tcMar>
            <w:vAlign w:val="center"/>
          </w:tcPr>
          <w:p w14:paraId="300F17C2"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4E0F352F"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tcBorders>
            <w:tcMar>
              <w:top w:w="0" w:type="dxa"/>
              <w:left w:w="108" w:type="dxa"/>
              <w:bottom w:w="0" w:type="dxa"/>
              <w:right w:w="108" w:type="dxa"/>
            </w:tcMar>
            <w:vAlign w:val="center"/>
          </w:tcPr>
          <w:p w14:paraId="38781F65"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tcBorders>
            <w:tcMar>
              <w:top w:w="0" w:type="dxa"/>
              <w:left w:w="108" w:type="dxa"/>
              <w:bottom w:w="0" w:type="dxa"/>
              <w:right w:w="108" w:type="dxa"/>
            </w:tcMar>
            <w:vAlign w:val="center"/>
          </w:tcPr>
          <w:p w14:paraId="73593EE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41D0171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671387A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tcBorders>
            <w:vAlign w:val="center"/>
          </w:tcPr>
          <w:p w14:paraId="7348F75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5146FD8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2B7A2F2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tcBorders>
            <w:vAlign w:val="center"/>
          </w:tcPr>
          <w:p w14:paraId="096F49E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0D72E3E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0B9D1B1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0C0344" w:rsidRPr="00454C7F" w14:paraId="18FECBDD" w14:textId="77777777" w:rsidTr="00BB19B5">
        <w:trPr>
          <w:trHeight w:val="335"/>
        </w:trPr>
        <w:tc>
          <w:tcPr>
            <w:tcW w:w="1242" w:type="dxa"/>
            <w:vMerge/>
            <w:tcMar>
              <w:top w:w="0" w:type="dxa"/>
              <w:left w:w="108" w:type="dxa"/>
              <w:bottom w:w="0" w:type="dxa"/>
              <w:right w:w="108" w:type="dxa"/>
            </w:tcMar>
            <w:vAlign w:val="center"/>
          </w:tcPr>
          <w:p w14:paraId="13D1B813"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6F8F6892"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6BABA7A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334C2410" w14:textId="77777777" w:rsidR="000C0344" w:rsidRPr="00454C7F" w:rsidRDefault="000C0344" w:rsidP="00BB19B5">
            <w:pPr>
              <w:spacing w:line="240" w:lineRule="auto"/>
              <w:rPr>
                <w:rFonts w:ascii="Times New Roman" w:hAnsi="Times New Roman" w:cs="Times New Roman"/>
                <w:spacing w:val="-6"/>
                <w:sz w:val="20"/>
                <w:szCs w:val="20"/>
              </w:rPr>
            </w:pPr>
            <w:r w:rsidRPr="00454C7F">
              <w:rPr>
                <w:rFonts w:ascii="Times New Roman" w:hAnsi="Times New Roman" w:cs="Times New Roman"/>
                <w:spacing w:val="-6"/>
                <w:sz w:val="20"/>
                <w:szCs w:val="20"/>
              </w:rPr>
              <w:t>hypothyroidism/myxoedema (Self-reported)</w:t>
            </w:r>
          </w:p>
        </w:tc>
        <w:tc>
          <w:tcPr>
            <w:tcW w:w="851" w:type="dxa"/>
            <w:tcBorders>
              <w:top w:val="dotted" w:sz="4" w:space="0" w:color="000000"/>
              <w:bottom w:val="dotted" w:sz="4" w:space="0" w:color="000000"/>
            </w:tcBorders>
            <w:vAlign w:val="center"/>
          </w:tcPr>
          <w:p w14:paraId="0B1044A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77</w:t>
            </w:r>
          </w:p>
        </w:tc>
        <w:tc>
          <w:tcPr>
            <w:tcW w:w="2104" w:type="dxa"/>
            <w:tcBorders>
              <w:top w:val="dotted" w:sz="4" w:space="0" w:color="000000"/>
              <w:bottom w:val="dotted" w:sz="4" w:space="0" w:color="000000"/>
            </w:tcBorders>
            <w:vAlign w:val="center"/>
          </w:tcPr>
          <w:p w14:paraId="0A271935"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0.847 (0.211, 1.483)</w:t>
            </w:r>
          </w:p>
        </w:tc>
      </w:tr>
      <w:tr w:rsidR="000C0344" w:rsidRPr="00454C7F" w14:paraId="3F481497" w14:textId="77777777" w:rsidTr="00BB19B5">
        <w:trPr>
          <w:trHeight w:val="335"/>
        </w:trPr>
        <w:tc>
          <w:tcPr>
            <w:tcW w:w="1242" w:type="dxa"/>
            <w:vMerge/>
            <w:tcMar>
              <w:top w:w="0" w:type="dxa"/>
              <w:left w:w="108" w:type="dxa"/>
              <w:bottom w:w="0" w:type="dxa"/>
              <w:right w:w="108" w:type="dxa"/>
            </w:tcMar>
            <w:vAlign w:val="center"/>
          </w:tcPr>
          <w:p w14:paraId="01DFAD50"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D08893C"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4B85C553"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Smoking</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65EFDBB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Past tobacco smoking</w:t>
            </w:r>
          </w:p>
        </w:tc>
        <w:tc>
          <w:tcPr>
            <w:tcW w:w="851" w:type="dxa"/>
            <w:tcBorders>
              <w:top w:val="dotted" w:sz="4" w:space="0" w:color="000000"/>
              <w:bottom w:val="dotted" w:sz="4" w:space="0" w:color="000000"/>
            </w:tcBorders>
            <w:vAlign w:val="center"/>
          </w:tcPr>
          <w:p w14:paraId="3DCDD2A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41</w:t>
            </w:r>
          </w:p>
        </w:tc>
        <w:tc>
          <w:tcPr>
            <w:tcW w:w="2104" w:type="dxa"/>
            <w:tcBorders>
              <w:top w:val="dotted" w:sz="4" w:space="0" w:color="000000"/>
              <w:bottom w:val="dotted" w:sz="4" w:space="0" w:color="000000"/>
            </w:tcBorders>
            <w:vAlign w:val="center"/>
          </w:tcPr>
          <w:p w14:paraId="1C172736" w14:textId="05952782"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-0.265 (-0.5</w:t>
            </w:r>
            <w:ins w:id="1229" w:author="Yoonsu Cho" w:date="2019-07-30T11:19:00Z">
              <w:r w:rsidR="008347D4">
                <w:rPr>
                  <w:rFonts w:ascii="Times New Roman" w:hAnsi="Times New Roman" w:cs="Times New Roman"/>
                  <w:sz w:val="20"/>
                  <w:szCs w:val="20"/>
                </w:rPr>
                <w:t>00</w:t>
              </w:r>
            </w:ins>
            <w:r w:rsidRPr="00454C7F">
              <w:rPr>
                <w:rFonts w:ascii="Times New Roman" w:hAnsi="Times New Roman" w:cs="Times New Roman"/>
                <w:sz w:val="20"/>
                <w:szCs w:val="20"/>
              </w:rPr>
              <w:t>, -0.029)</w:t>
            </w:r>
          </w:p>
        </w:tc>
      </w:tr>
      <w:tr w:rsidR="000C0344" w:rsidRPr="00454C7F" w14:paraId="564184DC" w14:textId="77777777" w:rsidTr="00BB19B5">
        <w:trPr>
          <w:trHeight w:val="335"/>
        </w:trPr>
        <w:tc>
          <w:tcPr>
            <w:tcW w:w="1242" w:type="dxa"/>
            <w:vMerge/>
            <w:tcBorders>
              <w:bottom w:val="dotted" w:sz="4" w:space="0" w:color="000000"/>
            </w:tcBorders>
            <w:tcMar>
              <w:top w:w="0" w:type="dxa"/>
              <w:left w:w="108" w:type="dxa"/>
              <w:bottom w:w="0" w:type="dxa"/>
              <w:right w:w="108" w:type="dxa"/>
            </w:tcMar>
            <w:vAlign w:val="center"/>
          </w:tcPr>
          <w:p w14:paraId="4B4AB3C1"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0BDED739"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7EF34C9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6CE4779"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Treatment/medication: levothyroxine sodium</w:t>
            </w:r>
          </w:p>
        </w:tc>
        <w:tc>
          <w:tcPr>
            <w:tcW w:w="851" w:type="dxa"/>
            <w:tcBorders>
              <w:top w:val="dotted" w:sz="4" w:space="0" w:color="000000"/>
              <w:bottom w:val="dotted" w:sz="4" w:space="0" w:color="000000"/>
            </w:tcBorders>
            <w:vAlign w:val="center"/>
          </w:tcPr>
          <w:p w14:paraId="4298C84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51</w:t>
            </w:r>
          </w:p>
        </w:tc>
        <w:tc>
          <w:tcPr>
            <w:tcW w:w="2104" w:type="dxa"/>
            <w:tcBorders>
              <w:top w:val="dotted" w:sz="4" w:space="0" w:color="000000"/>
              <w:bottom w:val="dotted" w:sz="4" w:space="0" w:color="000000"/>
            </w:tcBorders>
            <w:vAlign w:val="center"/>
          </w:tcPr>
          <w:p w14:paraId="7A48CF31" w14:textId="46195236"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1.231 (0.27</w:t>
            </w:r>
            <w:ins w:id="1230" w:author="Yoonsu Cho" w:date="2019-07-30T11:19:00Z">
              <w:r w:rsidR="008347D4">
                <w:rPr>
                  <w:rFonts w:ascii="Times New Roman" w:hAnsi="Times New Roman" w:cs="Times New Roman"/>
                  <w:color w:val="000000"/>
                  <w:sz w:val="20"/>
                  <w:szCs w:val="20"/>
                </w:rPr>
                <w:t>0</w:t>
              </w:r>
            </w:ins>
            <w:r w:rsidRPr="00454C7F">
              <w:rPr>
                <w:rFonts w:ascii="Times New Roman" w:hAnsi="Times New Roman" w:cs="Times New Roman"/>
                <w:color w:val="000000"/>
                <w:sz w:val="20"/>
                <w:szCs w:val="20"/>
              </w:rPr>
              <w:t>, 2.191)</w:t>
            </w:r>
          </w:p>
        </w:tc>
      </w:tr>
      <w:tr w:rsidR="000C0344" w:rsidRPr="00454C7F" w14:paraId="40C53FF3" w14:textId="77777777" w:rsidTr="00BB19B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2A92C1B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rs642803</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5B1E627E" w14:textId="77777777" w:rsidR="000C0344" w:rsidRPr="00454C7F" w:rsidRDefault="000C0344" w:rsidP="00BB19B5">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OVOL1</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37B573E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472B857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Waist circumference</w:t>
            </w:r>
          </w:p>
        </w:tc>
        <w:tc>
          <w:tcPr>
            <w:tcW w:w="851" w:type="dxa"/>
            <w:tcBorders>
              <w:top w:val="dotted" w:sz="4" w:space="0" w:color="000000"/>
              <w:bottom w:val="single" w:sz="4" w:space="0" w:color="auto"/>
            </w:tcBorders>
            <w:vAlign w:val="center"/>
          </w:tcPr>
          <w:p w14:paraId="6BABC9F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218</w:t>
            </w:r>
          </w:p>
        </w:tc>
        <w:tc>
          <w:tcPr>
            <w:tcW w:w="2104" w:type="dxa"/>
            <w:tcBorders>
              <w:top w:val="dotted" w:sz="4" w:space="0" w:color="000000"/>
              <w:bottom w:val="single" w:sz="4" w:space="0" w:color="auto"/>
            </w:tcBorders>
            <w:vAlign w:val="center"/>
          </w:tcPr>
          <w:p w14:paraId="3870219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0.458 (0.352, 0.563)</w:t>
            </w:r>
          </w:p>
        </w:tc>
      </w:tr>
      <w:tr w:rsidR="000C0344" w:rsidRPr="00454C7F" w14:paraId="456832FA"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6A33198D" w14:textId="77777777" w:rsidR="000C0344" w:rsidRPr="00454C7F" w:rsidRDefault="000C0344" w:rsidP="00BB19B5">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3.  Sleep duration (hour/night) and schizophrenia (log odds)</w:t>
            </w:r>
          </w:p>
        </w:tc>
      </w:tr>
      <w:tr w:rsidR="000C0344" w:rsidRPr="00454C7F" w14:paraId="513D9EC6" w14:textId="77777777" w:rsidTr="00BB19B5">
        <w:trPr>
          <w:trHeight w:val="335"/>
        </w:trPr>
        <w:tc>
          <w:tcPr>
            <w:tcW w:w="1242" w:type="dxa"/>
            <w:tcBorders>
              <w:top w:val="single" w:sz="4" w:space="0" w:color="auto"/>
              <w:bottom w:val="dotted" w:sz="4" w:space="0" w:color="000000"/>
            </w:tcBorders>
            <w:tcMar>
              <w:top w:w="0" w:type="dxa"/>
              <w:left w:w="108" w:type="dxa"/>
              <w:bottom w:w="0" w:type="dxa"/>
              <w:right w:w="108" w:type="dxa"/>
            </w:tcMar>
            <w:vAlign w:val="center"/>
          </w:tcPr>
          <w:p w14:paraId="49788B3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rs7764984</w:t>
            </w:r>
          </w:p>
        </w:tc>
        <w:tc>
          <w:tcPr>
            <w:tcW w:w="1134" w:type="dxa"/>
            <w:tcBorders>
              <w:top w:val="single" w:sz="4" w:space="0" w:color="auto"/>
              <w:bottom w:val="dotted" w:sz="4" w:space="0" w:color="000000"/>
            </w:tcBorders>
            <w:tcMar>
              <w:top w:w="0" w:type="dxa"/>
              <w:left w:w="108" w:type="dxa"/>
              <w:bottom w:w="0" w:type="dxa"/>
              <w:right w:w="108" w:type="dxa"/>
            </w:tcMar>
            <w:vAlign w:val="center"/>
          </w:tcPr>
          <w:p w14:paraId="3081BA7D" w14:textId="77777777" w:rsidR="000C0344" w:rsidRPr="00454C7F" w:rsidRDefault="000C0344" w:rsidP="00BB19B5">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HIST1H2BJ</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7BDC0A6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4387E5B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pacing w:val="-8"/>
                <w:sz w:val="20"/>
                <w:szCs w:val="20"/>
              </w:rPr>
              <w:t>Malabsorption/coeliac disease (self-reported)</w:t>
            </w:r>
          </w:p>
        </w:tc>
        <w:tc>
          <w:tcPr>
            <w:tcW w:w="851" w:type="dxa"/>
            <w:tcBorders>
              <w:top w:val="single" w:sz="4" w:space="0" w:color="auto"/>
              <w:bottom w:val="dotted" w:sz="4" w:space="0" w:color="000000"/>
            </w:tcBorders>
            <w:vAlign w:val="center"/>
          </w:tcPr>
          <w:p w14:paraId="4F845E4B"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11</w:t>
            </w:r>
          </w:p>
        </w:tc>
        <w:tc>
          <w:tcPr>
            <w:tcW w:w="2104" w:type="dxa"/>
            <w:tcBorders>
              <w:top w:val="single" w:sz="4" w:space="0" w:color="auto"/>
              <w:bottom w:val="dotted" w:sz="4" w:space="0" w:color="000000"/>
            </w:tcBorders>
            <w:vAlign w:val="center"/>
          </w:tcPr>
          <w:p w14:paraId="242241A8" w14:textId="77777777" w:rsidR="000C0344" w:rsidRPr="00CE7A7B" w:rsidRDefault="000C0344" w:rsidP="00BB19B5">
            <w:pPr>
              <w:spacing w:line="240" w:lineRule="auto"/>
              <w:jc w:val="center"/>
              <w:rPr>
                <w:rFonts w:ascii="Times New Roman" w:hAnsi="Times New Roman" w:cs="Times New Roman"/>
                <w:color w:val="000000"/>
                <w:spacing w:val="-6"/>
                <w:sz w:val="20"/>
                <w:szCs w:val="20"/>
              </w:rPr>
            </w:pPr>
            <w:r w:rsidRPr="00CE7A7B">
              <w:rPr>
                <w:rFonts w:ascii="Times New Roman" w:hAnsi="Times New Roman" w:cs="Times New Roman"/>
                <w:color w:val="000000"/>
                <w:spacing w:val="-6"/>
                <w:sz w:val="20"/>
              </w:rPr>
              <w:t>-8.401 (-12.842, -3.961)</w:t>
            </w:r>
          </w:p>
        </w:tc>
      </w:tr>
      <w:tr w:rsidR="000C0344" w:rsidRPr="00454C7F" w14:paraId="3FE680EE" w14:textId="77777777" w:rsidTr="00BB19B5">
        <w:trPr>
          <w:trHeight w:val="335"/>
        </w:trPr>
        <w:tc>
          <w:tcPr>
            <w:tcW w:w="1242" w:type="dxa"/>
            <w:vMerge w:val="restart"/>
            <w:tcBorders>
              <w:top w:val="dotted" w:sz="4" w:space="0" w:color="000000"/>
            </w:tcBorders>
            <w:tcMar>
              <w:top w:w="0" w:type="dxa"/>
              <w:left w:w="108" w:type="dxa"/>
              <w:bottom w:w="0" w:type="dxa"/>
              <w:right w:w="108" w:type="dxa"/>
            </w:tcMar>
            <w:vAlign w:val="center"/>
          </w:tcPr>
          <w:p w14:paraId="4400FC7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rs13107325</w:t>
            </w:r>
          </w:p>
        </w:tc>
        <w:tc>
          <w:tcPr>
            <w:tcW w:w="1134" w:type="dxa"/>
            <w:vMerge w:val="restart"/>
            <w:tcBorders>
              <w:top w:val="dotted" w:sz="4" w:space="0" w:color="000000"/>
            </w:tcBorders>
            <w:tcMar>
              <w:top w:w="0" w:type="dxa"/>
              <w:left w:w="108" w:type="dxa"/>
              <w:bottom w:w="0" w:type="dxa"/>
              <w:right w:w="108" w:type="dxa"/>
            </w:tcMar>
            <w:vAlign w:val="center"/>
          </w:tcPr>
          <w:p w14:paraId="74E2B965"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SLC39A8</w:t>
            </w: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8EF592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13C9BAA"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leg (left)</w:t>
            </w:r>
          </w:p>
        </w:tc>
        <w:tc>
          <w:tcPr>
            <w:tcW w:w="851" w:type="dxa"/>
            <w:tcBorders>
              <w:top w:val="dotted" w:sz="4" w:space="0" w:color="000000"/>
              <w:bottom w:val="dotted" w:sz="4" w:space="0" w:color="000000"/>
            </w:tcBorders>
            <w:vAlign w:val="center"/>
          </w:tcPr>
          <w:p w14:paraId="1D2CA8D1"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282</w:t>
            </w:r>
          </w:p>
        </w:tc>
        <w:tc>
          <w:tcPr>
            <w:tcW w:w="2104" w:type="dxa"/>
            <w:tcBorders>
              <w:top w:val="dotted" w:sz="4" w:space="0" w:color="000000"/>
              <w:bottom w:val="dotted" w:sz="4" w:space="0" w:color="000000"/>
            </w:tcBorders>
            <w:vAlign w:val="center"/>
          </w:tcPr>
          <w:p w14:paraId="55552E8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0.179 (0.047, 0.311)</w:t>
            </w:r>
          </w:p>
        </w:tc>
      </w:tr>
      <w:tr w:rsidR="000C0344" w:rsidRPr="00454C7F" w14:paraId="0E0ADCD8" w14:textId="77777777" w:rsidTr="00BB19B5">
        <w:trPr>
          <w:trHeight w:val="335"/>
        </w:trPr>
        <w:tc>
          <w:tcPr>
            <w:tcW w:w="1242" w:type="dxa"/>
            <w:vMerge/>
            <w:tcBorders>
              <w:bottom w:val="single" w:sz="4" w:space="0" w:color="auto"/>
            </w:tcBorders>
            <w:tcMar>
              <w:top w:w="0" w:type="dxa"/>
              <w:left w:w="108" w:type="dxa"/>
              <w:bottom w:w="0" w:type="dxa"/>
              <w:right w:w="108" w:type="dxa"/>
            </w:tcMar>
            <w:vAlign w:val="center"/>
          </w:tcPr>
          <w:p w14:paraId="08ECF16C"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Borders>
              <w:bottom w:val="single" w:sz="4" w:space="0" w:color="auto"/>
            </w:tcBorders>
            <w:tcMar>
              <w:top w:w="0" w:type="dxa"/>
              <w:left w:w="108" w:type="dxa"/>
              <w:bottom w:w="0" w:type="dxa"/>
              <w:right w:w="108" w:type="dxa"/>
            </w:tcMar>
            <w:vAlign w:val="center"/>
          </w:tcPr>
          <w:p w14:paraId="04F6703D" w14:textId="77777777" w:rsidR="000C0344" w:rsidRPr="00454C7F" w:rsidRDefault="000C0344" w:rsidP="00BB19B5">
            <w:pPr>
              <w:spacing w:line="240" w:lineRule="auto"/>
              <w:jc w:val="center"/>
              <w:rPr>
                <w:rFonts w:ascii="Times New Roman" w:hAnsi="Times New Roman" w:cs="Times New Roman"/>
                <w:i/>
                <w:sz w:val="20"/>
                <w:szCs w:val="20"/>
              </w:rPr>
            </w:pP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7D3C89E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Memory</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16828602"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Prospective memory result</w:t>
            </w:r>
          </w:p>
        </w:tc>
        <w:tc>
          <w:tcPr>
            <w:tcW w:w="851" w:type="dxa"/>
            <w:tcBorders>
              <w:top w:val="dotted" w:sz="4" w:space="0" w:color="000000"/>
              <w:bottom w:val="single" w:sz="4" w:space="0" w:color="auto"/>
            </w:tcBorders>
            <w:vAlign w:val="center"/>
          </w:tcPr>
          <w:p w14:paraId="285BCB93"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w:t>
            </w:r>
          </w:p>
        </w:tc>
        <w:tc>
          <w:tcPr>
            <w:tcW w:w="2104" w:type="dxa"/>
            <w:tcBorders>
              <w:top w:val="dotted" w:sz="4" w:space="0" w:color="000000"/>
              <w:bottom w:val="single" w:sz="4" w:space="0" w:color="auto"/>
            </w:tcBorders>
            <w:vAlign w:val="center"/>
          </w:tcPr>
          <w:p w14:paraId="649D9FD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4.493 (1.851, 7.135)</w:t>
            </w:r>
          </w:p>
        </w:tc>
      </w:tr>
      <w:tr w:rsidR="000C0344" w:rsidRPr="00454C7F" w14:paraId="5D0E3BCC"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51C71219" w14:textId="77777777" w:rsidR="000C0344" w:rsidRPr="00454C7F" w:rsidRDefault="000C0344" w:rsidP="00BB19B5">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0C0344" w:rsidRPr="00454C7F" w14:paraId="31A51DAC" w14:textId="77777777" w:rsidTr="00BB19B5">
        <w:trPr>
          <w:trHeight w:val="335"/>
        </w:trPr>
        <w:tc>
          <w:tcPr>
            <w:tcW w:w="1242" w:type="dxa"/>
            <w:tcBorders>
              <w:top w:val="single" w:sz="4" w:space="0" w:color="auto"/>
            </w:tcBorders>
            <w:tcMar>
              <w:top w:w="0" w:type="dxa"/>
              <w:left w:w="108" w:type="dxa"/>
              <w:bottom w:w="0" w:type="dxa"/>
              <w:right w:w="108" w:type="dxa"/>
            </w:tcMar>
            <w:vAlign w:val="center"/>
          </w:tcPr>
          <w:p w14:paraId="0618DE7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rs6882046</w:t>
            </w:r>
          </w:p>
        </w:tc>
        <w:tc>
          <w:tcPr>
            <w:tcW w:w="1134" w:type="dxa"/>
            <w:tcBorders>
              <w:top w:val="single" w:sz="4" w:space="0" w:color="auto"/>
            </w:tcBorders>
            <w:tcMar>
              <w:top w:w="0" w:type="dxa"/>
              <w:left w:w="108" w:type="dxa"/>
              <w:bottom w:w="0" w:type="dxa"/>
              <w:right w:w="108" w:type="dxa"/>
            </w:tcMar>
            <w:vAlign w:val="center"/>
          </w:tcPr>
          <w:p w14:paraId="031B87E0" w14:textId="77777777" w:rsidR="000C0344" w:rsidRPr="00454C7F" w:rsidRDefault="000C0344" w:rsidP="00BB19B5">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LINC00461</w:t>
            </w:r>
          </w:p>
        </w:tc>
        <w:tc>
          <w:tcPr>
            <w:tcW w:w="1560" w:type="dxa"/>
            <w:tcBorders>
              <w:top w:val="single" w:sz="4" w:space="0" w:color="auto"/>
            </w:tcBorders>
            <w:tcMar>
              <w:top w:w="0" w:type="dxa"/>
              <w:left w:w="108" w:type="dxa"/>
              <w:bottom w:w="0" w:type="dxa"/>
              <w:right w:w="108" w:type="dxa"/>
            </w:tcMar>
            <w:vAlign w:val="center"/>
          </w:tcPr>
          <w:p w14:paraId="52384D8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top w:val="single" w:sz="4" w:space="0" w:color="auto"/>
            </w:tcBorders>
            <w:tcMar>
              <w:top w:w="0" w:type="dxa"/>
              <w:left w:w="108" w:type="dxa"/>
              <w:bottom w:w="0" w:type="dxa"/>
              <w:right w:w="108" w:type="dxa"/>
            </w:tcMar>
            <w:vAlign w:val="center"/>
          </w:tcPr>
          <w:p w14:paraId="550313E1"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top w:val="single" w:sz="4" w:space="0" w:color="auto"/>
            </w:tcBorders>
            <w:vAlign w:val="center"/>
          </w:tcPr>
          <w:p w14:paraId="721E756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top w:val="single" w:sz="4" w:space="0" w:color="auto"/>
            </w:tcBorders>
            <w:vAlign w:val="center"/>
          </w:tcPr>
          <w:p w14:paraId="158BDCDF"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0C0344" w:rsidRPr="00454C7F" w14:paraId="2DE948B8" w14:textId="77777777" w:rsidTr="00BB19B5">
        <w:trPr>
          <w:trHeight w:val="335"/>
        </w:trPr>
        <w:tc>
          <w:tcPr>
            <w:tcW w:w="1242" w:type="dxa"/>
            <w:vMerge w:val="restart"/>
            <w:tcMar>
              <w:top w:w="0" w:type="dxa"/>
              <w:left w:w="108" w:type="dxa"/>
              <w:bottom w:w="0" w:type="dxa"/>
              <w:right w:w="108" w:type="dxa"/>
            </w:tcMar>
            <w:vAlign w:val="center"/>
          </w:tcPr>
          <w:p w14:paraId="26700DF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rs4800490</w:t>
            </w:r>
          </w:p>
        </w:tc>
        <w:tc>
          <w:tcPr>
            <w:tcW w:w="1134" w:type="dxa"/>
            <w:vMerge w:val="restart"/>
            <w:tcMar>
              <w:top w:w="0" w:type="dxa"/>
              <w:left w:w="108" w:type="dxa"/>
              <w:bottom w:w="0" w:type="dxa"/>
              <w:right w:w="108" w:type="dxa"/>
            </w:tcMar>
            <w:vAlign w:val="center"/>
          </w:tcPr>
          <w:p w14:paraId="33D4F607"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NPC1</w:t>
            </w:r>
          </w:p>
        </w:tc>
        <w:tc>
          <w:tcPr>
            <w:tcW w:w="1560" w:type="dxa"/>
            <w:tcMar>
              <w:top w:w="0" w:type="dxa"/>
              <w:left w:w="108" w:type="dxa"/>
              <w:bottom w:w="0" w:type="dxa"/>
              <w:right w:w="108" w:type="dxa"/>
            </w:tcMar>
            <w:vAlign w:val="center"/>
          </w:tcPr>
          <w:p w14:paraId="0BEF4BF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Mar>
              <w:top w:w="0" w:type="dxa"/>
              <w:left w:w="108" w:type="dxa"/>
              <w:bottom w:w="0" w:type="dxa"/>
              <w:right w:w="108" w:type="dxa"/>
            </w:tcMar>
            <w:vAlign w:val="center"/>
          </w:tcPr>
          <w:p w14:paraId="76418835"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vAlign w:val="center"/>
          </w:tcPr>
          <w:p w14:paraId="4B135EC7"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vAlign w:val="center"/>
          </w:tcPr>
          <w:p w14:paraId="4127C62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0C0344" w:rsidRPr="00454C7F" w14:paraId="76714C5B" w14:textId="77777777" w:rsidTr="00BB19B5">
        <w:trPr>
          <w:trHeight w:val="335"/>
        </w:trPr>
        <w:tc>
          <w:tcPr>
            <w:tcW w:w="1242" w:type="dxa"/>
            <w:vMerge/>
            <w:tcMar>
              <w:top w:w="0" w:type="dxa"/>
              <w:left w:w="108" w:type="dxa"/>
              <w:bottom w:w="0" w:type="dxa"/>
              <w:right w:w="108" w:type="dxa"/>
            </w:tcMar>
            <w:vAlign w:val="center"/>
          </w:tcPr>
          <w:p w14:paraId="69977510"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272C5D2" w14:textId="77777777" w:rsidR="000C0344" w:rsidRPr="00454C7F" w:rsidRDefault="000C0344" w:rsidP="00BB19B5">
            <w:pPr>
              <w:spacing w:line="240" w:lineRule="auto"/>
              <w:jc w:val="center"/>
              <w:rPr>
                <w:rFonts w:ascii="Times New Roman" w:hAnsi="Times New Roman" w:cs="Times New Roman"/>
                <w:i/>
                <w:sz w:val="20"/>
                <w:szCs w:val="20"/>
              </w:rPr>
            </w:pPr>
          </w:p>
        </w:tc>
        <w:tc>
          <w:tcPr>
            <w:tcW w:w="1560" w:type="dxa"/>
            <w:tcMar>
              <w:top w:w="0" w:type="dxa"/>
              <w:left w:w="108" w:type="dxa"/>
              <w:bottom w:w="0" w:type="dxa"/>
              <w:right w:w="108" w:type="dxa"/>
            </w:tcMar>
            <w:vAlign w:val="center"/>
          </w:tcPr>
          <w:p w14:paraId="381BEF6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Exercise</w:t>
            </w:r>
          </w:p>
        </w:tc>
        <w:tc>
          <w:tcPr>
            <w:tcW w:w="3685" w:type="dxa"/>
            <w:tcMar>
              <w:top w:w="0" w:type="dxa"/>
              <w:left w:w="108" w:type="dxa"/>
              <w:bottom w:w="0" w:type="dxa"/>
              <w:right w:w="108" w:type="dxa"/>
            </w:tcMar>
            <w:vAlign w:val="center"/>
          </w:tcPr>
          <w:p w14:paraId="22BCA587"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Usual walking pace</w:t>
            </w:r>
          </w:p>
        </w:tc>
        <w:tc>
          <w:tcPr>
            <w:tcW w:w="851" w:type="dxa"/>
            <w:vAlign w:val="center"/>
          </w:tcPr>
          <w:p w14:paraId="3A26F4B9"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22</w:t>
            </w:r>
          </w:p>
        </w:tc>
        <w:tc>
          <w:tcPr>
            <w:tcW w:w="2104" w:type="dxa"/>
            <w:vAlign w:val="center"/>
          </w:tcPr>
          <w:p w14:paraId="03873E6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-1.595 (-2.364, -0.825)</w:t>
            </w:r>
          </w:p>
        </w:tc>
      </w:tr>
      <w:tr w:rsidR="000C0344" w:rsidRPr="00454C7F" w14:paraId="52D66937" w14:textId="77777777" w:rsidTr="00BB19B5">
        <w:trPr>
          <w:trHeight w:val="335"/>
        </w:trPr>
        <w:tc>
          <w:tcPr>
            <w:tcW w:w="1242" w:type="dxa"/>
            <w:tcBorders>
              <w:bottom w:val="single" w:sz="4" w:space="0" w:color="auto"/>
            </w:tcBorders>
            <w:tcMar>
              <w:top w:w="0" w:type="dxa"/>
              <w:left w:w="108" w:type="dxa"/>
              <w:bottom w:w="0" w:type="dxa"/>
              <w:right w:w="108" w:type="dxa"/>
            </w:tcMar>
            <w:vAlign w:val="center"/>
          </w:tcPr>
          <w:p w14:paraId="738B2A9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rs8049439</w:t>
            </w:r>
          </w:p>
        </w:tc>
        <w:tc>
          <w:tcPr>
            <w:tcW w:w="1134" w:type="dxa"/>
            <w:tcBorders>
              <w:bottom w:val="single" w:sz="4" w:space="0" w:color="auto"/>
            </w:tcBorders>
            <w:tcMar>
              <w:top w:w="0" w:type="dxa"/>
              <w:left w:w="108" w:type="dxa"/>
              <w:bottom w:w="0" w:type="dxa"/>
              <w:right w:w="108" w:type="dxa"/>
            </w:tcMar>
            <w:vAlign w:val="center"/>
          </w:tcPr>
          <w:p w14:paraId="3CED62C8"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ATXN2L</w:t>
            </w:r>
          </w:p>
        </w:tc>
        <w:tc>
          <w:tcPr>
            <w:tcW w:w="1560" w:type="dxa"/>
            <w:tcBorders>
              <w:bottom w:val="single" w:sz="4" w:space="0" w:color="auto"/>
            </w:tcBorders>
            <w:tcMar>
              <w:top w:w="0" w:type="dxa"/>
              <w:left w:w="108" w:type="dxa"/>
              <w:bottom w:w="0" w:type="dxa"/>
              <w:right w:w="108" w:type="dxa"/>
            </w:tcMar>
            <w:vAlign w:val="center"/>
          </w:tcPr>
          <w:p w14:paraId="79F365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bottom w:val="single" w:sz="4" w:space="0" w:color="auto"/>
            </w:tcBorders>
            <w:tcMar>
              <w:top w:w="0" w:type="dxa"/>
              <w:left w:w="108" w:type="dxa"/>
              <w:bottom w:w="0" w:type="dxa"/>
              <w:right w:w="108" w:type="dxa"/>
            </w:tcMar>
            <w:vAlign w:val="center"/>
          </w:tcPr>
          <w:p w14:paraId="098DA1B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bottom w:val="single" w:sz="4" w:space="0" w:color="auto"/>
            </w:tcBorders>
            <w:vAlign w:val="center"/>
          </w:tcPr>
          <w:p w14:paraId="198171C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bottom w:val="single" w:sz="4" w:space="0" w:color="auto"/>
            </w:tcBorders>
            <w:vAlign w:val="center"/>
          </w:tcPr>
          <w:p w14:paraId="15F77F2C"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bl>
    <w:p w14:paraId="068F3F98" w14:textId="77777777" w:rsidR="000C0344" w:rsidRPr="00454C7F" w:rsidRDefault="000C0344" w:rsidP="000C0344">
      <w:pPr>
        <w:spacing w:line="240" w:lineRule="auto"/>
        <w:rPr>
          <w:rFonts w:ascii="Times New Roman" w:eastAsia="Times New Roman" w:hAnsi="Times New Roman" w:cs="Times New Roman"/>
          <w:sz w:val="24"/>
          <w:szCs w:val="24"/>
        </w:rPr>
      </w:pPr>
    </w:p>
    <w:p w14:paraId="4087712D"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rPr>
        <w:t>SNP, single nucleotide polymorphism; VLDL, very low-density lipoprotein; HDLC, high density lipoprotein cholesterol; LDLC, low density lipoprotein cholesterol; N SNPs, number of SNPs; CI, confidence interval.</w:t>
      </w:r>
    </w:p>
    <w:p w14:paraId="270DA5B7" w14:textId="77777777" w:rsidR="000C0344" w:rsidRPr="00454C7F" w:rsidRDefault="000C0344" w:rsidP="000C0344">
      <w:pPr>
        <w:spacing w:line="240" w:lineRule="auto"/>
        <w:jc w:val="both"/>
        <w:rPr>
          <w:rFonts w:ascii="Times New Roman" w:hAnsi="Times New Roman" w:cs="Times New Roman"/>
        </w:rPr>
      </w:pPr>
      <w:r w:rsidRPr="00454C7F">
        <w:rPr>
          <w:rFonts w:ascii="Times New Roman" w:hAnsi="Times New Roman" w:cs="Times New Roman"/>
          <w:vertAlign w:val="superscript"/>
        </w:rPr>
        <w:t>1</w:t>
      </w:r>
      <w:r w:rsidRPr="00454C7F">
        <w:rPr>
          <w:rFonts w:ascii="Times New Roman" w:hAnsi="Times New Roman" w:cs="Times New Roman"/>
        </w:rPr>
        <w:t xml:space="preserve"> Candidate traits that are associated with outliers (p &lt; 5 x 10</w:t>
      </w:r>
      <w:r w:rsidRPr="00454C7F">
        <w:rPr>
          <w:rFonts w:ascii="Times New Roman" w:hAnsi="Times New Roman" w:cs="Times New Roman"/>
          <w:vertAlign w:val="superscript"/>
        </w:rPr>
        <w:t>-8</w:t>
      </w:r>
      <w:r w:rsidRPr="00454C7F">
        <w:rPr>
          <w:rFonts w:ascii="Times New Roman" w:hAnsi="Times New Roman" w:cs="Times New Roman"/>
        </w:rPr>
        <w:t xml:space="preserve">) and both exposure and outcome are listed. The listed traits were used in the adjusted model to investigate whether they are associated with CHD. </w:t>
      </w:r>
      <w:r w:rsidRPr="00454C7F">
        <w:rPr>
          <w:rFonts w:ascii="Times New Roman" w:hAnsi="Times New Roman" w:cs="Times New Roman"/>
          <w:vertAlign w:val="superscript"/>
        </w:rPr>
        <w:t xml:space="preserve">2 </w:t>
      </w:r>
      <w:r w:rsidRPr="00454C7F">
        <w:rPr>
          <w:rFonts w:ascii="Times New Roman" w:hAnsi="Times New Roman" w:cs="Times New Roman"/>
        </w:rPr>
        <w:t xml:space="preserve">The number of SNPs used for two sample MR analysis of candidate traits on the outcome. </w:t>
      </w:r>
      <w:r w:rsidRPr="00454C7F">
        <w:rPr>
          <w:rFonts w:ascii="Times New Roman" w:hAnsi="Times New Roman" w:cs="Times New Roman"/>
          <w:vertAlign w:val="superscript"/>
        </w:rPr>
        <w:t xml:space="preserve">3 </w:t>
      </w:r>
      <w:r w:rsidRPr="00454C7F">
        <w:rPr>
          <w:rFonts w:ascii="Times New Roman" w:hAnsi="Times New Roman" w:cs="Times New Roman"/>
        </w:rPr>
        <w:t xml:space="preserve">The results were presented as IVW beta coefficient (95% CI), derived from two sample MR analyses. </w:t>
      </w:r>
    </w:p>
    <w:p w14:paraId="519B1334" w14:textId="77777777" w:rsidR="000C0344" w:rsidRPr="00454C7F" w:rsidRDefault="000C0344" w:rsidP="000C0344">
      <w:pPr>
        <w:spacing w:line="240" w:lineRule="auto"/>
        <w:jc w:val="both"/>
        <w:rPr>
          <w:rFonts w:ascii="Times New Roman" w:hAnsi="Times New Roman" w:cs="Times New Roman"/>
        </w:rPr>
        <w:sectPr w:rsidR="000C0344" w:rsidRPr="00454C7F" w:rsidSect="00BB19B5">
          <w:pgSz w:w="11906" w:h="16838"/>
          <w:pgMar w:top="720" w:right="720" w:bottom="720" w:left="720" w:header="708" w:footer="708" w:gutter="0"/>
          <w:cols w:space="720"/>
          <w:docGrid w:linePitch="299"/>
        </w:sectPr>
      </w:pPr>
      <w:r w:rsidRPr="00454C7F">
        <w:rPr>
          <w:rFonts w:ascii="Times New Roman" w:hAnsi="Times New Roman" w:cs="Times New Roman"/>
        </w:rPr>
        <w:t xml:space="preserve"> </w:t>
      </w:r>
    </w:p>
    <w:p w14:paraId="453C94CC"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2. The results of empirical analyses with different IV estimators derived from different methods.</w:t>
      </w:r>
    </w:p>
    <w:p w14:paraId="402526F5" w14:textId="77777777" w:rsidR="000C0344" w:rsidRPr="00454C7F" w:rsidRDefault="000C0344" w:rsidP="000C0344">
      <w:pPr>
        <w:spacing w:line="240" w:lineRule="auto"/>
        <w:rPr>
          <w:rFonts w:ascii="Times New Roman" w:eastAsia="Times New Roman" w:hAnsi="Times New Roman" w:cs="Times New Roman"/>
          <w:sz w:val="24"/>
          <w:szCs w:val="24"/>
        </w:rPr>
      </w:pPr>
    </w:p>
    <w:tbl>
      <w:tblPr>
        <w:tblW w:w="13921" w:type="dxa"/>
        <w:tblInd w:w="108" w:type="dxa"/>
        <w:tblLayout w:type="fixed"/>
        <w:tblLook w:val="0400" w:firstRow="0" w:lastRow="0" w:firstColumn="0" w:lastColumn="0" w:noHBand="0" w:noVBand="1"/>
      </w:tblPr>
      <w:tblGrid>
        <w:gridCol w:w="290"/>
        <w:gridCol w:w="2238"/>
        <w:gridCol w:w="2844"/>
        <w:gridCol w:w="2845"/>
        <w:gridCol w:w="2845"/>
        <w:gridCol w:w="2859"/>
      </w:tblGrid>
      <w:tr w:rsidR="000C0344" w:rsidRPr="00454C7F" w14:paraId="01E06B18" w14:textId="77777777" w:rsidTr="00BB19B5">
        <w:trPr>
          <w:trHeight w:val="273"/>
        </w:trPr>
        <w:tc>
          <w:tcPr>
            <w:tcW w:w="2528" w:type="dxa"/>
            <w:gridSpan w:val="2"/>
            <w:tcBorders>
              <w:top w:val="single" w:sz="4" w:space="0" w:color="000000"/>
            </w:tcBorders>
            <w:shd w:val="clear" w:color="auto" w:fill="D9D9D9" w:themeFill="background1" w:themeFillShade="D9"/>
            <w:tcMar>
              <w:top w:w="0" w:type="dxa"/>
              <w:left w:w="108" w:type="dxa"/>
              <w:bottom w:w="0" w:type="dxa"/>
              <w:right w:w="108" w:type="dxa"/>
            </w:tcMar>
            <w:vAlign w:val="center"/>
          </w:tcPr>
          <w:p w14:paraId="6C545E77" w14:textId="77777777" w:rsidR="000C0344" w:rsidRPr="00454C7F" w:rsidRDefault="000C0344" w:rsidP="00BB19B5">
            <w:pPr>
              <w:spacing w:line="240" w:lineRule="auto"/>
              <w:jc w:val="center"/>
              <w:rPr>
                <w:rFonts w:ascii="Times New Roman" w:eastAsia="Times New Roman" w:hAnsi="Times New Roman" w:cs="Times New Roman"/>
                <w:sz w:val="24"/>
                <w:szCs w:val="24"/>
              </w:rPr>
            </w:pPr>
          </w:p>
        </w:tc>
        <w:tc>
          <w:tcPr>
            <w:tcW w:w="11393" w:type="dxa"/>
            <w:gridSpan w:val="4"/>
            <w:tcBorders>
              <w:top w:val="single" w:sz="4" w:space="0" w:color="000000"/>
            </w:tcBorders>
            <w:shd w:val="clear" w:color="auto" w:fill="D9D9D9" w:themeFill="background1" w:themeFillShade="D9"/>
            <w:tcMar>
              <w:top w:w="0" w:type="dxa"/>
              <w:left w:w="108" w:type="dxa"/>
              <w:bottom w:w="0" w:type="dxa"/>
              <w:right w:w="108" w:type="dxa"/>
            </w:tcMar>
            <w:vAlign w:val="center"/>
          </w:tcPr>
          <w:p w14:paraId="7BB8F6C9" w14:textId="77777777" w:rsidR="000C0344" w:rsidRPr="00454C7F" w:rsidRDefault="000C0344" w:rsidP="00BB19B5">
            <w:pPr>
              <w:spacing w:line="240" w:lineRule="auto"/>
              <w:jc w:val="center"/>
              <w:rPr>
                <w:rFonts w:ascii="Times New Roman" w:eastAsia="Times New Roman" w:hAnsi="Times New Roman" w:cs="Times New Roman"/>
                <w:b/>
                <w:sz w:val="24"/>
                <w:szCs w:val="24"/>
              </w:rPr>
            </w:pPr>
            <w:r w:rsidRPr="00454C7F">
              <w:rPr>
                <w:rFonts w:ascii="Times New Roman" w:hAnsi="Times New Roman" w:cs="Times New Roman"/>
                <w:b/>
                <w:color w:val="000000"/>
              </w:rPr>
              <w:t>Estimates</w:t>
            </w:r>
            <w:r w:rsidRPr="00454C7F">
              <w:rPr>
                <w:rFonts w:ascii="Times New Roman" w:eastAsia="Times New Roman" w:hAnsi="Times New Roman" w:cs="Times New Roman"/>
                <w:b/>
                <w:sz w:val="24"/>
                <w:szCs w:val="24"/>
              </w:rPr>
              <w:t xml:space="preserve"> (</w:t>
            </w:r>
            <w:r w:rsidRPr="00454C7F">
              <w:rPr>
                <w:rFonts w:ascii="Times New Roman" w:hAnsi="Times New Roman" w:cs="Times New Roman"/>
                <w:b/>
                <w:color w:val="000000"/>
              </w:rPr>
              <w:t>95% CIs)</w:t>
            </w:r>
          </w:p>
        </w:tc>
      </w:tr>
      <w:tr w:rsidR="000C0344" w:rsidRPr="00454C7F" w14:paraId="1E6A3E76" w14:textId="77777777" w:rsidTr="00BB19B5">
        <w:trPr>
          <w:trHeight w:val="273"/>
        </w:trPr>
        <w:tc>
          <w:tcPr>
            <w:tcW w:w="2528" w:type="dxa"/>
            <w:gridSpan w:val="2"/>
            <w:tcBorders>
              <w:bottom w:val="single" w:sz="4" w:space="0" w:color="auto"/>
            </w:tcBorders>
            <w:shd w:val="clear" w:color="auto" w:fill="D9D9D9" w:themeFill="background1" w:themeFillShade="D9"/>
            <w:tcMar>
              <w:top w:w="0" w:type="dxa"/>
              <w:left w:w="108" w:type="dxa"/>
              <w:bottom w:w="0" w:type="dxa"/>
              <w:right w:w="108" w:type="dxa"/>
            </w:tcMar>
            <w:vAlign w:val="center"/>
          </w:tcPr>
          <w:p w14:paraId="197924C1" w14:textId="77777777" w:rsidR="000C0344" w:rsidRPr="00454C7F" w:rsidRDefault="000C0344" w:rsidP="00BB19B5">
            <w:pPr>
              <w:spacing w:line="240" w:lineRule="auto"/>
              <w:rPr>
                <w:rFonts w:ascii="Times New Roman" w:hAnsi="Times New Roman" w:cs="Times New Roman"/>
                <w:color w:val="000000"/>
              </w:rPr>
            </w:pPr>
            <w:r w:rsidRPr="00454C7F">
              <w:rPr>
                <w:rFonts w:ascii="Times New Roman" w:hAnsi="Times New Roman" w:cs="Times New Roman"/>
                <w:b/>
                <w:color w:val="000000"/>
              </w:rPr>
              <w:t>Methods</w:t>
            </w:r>
          </w:p>
        </w:tc>
        <w:tc>
          <w:tcPr>
            <w:tcW w:w="2844"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5783B9F6"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All variants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7381E589"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outliers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594FAA6F"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candidate outliers </w:t>
            </w:r>
          </w:p>
        </w:tc>
        <w:tc>
          <w:tcPr>
            <w:tcW w:w="2859"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604A534B" w14:textId="77777777" w:rsidR="000C0344" w:rsidRPr="00454C7F" w:rsidRDefault="000C0344" w:rsidP="00BB19B5">
            <w:pPr>
              <w:spacing w:line="240" w:lineRule="auto"/>
              <w:jc w:val="center"/>
              <w:rPr>
                <w:rFonts w:ascii="Times New Roman" w:hAnsi="Times New Roman" w:cs="Times New Roman"/>
                <w:b/>
                <w:color w:val="000000"/>
                <w:spacing w:val="-10"/>
                <w:vertAlign w:val="superscript"/>
              </w:rPr>
            </w:pPr>
            <w:r w:rsidRPr="00454C7F">
              <w:rPr>
                <w:rFonts w:ascii="Times New Roman" w:hAnsi="Times New Roman" w:cs="Times New Roman"/>
                <w:b/>
                <w:color w:val="000000"/>
                <w:spacing w:val="-10"/>
              </w:rPr>
              <w:t>Adjustment for candidate outliers</w:t>
            </w:r>
          </w:p>
        </w:tc>
      </w:tr>
      <w:tr w:rsidR="000C0344" w:rsidRPr="00454C7F" w14:paraId="0EDF9B9B" w14:textId="77777777" w:rsidTr="00BB19B5">
        <w:trPr>
          <w:trHeight w:val="273"/>
        </w:trPr>
        <w:tc>
          <w:tcPr>
            <w:tcW w:w="13921" w:type="dxa"/>
            <w:gridSpan w:val="6"/>
            <w:tcBorders>
              <w:bottom w:val="single" w:sz="4" w:space="0" w:color="auto"/>
            </w:tcBorders>
            <w:shd w:val="clear" w:color="auto" w:fill="auto"/>
            <w:tcMar>
              <w:top w:w="0" w:type="dxa"/>
              <w:left w:w="108" w:type="dxa"/>
              <w:bottom w:w="0" w:type="dxa"/>
              <w:right w:w="108" w:type="dxa"/>
            </w:tcMar>
            <w:vAlign w:val="center"/>
          </w:tcPr>
          <w:p w14:paraId="6CEB0304"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1.  Systolic blood pressure (mmHg) and coronary heart disease (log odds)</w:t>
            </w:r>
          </w:p>
        </w:tc>
      </w:tr>
      <w:tr w:rsidR="000C0344" w:rsidRPr="00454C7F" w14:paraId="6C2FD3B1" w14:textId="77777777" w:rsidTr="00BB19B5">
        <w:trPr>
          <w:trHeight w:val="273"/>
        </w:trPr>
        <w:tc>
          <w:tcPr>
            <w:tcW w:w="290" w:type="dxa"/>
            <w:tcBorders>
              <w:top w:val="single" w:sz="4" w:space="0" w:color="auto"/>
            </w:tcBorders>
            <w:tcMar>
              <w:top w:w="0" w:type="dxa"/>
              <w:left w:w="108" w:type="dxa"/>
              <w:bottom w:w="0" w:type="dxa"/>
              <w:right w:w="108" w:type="dxa"/>
            </w:tcMar>
            <w:vAlign w:val="center"/>
          </w:tcPr>
          <w:p w14:paraId="33613332" w14:textId="77777777" w:rsidR="000C0344" w:rsidRPr="00454C7F" w:rsidRDefault="000C0344" w:rsidP="00BB19B5">
            <w:pPr>
              <w:spacing w:line="240" w:lineRule="auto"/>
              <w:rPr>
                <w:rFonts w:ascii="Times New Roman" w:hAnsi="Times New Roman" w:cs="Times New Roman"/>
              </w:rPr>
            </w:pPr>
          </w:p>
        </w:tc>
        <w:tc>
          <w:tcPr>
            <w:tcW w:w="2238" w:type="dxa"/>
            <w:tcBorders>
              <w:top w:val="single" w:sz="4" w:space="0" w:color="auto"/>
            </w:tcBorders>
            <w:vAlign w:val="center"/>
          </w:tcPr>
          <w:p w14:paraId="32F5CD3F" w14:textId="77777777" w:rsidR="000C0344" w:rsidRPr="00454C7F" w:rsidRDefault="000C0344" w:rsidP="00BB19B5">
            <w:pPr>
              <w:spacing w:line="240" w:lineRule="auto"/>
              <w:rPr>
                <w:rFonts w:ascii="Times New Roman" w:hAnsi="Times New Roman" w:cs="Times New Roman"/>
                <w:color w:val="000000"/>
              </w:rPr>
            </w:pPr>
            <w:r w:rsidRPr="00454C7F">
              <w:rPr>
                <w:rFonts w:ascii="Times New Roman" w:hAnsi="Times New Roman" w:cs="Times New Roman"/>
                <w:color w:val="000000"/>
              </w:rPr>
              <w:t>Heterogeneity (</w:t>
            </w:r>
            <w:r w:rsidRPr="00454C7F">
              <w:rPr>
                <w:rFonts w:ascii="Times New Roman" w:hAnsi="Times New Roman" w:cs="Times New Roman"/>
                <w:i/>
                <w:color w:val="000000"/>
              </w:rPr>
              <w:t>Q</w:t>
            </w:r>
            <w:r w:rsidRPr="00454C7F">
              <w:rPr>
                <w:rFonts w:ascii="Times New Roman" w:hAnsi="Times New Roman" w:cs="Times New Roman"/>
                <w:color w:val="000000"/>
              </w:rPr>
              <w:t>)</w:t>
            </w:r>
            <w:r w:rsidRPr="00454C7F">
              <w:rPr>
                <w:rFonts w:ascii="Times New Roman" w:hAnsi="Times New Roman" w:cs="Times New Roman"/>
                <w:color w:val="000000"/>
                <w:vertAlign w:val="superscript"/>
              </w:rPr>
              <w:t>1</w:t>
            </w:r>
          </w:p>
        </w:tc>
        <w:tc>
          <w:tcPr>
            <w:tcW w:w="2844" w:type="dxa"/>
            <w:tcBorders>
              <w:top w:val="single" w:sz="4" w:space="0" w:color="auto"/>
            </w:tcBorders>
            <w:tcMar>
              <w:top w:w="0" w:type="dxa"/>
              <w:left w:w="108" w:type="dxa"/>
              <w:bottom w:w="0" w:type="dxa"/>
              <w:right w:w="108" w:type="dxa"/>
            </w:tcMar>
            <w:vAlign w:val="center"/>
          </w:tcPr>
          <w:p w14:paraId="1ACFB9B0"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 xml:space="preserve">682.7 </w:t>
            </w:r>
          </w:p>
          <w:p w14:paraId="2E135993"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c>
          <w:tcPr>
            <w:tcW w:w="2845" w:type="dxa"/>
            <w:tcBorders>
              <w:top w:val="single" w:sz="4" w:space="0" w:color="auto"/>
            </w:tcBorders>
            <w:tcMar>
              <w:top w:w="0" w:type="dxa"/>
              <w:left w:w="108" w:type="dxa"/>
              <w:bottom w:w="0" w:type="dxa"/>
              <w:right w:w="108" w:type="dxa"/>
            </w:tcMar>
            <w:vAlign w:val="center"/>
          </w:tcPr>
          <w:p w14:paraId="37601E91" w14:textId="77777777" w:rsidR="000C0344" w:rsidRPr="00454C7F" w:rsidRDefault="000C0344" w:rsidP="00BB19B5">
            <w:pPr>
              <w:spacing w:line="240" w:lineRule="auto"/>
              <w:jc w:val="center"/>
              <w:rPr>
                <w:rFonts w:ascii="Times New Roman" w:hAnsi="Times New Roman" w:cs="Times New Roman"/>
              </w:rPr>
            </w:pPr>
            <w:r w:rsidRPr="00454C7F">
              <w:rPr>
                <w:rFonts w:ascii="Times New Roman" w:hAnsi="Times New Roman" w:cs="Times New Roman"/>
              </w:rPr>
              <w:t>312.1</w:t>
            </w:r>
          </w:p>
          <w:p w14:paraId="7D81630F" w14:textId="77777777" w:rsidR="000C0344" w:rsidRPr="00454C7F" w:rsidRDefault="000C0344" w:rsidP="00BB19B5">
            <w:pPr>
              <w:spacing w:line="240" w:lineRule="auto"/>
              <w:jc w:val="center"/>
              <w:rPr>
                <w:rFonts w:ascii="Times New Roman" w:hAnsi="Times New Roman" w:cs="Times New Roman"/>
              </w:rPr>
            </w:pPr>
            <w:r w:rsidRPr="00454C7F">
              <w:rPr>
                <w:rFonts w:ascii="Times New Roman" w:hAnsi="Times New Roman" w:cs="Times New Roman"/>
              </w:rPr>
              <w:t>(N SNPs = 150)</w:t>
            </w:r>
          </w:p>
        </w:tc>
        <w:tc>
          <w:tcPr>
            <w:tcW w:w="2845" w:type="dxa"/>
            <w:tcBorders>
              <w:top w:val="single" w:sz="4" w:space="0" w:color="auto"/>
            </w:tcBorders>
            <w:tcMar>
              <w:top w:w="0" w:type="dxa"/>
              <w:left w:w="108" w:type="dxa"/>
              <w:bottom w:w="0" w:type="dxa"/>
              <w:right w:w="108" w:type="dxa"/>
            </w:tcMar>
            <w:vAlign w:val="center"/>
          </w:tcPr>
          <w:p w14:paraId="67C2341A"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448.7</w:t>
            </w:r>
          </w:p>
          <w:p w14:paraId="2055BAD0"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155)</w:t>
            </w:r>
          </w:p>
        </w:tc>
        <w:tc>
          <w:tcPr>
            <w:tcW w:w="2859" w:type="dxa"/>
            <w:tcBorders>
              <w:top w:val="single" w:sz="4" w:space="0" w:color="auto"/>
            </w:tcBorders>
            <w:tcMar>
              <w:top w:w="0" w:type="dxa"/>
              <w:left w:w="108" w:type="dxa"/>
              <w:bottom w:w="0" w:type="dxa"/>
              <w:right w:w="108" w:type="dxa"/>
            </w:tcMar>
            <w:vAlign w:val="center"/>
          </w:tcPr>
          <w:p w14:paraId="13EC9096"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567.6</w:t>
            </w:r>
          </w:p>
          <w:p w14:paraId="757387DB"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r>
      <w:tr w:rsidR="000C0344" w:rsidRPr="00454C7F" w14:paraId="5746B34E" w14:textId="77777777" w:rsidTr="00BB19B5">
        <w:trPr>
          <w:trHeight w:val="273"/>
        </w:trPr>
        <w:tc>
          <w:tcPr>
            <w:tcW w:w="290" w:type="dxa"/>
            <w:tcMar>
              <w:top w:w="0" w:type="dxa"/>
              <w:left w:w="108" w:type="dxa"/>
              <w:bottom w:w="0" w:type="dxa"/>
              <w:right w:w="108" w:type="dxa"/>
            </w:tcMar>
            <w:vAlign w:val="center"/>
          </w:tcPr>
          <w:p w14:paraId="01D92650"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029F8C08"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IVW random effects</w:t>
            </w:r>
          </w:p>
        </w:tc>
        <w:tc>
          <w:tcPr>
            <w:tcW w:w="2844" w:type="dxa"/>
            <w:tcMar>
              <w:top w:w="0" w:type="dxa"/>
              <w:left w:w="108" w:type="dxa"/>
              <w:bottom w:w="0" w:type="dxa"/>
              <w:right w:w="108" w:type="dxa"/>
            </w:tcMar>
            <w:vAlign w:val="bottom"/>
          </w:tcPr>
          <w:p w14:paraId="3DCBAE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1.761 (1.474, 2.104)</w:t>
            </w:r>
          </w:p>
        </w:tc>
        <w:tc>
          <w:tcPr>
            <w:tcW w:w="2845" w:type="dxa"/>
            <w:tcMar>
              <w:top w:w="0" w:type="dxa"/>
              <w:left w:w="108" w:type="dxa"/>
              <w:bottom w:w="0" w:type="dxa"/>
              <w:right w:w="108" w:type="dxa"/>
            </w:tcMar>
            <w:vAlign w:val="bottom"/>
          </w:tcPr>
          <w:p w14:paraId="49F3548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1.876 (1.655, 2.125)</w:t>
            </w:r>
          </w:p>
        </w:tc>
        <w:tc>
          <w:tcPr>
            <w:tcW w:w="2845" w:type="dxa"/>
            <w:tcMar>
              <w:top w:w="0" w:type="dxa"/>
              <w:left w:w="108" w:type="dxa"/>
              <w:bottom w:w="0" w:type="dxa"/>
              <w:right w:w="108" w:type="dxa"/>
            </w:tcMar>
            <w:vAlign w:val="bottom"/>
          </w:tcPr>
          <w:p w14:paraId="16FF331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1.797 (0.558, 5.789)</w:t>
            </w:r>
          </w:p>
        </w:tc>
        <w:tc>
          <w:tcPr>
            <w:tcW w:w="2859" w:type="dxa"/>
            <w:tcMar>
              <w:top w:w="0" w:type="dxa"/>
              <w:left w:w="108" w:type="dxa"/>
              <w:bottom w:w="0" w:type="dxa"/>
              <w:right w:w="108" w:type="dxa"/>
            </w:tcMar>
            <w:vAlign w:val="center"/>
          </w:tcPr>
          <w:p w14:paraId="57579D9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1.706 (1.449, 2.008)</w:t>
            </w:r>
          </w:p>
        </w:tc>
      </w:tr>
      <w:tr w:rsidR="000C0344" w:rsidRPr="00454C7F" w14:paraId="53AB5F50" w14:textId="77777777" w:rsidTr="00BB19B5">
        <w:trPr>
          <w:trHeight w:val="273"/>
        </w:trPr>
        <w:tc>
          <w:tcPr>
            <w:tcW w:w="290" w:type="dxa"/>
            <w:tcMar>
              <w:top w:w="0" w:type="dxa"/>
              <w:left w:w="108" w:type="dxa"/>
              <w:bottom w:w="0" w:type="dxa"/>
              <w:right w:w="108" w:type="dxa"/>
            </w:tcMar>
            <w:vAlign w:val="center"/>
          </w:tcPr>
          <w:p w14:paraId="4E59894F"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5BF56A99"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Egger random effects</w:t>
            </w:r>
          </w:p>
        </w:tc>
        <w:tc>
          <w:tcPr>
            <w:tcW w:w="2844" w:type="dxa"/>
            <w:tcMar>
              <w:top w:w="0" w:type="dxa"/>
              <w:left w:w="108" w:type="dxa"/>
              <w:bottom w:w="0" w:type="dxa"/>
              <w:right w:w="108" w:type="dxa"/>
            </w:tcMar>
            <w:vAlign w:val="bottom"/>
          </w:tcPr>
          <w:p w14:paraId="710753A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2.641 (1.490, 4.679)</w:t>
            </w:r>
          </w:p>
        </w:tc>
        <w:tc>
          <w:tcPr>
            <w:tcW w:w="2845" w:type="dxa"/>
            <w:tcMar>
              <w:top w:w="0" w:type="dxa"/>
              <w:left w:w="108" w:type="dxa"/>
              <w:bottom w:w="0" w:type="dxa"/>
              <w:right w:w="108" w:type="dxa"/>
            </w:tcMar>
            <w:vAlign w:val="bottom"/>
          </w:tcPr>
          <w:p w14:paraId="4122543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2.951 (1.970, 4.419)</w:t>
            </w:r>
          </w:p>
        </w:tc>
        <w:tc>
          <w:tcPr>
            <w:tcW w:w="2845" w:type="dxa"/>
            <w:tcMar>
              <w:top w:w="0" w:type="dxa"/>
              <w:left w:w="108" w:type="dxa"/>
              <w:bottom w:w="0" w:type="dxa"/>
              <w:right w:w="108" w:type="dxa"/>
            </w:tcMar>
            <w:vAlign w:val="bottom"/>
          </w:tcPr>
          <w:p w14:paraId="5D0499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2.206 (0.314, 15.472)</w:t>
            </w:r>
          </w:p>
        </w:tc>
        <w:tc>
          <w:tcPr>
            <w:tcW w:w="2859" w:type="dxa"/>
            <w:tcMar>
              <w:top w:w="0" w:type="dxa"/>
              <w:left w:w="108" w:type="dxa"/>
              <w:bottom w:w="0" w:type="dxa"/>
              <w:right w:w="108" w:type="dxa"/>
            </w:tcMar>
            <w:vAlign w:val="center"/>
          </w:tcPr>
          <w:p w14:paraId="148BD65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D8C1C45" w14:textId="77777777" w:rsidTr="00BB19B5">
        <w:trPr>
          <w:trHeight w:val="273"/>
        </w:trPr>
        <w:tc>
          <w:tcPr>
            <w:tcW w:w="290" w:type="dxa"/>
            <w:tcMar>
              <w:top w:w="0" w:type="dxa"/>
              <w:left w:w="108" w:type="dxa"/>
              <w:bottom w:w="0" w:type="dxa"/>
              <w:right w:w="108" w:type="dxa"/>
            </w:tcMar>
            <w:vAlign w:val="center"/>
          </w:tcPr>
          <w:p w14:paraId="70745C5F" w14:textId="77777777" w:rsidR="000C0344" w:rsidRPr="00454C7F" w:rsidRDefault="000C0344" w:rsidP="00BB19B5">
            <w:pPr>
              <w:spacing w:line="240" w:lineRule="auto"/>
              <w:rPr>
                <w:rFonts w:ascii="Times New Roman" w:hAnsi="Times New Roman" w:cs="Times New Roman"/>
              </w:rPr>
            </w:pPr>
            <w:bookmarkStart w:id="1231" w:name="_Hlk519461133"/>
          </w:p>
        </w:tc>
        <w:tc>
          <w:tcPr>
            <w:tcW w:w="2238" w:type="dxa"/>
            <w:vAlign w:val="center"/>
          </w:tcPr>
          <w:p w14:paraId="3B08A053"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 xml:space="preserve">    Intercept</w:t>
            </w:r>
          </w:p>
        </w:tc>
        <w:tc>
          <w:tcPr>
            <w:tcW w:w="2844" w:type="dxa"/>
            <w:tcMar>
              <w:top w:w="0" w:type="dxa"/>
              <w:left w:w="108" w:type="dxa"/>
              <w:bottom w:w="0" w:type="dxa"/>
              <w:right w:w="108" w:type="dxa"/>
            </w:tcMar>
            <w:vAlign w:val="bottom"/>
          </w:tcPr>
          <w:p w14:paraId="54FB54B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0.980 (0.969, 0.992)</w:t>
            </w:r>
          </w:p>
        </w:tc>
        <w:tc>
          <w:tcPr>
            <w:tcW w:w="2845" w:type="dxa"/>
            <w:tcMar>
              <w:top w:w="0" w:type="dxa"/>
              <w:left w:w="108" w:type="dxa"/>
              <w:bottom w:w="0" w:type="dxa"/>
              <w:right w:w="108" w:type="dxa"/>
            </w:tcMar>
            <w:vAlign w:val="bottom"/>
          </w:tcPr>
          <w:p w14:paraId="48EDABA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0.990 (0.982, 0.998)</w:t>
            </w:r>
          </w:p>
        </w:tc>
        <w:tc>
          <w:tcPr>
            <w:tcW w:w="2845" w:type="dxa"/>
            <w:tcMar>
              <w:top w:w="0" w:type="dxa"/>
              <w:left w:w="108" w:type="dxa"/>
              <w:bottom w:w="0" w:type="dxa"/>
              <w:right w:w="108" w:type="dxa"/>
            </w:tcMar>
            <w:vAlign w:val="bottom"/>
          </w:tcPr>
          <w:p w14:paraId="60DFD25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0.996 (0.988, 1.004)</w:t>
            </w:r>
          </w:p>
        </w:tc>
        <w:tc>
          <w:tcPr>
            <w:tcW w:w="2859" w:type="dxa"/>
            <w:tcMar>
              <w:top w:w="0" w:type="dxa"/>
              <w:left w:w="108" w:type="dxa"/>
              <w:bottom w:w="0" w:type="dxa"/>
              <w:right w:w="108" w:type="dxa"/>
            </w:tcMar>
            <w:vAlign w:val="center"/>
          </w:tcPr>
          <w:p w14:paraId="0595C3F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bookmarkEnd w:id="1231"/>
      <w:tr w:rsidR="000C0344" w:rsidRPr="00454C7F" w14:paraId="1ADDE8F6" w14:textId="77777777" w:rsidTr="00BB19B5">
        <w:trPr>
          <w:trHeight w:val="273"/>
        </w:trPr>
        <w:tc>
          <w:tcPr>
            <w:tcW w:w="290" w:type="dxa"/>
            <w:tcMar>
              <w:top w:w="0" w:type="dxa"/>
              <w:left w:w="108" w:type="dxa"/>
              <w:bottom w:w="0" w:type="dxa"/>
              <w:right w:w="108" w:type="dxa"/>
            </w:tcMar>
            <w:vAlign w:val="center"/>
          </w:tcPr>
          <w:p w14:paraId="632563B9"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2C6F9630"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Weighted median</w:t>
            </w:r>
          </w:p>
        </w:tc>
        <w:tc>
          <w:tcPr>
            <w:tcW w:w="2844" w:type="dxa"/>
            <w:tcMar>
              <w:top w:w="0" w:type="dxa"/>
              <w:left w:w="108" w:type="dxa"/>
              <w:bottom w:w="0" w:type="dxa"/>
              <w:right w:w="108" w:type="dxa"/>
            </w:tcMar>
            <w:vAlign w:val="bottom"/>
          </w:tcPr>
          <w:p w14:paraId="4FE16B1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1.770 (1.528, 2.050)</w:t>
            </w:r>
          </w:p>
        </w:tc>
        <w:tc>
          <w:tcPr>
            <w:tcW w:w="2845" w:type="dxa"/>
            <w:tcMar>
              <w:top w:w="0" w:type="dxa"/>
              <w:left w:w="108" w:type="dxa"/>
              <w:bottom w:w="0" w:type="dxa"/>
              <w:right w:w="108" w:type="dxa"/>
            </w:tcMar>
            <w:vAlign w:val="bottom"/>
          </w:tcPr>
          <w:p w14:paraId="15D5CE9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1.782 (1.539, 2.065)</w:t>
            </w:r>
          </w:p>
        </w:tc>
        <w:tc>
          <w:tcPr>
            <w:tcW w:w="2845" w:type="dxa"/>
            <w:tcMar>
              <w:top w:w="0" w:type="dxa"/>
              <w:left w:w="108" w:type="dxa"/>
              <w:bottom w:w="0" w:type="dxa"/>
              <w:right w:w="108" w:type="dxa"/>
            </w:tcMar>
            <w:vAlign w:val="bottom"/>
          </w:tcPr>
          <w:p w14:paraId="46630EA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1.765 (0.576, 5.403)</w:t>
            </w:r>
          </w:p>
        </w:tc>
        <w:tc>
          <w:tcPr>
            <w:tcW w:w="2859" w:type="dxa"/>
            <w:tcMar>
              <w:top w:w="0" w:type="dxa"/>
              <w:left w:w="108" w:type="dxa"/>
              <w:bottom w:w="0" w:type="dxa"/>
              <w:right w:w="108" w:type="dxa"/>
            </w:tcMar>
            <w:vAlign w:val="center"/>
          </w:tcPr>
          <w:p w14:paraId="6137204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3C449CA0" w14:textId="77777777" w:rsidTr="00BB19B5">
        <w:trPr>
          <w:trHeight w:val="273"/>
        </w:trPr>
        <w:tc>
          <w:tcPr>
            <w:tcW w:w="290" w:type="dxa"/>
            <w:tcBorders>
              <w:bottom w:val="single" w:sz="4" w:space="0" w:color="auto"/>
            </w:tcBorders>
            <w:tcMar>
              <w:top w:w="0" w:type="dxa"/>
              <w:left w:w="108" w:type="dxa"/>
              <w:bottom w:w="0" w:type="dxa"/>
              <w:right w:w="108" w:type="dxa"/>
            </w:tcMar>
            <w:vAlign w:val="center"/>
          </w:tcPr>
          <w:p w14:paraId="4E3EDC70" w14:textId="77777777" w:rsidR="000C0344" w:rsidRPr="00454C7F" w:rsidRDefault="000C0344" w:rsidP="00BB19B5">
            <w:pPr>
              <w:spacing w:line="240" w:lineRule="auto"/>
              <w:rPr>
                <w:rFonts w:ascii="Times New Roman" w:hAnsi="Times New Roman" w:cs="Times New Roman"/>
              </w:rPr>
            </w:pPr>
          </w:p>
        </w:tc>
        <w:tc>
          <w:tcPr>
            <w:tcW w:w="2238" w:type="dxa"/>
            <w:tcBorders>
              <w:bottom w:val="single" w:sz="4" w:space="0" w:color="auto"/>
            </w:tcBorders>
            <w:vAlign w:val="center"/>
          </w:tcPr>
          <w:p w14:paraId="5C9BA1EE"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Weighted mode</w:t>
            </w:r>
          </w:p>
        </w:tc>
        <w:tc>
          <w:tcPr>
            <w:tcW w:w="2844" w:type="dxa"/>
            <w:tcBorders>
              <w:bottom w:val="single" w:sz="4" w:space="0" w:color="auto"/>
            </w:tcBorders>
            <w:tcMar>
              <w:top w:w="0" w:type="dxa"/>
              <w:left w:w="108" w:type="dxa"/>
              <w:bottom w:w="0" w:type="dxa"/>
              <w:right w:w="108" w:type="dxa"/>
            </w:tcMar>
            <w:vAlign w:val="bottom"/>
          </w:tcPr>
          <w:p w14:paraId="59A0213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1.770 (1.264, 2.479)</w:t>
            </w:r>
          </w:p>
        </w:tc>
        <w:tc>
          <w:tcPr>
            <w:tcW w:w="2845" w:type="dxa"/>
            <w:tcBorders>
              <w:bottom w:val="single" w:sz="4" w:space="0" w:color="auto"/>
            </w:tcBorders>
            <w:tcMar>
              <w:top w:w="0" w:type="dxa"/>
              <w:left w:w="108" w:type="dxa"/>
              <w:bottom w:w="0" w:type="dxa"/>
              <w:right w:w="108" w:type="dxa"/>
            </w:tcMar>
            <w:vAlign w:val="bottom"/>
          </w:tcPr>
          <w:p w14:paraId="6F27418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1.726 (1.218, 2.447)</w:t>
            </w:r>
          </w:p>
        </w:tc>
        <w:tc>
          <w:tcPr>
            <w:tcW w:w="2845" w:type="dxa"/>
            <w:tcBorders>
              <w:bottom w:val="single" w:sz="4" w:space="0" w:color="auto"/>
            </w:tcBorders>
            <w:tcMar>
              <w:top w:w="0" w:type="dxa"/>
              <w:left w:w="108" w:type="dxa"/>
              <w:bottom w:w="0" w:type="dxa"/>
              <w:right w:w="108" w:type="dxa"/>
            </w:tcMar>
            <w:vAlign w:val="bottom"/>
          </w:tcPr>
          <w:p w14:paraId="500AA0C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1.740 (0.600, 5.043)</w:t>
            </w:r>
          </w:p>
        </w:tc>
        <w:tc>
          <w:tcPr>
            <w:tcW w:w="2859" w:type="dxa"/>
            <w:tcBorders>
              <w:bottom w:val="single" w:sz="4" w:space="0" w:color="auto"/>
            </w:tcBorders>
            <w:tcMar>
              <w:top w:w="0" w:type="dxa"/>
              <w:left w:w="108" w:type="dxa"/>
              <w:bottom w:w="0" w:type="dxa"/>
              <w:right w:w="108" w:type="dxa"/>
            </w:tcMar>
            <w:vAlign w:val="center"/>
          </w:tcPr>
          <w:p w14:paraId="42C5E08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A56CAC4" w14:textId="77777777" w:rsidTr="00BB19B5">
        <w:trPr>
          <w:trHeight w:val="273"/>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2F397553"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2.  Urate (mg/dl) and coronary heart disease (log odds)</w:t>
            </w:r>
          </w:p>
        </w:tc>
      </w:tr>
      <w:tr w:rsidR="000C0344" w:rsidRPr="00454C7F" w14:paraId="35243BB5" w14:textId="77777777" w:rsidTr="00BB19B5">
        <w:trPr>
          <w:trHeight w:val="273"/>
        </w:trPr>
        <w:tc>
          <w:tcPr>
            <w:tcW w:w="290" w:type="dxa"/>
            <w:tcBorders>
              <w:top w:val="single" w:sz="4" w:space="0" w:color="auto"/>
            </w:tcBorders>
            <w:tcMar>
              <w:top w:w="0" w:type="dxa"/>
              <w:left w:w="108" w:type="dxa"/>
              <w:bottom w:w="0" w:type="dxa"/>
              <w:right w:w="108" w:type="dxa"/>
            </w:tcMar>
            <w:vAlign w:val="center"/>
          </w:tcPr>
          <w:p w14:paraId="7EADA454"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668636A1"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45EAB21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81.6</w:t>
            </w:r>
          </w:p>
          <w:p w14:paraId="57BF73B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24)</w:t>
            </w:r>
          </w:p>
        </w:tc>
        <w:tc>
          <w:tcPr>
            <w:tcW w:w="2845" w:type="dxa"/>
            <w:tcBorders>
              <w:top w:val="single" w:sz="4" w:space="0" w:color="auto"/>
            </w:tcBorders>
            <w:tcMar>
              <w:top w:w="0" w:type="dxa"/>
              <w:left w:w="108" w:type="dxa"/>
              <w:bottom w:w="0" w:type="dxa"/>
              <w:right w:w="108" w:type="dxa"/>
            </w:tcMar>
            <w:vAlign w:val="center"/>
          </w:tcPr>
          <w:p w14:paraId="66C6753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20.7</w:t>
            </w:r>
          </w:p>
          <w:p w14:paraId="668B9AF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21)</w:t>
            </w:r>
          </w:p>
        </w:tc>
        <w:tc>
          <w:tcPr>
            <w:tcW w:w="2845" w:type="dxa"/>
            <w:tcBorders>
              <w:top w:val="single" w:sz="4" w:space="0" w:color="auto"/>
            </w:tcBorders>
            <w:tcMar>
              <w:top w:w="0" w:type="dxa"/>
              <w:left w:w="108" w:type="dxa"/>
              <w:bottom w:w="0" w:type="dxa"/>
              <w:right w:w="108" w:type="dxa"/>
            </w:tcMar>
            <w:vAlign w:val="center"/>
          </w:tcPr>
          <w:p w14:paraId="14C5DE3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33.4</w:t>
            </w:r>
          </w:p>
          <w:p w14:paraId="05EA929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22)</w:t>
            </w:r>
          </w:p>
        </w:tc>
        <w:tc>
          <w:tcPr>
            <w:tcW w:w="2859" w:type="dxa"/>
            <w:tcBorders>
              <w:top w:val="single" w:sz="4" w:space="0" w:color="auto"/>
            </w:tcBorders>
            <w:tcMar>
              <w:top w:w="0" w:type="dxa"/>
              <w:left w:w="108" w:type="dxa"/>
              <w:bottom w:w="0" w:type="dxa"/>
              <w:right w:w="108" w:type="dxa"/>
            </w:tcMar>
            <w:vAlign w:val="center"/>
          </w:tcPr>
          <w:p w14:paraId="13065D9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44.1</w:t>
            </w:r>
          </w:p>
          <w:p w14:paraId="7640F5D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=24)</w:t>
            </w:r>
          </w:p>
        </w:tc>
      </w:tr>
      <w:tr w:rsidR="000C0344" w:rsidRPr="00454C7F" w14:paraId="0F229F95" w14:textId="77777777" w:rsidTr="00BB19B5">
        <w:trPr>
          <w:trHeight w:val="255"/>
        </w:trPr>
        <w:tc>
          <w:tcPr>
            <w:tcW w:w="290" w:type="dxa"/>
            <w:tcMar>
              <w:top w:w="0" w:type="dxa"/>
              <w:left w:w="108" w:type="dxa"/>
              <w:bottom w:w="0" w:type="dxa"/>
              <w:right w:w="108" w:type="dxa"/>
            </w:tcMar>
            <w:vAlign w:val="center"/>
          </w:tcPr>
          <w:p w14:paraId="4A13594F"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6355FB4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7495828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1.081 (0.996, 1.174)</w:t>
            </w:r>
          </w:p>
        </w:tc>
        <w:tc>
          <w:tcPr>
            <w:tcW w:w="2845" w:type="dxa"/>
            <w:tcMar>
              <w:top w:w="0" w:type="dxa"/>
              <w:left w:w="108" w:type="dxa"/>
              <w:bottom w:w="0" w:type="dxa"/>
              <w:right w:w="108" w:type="dxa"/>
            </w:tcMar>
            <w:vAlign w:val="bottom"/>
          </w:tcPr>
          <w:p w14:paraId="26BD1D3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1.054 (1.008, 1.103)</w:t>
            </w:r>
          </w:p>
        </w:tc>
        <w:tc>
          <w:tcPr>
            <w:tcW w:w="2845" w:type="dxa"/>
            <w:tcMar>
              <w:top w:w="0" w:type="dxa"/>
              <w:left w:w="108" w:type="dxa"/>
              <w:bottom w:w="0" w:type="dxa"/>
              <w:right w:w="108" w:type="dxa"/>
            </w:tcMar>
            <w:vAlign w:val="bottom"/>
          </w:tcPr>
          <w:p w14:paraId="40163B8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1.062 (1.057, 1.122)</w:t>
            </w:r>
          </w:p>
        </w:tc>
        <w:tc>
          <w:tcPr>
            <w:tcW w:w="2859" w:type="dxa"/>
            <w:tcMar>
              <w:top w:w="0" w:type="dxa"/>
              <w:left w:w="108" w:type="dxa"/>
              <w:bottom w:w="0" w:type="dxa"/>
              <w:right w:w="108" w:type="dxa"/>
            </w:tcMar>
            <w:vAlign w:val="center"/>
          </w:tcPr>
          <w:p w14:paraId="2FF618D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1.070 (0.992, 1.155)</w:t>
            </w:r>
          </w:p>
        </w:tc>
      </w:tr>
      <w:tr w:rsidR="000C0344" w:rsidRPr="00454C7F" w14:paraId="505DA876" w14:textId="77777777" w:rsidTr="00BB19B5">
        <w:trPr>
          <w:trHeight w:val="255"/>
        </w:trPr>
        <w:tc>
          <w:tcPr>
            <w:tcW w:w="290" w:type="dxa"/>
            <w:tcMar>
              <w:top w:w="0" w:type="dxa"/>
              <w:left w:w="108" w:type="dxa"/>
              <w:bottom w:w="0" w:type="dxa"/>
              <w:right w:w="108" w:type="dxa"/>
            </w:tcMar>
            <w:vAlign w:val="center"/>
          </w:tcPr>
          <w:p w14:paraId="3E50DD90"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3F50AD4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1513B5E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0.952 (0.846, 1.071)</w:t>
            </w:r>
          </w:p>
        </w:tc>
        <w:tc>
          <w:tcPr>
            <w:tcW w:w="2845" w:type="dxa"/>
            <w:tcMar>
              <w:top w:w="0" w:type="dxa"/>
              <w:left w:w="108" w:type="dxa"/>
              <w:bottom w:w="0" w:type="dxa"/>
              <w:right w:w="108" w:type="dxa"/>
            </w:tcMar>
            <w:vAlign w:val="bottom"/>
          </w:tcPr>
          <w:p w14:paraId="30368BE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1.008 (0.937, 1.084)</w:t>
            </w:r>
          </w:p>
        </w:tc>
        <w:tc>
          <w:tcPr>
            <w:tcW w:w="2845" w:type="dxa"/>
            <w:tcMar>
              <w:top w:w="0" w:type="dxa"/>
              <w:left w:w="108" w:type="dxa"/>
              <w:bottom w:w="0" w:type="dxa"/>
              <w:right w:w="108" w:type="dxa"/>
            </w:tcMar>
            <w:vAlign w:val="bottom"/>
          </w:tcPr>
          <w:p w14:paraId="37A2EC99"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0.990 (0.910, 1.077)</w:t>
            </w:r>
          </w:p>
        </w:tc>
        <w:tc>
          <w:tcPr>
            <w:tcW w:w="2859" w:type="dxa"/>
            <w:tcMar>
              <w:top w:w="0" w:type="dxa"/>
              <w:left w:w="108" w:type="dxa"/>
              <w:bottom w:w="0" w:type="dxa"/>
              <w:right w:w="108" w:type="dxa"/>
            </w:tcMar>
            <w:vAlign w:val="center"/>
          </w:tcPr>
          <w:p w14:paraId="005B79D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146D343" w14:textId="77777777" w:rsidTr="00BB19B5">
        <w:trPr>
          <w:trHeight w:val="255"/>
        </w:trPr>
        <w:tc>
          <w:tcPr>
            <w:tcW w:w="290" w:type="dxa"/>
            <w:tcMar>
              <w:top w:w="0" w:type="dxa"/>
              <w:left w:w="108" w:type="dxa"/>
              <w:bottom w:w="0" w:type="dxa"/>
              <w:right w:w="108" w:type="dxa"/>
            </w:tcMar>
            <w:vAlign w:val="center"/>
          </w:tcPr>
          <w:p w14:paraId="341486AB"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27F212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322745C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1.015 (1.003, 1.027)</w:t>
            </w:r>
          </w:p>
        </w:tc>
        <w:tc>
          <w:tcPr>
            <w:tcW w:w="2845" w:type="dxa"/>
            <w:tcMar>
              <w:top w:w="0" w:type="dxa"/>
              <w:left w:w="108" w:type="dxa"/>
              <w:bottom w:w="0" w:type="dxa"/>
              <w:right w:w="108" w:type="dxa"/>
            </w:tcMar>
            <w:vAlign w:val="bottom"/>
          </w:tcPr>
          <w:p w14:paraId="27ADE6F9"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1.006 (0.998, 1.014)</w:t>
            </w:r>
          </w:p>
        </w:tc>
        <w:tc>
          <w:tcPr>
            <w:tcW w:w="2845" w:type="dxa"/>
            <w:tcMar>
              <w:top w:w="0" w:type="dxa"/>
              <w:left w:w="108" w:type="dxa"/>
              <w:bottom w:w="0" w:type="dxa"/>
              <w:right w:w="108" w:type="dxa"/>
            </w:tcMar>
            <w:vAlign w:val="bottom"/>
          </w:tcPr>
          <w:p w14:paraId="5582B0F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0.992 (0.984, 1.000)</w:t>
            </w:r>
          </w:p>
        </w:tc>
        <w:tc>
          <w:tcPr>
            <w:tcW w:w="2859" w:type="dxa"/>
            <w:tcMar>
              <w:top w:w="0" w:type="dxa"/>
              <w:left w:w="108" w:type="dxa"/>
              <w:bottom w:w="0" w:type="dxa"/>
              <w:right w:w="108" w:type="dxa"/>
            </w:tcMar>
            <w:vAlign w:val="center"/>
          </w:tcPr>
          <w:p w14:paraId="11CB59F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6284EAEF" w14:textId="77777777" w:rsidTr="00BB19B5">
        <w:trPr>
          <w:trHeight w:val="255"/>
        </w:trPr>
        <w:tc>
          <w:tcPr>
            <w:tcW w:w="290" w:type="dxa"/>
            <w:tcMar>
              <w:top w:w="0" w:type="dxa"/>
              <w:left w:w="108" w:type="dxa"/>
              <w:bottom w:w="0" w:type="dxa"/>
              <w:right w:w="108" w:type="dxa"/>
            </w:tcMar>
            <w:vAlign w:val="center"/>
          </w:tcPr>
          <w:p w14:paraId="55238136"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E20E69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5F3AC68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1.019 (0.961, 1.081)</w:t>
            </w:r>
          </w:p>
        </w:tc>
        <w:tc>
          <w:tcPr>
            <w:tcW w:w="2845" w:type="dxa"/>
            <w:tcMar>
              <w:top w:w="0" w:type="dxa"/>
              <w:left w:w="108" w:type="dxa"/>
              <w:bottom w:w="0" w:type="dxa"/>
              <w:right w:w="108" w:type="dxa"/>
            </w:tcMar>
            <w:vAlign w:val="bottom"/>
          </w:tcPr>
          <w:p w14:paraId="6CDF38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1.016 (0.958, 1.078)</w:t>
            </w:r>
          </w:p>
        </w:tc>
        <w:tc>
          <w:tcPr>
            <w:tcW w:w="2845" w:type="dxa"/>
            <w:tcMar>
              <w:top w:w="0" w:type="dxa"/>
              <w:left w:w="108" w:type="dxa"/>
              <w:bottom w:w="0" w:type="dxa"/>
              <w:right w:w="108" w:type="dxa"/>
            </w:tcMar>
            <w:vAlign w:val="bottom"/>
          </w:tcPr>
          <w:p w14:paraId="4A888D2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1.017 (0.961, 1.077)</w:t>
            </w:r>
          </w:p>
        </w:tc>
        <w:tc>
          <w:tcPr>
            <w:tcW w:w="2859" w:type="dxa"/>
            <w:tcMar>
              <w:top w:w="0" w:type="dxa"/>
              <w:left w:w="108" w:type="dxa"/>
              <w:bottom w:w="0" w:type="dxa"/>
              <w:right w:w="108" w:type="dxa"/>
            </w:tcMar>
            <w:vAlign w:val="center"/>
          </w:tcPr>
          <w:p w14:paraId="739CD42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2883BD6" w14:textId="77777777" w:rsidTr="00BB19B5">
        <w:trPr>
          <w:trHeight w:val="255"/>
        </w:trPr>
        <w:tc>
          <w:tcPr>
            <w:tcW w:w="290" w:type="dxa"/>
            <w:tcBorders>
              <w:bottom w:val="single" w:sz="4" w:space="0" w:color="auto"/>
            </w:tcBorders>
            <w:tcMar>
              <w:top w:w="0" w:type="dxa"/>
              <w:left w:w="108" w:type="dxa"/>
              <w:bottom w:w="0" w:type="dxa"/>
              <w:right w:w="108" w:type="dxa"/>
            </w:tcMar>
            <w:vAlign w:val="center"/>
          </w:tcPr>
          <w:p w14:paraId="2035C757"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4A2D1964"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3F33E16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1.028 (0.975, 1.084)</w:t>
            </w:r>
          </w:p>
        </w:tc>
        <w:tc>
          <w:tcPr>
            <w:tcW w:w="2845" w:type="dxa"/>
            <w:tcBorders>
              <w:bottom w:val="single" w:sz="4" w:space="0" w:color="auto"/>
            </w:tcBorders>
            <w:tcMar>
              <w:top w:w="0" w:type="dxa"/>
              <w:left w:w="108" w:type="dxa"/>
              <w:bottom w:w="0" w:type="dxa"/>
              <w:right w:w="108" w:type="dxa"/>
            </w:tcMar>
            <w:vAlign w:val="bottom"/>
          </w:tcPr>
          <w:p w14:paraId="445BF31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1.022 (0.966, 1.082)</w:t>
            </w:r>
          </w:p>
        </w:tc>
        <w:tc>
          <w:tcPr>
            <w:tcW w:w="2845" w:type="dxa"/>
            <w:tcBorders>
              <w:bottom w:val="single" w:sz="4" w:space="0" w:color="auto"/>
            </w:tcBorders>
            <w:tcMar>
              <w:top w:w="0" w:type="dxa"/>
              <w:left w:w="108" w:type="dxa"/>
              <w:bottom w:w="0" w:type="dxa"/>
              <w:right w:w="108" w:type="dxa"/>
            </w:tcMar>
            <w:vAlign w:val="bottom"/>
          </w:tcPr>
          <w:p w14:paraId="168A2AD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1.025 (0.970, 1.083)</w:t>
            </w:r>
          </w:p>
        </w:tc>
        <w:tc>
          <w:tcPr>
            <w:tcW w:w="2859" w:type="dxa"/>
            <w:tcBorders>
              <w:bottom w:val="single" w:sz="4" w:space="0" w:color="auto"/>
            </w:tcBorders>
            <w:tcMar>
              <w:top w:w="0" w:type="dxa"/>
              <w:left w:w="108" w:type="dxa"/>
              <w:bottom w:w="0" w:type="dxa"/>
              <w:right w:w="108" w:type="dxa"/>
            </w:tcMar>
            <w:vAlign w:val="center"/>
          </w:tcPr>
          <w:p w14:paraId="4D9AB11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77C55B5D" w14:textId="77777777" w:rsidTr="00BB19B5">
        <w:trPr>
          <w:trHeight w:val="271"/>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7F6C45F9"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3.  Sleep duration (hour/night) and schizophrenia (log odds)</w:t>
            </w:r>
          </w:p>
        </w:tc>
      </w:tr>
      <w:tr w:rsidR="000C0344" w:rsidRPr="00454C7F" w14:paraId="2F04629C" w14:textId="77777777" w:rsidTr="00BB19B5">
        <w:trPr>
          <w:trHeight w:val="46"/>
        </w:trPr>
        <w:tc>
          <w:tcPr>
            <w:tcW w:w="290" w:type="dxa"/>
            <w:tcBorders>
              <w:top w:val="single" w:sz="4" w:space="0" w:color="auto"/>
            </w:tcBorders>
            <w:tcMar>
              <w:top w:w="0" w:type="dxa"/>
              <w:left w:w="108" w:type="dxa"/>
              <w:bottom w:w="0" w:type="dxa"/>
              <w:right w:w="108" w:type="dxa"/>
            </w:tcMar>
            <w:vAlign w:val="center"/>
          </w:tcPr>
          <w:p w14:paraId="694EED01"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13E720B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24DE24A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204.8</w:t>
            </w:r>
          </w:p>
          <w:p w14:paraId="793017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36)</w:t>
            </w:r>
          </w:p>
        </w:tc>
        <w:tc>
          <w:tcPr>
            <w:tcW w:w="2845" w:type="dxa"/>
            <w:tcBorders>
              <w:top w:val="single" w:sz="4" w:space="0" w:color="auto"/>
            </w:tcBorders>
            <w:tcMar>
              <w:top w:w="0" w:type="dxa"/>
              <w:left w:w="108" w:type="dxa"/>
              <w:bottom w:w="0" w:type="dxa"/>
              <w:right w:w="108" w:type="dxa"/>
            </w:tcMar>
            <w:vAlign w:val="center"/>
          </w:tcPr>
          <w:p w14:paraId="450CADE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54.1</w:t>
            </w:r>
          </w:p>
          <w:p w14:paraId="1277EF0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30)</w:t>
            </w:r>
          </w:p>
        </w:tc>
        <w:tc>
          <w:tcPr>
            <w:tcW w:w="2845" w:type="dxa"/>
            <w:tcBorders>
              <w:top w:val="single" w:sz="4" w:space="0" w:color="auto"/>
            </w:tcBorders>
            <w:tcMar>
              <w:top w:w="0" w:type="dxa"/>
              <w:left w:w="108" w:type="dxa"/>
              <w:bottom w:w="0" w:type="dxa"/>
              <w:right w:w="108" w:type="dxa"/>
            </w:tcMar>
            <w:vAlign w:val="center"/>
          </w:tcPr>
          <w:p w14:paraId="1E1A9CC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121.4</w:t>
            </w:r>
          </w:p>
          <w:p w14:paraId="7DFDCD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34)</w:t>
            </w:r>
          </w:p>
        </w:tc>
        <w:tc>
          <w:tcPr>
            <w:tcW w:w="2859" w:type="dxa"/>
            <w:tcBorders>
              <w:top w:val="single" w:sz="4" w:space="0" w:color="auto"/>
            </w:tcBorders>
            <w:tcMar>
              <w:top w:w="0" w:type="dxa"/>
              <w:left w:w="108" w:type="dxa"/>
              <w:bottom w:w="0" w:type="dxa"/>
              <w:right w:w="108" w:type="dxa"/>
            </w:tcMar>
            <w:vAlign w:val="center"/>
          </w:tcPr>
          <w:p w14:paraId="0CCBD6F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147.7</w:t>
            </w:r>
          </w:p>
          <w:p w14:paraId="030341E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=36)</w:t>
            </w:r>
          </w:p>
        </w:tc>
      </w:tr>
      <w:tr w:rsidR="000C0344" w:rsidRPr="00454C7F" w14:paraId="61EECEB3" w14:textId="77777777" w:rsidTr="00BB19B5">
        <w:trPr>
          <w:trHeight w:val="46"/>
        </w:trPr>
        <w:tc>
          <w:tcPr>
            <w:tcW w:w="290" w:type="dxa"/>
            <w:tcMar>
              <w:top w:w="0" w:type="dxa"/>
              <w:left w:w="108" w:type="dxa"/>
              <w:bottom w:w="0" w:type="dxa"/>
              <w:right w:w="108" w:type="dxa"/>
            </w:tcMar>
            <w:vAlign w:val="center"/>
          </w:tcPr>
          <w:p w14:paraId="5647C1C8"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9E1EE99"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0B8B2E5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1.184 (0.573, 2.445)</w:t>
            </w:r>
          </w:p>
        </w:tc>
        <w:tc>
          <w:tcPr>
            <w:tcW w:w="2845" w:type="dxa"/>
            <w:tcMar>
              <w:top w:w="0" w:type="dxa"/>
              <w:left w:w="108" w:type="dxa"/>
              <w:bottom w:w="0" w:type="dxa"/>
              <w:right w:w="108" w:type="dxa"/>
            </w:tcMar>
            <w:vAlign w:val="bottom"/>
          </w:tcPr>
          <w:p w14:paraId="757E63E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1.289 (0.828, 2.008)</w:t>
            </w:r>
          </w:p>
        </w:tc>
        <w:tc>
          <w:tcPr>
            <w:tcW w:w="2845" w:type="dxa"/>
            <w:tcMar>
              <w:top w:w="0" w:type="dxa"/>
              <w:left w:w="108" w:type="dxa"/>
              <w:bottom w:w="0" w:type="dxa"/>
              <w:right w:w="108" w:type="dxa"/>
            </w:tcMar>
            <w:vAlign w:val="bottom"/>
          </w:tcPr>
          <w:p w14:paraId="0CCB5EA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1.215 (0.674, 2.192)</w:t>
            </w:r>
          </w:p>
        </w:tc>
        <w:tc>
          <w:tcPr>
            <w:tcW w:w="2859" w:type="dxa"/>
            <w:tcMar>
              <w:top w:w="0" w:type="dxa"/>
              <w:left w:w="108" w:type="dxa"/>
              <w:bottom w:w="0" w:type="dxa"/>
              <w:right w:w="108" w:type="dxa"/>
            </w:tcMar>
            <w:vAlign w:val="center"/>
          </w:tcPr>
          <w:p w14:paraId="70FAD5F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1.181 (0.634, 2.197)</w:t>
            </w:r>
          </w:p>
        </w:tc>
      </w:tr>
      <w:tr w:rsidR="000C0344" w:rsidRPr="00454C7F" w14:paraId="159D6B01" w14:textId="77777777" w:rsidTr="00BB19B5">
        <w:trPr>
          <w:trHeight w:val="46"/>
        </w:trPr>
        <w:tc>
          <w:tcPr>
            <w:tcW w:w="290" w:type="dxa"/>
            <w:tcMar>
              <w:top w:w="0" w:type="dxa"/>
              <w:left w:w="108" w:type="dxa"/>
              <w:bottom w:w="0" w:type="dxa"/>
              <w:right w:w="108" w:type="dxa"/>
            </w:tcMar>
            <w:vAlign w:val="center"/>
          </w:tcPr>
          <w:p w14:paraId="217C99F2"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42AA87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338E998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0.866 (0.056, 13.383)</w:t>
            </w:r>
          </w:p>
        </w:tc>
        <w:tc>
          <w:tcPr>
            <w:tcW w:w="2845" w:type="dxa"/>
            <w:tcMar>
              <w:top w:w="0" w:type="dxa"/>
              <w:left w:w="108" w:type="dxa"/>
              <w:bottom w:w="0" w:type="dxa"/>
              <w:right w:w="108" w:type="dxa"/>
            </w:tcMar>
            <w:vAlign w:val="bottom"/>
          </w:tcPr>
          <w:p w14:paraId="00A3B86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2.428 (0.485, 12.158)</w:t>
            </w:r>
          </w:p>
        </w:tc>
        <w:tc>
          <w:tcPr>
            <w:tcW w:w="2845" w:type="dxa"/>
            <w:tcMar>
              <w:top w:w="0" w:type="dxa"/>
              <w:left w:w="108" w:type="dxa"/>
              <w:bottom w:w="0" w:type="dxa"/>
              <w:right w:w="108" w:type="dxa"/>
            </w:tcMar>
            <w:vAlign w:val="bottom"/>
          </w:tcPr>
          <w:p w14:paraId="23E5959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2.363 (0.254, 21.955)</w:t>
            </w:r>
          </w:p>
        </w:tc>
        <w:tc>
          <w:tcPr>
            <w:tcW w:w="2859" w:type="dxa"/>
            <w:tcMar>
              <w:top w:w="0" w:type="dxa"/>
              <w:left w:w="108" w:type="dxa"/>
              <w:bottom w:w="0" w:type="dxa"/>
              <w:right w:w="108" w:type="dxa"/>
            </w:tcMar>
            <w:vAlign w:val="center"/>
          </w:tcPr>
          <w:p w14:paraId="39A8A3B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1997B83" w14:textId="77777777" w:rsidTr="00BB19B5">
        <w:trPr>
          <w:trHeight w:val="46"/>
        </w:trPr>
        <w:tc>
          <w:tcPr>
            <w:tcW w:w="290" w:type="dxa"/>
            <w:tcMar>
              <w:top w:w="0" w:type="dxa"/>
              <w:left w:w="108" w:type="dxa"/>
              <w:bottom w:w="0" w:type="dxa"/>
              <w:right w:w="108" w:type="dxa"/>
            </w:tcMar>
            <w:vAlign w:val="center"/>
          </w:tcPr>
          <w:p w14:paraId="531EB41E"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5BF0C9EC"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3F7F599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1.004 (0.968, 1.042)</w:t>
            </w:r>
          </w:p>
        </w:tc>
        <w:tc>
          <w:tcPr>
            <w:tcW w:w="2845" w:type="dxa"/>
            <w:tcMar>
              <w:top w:w="0" w:type="dxa"/>
              <w:left w:w="108" w:type="dxa"/>
              <w:bottom w:w="0" w:type="dxa"/>
              <w:right w:w="108" w:type="dxa"/>
            </w:tcMar>
            <w:vAlign w:val="bottom"/>
          </w:tcPr>
          <w:p w14:paraId="139C130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0.991 (0.969, 1.013)</w:t>
            </w:r>
          </w:p>
        </w:tc>
        <w:tc>
          <w:tcPr>
            <w:tcW w:w="2845" w:type="dxa"/>
            <w:tcMar>
              <w:top w:w="0" w:type="dxa"/>
              <w:left w:w="108" w:type="dxa"/>
              <w:bottom w:w="0" w:type="dxa"/>
              <w:right w:w="108" w:type="dxa"/>
            </w:tcMar>
            <w:vAlign w:val="bottom"/>
          </w:tcPr>
          <w:p w14:paraId="6592B6F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0.991 (0.963, 1.020)</w:t>
            </w:r>
          </w:p>
        </w:tc>
        <w:tc>
          <w:tcPr>
            <w:tcW w:w="2859" w:type="dxa"/>
            <w:tcMar>
              <w:top w:w="0" w:type="dxa"/>
              <w:left w:w="108" w:type="dxa"/>
              <w:bottom w:w="0" w:type="dxa"/>
              <w:right w:w="108" w:type="dxa"/>
            </w:tcMar>
            <w:vAlign w:val="center"/>
          </w:tcPr>
          <w:p w14:paraId="488280F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1094B95" w14:textId="77777777" w:rsidTr="00BB19B5">
        <w:trPr>
          <w:trHeight w:val="46"/>
        </w:trPr>
        <w:tc>
          <w:tcPr>
            <w:tcW w:w="290" w:type="dxa"/>
            <w:tcMar>
              <w:top w:w="0" w:type="dxa"/>
              <w:left w:w="108" w:type="dxa"/>
              <w:bottom w:w="0" w:type="dxa"/>
              <w:right w:w="108" w:type="dxa"/>
            </w:tcMar>
            <w:vAlign w:val="center"/>
          </w:tcPr>
          <w:p w14:paraId="082421E4"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6D34DE60"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2043EBB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1.276 (0.774, 2.104)</w:t>
            </w:r>
          </w:p>
        </w:tc>
        <w:tc>
          <w:tcPr>
            <w:tcW w:w="2845" w:type="dxa"/>
            <w:tcMar>
              <w:top w:w="0" w:type="dxa"/>
              <w:left w:w="108" w:type="dxa"/>
              <w:bottom w:w="0" w:type="dxa"/>
              <w:right w:w="108" w:type="dxa"/>
            </w:tcMar>
            <w:vAlign w:val="bottom"/>
          </w:tcPr>
          <w:p w14:paraId="68B648B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1.249 (0.746, 2.090)</w:t>
            </w:r>
          </w:p>
        </w:tc>
        <w:tc>
          <w:tcPr>
            <w:tcW w:w="2845" w:type="dxa"/>
            <w:tcMar>
              <w:top w:w="0" w:type="dxa"/>
              <w:left w:w="108" w:type="dxa"/>
              <w:bottom w:w="0" w:type="dxa"/>
              <w:right w:w="108" w:type="dxa"/>
            </w:tcMar>
            <w:vAlign w:val="bottom"/>
          </w:tcPr>
          <w:p w14:paraId="34102C4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1.250 (0.761, 2.052)</w:t>
            </w:r>
          </w:p>
        </w:tc>
        <w:tc>
          <w:tcPr>
            <w:tcW w:w="2859" w:type="dxa"/>
            <w:tcMar>
              <w:top w:w="0" w:type="dxa"/>
              <w:left w:w="108" w:type="dxa"/>
              <w:bottom w:w="0" w:type="dxa"/>
              <w:right w:w="108" w:type="dxa"/>
            </w:tcMar>
            <w:vAlign w:val="center"/>
          </w:tcPr>
          <w:p w14:paraId="6B80A36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314033E1" w14:textId="77777777" w:rsidTr="00BB19B5">
        <w:trPr>
          <w:trHeight w:val="46"/>
        </w:trPr>
        <w:tc>
          <w:tcPr>
            <w:tcW w:w="290" w:type="dxa"/>
            <w:tcBorders>
              <w:bottom w:val="single" w:sz="4" w:space="0" w:color="auto"/>
            </w:tcBorders>
            <w:tcMar>
              <w:top w:w="0" w:type="dxa"/>
              <w:left w:w="108" w:type="dxa"/>
              <w:bottom w:w="0" w:type="dxa"/>
              <w:right w:w="108" w:type="dxa"/>
            </w:tcMar>
            <w:vAlign w:val="center"/>
          </w:tcPr>
          <w:p w14:paraId="1CA57091"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11DC3190"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47660E5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1.327 (0.679, 2.593)</w:t>
            </w:r>
          </w:p>
        </w:tc>
        <w:tc>
          <w:tcPr>
            <w:tcW w:w="2845" w:type="dxa"/>
            <w:tcBorders>
              <w:bottom w:val="single" w:sz="4" w:space="0" w:color="auto"/>
            </w:tcBorders>
            <w:tcMar>
              <w:top w:w="0" w:type="dxa"/>
              <w:left w:w="108" w:type="dxa"/>
              <w:bottom w:w="0" w:type="dxa"/>
              <w:right w:w="108" w:type="dxa"/>
            </w:tcMar>
            <w:vAlign w:val="bottom"/>
          </w:tcPr>
          <w:p w14:paraId="3141262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1.504 (0.728, 3.105)</w:t>
            </w:r>
          </w:p>
        </w:tc>
        <w:tc>
          <w:tcPr>
            <w:tcW w:w="2845" w:type="dxa"/>
            <w:tcBorders>
              <w:bottom w:val="single" w:sz="4" w:space="0" w:color="auto"/>
            </w:tcBorders>
            <w:tcMar>
              <w:top w:w="0" w:type="dxa"/>
              <w:left w:w="108" w:type="dxa"/>
              <w:bottom w:w="0" w:type="dxa"/>
              <w:right w:w="108" w:type="dxa"/>
            </w:tcMar>
            <w:vAlign w:val="bottom"/>
          </w:tcPr>
          <w:p w14:paraId="2B626EE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1.428 (0.702, 2.904)</w:t>
            </w:r>
          </w:p>
        </w:tc>
        <w:tc>
          <w:tcPr>
            <w:tcW w:w="2859" w:type="dxa"/>
            <w:tcBorders>
              <w:bottom w:val="single" w:sz="4" w:space="0" w:color="auto"/>
            </w:tcBorders>
            <w:tcMar>
              <w:top w:w="0" w:type="dxa"/>
              <w:left w:w="108" w:type="dxa"/>
              <w:bottom w:w="0" w:type="dxa"/>
              <w:right w:w="108" w:type="dxa"/>
            </w:tcMar>
            <w:vAlign w:val="center"/>
          </w:tcPr>
          <w:p w14:paraId="7A44821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01AB8290" w14:textId="77777777" w:rsidTr="00BB19B5">
        <w:trPr>
          <w:trHeight w:val="276"/>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07131223"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0C0344" w:rsidRPr="00454C7F" w14:paraId="336404B4" w14:textId="77777777" w:rsidTr="00BB19B5">
        <w:trPr>
          <w:trHeight w:val="46"/>
        </w:trPr>
        <w:tc>
          <w:tcPr>
            <w:tcW w:w="290" w:type="dxa"/>
            <w:tcBorders>
              <w:top w:val="single" w:sz="4" w:space="0" w:color="auto"/>
            </w:tcBorders>
            <w:tcMar>
              <w:top w:w="0" w:type="dxa"/>
              <w:left w:w="108" w:type="dxa"/>
              <w:bottom w:w="0" w:type="dxa"/>
              <w:right w:w="108" w:type="dxa"/>
            </w:tcMar>
            <w:vAlign w:val="center"/>
          </w:tcPr>
          <w:p w14:paraId="2BBC8A7B"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7B19650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1846A8C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211.9</w:t>
            </w:r>
          </w:p>
          <w:p w14:paraId="69C6645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59)</w:t>
            </w:r>
          </w:p>
        </w:tc>
        <w:tc>
          <w:tcPr>
            <w:tcW w:w="2845" w:type="dxa"/>
            <w:tcBorders>
              <w:top w:val="single" w:sz="4" w:space="0" w:color="auto"/>
            </w:tcBorders>
            <w:tcMar>
              <w:top w:w="0" w:type="dxa"/>
              <w:left w:w="108" w:type="dxa"/>
              <w:bottom w:w="0" w:type="dxa"/>
              <w:right w:w="108" w:type="dxa"/>
            </w:tcMar>
            <w:vAlign w:val="center"/>
          </w:tcPr>
          <w:p w14:paraId="7B051DD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101.9</w:t>
            </w:r>
          </w:p>
          <w:p w14:paraId="0E56F46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56)</w:t>
            </w:r>
          </w:p>
        </w:tc>
        <w:tc>
          <w:tcPr>
            <w:tcW w:w="2845" w:type="dxa"/>
            <w:tcBorders>
              <w:top w:val="single" w:sz="4" w:space="0" w:color="auto"/>
            </w:tcBorders>
            <w:tcMar>
              <w:top w:w="0" w:type="dxa"/>
              <w:left w:w="108" w:type="dxa"/>
              <w:bottom w:w="0" w:type="dxa"/>
              <w:right w:w="108" w:type="dxa"/>
            </w:tcMar>
            <w:vAlign w:val="center"/>
          </w:tcPr>
          <w:p w14:paraId="38EB2D3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101.9</w:t>
            </w:r>
          </w:p>
          <w:p w14:paraId="3133A03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56)</w:t>
            </w:r>
          </w:p>
        </w:tc>
        <w:tc>
          <w:tcPr>
            <w:tcW w:w="2859" w:type="dxa"/>
            <w:tcBorders>
              <w:top w:val="single" w:sz="4" w:space="0" w:color="auto"/>
            </w:tcBorders>
            <w:tcMar>
              <w:top w:w="0" w:type="dxa"/>
              <w:left w:w="108" w:type="dxa"/>
              <w:bottom w:w="0" w:type="dxa"/>
              <w:right w:w="108" w:type="dxa"/>
            </w:tcMar>
            <w:vAlign w:val="center"/>
          </w:tcPr>
          <w:p w14:paraId="2495CE5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197.8</w:t>
            </w:r>
          </w:p>
          <w:p w14:paraId="2218FB0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=59)</w:t>
            </w:r>
          </w:p>
        </w:tc>
      </w:tr>
      <w:tr w:rsidR="000C0344" w:rsidRPr="00454C7F" w14:paraId="093DA8D7" w14:textId="77777777" w:rsidTr="00BB19B5">
        <w:trPr>
          <w:trHeight w:val="46"/>
        </w:trPr>
        <w:tc>
          <w:tcPr>
            <w:tcW w:w="290" w:type="dxa"/>
            <w:tcMar>
              <w:top w:w="0" w:type="dxa"/>
              <w:left w:w="108" w:type="dxa"/>
              <w:bottom w:w="0" w:type="dxa"/>
              <w:right w:w="108" w:type="dxa"/>
            </w:tcMar>
            <w:vAlign w:val="center"/>
          </w:tcPr>
          <w:p w14:paraId="1F154535"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0E0CD79A"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center"/>
          </w:tcPr>
          <w:p w14:paraId="1DB7DE2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-0.272 (-0.386, -0.158)</w:t>
            </w:r>
          </w:p>
        </w:tc>
        <w:tc>
          <w:tcPr>
            <w:tcW w:w="2845" w:type="dxa"/>
            <w:tcMar>
              <w:top w:w="0" w:type="dxa"/>
              <w:left w:w="108" w:type="dxa"/>
              <w:bottom w:w="0" w:type="dxa"/>
              <w:right w:w="108" w:type="dxa"/>
            </w:tcMar>
            <w:vAlign w:val="center"/>
          </w:tcPr>
          <w:p w14:paraId="31D2424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-0.232 (-0.314, -0.150)</w:t>
            </w:r>
          </w:p>
        </w:tc>
        <w:tc>
          <w:tcPr>
            <w:tcW w:w="2845" w:type="dxa"/>
            <w:tcMar>
              <w:top w:w="0" w:type="dxa"/>
              <w:left w:w="108" w:type="dxa"/>
              <w:bottom w:w="0" w:type="dxa"/>
              <w:right w:w="108" w:type="dxa"/>
            </w:tcMar>
            <w:vAlign w:val="center"/>
          </w:tcPr>
          <w:p w14:paraId="6A457BE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-0.232 (-0.314, -0.150)</w:t>
            </w:r>
          </w:p>
        </w:tc>
        <w:tc>
          <w:tcPr>
            <w:tcW w:w="2859" w:type="dxa"/>
            <w:tcMar>
              <w:top w:w="0" w:type="dxa"/>
              <w:left w:w="108" w:type="dxa"/>
              <w:bottom w:w="0" w:type="dxa"/>
              <w:right w:w="108" w:type="dxa"/>
            </w:tcMar>
            <w:vAlign w:val="center"/>
          </w:tcPr>
          <w:p w14:paraId="06AF2C2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-0.265 (-0.377, -0.153)</w:t>
            </w:r>
          </w:p>
        </w:tc>
      </w:tr>
      <w:tr w:rsidR="000C0344" w:rsidRPr="00454C7F" w14:paraId="3C7875E0" w14:textId="77777777" w:rsidTr="00BB19B5">
        <w:trPr>
          <w:trHeight w:val="46"/>
        </w:trPr>
        <w:tc>
          <w:tcPr>
            <w:tcW w:w="290" w:type="dxa"/>
            <w:tcMar>
              <w:top w:w="0" w:type="dxa"/>
              <w:left w:w="108" w:type="dxa"/>
              <w:bottom w:w="0" w:type="dxa"/>
              <w:right w:w="108" w:type="dxa"/>
            </w:tcMar>
            <w:vAlign w:val="center"/>
          </w:tcPr>
          <w:p w14:paraId="1D82FD53"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53D1BF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center"/>
          </w:tcPr>
          <w:p w14:paraId="546793A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0.013 (-0.677, 0.703)</w:t>
            </w:r>
          </w:p>
        </w:tc>
        <w:tc>
          <w:tcPr>
            <w:tcW w:w="2845" w:type="dxa"/>
            <w:tcMar>
              <w:top w:w="0" w:type="dxa"/>
              <w:left w:w="108" w:type="dxa"/>
              <w:bottom w:w="0" w:type="dxa"/>
              <w:right w:w="108" w:type="dxa"/>
            </w:tcMar>
            <w:vAlign w:val="center"/>
          </w:tcPr>
          <w:p w14:paraId="24981FD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-0.404 (-0.910, 0.102)</w:t>
            </w:r>
          </w:p>
        </w:tc>
        <w:tc>
          <w:tcPr>
            <w:tcW w:w="2845" w:type="dxa"/>
            <w:tcMar>
              <w:top w:w="0" w:type="dxa"/>
              <w:left w:w="108" w:type="dxa"/>
              <w:bottom w:w="0" w:type="dxa"/>
              <w:right w:w="108" w:type="dxa"/>
            </w:tcMar>
            <w:vAlign w:val="center"/>
          </w:tcPr>
          <w:p w14:paraId="7B0B7C4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-0.404 (-0.910, 0.102)</w:t>
            </w:r>
          </w:p>
        </w:tc>
        <w:tc>
          <w:tcPr>
            <w:tcW w:w="2859" w:type="dxa"/>
            <w:tcMar>
              <w:top w:w="0" w:type="dxa"/>
              <w:left w:w="108" w:type="dxa"/>
              <w:bottom w:w="0" w:type="dxa"/>
              <w:right w:w="108" w:type="dxa"/>
            </w:tcMar>
            <w:vAlign w:val="center"/>
          </w:tcPr>
          <w:p w14:paraId="02ACDBC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1FB05530" w14:textId="77777777" w:rsidTr="00BB19B5">
        <w:trPr>
          <w:trHeight w:val="46"/>
        </w:trPr>
        <w:tc>
          <w:tcPr>
            <w:tcW w:w="290" w:type="dxa"/>
            <w:tcMar>
              <w:top w:w="0" w:type="dxa"/>
              <w:left w:w="108" w:type="dxa"/>
              <w:bottom w:w="0" w:type="dxa"/>
              <w:right w:w="108" w:type="dxa"/>
            </w:tcMar>
            <w:vAlign w:val="center"/>
          </w:tcPr>
          <w:p w14:paraId="744EF3A2"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3E575DB"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center"/>
          </w:tcPr>
          <w:p w14:paraId="64E70A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-0.005 (-0.017, 0.007)</w:t>
            </w:r>
          </w:p>
        </w:tc>
        <w:tc>
          <w:tcPr>
            <w:tcW w:w="2845" w:type="dxa"/>
            <w:tcMar>
              <w:top w:w="0" w:type="dxa"/>
              <w:left w:w="108" w:type="dxa"/>
              <w:bottom w:w="0" w:type="dxa"/>
              <w:right w:w="108" w:type="dxa"/>
            </w:tcMar>
            <w:vAlign w:val="center"/>
          </w:tcPr>
          <w:p w14:paraId="0E8BD12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0.003 (-0.005, 0.011)</w:t>
            </w:r>
          </w:p>
        </w:tc>
        <w:tc>
          <w:tcPr>
            <w:tcW w:w="2845" w:type="dxa"/>
            <w:tcMar>
              <w:top w:w="0" w:type="dxa"/>
              <w:left w:w="108" w:type="dxa"/>
              <w:bottom w:w="0" w:type="dxa"/>
              <w:right w:w="108" w:type="dxa"/>
            </w:tcMar>
            <w:vAlign w:val="center"/>
          </w:tcPr>
          <w:p w14:paraId="24E4C06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0.003 (-0.005, 0.011)</w:t>
            </w:r>
          </w:p>
        </w:tc>
        <w:tc>
          <w:tcPr>
            <w:tcW w:w="2859" w:type="dxa"/>
            <w:tcMar>
              <w:top w:w="0" w:type="dxa"/>
              <w:left w:w="108" w:type="dxa"/>
              <w:bottom w:w="0" w:type="dxa"/>
              <w:right w:w="108" w:type="dxa"/>
            </w:tcMar>
            <w:vAlign w:val="center"/>
          </w:tcPr>
          <w:p w14:paraId="76B52DF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1359CD7" w14:textId="77777777" w:rsidTr="00BB19B5">
        <w:trPr>
          <w:trHeight w:val="46"/>
        </w:trPr>
        <w:tc>
          <w:tcPr>
            <w:tcW w:w="290" w:type="dxa"/>
            <w:tcBorders>
              <w:bottom w:val="dotted" w:sz="4" w:space="0" w:color="auto"/>
            </w:tcBorders>
            <w:tcMar>
              <w:top w:w="0" w:type="dxa"/>
              <w:left w:w="108" w:type="dxa"/>
              <w:bottom w:w="0" w:type="dxa"/>
              <w:right w:w="108" w:type="dxa"/>
            </w:tcMar>
            <w:vAlign w:val="center"/>
          </w:tcPr>
          <w:p w14:paraId="4AC0D5CC"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dotted" w:sz="4" w:space="0" w:color="auto"/>
            </w:tcBorders>
            <w:vAlign w:val="center"/>
          </w:tcPr>
          <w:p w14:paraId="62D6D84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Borders>
              <w:bottom w:val="dotted" w:sz="4" w:space="0" w:color="auto"/>
            </w:tcBorders>
            <w:tcMar>
              <w:top w:w="0" w:type="dxa"/>
              <w:left w:w="108" w:type="dxa"/>
              <w:bottom w:w="0" w:type="dxa"/>
              <w:right w:w="108" w:type="dxa"/>
            </w:tcMar>
            <w:vAlign w:val="center"/>
          </w:tcPr>
          <w:p w14:paraId="6733646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-0.209 (-0.307, -0.111)</w:t>
            </w:r>
          </w:p>
        </w:tc>
        <w:tc>
          <w:tcPr>
            <w:tcW w:w="2845" w:type="dxa"/>
            <w:tcBorders>
              <w:bottom w:val="dotted" w:sz="4" w:space="0" w:color="auto"/>
            </w:tcBorders>
            <w:tcMar>
              <w:top w:w="0" w:type="dxa"/>
              <w:left w:w="108" w:type="dxa"/>
              <w:bottom w:w="0" w:type="dxa"/>
              <w:right w:w="108" w:type="dxa"/>
            </w:tcMar>
            <w:vAlign w:val="center"/>
          </w:tcPr>
          <w:p w14:paraId="39A0542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-0.217 (-0.315, -0.119)</w:t>
            </w:r>
          </w:p>
        </w:tc>
        <w:tc>
          <w:tcPr>
            <w:tcW w:w="2845" w:type="dxa"/>
            <w:tcBorders>
              <w:bottom w:val="dotted" w:sz="4" w:space="0" w:color="auto"/>
            </w:tcBorders>
            <w:tcMar>
              <w:top w:w="0" w:type="dxa"/>
              <w:left w:w="108" w:type="dxa"/>
              <w:bottom w:w="0" w:type="dxa"/>
              <w:right w:w="108" w:type="dxa"/>
            </w:tcMar>
            <w:vAlign w:val="center"/>
          </w:tcPr>
          <w:p w14:paraId="56C962F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-0.217 (-0.315, -0.119)</w:t>
            </w:r>
          </w:p>
        </w:tc>
        <w:tc>
          <w:tcPr>
            <w:tcW w:w="2859" w:type="dxa"/>
            <w:tcBorders>
              <w:bottom w:val="dotted" w:sz="4" w:space="0" w:color="auto"/>
            </w:tcBorders>
            <w:tcMar>
              <w:top w:w="0" w:type="dxa"/>
              <w:left w:w="108" w:type="dxa"/>
              <w:bottom w:w="0" w:type="dxa"/>
              <w:right w:w="108" w:type="dxa"/>
            </w:tcMar>
            <w:vAlign w:val="center"/>
          </w:tcPr>
          <w:p w14:paraId="06E66EC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72C20E6" w14:textId="77777777" w:rsidTr="00BB19B5">
        <w:trPr>
          <w:trHeight w:val="46"/>
        </w:trPr>
        <w:tc>
          <w:tcPr>
            <w:tcW w:w="290" w:type="dxa"/>
            <w:tcBorders>
              <w:top w:val="dotted" w:sz="4" w:space="0" w:color="auto"/>
              <w:bottom w:val="single" w:sz="4" w:space="0" w:color="auto"/>
            </w:tcBorders>
            <w:tcMar>
              <w:top w:w="0" w:type="dxa"/>
              <w:left w:w="108" w:type="dxa"/>
              <w:bottom w:w="0" w:type="dxa"/>
              <w:right w:w="108" w:type="dxa"/>
            </w:tcMar>
            <w:vAlign w:val="center"/>
          </w:tcPr>
          <w:p w14:paraId="10CED34D"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dotted" w:sz="4" w:space="0" w:color="auto"/>
              <w:bottom w:val="single" w:sz="4" w:space="0" w:color="auto"/>
            </w:tcBorders>
            <w:vAlign w:val="center"/>
          </w:tcPr>
          <w:p w14:paraId="698CF9BA"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top w:val="dotted" w:sz="4" w:space="0" w:color="auto"/>
              <w:bottom w:val="single" w:sz="4" w:space="0" w:color="auto"/>
            </w:tcBorders>
            <w:tcMar>
              <w:top w:w="0" w:type="dxa"/>
              <w:left w:w="108" w:type="dxa"/>
              <w:bottom w:w="0" w:type="dxa"/>
              <w:right w:w="108" w:type="dxa"/>
            </w:tcMar>
            <w:vAlign w:val="center"/>
          </w:tcPr>
          <w:p w14:paraId="60553CB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-0.141 (-0.413, 0.131)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1074B1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-0.127 (-0.405, 0.151)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FD9836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-0.127 (-0.405, 0.151)</w:t>
            </w:r>
          </w:p>
        </w:tc>
        <w:tc>
          <w:tcPr>
            <w:tcW w:w="2859" w:type="dxa"/>
            <w:tcBorders>
              <w:top w:val="dotted" w:sz="4" w:space="0" w:color="auto"/>
              <w:bottom w:val="single" w:sz="4" w:space="0" w:color="auto"/>
            </w:tcBorders>
            <w:tcMar>
              <w:top w:w="0" w:type="dxa"/>
              <w:left w:w="108" w:type="dxa"/>
              <w:bottom w:w="0" w:type="dxa"/>
              <w:right w:w="108" w:type="dxa"/>
            </w:tcMar>
            <w:vAlign w:val="center"/>
          </w:tcPr>
          <w:p w14:paraId="6694026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bl>
    <w:p w14:paraId="52F6F357" w14:textId="77777777" w:rsidR="000C0344" w:rsidRPr="00454C7F" w:rsidRDefault="000C0344" w:rsidP="000C0344">
      <w:pPr>
        <w:spacing w:line="240" w:lineRule="auto"/>
        <w:rPr>
          <w:rFonts w:ascii="Times New Roman" w:eastAsia="Times New Roman" w:hAnsi="Times New Roman" w:cs="Times New Roman"/>
          <w:sz w:val="24"/>
          <w:szCs w:val="24"/>
        </w:rPr>
      </w:pPr>
    </w:p>
    <w:p w14:paraId="66E23E00"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color w:val="000000"/>
        </w:rPr>
        <w:t xml:space="preserve">N SNPs, number of single nucleotide polymorphisms; 95% CIs, 95% confidence intervals; IVW, Inverse variance weighted. </w:t>
      </w:r>
      <w:r w:rsidRPr="00454C7F">
        <w:rPr>
          <w:rFonts w:ascii="Times New Roman" w:hAnsi="Times New Roman" w:cs="Times New Roman"/>
          <w:color w:val="000000"/>
          <w:vertAlign w:val="superscript"/>
        </w:rPr>
        <w:t xml:space="preserve">1 </w:t>
      </w:r>
      <w:r w:rsidRPr="00454C7F">
        <w:rPr>
          <w:rFonts w:ascii="Times New Roman" w:hAnsi="Times New Roman" w:cs="Times New Roman"/>
          <w:color w:val="000000"/>
        </w:rPr>
        <w:t>Heterogeneity amongst the estimates were assessed based on contribution of individual variant to Cochran’s statistic.</w:t>
      </w:r>
    </w:p>
    <w:p w14:paraId="10716756" w14:textId="77777777" w:rsidR="000C0344" w:rsidRPr="00454C7F" w:rsidRDefault="000C0344" w:rsidP="000C0344">
      <w:pPr>
        <w:spacing w:line="240" w:lineRule="auto"/>
        <w:jc w:val="both"/>
        <w:rPr>
          <w:rFonts w:ascii="Times New Roman" w:hAnsi="Times New Roman" w:cs="Times New Roman"/>
        </w:rPr>
      </w:pPr>
    </w:p>
    <w:p w14:paraId="6995FFD8" w14:textId="77777777" w:rsidR="000C0344" w:rsidRPr="00454C7F" w:rsidRDefault="000C0344" w:rsidP="000C0344">
      <w:pPr>
        <w:spacing w:line="240" w:lineRule="auto"/>
        <w:jc w:val="both"/>
        <w:rPr>
          <w:rFonts w:ascii="Times New Roman" w:hAnsi="Times New Roman" w:cs="Times New Roman"/>
        </w:rPr>
      </w:pPr>
    </w:p>
    <w:p w14:paraId="3A84E4C0" w14:textId="77777777" w:rsidR="000C0344" w:rsidRPr="00454C7F" w:rsidRDefault="000C0344" w:rsidP="000C0344">
      <w:pPr>
        <w:spacing w:line="240" w:lineRule="auto"/>
        <w:jc w:val="both"/>
        <w:rPr>
          <w:rFonts w:ascii="Times New Roman" w:eastAsia="Calibri" w:hAnsi="Times New Roman" w:cs="Times New Roman"/>
        </w:rPr>
      </w:pPr>
    </w:p>
    <w:p w14:paraId="7FEA2099" w14:textId="663C6DC5" w:rsidR="00BB19B5" w:rsidRDefault="00BB19B5"/>
    <w:sectPr w:rsidR="00BB19B5" w:rsidSect="00BB19B5">
      <w:pgSz w:w="16838" w:h="11906" w:orient="landscape"/>
      <w:pgMar w:top="720" w:right="720" w:bottom="720" w:left="720" w:header="708" w:footer="708"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Yoonsu Cho" w:date="2019-07-22T16:12:00Z" w:initials="YC">
    <w:p w14:paraId="5FC97A06" w14:textId="70AEA96A" w:rsidR="0045593D" w:rsidRDefault="0045593D">
      <w:pPr>
        <w:pStyle w:val="CommentText"/>
      </w:pPr>
      <w:r>
        <w:rPr>
          <w:rStyle w:val="CommentReference"/>
        </w:rPr>
        <w:annotationRef/>
      </w:r>
      <w:r>
        <w:t>Can I have more detailed explanation for the term of “well-calibrated test statistics”?</w:t>
      </w:r>
    </w:p>
  </w:comment>
  <w:comment w:id="13" w:author="Yoonsu Cho" w:date="2019-07-22T16:54:00Z" w:initials="YC">
    <w:p w14:paraId="451E3DC0" w14:textId="7672F2B4" w:rsidR="0045593D" w:rsidRDefault="0045593D">
      <w:pPr>
        <w:pStyle w:val="CommentText"/>
      </w:pPr>
      <w:r>
        <w:rPr>
          <w:rStyle w:val="CommentReference"/>
        </w:rPr>
        <w:annotationRef/>
      </w:r>
      <w:r>
        <w:t>Is it correct?</w:t>
      </w:r>
    </w:p>
  </w:comment>
  <w:comment w:id="41" w:author="Yoonsu Cho" w:date="2019-07-22T18:19:00Z" w:initials="YC">
    <w:p w14:paraId="0301E510" w14:textId="77777777" w:rsidR="0045593D" w:rsidRDefault="0045593D">
      <w:pPr>
        <w:pStyle w:val="CommentText"/>
      </w:pPr>
      <w:r>
        <w:rPr>
          <w:rStyle w:val="CommentReference"/>
        </w:rPr>
        <w:annotationRef/>
      </w:r>
      <w:r>
        <w:t xml:space="preserve">Is xy here the same as xŷ in the following equation: </w:t>
      </w:r>
    </w:p>
    <w:p w14:paraId="617578FF" w14:textId="77777777" w:rsidR="0045593D" w:rsidRDefault="0045593D">
      <w:pPr>
        <w:pStyle w:val="CommentText"/>
      </w:pPr>
      <w:r w:rsidRPr="00454C7F">
        <w:rPr>
          <w:rFonts w:ascii="Times New Roman" w:eastAsia="Calibri" w:hAnsi="Times New Roman" w:cs="Times New Roman"/>
          <w:noProof/>
          <w:sz w:val="24"/>
          <w:szCs w:val="24"/>
        </w:rPr>
        <w:drawing>
          <wp:inline distT="19050" distB="19050" distL="19050" distR="19050" wp14:anchorId="1A6FC823" wp14:editId="4D5DA8E0">
            <wp:extent cx="2247900" cy="482600"/>
            <wp:effectExtent l="0" t="0" r="0" b="0"/>
            <wp:docPr id="2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
                    <a:srcRect/>
                    <a:stretch>
                      <a:fillRect/>
                    </a:stretch>
                  </pic:blipFill>
                  <pic:spPr>
                    <a:xfrm>
                      <a:off x="0" y="0"/>
                      <a:ext cx="2247900" cy="482600"/>
                    </a:xfrm>
                    <a:prstGeom prst="rect">
                      <a:avLst/>
                    </a:prstGeom>
                    <a:ln/>
                  </pic:spPr>
                </pic:pic>
              </a:graphicData>
            </a:graphic>
          </wp:inline>
        </w:drawing>
      </w:r>
    </w:p>
    <w:p w14:paraId="4A56DE17" w14:textId="77777777" w:rsidR="0045593D" w:rsidRDefault="0045593D">
      <w:pPr>
        <w:pStyle w:val="CommentText"/>
      </w:pPr>
    </w:p>
    <w:p w14:paraId="02F7337C" w14:textId="77777777" w:rsidR="0045593D" w:rsidRDefault="0045593D">
      <w:pPr>
        <w:pStyle w:val="CommentText"/>
      </w:pPr>
    </w:p>
    <w:p w14:paraId="3AC9DDF0" w14:textId="1B1DB828" w:rsidR="0045593D" w:rsidRDefault="0045593D">
      <w:pPr>
        <w:pStyle w:val="CommentText"/>
      </w:pPr>
      <w:r>
        <w:t xml:space="preserve">Perhaps the hat means “estimated causal effect” of the exposure on the outcome? </w:t>
      </w:r>
    </w:p>
  </w:comment>
  <w:comment w:id="42" w:author="Yoonsu Cho" w:date="2019-07-22T18:32:00Z" w:initials="YC">
    <w:p w14:paraId="1ADE26F0" w14:textId="1B9D91BC" w:rsidR="0045593D" w:rsidRPr="003E7161" w:rsidRDefault="0045593D">
      <w:pPr>
        <w:pStyle w:val="CommentText"/>
      </w:pPr>
      <w:r>
        <w:rPr>
          <w:rStyle w:val="CommentReference"/>
        </w:rPr>
        <w:annotationRef/>
      </w:r>
      <w:r>
        <w:t xml:space="preserve">Perhaps need </w:t>
      </w:r>
      <w:r w:rsidRPr="003E7161">
        <w:rPr>
          <w:b/>
          <w:bCs/>
          <w:i/>
          <w:iCs/>
        </w:rPr>
        <w:t>P</w:t>
      </w:r>
      <w:r>
        <w:rPr>
          <w:i/>
          <w:iCs/>
        </w:rPr>
        <w:t xml:space="preserve"> </w:t>
      </w:r>
      <w:r>
        <w:t>on the top of sigma?</w:t>
      </w:r>
    </w:p>
  </w:comment>
  <w:comment w:id="78" w:author="Yoonsu Cho" w:date="2019-07-23T14:44:00Z" w:initials="YC">
    <w:p w14:paraId="4E213FF6" w14:textId="3B08A8E7" w:rsidR="0045593D" w:rsidRDefault="0045593D">
      <w:pPr>
        <w:pStyle w:val="CommentText"/>
      </w:pPr>
      <w:r>
        <w:t xml:space="preserve">Is there any specific reason to choose </w:t>
      </w:r>
      <w:r>
        <w:rPr>
          <w:rStyle w:val="CommentReference"/>
        </w:rPr>
        <w:annotationRef/>
      </w:r>
      <w:r>
        <w:t>60%?</w:t>
      </w:r>
    </w:p>
  </w:comment>
  <w:comment w:id="150" w:author="Gibran Hemani" w:date="2019-07-10T23:07:00Z" w:initials="GH">
    <w:p w14:paraId="23D88130" w14:textId="40A65356" w:rsidR="0045593D" w:rsidRDefault="0045593D">
      <w:pPr>
        <w:pStyle w:val="CommentText"/>
      </w:pPr>
      <w:r>
        <w:rPr>
          <w:rStyle w:val="CommentReference"/>
        </w:rPr>
        <w:annotationRef/>
      </w:r>
      <w:r>
        <w:t>Yoonsu to fill in</w:t>
      </w:r>
    </w:p>
  </w:comment>
  <w:comment w:id="151" w:author="Yoonsu Cho" w:date="2019-07-23T20:26:00Z" w:initials="YC">
    <w:p w14:paraId="0D244A72" w14:textId="43502BF1" w:rsidR="0045593D" w:rsidRDefault="0045593D">
      <w:pPr>
        <w:pStyle w:val="CommentText"/>
      </w:pPr>
      <w:r>
        <w:rPr>
          <w:rStyle w:val="CommentReference"/>
        </w:rPr>
        <w:annotationRef/>
      </w:r>
      <w:r>
        <w:t>What would you think of putting this simulation in the supplementary file?</w:t>
      </w:r>
    </w:p>
  </w:comment>
  <w:comment w:id="428" w:author="Yoonsu Cho" w:date="2019-07-23T20:12:00Z" w:initials="YC">
    <w:p w14:paraId="387C2431" w14:textId="3872921F" w:rsidR="0045593D" w:rsidRDefault="0045593D">
      <w:pPr>
        <w:pStyle w:val="CommentText"/>
      </w:pPr>
      <w:r>
        <w:rPr>
          <w:rStyle w:val="CommentReference"/>
        </w:rPr>
        <w:annotationRef/>
      </w:r>
      <w:r>
        <w:t>Should we explain how we ranked the methods?</w:t>
      </w:r>
    </w:p>
  </w:comment>
  <w:comment w:id="430" w:author="Yoonsu Cho" w:date="2019-07-24T16:08:00Z" w:initials="YC">
    <w:p w14:paraId="5AC1B220" w14:textId="276F453F" w:rsidR="0045593D" w:rsidRDefault="0045593D">
      <w:pPr>
        <w:pStyle w:val="CommentText"/>
      </w:pPr>
      <w:r>
        <w:rPr>
          <w:rStyle w:val="CommentReference"/>
        </w:rPr>
        <w:annotationRef/>
      </w:r>
      <w:r>
        <w:t>Can I have more detailed explanation why overly precise confidence intervals can increase FDR? Is it because of SE?</w:t>
      </w:r>
    </w:p>
  </w:comment>
  <w:comment w:id="437" w:author="Gibran Hemani" w:date="2019-07-08T22:29:00Z" w:initials="GH">
    <w:p w14:paraId="0DFD9E0C" w14:textId="77777777" w:rsidR="0045593D" w:rsidRDefault="0045593D" w:rsidP="000C0344">
      <w:r>
        <w:rPr>
          <w:rStyle w:val="CommentReference"/>
        </w:rPr>
        <w:annotationRef/>
      </w:r>
      <w:hyperlink r:id="rId2" w:history="1">
        <w:r>
          <w:rPr>
            <w:rStyle w:val="Hyperlink"/>
          </w:rPr>
          <w:t>https://www.biorxiv.org/content/10.1101/401042v2</w:t>
        </w:r>
      </w:hyperlink>
    </w:p>
  </w:comment>
  <w:comment w:id="663" w:author="Gibran Hemani" w:date="2019-04-03T00:56:00Z" w:initials="GH">
    <w:p w14:paraId="55A4E3BC" w14:textId="77777777" w:rsidR="0045593D" w:rsidRDefault="0045593D" w:rsidP="000C0344">
      <w:pPr>
        <w:pStyle w:val="CommentText"/>
      </w:pPr>
      <w:r>
        <w:rPr>
          <w:rStyle w:val="CommentReference"/>
        </w:rPr>
        <w:annotationRef/>
      </w:r>
      <w:r>
        <w:t>Refs</w:t>
      </w:r>
    </w:p>
  </w:comment>
  <w:comment w:id="664" w:author="Gibran Hemani" w:date="2019-04-02T20:43:00Z" w:initials="GH">
    <w:p w14:paraId="31C19809" w14:textId="77777777" w:rsidR="0045593D" w:rsidRDefault="0045593D" w:rsidP="000C0344">
      <w:pPr>
        <w:pStyle w:val="CommentText"/>
      </w:pPr>
      <w:r>
        <w:rPr>
          <w:rStyle w:val="CommentReference"/>
        </w:rPr>
        <w:annotationRef/>
      </w:r>
      <w:hyperlink r:id="rId3" w:history="1">
        <w:r w:rsidRPr="00843653">
          <w:rPr>
            <w:rStyle w:val="Hyperlink"/>
          </w:rPr>
          <w:t>https://www</w:t>
        </w:r>
        <w:r w:rsidRPr="00843653">
          <w:rPr>
            <w:rStyle w:val="Hyperlink"/>
          </w:rPr>
          <w:t>.</w:t>
        </w:r>
        <w:r w:rsidRPr="00843653">
          <w:rPr>
            <w:rStyle w:val="Hyperlink"/>
          </w:rPr>
          <w:t>biorxiv.org/content/10.1101/401042v2</w:t>
        </w:r>
      </w:hyperlink>
    </w:p>
    <w:p w14:paraId="6AF26AF5" w14:textId="77777777" w:rsidR="0045593D" w:rsidRDefault="0045593D" w:rsidP="000C034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C97A06" w15:done="0"/>
  <w15:commentEx w15:paraId="451E3DC0" w15:done="0"/>
  <w15:commentEx w15:paraId="3AC9DDF0" w15:done="0"/>
  <w15:commentEx w15:paraId="1ADE26F0" w15:done="0"/>
  <w15:commentEx w15:paraId="4E213FF6" w15:done="0"/>
  <w15:commentEx w15:paraId="23D88130" w15:done="0"/>
  <w15:commentEx w15:paraId="0D244A72" w15:done="0"/>
  <w15:commentEx w15:paraId="387C2431" w15:done="0"/>
  <w15:commentEx w15:paraId="5AC1B220" w15:done="0"/>
  <w15:commentEx w15:paraId="0DFD9E0C" w15:done="1"/>
  <w15:commentEx w15:paraId="55A4E3BC" w15:done="1"/>
  <w15:commentEx w15:paraId="6AF26AF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C97A06" w16cid:durableId="20E05EF2"/>
  <w16cid:commentId w16cid:paraId="451E3DC0" w16cid:durableId="20E068CF"/>
  <w16cid:commentId w16cid:paraId="3AC9DDF0" w16cid:durableId="20E07CCF"/>
  <w16cid:commentId w16cid:paraId="1ADE26F0" w16cid:durableId="20E07FA1"/>
  <w16cid:commentId w16cid:paraId="4E213FF6" w16cid:durableId="20E19BBD"/>
  <w16cid:commentId w16cid:paraId="23D88130" w16cid:durableId="20D0EE35"/>
  <w16cid:commentId w16cid:paraId="0D244A72" w16cid:durableId="20E1EBF3"/>
  <w16cid:commentId w16cid:paraId="387C2431" w16cid:durableId="20E1E8BF"/>
  <w16cid:commentId w16cid:paraId="5AC1B220" w16cid:durableId="20E300EB"/>
  <w16cid:commentId w16cid:paraId="0DFD9E0C" w16cid:durableId="20CE4243"/>
  <w16cid:commentId w16cid:paraId="55A4E3BC" w16cid:durableId="204E834C"/>
  <w16cid:commentId w16cid:paraId="6AF26AF5" w16cid:durableId="204E47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6BC08" w14:textId="77777777" w:rsidR="00974892" w:rsidRDefault="00974892">
      <w:pPr>
        <w:spacing w:line="240" w:lineRule="auto"/>
      </w:pPr>
      <w:r>
        <w:separator/>
      </w:r>
    </w:p>
  </w:endnote>
  <w:endnote w:type="continuationSeparator" w:id="0">
    <w:p w14:paraId="05973F83" w14:textId="77777777" w:rsidR="00974892" w:rsidRDefault="009748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765784"/>
      <w:docPartObj>
        <w:docPartGallery w:val="Page Numbers (Bottom of Page)"/>
        <w:docPartUnique/>
      </w:docPartObj>
    </w:sdtPr>
    <w:sdtEndPr>
      <w:rPr>
        <w:noProof/>
      </w:rPr>
    </w:sdtEndPr>
    <w:sdtContent>
      <w:p w14:paraId="70FE231A" w14:textId="77777777" w:rsidR="0045593D" w:rsidRDefault="0045593D">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60957E13" w14:textId="77777777" w:rsidR="0045593D" w:rsidRDefault="004559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F64AD8" w14:textId="77777777" w:rsidR="00974892" w:rsidRDefault="00974892">
      <w:pPr>
        <w:spacing w:line="240" w:lineRule="auto"/>
      </w:pPr>
      <w:r>
        <w:separator/>
      </w:r>
    </w:p>
  </w:footnote>
  <w:footnote w:type="continuationSeparator" w:id="0">
    <w:p w14:paraId="4C002D0D" w14:textId="77777777" w:rsidR="00974892" w:rsidRDefault="009748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5099A"/>
    <w:multiLevelType w:val="multilevel"/>
    <w:tmpl w:val="046C0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0F606F"/>
    <w:multiLevelType w:val="hybridMultilevel"/>
    <w:tmpl w:val="9DF8C1D8"/>
    <w:lvl w:ilvl="0" w:tplc="F0A47554">
      <w:start w:val="1"/>
      <w:numFmt w:val="decimal"/>
      <w:lvlText w:val="(%1)."/>
      <w:lvlJc w:val="left"/>
      <w:pPr>
        <w:ind w:left="502" w:hanging="360"/>
      </w:pPr>
      <w:rPr>
        <w:rFonts w:hint="default"/>
        <w:b w:val="0"/>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123547"/>
    <w:multiLevelType w:val="hybridMultilevel"/>
    <w:tmpl w:val="FD4E470E"/>
    <w:lvl w:ilvl="0" w:tplc="5F4091E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0787A"/>
    <w:multiLevelType w:val="hybridMultilevel"/>
    <w:tmpl w:val="A62448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9A3423"/>
    <w:multiLevelType w:val="hybridMultilevel"/>
    <w:tmpl w:val="188C18B6"/>
    <w:lvl w:ilvl="0" w:tplc="707E0DF6">
      <w:start w:val="10"/>
      <w:numFmt w:val="bullet"/>
      <w:lvlText w:val=""/>
      <w:lvlJc w:val="left"/>
      <w:pPr>
        <w:ind w:left="525" w:hanging="360"/>
      </w:pPr>
      <w:rPr>
        <w:rFonts w:ascii="Wingdings" w:eastAsiaTheme="minorEastAsia" w:hAnsi="Wingdings" w:cs="Arial" w:hint="default"/>
      </w:rPr>
    </w:lvl>
    <w:lvl w:ilvl="1" w:tplc="08090003" w:tentative="1">
      <w:start w:val="1"/>
      <w:numFmt w:val="bullet"/>
      <w:lvlText w:val="o"/>
      <w:lvlJc w:val="left"/>
      <w:pPr>
        <w:ind w:left="1245" w:hanging="360"/>
      </w:pPr>
      <w:rPr>
        <w:rFonts w:ascii="Courier New" w:hAnsi="Courier New" w:cs="Courier New" w:hint="default"/>
      </w:rPr>
    </w:lvl>
    <w:lvl w:ilvl="2" w:tplc="08090005" w:tentative="1">
      <w:start w:val="1"/>
      <w:numFmt w:val="bullet"/>
      <w:lvlText w:val=""/>
      <w:lvlJc w:val="left"/>
      <w:pPr>
        <w:ind w:left="1965" w:hanging="360"/>
      </w:pPr>
      <w:rPr>
        <w:rFonts w:ascii="Wingdings" w:hAnsi="Wingdings" w:hint="default"/>
      </w:rPr>
    </w:lvl>
    <w:lvl w:ilvl="3" w:tplc="08090001" w:tentative="1">
      <w:start w:val="1"/>
      <w:numFmt w:val="bullet"/>
      <w:lvlText w:val=""/>
      <w:lvlJc w:val="left"/>
      <w:pPr>
        <w:ind w:left="2685" w:hanging="360"/>
      </w:pPr>
      <w:rPr>
        <w:rFonts w:ascii="Symbol" w:hAnsi="Symbol" w:hint="default"/>
      </w:rPr>
    </w:lvl>
    <w:lvl w:ilvl="4" w:tplc="08090003" w:tentative="1">
      <w:start w:val="1"/>
      <w:numFmt w:val="bullet"/>
      <w:lvlText w:val="o"/>
      <w:lvlJc w:val="left"/>
      <w:pPr>
        <w:ind w:left="3405" w:hanging="360"/>
      </w:pPr>
      <w:rPr>
        <w:rFonts w:ascii="Courier New" w:hAnsi="Courier New" w:cs="Courier New" w:hint="default"/>
      </w:rPr>
    </w:lvl>
    <w:lvl w:ilvl="5" w:tplc="08090005" w:tentative="1">
      <w:start w:val="1"/>
      <w:numFmt w:val="bullet"/>
      <w:lvlText w:val=""/>
      <w:lvlJc w:val="left"/>
      <w:pPr>
        <w:ind w:left="4125" w:hanging="360"/>
      </w:pPr>
      <w:rPr>
        <w:rFonts w:ascii="Wingdings" w:hAnsi="Wingdings" w:hint="default"/>
      </w:rPr>
    </w:lvl>
    <w:lvl w:ilvl="6" w:tplc="08090001" w:tentative="1">
      <w:start w:val="1"/>
      <w:numFmt w:val="bullet"/>
      <w:lvlText w:val=""/>
      <w:lvlJc w:val="left"/>
      <w:pPr>
        <w:ind w:left="4845" w:hanging="360"/>
      </w:pPr>
      <w:rPr>
        <w:rFonts w:ascii="Symbol" w:hAnsi="Symbol" w:hint="default"/>
      </w:rPr>
    </w:lvl>
    <w:lvl w:ilvl="7" w:tplc="08090003" w:tentative="1">
      <w:start w:val="1"/>
      <w:numFmt w:val="bullet"/>
      <w:lvlText w:val="o"/>
      <w:lvlJc w:val="left"/>
      <w:pPr>
        <w:ind w:left="5565" w:hanging="360"/>
      </w:pPr>
      <w:rPr>
        <w:rFonts w:ascii="Courier New" w:hAnsi="Courier New" w:cs="Courier New" w:hint="default"/>
      </w:rPr>
    </w:lvl>
    <w:lvl w:ilvl="8" w:tplc="08090005" w:tentative="1">
      <w:start w:val="1"/>
      <w:numFmt w:val="bullet"/>
      <w:lvlText w:val=""/>
      <w:lvlJc w:val="left"/>
      <w:pPr>
        <w:ind w:left="6285" w:hanging="360"/>
      </w:pPr>
      <w:rPr>
        <w:rFonts w:ascii="Wingdings" w:hAnsi="Wingdings" w:hint="default"/>
      </w:rPr>
    </w:lvl>
  </w:abstractNum>
  <w:abstractNum w:abstractNumId="5" w15:restartNumberingAfterBreak="0">
    <w:nsid w:val="41550C73"/>
    <w:multiLevelType w:val="multilevel"/>
    <w:tmpl w:val="ACDCD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BF11170"/>
    <w:multiLevelType w:val="hybridMultilevel"/>
    <w:tmpl w:val="6F30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642B23"/>
    <w:multiLevelType w:val="hybridMultilevel"/>
    <w:tmpl w:val="E95865AA"/>
    <w:lvl w:ilvl="0" w:tplc="325E8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274F91"/>
    <w:multiLevelType w:val="hybridMultilevel"/>
    <w:tmpl w:val="F590471E"/>
    <w:lvl w:ilvl="0" w:tplc="D308606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FE0AFB"/>
    <w:multiLevelType w:val="hybridMultilevel"/>
    <w:tmpl w:val="17625386"/>
    <w:lvl w:ilvl="0" w:tplc="1EC4ACFE">
      <w:numFmt w:val="bullet"/>
      <w:lvlText w:val=""/>
      <w:lvlJc w:val="left"/>
      <w:pPr>
        <w:ind w:left="720" w:hanging="360"/>
      </w:pPr>
      <w:rPr>
        <w:rFonts w:ascii="Wingdings" w:eastAsiaTheme="minorEastAsia"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1"/>
  </w:num>
  <w:num w:numId="5">
    <w:abstractNumId w:val="9"/>
  </w:num>
  <w:num w:numId="6">
    <w:abstractNumId w:val="4"/>
  </w:num>
  <w:num w:numId="7">
    <w:abstractNumId w:val="2"/>
  </w:num>
  <w:num w:numId="8">
    <w:abstractNumId w:val="6"/>
  </w:num>
  <w:num w:numId="9">
    <w:abstractNumId w:val="8"/>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bran Hemani">
    <w15:presenceInfo w15:providerId="AD" w15:userId="S::gh13047@bristol.ac.uk::7efd33cf-a783-440c-ab4a-db565865b211"/>
  </w15:person>
  <w15:person w15:author="Yoonsu Cho">
    <w15:presenceInfo w15:providerId="AD" w15:userId="S::yc16575@bristol.ac.uk::c0892122-dc12-4d55-8856-0a746a0e6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 Communications Copy&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0teevaf5a05akervd25v50wfwp9z5x2vwxd&quot;&gt;MR_TRYX_170718&lt;record-ids&gt;&lt;item&gt;1&lt;/item&gt;&lt;item&gt;2&lt;/item&gt;&lt;item&gt;3&lt;/item&gt;&lt;item&gt;9&lt;/item&gt;&lt;item&gt;12&lt;/item&gt;&lt;item&gt;14&lt;/item&gt;&lt;item&gt;16&lt;/item&gt;&lt;item&gt;17&lt;/item&gt;&lt;item&gt;18&lt;/item&gt;&lt;item&gt;19&lt;/item&gt;&lt;item&gt;20&lt;/item&gt;&lt;item&gt;21&lt;/item&gt;&lt;item&gt;22&lt;/item&gt;&lt;item&gt;23&lt;/item&gt;&lt;item&gt;24&lt;/item&gt;&lt;item&gt;25&lt;/item&gt;&lt;item&gt;26&lt;/item&gt;&lt;item&gt;27&lt;/item&gt;&lt;item&gt;28&lt;/item&gt;&lt;item&gt;31&lt;/item&gt;&lt;item&gt;40&lt;/item&gt;&lt;item&gt;41&lt;/item&gt;&lt;item&gt;42&lt;/item&gt;&lt;item&gt;44&lt;/item&gt;&lt;item&gt;45&lt;/item&gt;&lt;item&gt;46&lt;/item&gt;&lt;item&gt;47&lt;/item&gt;&lt;item&gt;50&lt;/item&gt;&lt;item&gt;52&lt;/item&gt;&lt;item&gt;58&lt;/item&gt;&lt;item&gt;59&lt;/item&gt;&lt;item&gt;60&lt;/item&gt;&lt;item&gt;61&lt;/item&gt;&lt;item&gt;63&lt;/item&gt;&lt;item&gt;64&lt;/item&gt;&lt;item&gt;66&lt;/item&gt;&lt;item&gt;67&lt;/item&gt;&lt;item&gt;68&lt;/item&gt;&lt;item&gt;69&lt;/item&gt;&lt;item&gt;70&lt;/item&gt;&lt;item&gt;71&lt;/item&gt;&lt;item&gt;72&lt;/item&gt;&lt;item&gt;73&lt;/item&gt;&lt;item&gt;74&lt;/item&gt;&lt;item&gt;84&lt;/item&gt;&lt;item&gt;86&lt;/item&gt;&lt;item&gt;88&lt;/item&gt;&lt;item&gt;90&lt;/item&gt;&lt;item&gt;91&lt;/item&gt;&lt;item&gt;92&lt;/item&gt;&lt;/record-ids&gt;&lt;/item&gt;&lt;/Libraries&gt;"/>
  </w:docVars>
  <w:rsids>
    <w:rsidRoot w:val="000C0344"/>
    <w:rsid w:val="00001536"/>
    <w:rsid w:val="00003693"/>
    <w:rsid w:val="000300E5"/>
    <w:rsid w:val="0003351C"/>
    <w:rsid w:val="00056EA5"/>
    <w:rsid w:val="00057414"/>
    <w:rsid w:val="00073DDA"/>
    <w:rsid w:val="00090EE7"/>
    <w:rsid w:val="0009160F"/>
    <w:rsid w:val="000917F1"/>
    <w:rsid w:val="00097E3D"/>
    <w:rsid w:val="000A5DE9"/>
    <w:rsid w:val="000C0344"/>
    <w:rsid w:val="000F6D22"/>
    <w:rsid w:val="001066D9"/>
    <w:rsid w:val="00133B14"/>
    <w:rsid w:val="00134D20"/>
    <w:rsid w:val="0013589B"/>
    <w:rsid w:val="001443FB"/>
    <w:rsid w:val="001518C3"/>
    <w:rsid w:val="00162D42"/>
    <w:rsid w:val="00172EA1"/>
    <w:rsid w:val="00175EAC"/>
    <w:rsid w:val="00196B3B"/>
    <w:rsid w:val="001B069D"/>
    <w:rsid w:val="001B1275"/>
    <w:rsid w:val="001C6A07"/>
    <w:rsid w:val="001D3247"/>
    <w:rsid w:val="001E02AE"/>
    <w:rsid w:val="001E118F"/>
    <w:rsid w:val="001E2637"/>
    <w:rsid w:val="002004C4"/>
    <w:rsid w:val="00200F24"/>
    <w:rsid w:val="002202DE"/>
    <w:rsid w:val="00221B98"/>
    <w:rsid w:val="00225889"/>
    <w:rsid w:val="00232B2B"/>
    <w:rsid w:val="00254BD2"/>
    <w:rsid w:val="00256A4E"/>
    <w:rsid w:val="00257C6F"/>
    <w:rsid w:val="00285ACE"/>
    <w:rsid w:val="00290A8A"/>
    <w:rsid w:val="0029261B"/>
    <w:rsid w:val="00295ABE"/>
    <w:rsid w:val="002A3F16"/>
    <w:rsid w:val="002A543D"/>
    <w:rsid w:val="002B6723"/>
    <w:rsid w:val="002C1598"/>
    <w:rsid w:val="002D3466"/>
    <w:rsid w:val="002D5D3D"/>
    <w:rsid w:val="002E0E47"/>
    <w:rsid w:val="002E42C3"/>
    <w:rsid w:val="002E5534"/>
    <w:rsid w:val="002F5C90"/>
    <w:rsid w:val="002F6E41"/>
    <w:rsid w:val="003064A3"/>
    <w:rsid w:val="003457EB"/>
    <w:rsid w:val="003549E7"/>
    <w:rsid w:val="003951DC"/>
    <w:rsid w:val="00396EC4"/>
    <w:rsid w:val="003C44C5"/>
    <w:rsid w:val="003C5270"/>
    <w:rsid w:val="003C5B5F"/>
    <w:rsid w:val="003D30D0"/>
    <w:rsid w:val="003E7161"/>
    <w:rsid w:val="004009CF"/>
    <w:rsid w:val="00407035"/>
    <w:rsid w:val="00413C61"/>
    <w:rsid w:val="00427B99"/>
    <w:rsid w:val="00446B3E"/>
    <w:rsid w:val="0045321E"/>
    <w:rsid w:val="00454D50"/>
    <w:rsid w:val="0045593D"/>
    <w:rsid w:val="00455C90"/>
    <w:rsid w:val="00463E83"/>
    <w:rsid w:val="004767EF"/>
    <w:rsid w:val="0049433E"/>
    <w:rsid w:val="004A5160"/>
    <w:rsid w:val="004C37C8"/>
    <w:rsid w:val="004C46A8"/>
    <w:rsid w:val="004C49C7"/>
    <w:rsid w:val="004E0063"/>
    <w:rsid w:val="004E1BA7"/>
    <w:rsid w:val="00501D7B"/>
    <w:rsid w:val="005027D0"/>
    <w:rsid w:val="00511AA8"/>
    <w:rsid w:val="00513ACB"/>
    <w:rsid w:val="005212CE"/>
    <w:rsid w:val="00523FA2"/>
    <w:rsid w:val="00545CCB"/>
    <w:rsid w:val="00546DC2"/>
    <w:rsid w:val="005517AB"/>
    <w:rsid w:val="005600C5"/>
    <w:rsid w:val="00571DAA"/>
    <w:rsid w:val="00581853"/>
    <w:rsid w:val="005A4D08"/>
    <w:rsid w:val="005B7274"/>
    <w:rsid w:val="005C0A01"/>
    <w:rsid w:val="005C0BE4"/>
    <w:rsid w:val="005C212E"/>
    <w:rsid w:val="005C7D5F"/>
    <w:rsid w:val="005E7F84"/>
    <w:rsid w:val="00601EDA"/>
    <w:rsid w:val="00602850"/>
    <w:rsid w:val="00603FFA"/>
    <w:rsid w:val="00612662"/>
    <w:rsid w:val="00614782"/>
    <w:rsid w:val="00617ED2"/>
    <w:rsid w:val="0065066C"/>
    <w:rsid w:val="00667FEF"/>
    <w:rsid w:val="00695793"/>
    <w:rsid w:val="006A517A"/>
    <w:rsid w:val="006C0B33"/>
    <w:rsid w:val="006C6231"/>
    <w:rsid w:val="006C646D"/>
    <w:rsid w:val="006C7962"/>
    <w:rsid w:val="006D1D14"/>
    <w:rsid w:val="006E02F9"/>
    <w:rsid w:val="006E4119"/>
    <w:rsid w:val="006F3BB8"/>
    <w:rsid w:val="00705E0F"/>
    <w:rsid w:val="0071415A"/>
    <w:rsid w:val="00715286"/>
    <w:rsid w:val="0072585B"/>
    <w:rsid w:val="00734F4E"/>
    <w:rsid w:val="007364BA"/>
    <w:rsid w:val="00744049"/>
    <w:rsid w:val="007553D5"/>
    <w:rsid w:val="00755AB6"/>
    <w:rsid w:val="00760A8F"/>
    <w:rsid w:val="00766066"/>
    <w:rsid w:val="0077014F"/>
    <w:rsid w:val="007823A2"/>
    <w:rsid w:val="007844F7"/>
    <w:rsid w:val="0079477C"/>
    <w:rsid w:val="007A5F1D"/>
    <w:rsid w:val="007C416F"/>
    <w:rsid w:val="007D243A"/>
    <w:rsid w:val="007E0ADF"/>
    <w:rsid w:val="007E510E"/>
    <w:rsid w:val="007F7FAB"/>
    <w:rsid w:val="00803060"/>
    <w:rsid w:val="00804EFE"/>
    <w:rsid w:val="008238B2"/>
    <w:rsid w:val="00832F60"/>
    <w:rsid w:val="008347D4"/>
    <w:rsid w:val="00854B3A"/>
    <w:rsid w:val="008664BF"/>
    <w:rsid w:val="00876394"/>
    <w:rsid w:val="00882C09"/>
    <w:rsid w:val="00890129"/>
    <w:rsid w:val="0089065E"/>
    <w:rsid w:val="008A2151"/>
    <w:rsid w:val="008C23D9"/>
    <w:rsid w:val="008C5AF1"/>
    <w:rsid w:val="008E15CD"/>
    <w:rsid w:val="00924A1D"/>
    <w:rsid w:val="00933055"/>
    <w:rsid w:val="00934B0A"/>
    <w:rsid w:val="00941350"/>
    <w:rsid w:val="00941B3A"/>
    <w:rsid w:val="0094663C"/>
    <w:rsid w:val="00951D9F"/>
    <w:rsid w:val="00974022"/>
    <w:rsid w:val="00974892"/>
    <w:rsid w:val="00976FFD"/>
    <w:rsid w:val="00983BCA"/>
    <w:rsid w:val="00994030"/>
    <w:rsid w:val="009A67AC"/>
    <w:rsid w:val="009D521E"/>
    <w:rsid w:val="009D65F6"/>
    <w:rsid w:val="009F0F62"/>
    <w:rsid w:val="009F4387"/>
    <w:rsid w:val="009F74C3"/>
    <w:rsid w:val="00A03B1C"/>
    <w:rsid w:val="00A127F4"/>
    <w:rsid w:val="00A1408F"/>
    <w:rsid w:val="00A225E6"/>
    <w:rsid w:val="00A22BAB"/>
    <w:rsid w:val="00A40754"/>
    <w:rsid w:val="00A6192B"/>
    <w:rsid w:val="00A6259F"/>
    <w:rsid w:val="00A854A6"/>
    <w:rsid w:val="00AA192C"/>
    <w:rsid w:val="00AA46C9"/>
    <w:rsid w:val="00AB21FF"/>
    <w:rsid w:val="00AB3F24"/>
    <w:rsid w:val="00AB438A"/>
    <w:rsid w:val="00AC14A7"/>
    <w:rsid w:val="00B00479"/>
    <w:rsid w:val="00B0074E"/>
    <w:rsid w:val="00B11E28"/>
    <w:rsid w:val="00B12A5F"/>
    <w:rsid w:val="00B12D6C"/>
    <w:rsid w:val="00B155E1"/>
    <w:rsid w:val="00B2174B"/>
    <w:rsid w:val="00B301F6"/>
    <w:rsid w:val="00B53BF2"/>
    <w:rsid w:val="00B6607C"/>
    <w:rsid w:val="00B8314A"/>
    <w:rsid w:val="00B9076B"/>
    <w:rsid w:val="00BA4BBD"/>
    <w:rsid w:val="00BB122B"/>
    <w:rsid w:val="00BB19B5"/>
    <w:rsid w:val="00BC1222"/>
    <w:rsid w:val="00BD275D"/>
    <w:rsid w:val="00BF3880"/>
    <w:rsid w:val="00C53A4E"/>
    <w:rsid w:val="00C57AA1"/>
    <w:rsid w:val="00C70BE2"/>
    <w:rsid w:val="00C805BA"/>
    <w:rsid w:val="00C83267"/>
    <w:rsid w:val="00C9672A"/>
    <w:rsid w:val="00CA04A7"/>
    <w:rsid w:val="00CA4E4E"/>
    <w:rsid w:val="00CB37B3"/>
    <w:rsid w:val="00CB5F10"/>
    <w:rsid w:val="00CC52C3"/>
    <w:rsid w:val="00CE06D3"/>
    <w:rsid w:val="00CF5506"/>
    <w:rsid w:val="00D21245"/>
    <w:rsid w:val="00D279BA"/>
    <w:rsid w:val="00D50936"/>
    <w:rsid w:val="00D6670A"/>
    <w:rsid w:val="00D66FE0"/>
    <w:rsid w:val="00D9593A"/>
    <w:rsid w:val="00D95C6A"/>
    <w:rsid w:val="00DA000A"/>
    <w:rsid w:val="00DA0118"/>
    <w:rsid w:val="00DC27C6"/>
    <w:rsid w:val="00DD34F8"/>
    <w:rsid w:val="00E13EE2"/>
    <w:rsid w:val="00E17AF6"/>
    <w:rsid w:val="00E2478A"/>
    <w:rsid w:val="00E265A4"/>
    <w:rsid w:val="00E353B5"/>
    <w:rsid w:val="00E3543C"/>
    <w:rsid w:val="00E4752E"/>
    <w:rsid w:val="00E47991"/>
    <w:rsid w:val="00E7128C"/>
    <w:rsid w:val="00E806F8"/>
    <w:rsid w:val="00E80D2B"/>
    <w:rsid w:val="00E90B61"/>
    <w:rsid w:val="00E97F17"/>
    <w:rsid w:val="00EC1994"/>
    <w:rsid w:val="00EC7AF0"/>
    <w:rsid w:val="00ED0E73"/>
    <w:rsid w:val="00EF4EA5"/>
    <w:rsid w:val="00F04984"/>
    <w:rsid w:val="00F15B1B"/>
    <w:rsid w:val="00F16542"/>
    <w:rsid w:val="00F21A08"/>
    <w:rsid w:val="00F23286"/>
    <w:rsid w:val="00F428A3"/>
    <w:rsid w:val="00F42AA4"/>
    <w:rsid w:val="00F4544D"/>
    <w:rsid w:val="00F55CE3"/>
    <w:rsid w:val="00F76A97"/>
    <w:rsid w:val="00FA441D"/>
    <w:rsid w:val="00FD5B0E"/>
    <w:rsid w:val="00FE5E1E"/>
    <w:rsid w:val="00FE68DF"/>
    <w:rsid w:val="00FE74EF"/>
    <w:rsid w:val="00FF55F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991A3"/>
  <w14:defaultImageDpi w14:val="32767"/>
  <w15:chartTrackingRefBased/>
  <w15:docId w15:val="{C06F9524-7438-5848-B6D0-FC662A233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0C0344"/>
    <w:pPr>
      <w:spacing w:line="276" w:lineRule="auto"/>
    </w:pPr>
    <w:rPr>
      <w:rFonts w:ascii="Arial" w:eastAsiaTheme="minorEastAsia" w:hAnsi="Arial" w:cs="Arial"/>
      <w:sz w:val="22"/>
      <w:szCs w:val="22"/>
      <w:lang w:eastAsia="ko-KR"/>
    </w:rPr>
  </w:style>
  <w:style w:type="paragraph" w:styleId="Heading1">
    <w:name w:val="heading 1"/>
    <w:basedOn w:val="Normal"/>
    <w:next w:val="Normal"/>
    <w:link w:val="Heading1Char"/>
    <w:rsid w:val="000C0344"/>
    <w:pPr>
      <w:keepNext/>
      <w:keepLines/>
      <w:spacing w:before="400" w:after="120"/>
      <w:outlineLvl w:val="0"/>
    </w:pPr>
    <w:rPr>
      <w:sz w:val="40"/>
      <w:szCs w:val="40"/>
    </w:rPr>
  </w:style>
  <w:style w:type="paragraph" w:styleId="Heading2">
    <w:name w:val="heading 2"/>
    <w:basedOn w:val="Normal"/>
    <w:next w:val="Normal"/>
    <w:link w:val="Heading2Char"/>
    <w:rsid w:val="000C0344"/>
    <w:pPr>
      <w:keepNext/>
      <w:keepLines/>
      <w:spacing w:before="360" w:after="120"/>
      <w:outlineLvl w:val="1"/>
    </w:pPr>
    <w:rPr>
      <w:sz w:val="32"/>
      <w:szCs w:val="32"/>
    </w:rPr>
  </w:style>
  <w:style w:type="paragraph" w:styleId="Heading3">
    <w:name w:val="heading 3"/>
    <w:basedOn w:val="Normal"/>
    <w:next w:val="Normal"/>
    <w:link w:val="Heading3Char"/>
    <w:rsid w:val="000C0344"/>
    <w:pPr>
      <w:keepNext/>
      <w:keepLines/>
      <w:spacing w:before="320" w:after="80"/>
      <w:outlineLvl w:val="2"/>
    </w:pPr>
    <w:rPr>
      <w:color w:val="434343"/>
      <w:sz w:val="28"/>
      <w:szCs w:val="28"/>
    </w:rPr>
  </w:style>
  <w:style w:type="paragraph" w:styleId="Heading4">
    <w:name w:val="heading 4"/>
    <w:basedOn w:val="Normal"/>
    <w:next w:val="Normal"/>
    <w:link w:val="Heading4Char"/>
    <w:rsid w:val="000C0344"/>
    <w:pPr>
      <w:keepNext/>
      <w:keepLines/>
      <w:spacing w:before="280" w:after="80"/>
      <w:outlineLvl w:val="3"/>
    </w:pPr>
    <w:rPr>
      <w:color w:val="666666"/>
      <w:sz w:val="24"/>
      <w:szCs w:val="24"/>
    </w:rPr>
  </w:style>
  <w:style w:type="paragraph" w:styleId="Heading5">
    <w:name w:val="heading 5"/>
    <w:basedOn w:val="Normal"/>
    <w:next w:val="Normal"/>
    <w:link w:val="Heading5Char"/>
    <w:rsid w:val="000C0344"/>
    <w:pPr>
      <w:keepNext/>
      <w:keepLines/>
      <w:spacing w:before="240" w:after="80"/>
      <w:outlineLvl w:val="4"/>
    </w:pPr>
    <w:rPr>
      <w:color w:val="666666"/>
    </w:rPr>
  </w:style>
  <w:style w:type="paragraph" w:styleId="Heading6">
    <w:name w:val="heading 6"/>
    <w:basedOn w:val="Normal"/>
    <w:next w:val="Normal"/>
    <w:link w:val="Heading6Char"/>
    <w:rsid w:val="000C0344"/>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0C034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C034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0344"/>
    <w:rPr>
      <w:rFonts w:ascii="Arial" w:eastAsiaTheme="minorEastAsia" w:hAnsi="Arial" w:cs="Arial"/>
      <w:sz w:val="40"/>
      <w:szCs w:val="40"/>
      <w:lang w:eastAsia="ko-KR"/>
    </w:rPr>
  </w:style>
  <w:style w:type="character" w:customStyle="1" w:styleId="Heading2Char">
    <w:name w:val="Heading 2 Char"/>
    <w:basedOn w:val="DefaultParagraphFont"/>
    <w:link w:val="Heading2"/>
    <w:rsid w:val="000C0344"/>
    <w:rPr>
      <w:rFonts w:ascii="Arial" w:eastAsiaTheme="minorEastAsia" w:hAnsi="Arial" w:cs="Arial"/>
      <w:sz w:val="32"/>
      <w:szCs w:val="32"/>
      <w:lang w:eastAsia="ko-KR"/>
    </w:rPr>
  </w:style>
  <w:style w:type="character" w:customStyle="1" w:styleId="Heading3Char">
    <w:name w:val="Heading 3 Char"/>
    <w:basedOn w:val="DefaultParagraphFont"/>
    <w:link w:val="Heading3"/>
    <w:rsid w:val="000C0344"/>
    <w:rPr>
      <w:rFonts w:ascii="Arial" w:eastAsiaTheme="minorEastAsia" w:hAnsi="Arial" w:cs="Arial"/>
      <w:color w:val="434343"/>
      <w:sz w:val="28"/>
      <w:szCs w:val="28"/>
      <w:lang w:eastAsia="ko-KR"/>
    </w:rPr>
  </w:style>
  <w:style w:type="character" w:customStyle="1" w:styleId="Heading4Char">
    <w:name w:val="Heading 4 Char"/>
    <w:basedOn w:val="DefaultParagraphFont"/>
    <w:link w:val="Heading4"/>
    <w:rsid w:val="000C0344"/>
    <w:rPr>
      <w:rFonts w:ascii="Arial" w:eastAsiaTheme="minorEastAsia" w:hAnsi="Arial" w:cs="Arial"/>
      <w:color w:val="666666"/>
      <w:lang w:eastAsia="ko-KR"/>
    </w:rPr>
  </w:style>
  <w:style w:type="character" w:customStyle="1" w:styleId="Heading5Char">
    <w:name w:val="Heading 5 Char"/>
    <w:basedOn w:val="DefaultParagraphFont"/>
    <w:link w:val="Heading5"/>
    <w:rsid w:val="000C0344"/>
    <w:rPr>
      <w:rFonts w:ascii="Arial" w:eastAsiaTheme="minorEastAsia" w:hAnsi="Arial" w:cs="Arial"/>
      <w:color w:val="666666"/>
      <w:sz w:val="22"/>
      <w:szCs w:val="22"/>
      <w:lang w:eastAsia="ko-KR"/>
    </w:rPr>
  </w:style>
  <w:style w:type="character" w:customStyle="1" w:styleId="Heading6Char">
    <w:name w:val="Heading 6 Char"/>
    <w:basedOn w:val="DefaultParagraphFont"/>
    <w:link w:val="Heading6"/>
    <w:rsid w:val="000C0344"/>
    <w:rPr>
      <w:rFonts w:ascii="Arial" w:eastAsiaTheme="minorEastAsia" w:hAnsi="Arial" w:cs="Arial"/>
      <w:i/>
      <w:color w:val="666666"/>
      <w:sz w:val="22"/>
      <w:szCs w:val="22"/>
      <w:lang w:eastAsia="ko-KR"/>
    </w:rPr>
  </w:style>
  <w:style w:type="character" w:customStyle="1" w:styleId="Heading7Char">
    <w:name w:val="Heading 7 Char"/>
    <w:basedOn w:val="DefaultParagraphFont"/>
    <w:link w:val="Heading7"/>
    <w:uiPriority w:val="9"/>
    <w:rsid w:val="000C0344"/>
    <w:rPr>
      <w:rFonts w:asciiTheme="majorHAnsi" w:eastAsiaTheme="majorEastAsia" w:hAnsiTheme="majorHAnsi" w:cstheme="majorBidi"/>
      <w:i/>
      <w:iCs/>
      <w:color w:val="1F3763" w:themeColor="accent1" w:themeShade="7F"/>
      <w:sz w:val="22"/>
      <w:szCs w:val="22"/>
      <w:lang w:eastAsia="ko-KR"/>
    </w:rPr>
  </w:style>
  <w:style w:type="character" w:customStyle="1" w:styleId="Heading8Char">
    <w:name w:val="Heading 8 Char"/>
    <w:basedOn w:val="DefaultParagraphFont"/>
    <w:link w:val="Heading8"/>
    <w:uiPriority w:val="9"/>
    <w:rsid w:val="000C0344"/>
    <w:rPr>
      <w:rFonts w:asciiTheme="majorHAnsi" w:eastAsiaTheme="majorEastAsia" w:hAnsiTheme="majorHAnsi" w:cstheme="majorBidi"/>
      <w:color w:val="272727" w:themeColor="text1" w:themeTint="D8"/>
      <w:sz w:val="21"/>
      <w:szCs w:val="21"/>
      <w:lang w:eastAsia="ko-KR"/>
    </w:rPr>
  </w:style>
  <w:style w:type="paragraph" w:styleId="Title">
    <w:name w:val="Title"/>
    <w:basedOn w:val="Normal"/>
    <w:next w:val="Normal"/>
    <w:link w:val="TitleChar"/>
    <w:rsid w:val="000C0344"/>
    <w:pPr>
      <w:keepNext/>
      <w:keepLines/>
      <w:spacing w:after="60"/>
    </w:pPr>
    <w:rPr>
      <w:sz w:val="52"/>
      <w:szCs w:val="52"/>
    </w:rPr>
  </w:style>
  <w:style w:type="character" w:customStyle="1" w:styleId="TitleChar">
    <w:name w:val="Title Char"/>
    <w:basedOn w:val="DefaultParagraphFont"/>
    <w:link w:val="Title"/>
    <w:rsid w:val="000C0344"/>
    <w:rPr>
      <w:rFonts w:ascii="Arial" w:eastAsiaTheme="minorEastAsia" w:hAnsi="Arial" w:cs="Arial"/>
      <w:sz w:val="52"/>
      <w:szCs w:val="52"/>
      <w:lang w:eastAsia="ko-KR"/>
    </w:rPr>
  </w:style>
  <w:style w:type="paragraph" w:styleId="Subtitle">
    <w:name w:val="Subtitle"/>
    <w:basedOn w:val="Normal"/>
    <w:next w:val="Normal"/>
    <w:link w:val="SubtitleChar"/>
    <w:rsid w:val="000C0344"/>
    <w:pPr>
      <w:keepNext/>
      <w:keepLines/>
      <w:spacing w:after="320"/>
    </w:pPr>
    <w:rPr>
      <w:rFonts w:eastAsia="Arial"/>
      <w:color w:val="666666"/>
      <w:sz w:val="30"/>
      <w:szCs w:val="30"/>
    </w:rPr>
  </w:style>
  <w:style w:type="character" w:customStyle="1" w:styleId="SubtitleChar">
    <w:name w:val="Subtitle Char"/>
    <w:basedOn w:val="DefaultParagraphFont"/>
    <w:link w:val="Subtitle"/>
    <w:rsid w:val="000C0344"/>
    <w:rPr>
      <w:rFonts w:ascii="Arial" w:eastAsia="Arial" w:hAnsi="Arial" w:cs="Arial"/>
      <w:color w:val="666666"/>
      <w:sz w:val="30"/>
      <w:szCs w:val="30"/>
      <w:lang w:eastAsia="ko-KR"/>
    </w:rPr>
  </w:style>
  <w:style w:type="paragraph" w:styleId="CommentText">
    <w:name w:val="annotation text"/>
    <w:basedOn w:val="Normal"/>
    <w:link w:val="CommentTextChar"/>
    <w:uiPriority w:val="99"/>
    <w:unhideWhenUsed/>
    <w:rsid w:val="000C0344"/>
    <w:pPr>
      <w:spacing w:line="240" w:lineRule="auto"/>
    </w:pPr>
    <w:rPr>
      <w:sz w:val="20"/>
      <w:szCs w:val="20"/>
    </w:rPr>
  </w:style>
  <w:style w:type="character" w:customStyle="1" w:styleId="CommentTextChar">
    <w:name w:val="Comment Text Char"/>
    <w:basedOn w:val="DefaultParagraphFont"/>
    <w:link w:val="CommentText"/>
    <w:uiPriority w:val="99"/>
    <w:rsid w:val="000C0344"/>
    <w:rPr>
      <w:rFonts w:ascii="Arial" w:eastAsiaTheme="minorEastAsia" w:hAnsi="Arial" w:cs="Arial"/>
      <w:sz w:val="20"/>
      <w:szCs w:val="20"/>
      <w:lang w:eastAsia="ko-KR"/>
    </w:rPr>
  </w:style>
  <w:style w:type="character" w:styleId="CommentReference">
    <w:name w:val="annotation reference"/>
    <w:basedOn w:val="DefaultParagraphFont"/>
    <w:uiPriority w:val="99"/>
    <w:semiHidden/>
    <w:unhideWhenUsed/>
    <w:rsid w:val="000C0344"/>
    <w:rPr>
      <w:sz w:val="16"/>
      <w:szCs w:val="16"/>
    </w:rPr>
  </w:style>
  <w:style w:type="paragraph" w:styleId="BalloonText">
    <w:name w:val="Balloon Text"/>
    <w:basedOn w:val="Normal"/>
    <w:link w:val="BalloonTextChar"/>
    <w:uiPriority w:val="99"/>
    <w:semiHidden/>
    <w:unhideWhenUsed/>
    <w:rsid w:val="000C034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44"/>
    <w:rPr>
      <w:rFonts w:ascii="Segoe UI" w:eastAsiaTheme="minorEastAsia" w:hAnsi="Segoe UI" w:cs="Segoe UI"/>
      <w:sz w:val="18"/>
      <w:szCs w:val="18"/>
      <w:lang w:eastAsia="ko-KR"/>
    </w:rPr>
  </w:style>
  <w:style w:type="paragraph" w:styleId="Header">
    <w:name w:val="header"/>
    <w:basedOn w:val="Normal"/>
    <w:link w:val="HeaderChar"/>
    <w:uiPriority w:val="99"/>
    <w:unhideWhenUsed/>
    <w:rsid w:val="000C0344"/>
    <w:pPr>
      <w:tabs>
        <w:tab w:val="center" w:pos="4513"/>
        <w:tab w:val="right" w:pos="9026"/>
      </w:tabs>
      <w:spacing w:line="240" w:lineRule="auto"/>
    </w:pPr>
  </w:style>
  <w:style w:type="character" w:customStyle="1" w:styleId="HeaderChar">
    <w:name w:val="Header Char"/>
    <w:basedOn w:val="DefaultParagraphFont"/>
    <w:link w:val="Header"/>
    <w:uiPriority w:val="99"/>
    <w:rsid w:val="000C0344"/>
    <w:rPr>
      <w:rFonts w:ascii="Arial" w:eastAsiaTheme="minorEastAsia" w:hAnsi="Arial" w:cs="Arial"/>
      <w:sz w:val="22"/>
      <w:szCs w:val="22"/>
      <w:lang w:eastAsia="ko-KR"/>
    </w:rPr>
  </w:style>
  <w:style w:type="paragraph" w:styleId="Footer">
    <w:name w:val="footer"/>
    <w:basedOn w:val="Normal"/>
    <w:link w:val="FooterChar"/>
    <w:uiPriority w:val="99"/>
    <w:unhideWhenUsed/>
    <w:rsid w:val="000C0344"/>
    <w:pPr>
      <w:tabs>
        <w:tab w:val="center" w:pos="4513"/>
        <w:tab w:val="right" w:pos="9026"/>
      </w:tabs>
      <w:spacing w:line="240" w:lineRule="auto"/>
    </w:pPr>
  </w:style>
  <w:style w:type="character" w:customStyle="1" w:styleId="FooterChar">
    <w:name w:val="Footer Char"/>
    <w:basedOn w:val="DefaultParagraphFont"/>
    <w:link w:val="Footer"/>
    <w:uiPriority w:val="99"/>
    <w:rsid w:val="000C0344"/>
    <w:rPr>
      <w:rFonts w:ascii="Arial" w:eastAsiaTheme="minorEastAsia" w:hAnsi="Arial" w:cs="Arial"/>
      <w:sz w:val="22"/>
      <w:szCs w:val="22"/>
      <w:lang w:eastAsia="ko-KR"/>
    </w:rPr>
  </w:style>
  <w:style w:type="character" w:styleId="Hyperlink">
    <w:name w:val="Hyperlink"/>
    <w:basedOn w:val="DefaultParagraphFont"/>
    <w:uiPriority w:val="99"/>
    <w:unhideWhenUsed/>
    <w:rsid w:val="000C0344"/>
    <w:rPr>
      <w:color w:val="0563C1" w:themeColor="hyperlink"/>
      <w:u w:val="single"/>
    </w:rPr>
  </w:style>
  <w:style w:type="character" w:customStyle="1" w:styleId="UnresolvedMention1">
    <w:name w:val="Unresolved Mention1"/>
    <w:basedOn w:val="DefaultParagraphFont"/>
    <w:uiPriority w:val="99"/>
    <w:semiHidden/>
    <w:unhideWhenUsed/>
    <w:rsid w:val="000C0344"/>
    <w:rPr>
      <w:color w:val="605E5C"/>
      <w:shd w:val="clear" w:color="auto" w:fill="E1DFDD"/>
    </w:rPr>
  </w:style>
  <w:style w:type="paragraph" w:customStyle="1" w:styleId="EndNoteBibliographyTitle">
    <w:name w:val="EndNote Bibliography Title"/>
    <w:basedOn w:val="Normal"/>
    <w:link w:val="EndNoteBibliographyTitleChar"/>
    <w:rsid w:val="000C0344"/>
    <w:pPr>
      <w:jc w:val="center"/>
    </w:pPr>
    <w:rPr>
      <w:noProof/>
    </w:rPr>
  </w:style>
  <w:style w:type="character" w:customStyle="1" w:styleId="EndNoteBibliographyTitleChar">
    <w:name w:val="EndNote Bibliography Title Char"/>
    <w:basedOn w:val="DefaultParagraphFont"/>
    <w:link w:val="EndNoteBibliographyTitle"/>
    <w:rsid w:val="000C0344"/>
    <w:rPr>
      <w:rFonts w:ascii="Arial" w:eastAsiaTheme="minorEastAsia" w:hAnsi="Arial" w:cs="Arial"/>
      <w:noProof/>
      <w:sz w:val="22"/>
      <w:szCs w:val="22"/>
      <w:lang w:eastAsia="ko-KR"/>
    </w:rPr>
  </w:style>
  <w:style w:type="paragraph" w:customStyle="1" w:styleId="EndNoteBibliography">
    <w:name w:val="EndNote Bibliography"/>
    <w:basedOn w:val="Normal"/>
    <w:link w:val="EndNoteBibliographyChar"/>
    <w:rsid w:val="000C0344"/>
    <w:pPr>
      <w:spacing w:line="240" w:lineRule="auto"/>
    </w:pPr>
    <w:rPr>
      <w:noProof/>
    </w:rPr>
  </w:style>
  <w:style w:type="character" w:customStyle="1" w:styleId="EndNoteBibliographyChar">
    <w:name w:val="EndNote Bibliography Char"/>
    <w:basedOn w:val="DefaultParagraphFont"/>
    <w:link w:val="EndNoteBibliography"/>
    <w:rsid w:val="000C0344"/>
    <w:rPr>
      <w:rFonts w:ascii="Arial" w:eastAsiaTheme="minorEastAsia" w:hAnsi="Arial" w:cs="Arial"/>
      <w:noProof/>
      <w:sz w:val="22"/>
      <w:szCs w:val="22"/>
      <w:lang w:eastAsia="ko-KR"/>
    </w:rPr>
  </w:style>
  <w:style w:type="paragraph" w:styleId="CommentSubject">
    <w:name w:val="annotation subject"/>
    <w:basedOn w:val="CommentText"/>
    <w:next w:val="CommentText"/>
    <w:link w:val="CommentSubjectChar"/>
    <w:uiPriority w:val="99"/>
    <w:semiHidden/>
    <w:unhideWhenUsed/>
    <w:rsid w:val="000C0344"/>
    <w:rPr>
      <w:b/>
      <w:bCs/>
    </w:rPr>
  </w:style>
  <w:style w:type="character" w:customStyle="1" w:styleId="CommentSubjectChar">
    <w:name w:val="Comment Subject Char"/>
    <w:basedOn w:val="CommentTextChar"/>
    <w:link w:val="CommentSubject"/>
    <w:uiPriority w:val="99"/>
    <w:semiHidden/>
    <w:rsid w:val="000C0344"/>
    <w:rPr>
      <w:rFonts w:ascii="Arial" w:eastAsiaTheme="minorEastAsia" w:hAnsi="Arial" w:cs="Arial"/>
      <w:b/>
      <w:bCs/>
      <w:sz w:val="20"/>
      <w:szCs w:val="20"/>
      <w:lang w:eastAsia="ko-KR"/>
    </w:rPr>
  </w:style>
  <w:style w:type="character" w:styleId="FollowedHyperlink">
    <w:name w:val="FollowedHyperlink"/>
    <w:basedOn w:val="DefaultParagraphFont"/>
    <w:uiPriority w:val="99"/>
    <w:semiHidden/>
    <w:unhideWhenUsed/>
    <w:rsid w:val="000C0344"/>
    <w:rPr>
      <w:color w:val="954F72" w:themeColor="followedHyperlink"/>
      <w:u w:val="single"/>
    </w:rPr>
  </w:style>
  <w:style w:type="paragraph" w:styleId="NoSpacing">
    <w:name w:val="No Spacing"/>
    <w:uiPriority w:val="1"/>
    <w:qFormat/>
    <w:rsid w:val="000C0344"/>
    <w:rPr>
      <w:rFonts w:ascii="Calibri" w:eastAsia="Calibri" w:hAnsi="Calibri" w:cs="Calibri"/>
      <w:sz w:val="22"/>
      <w:szCs w:val="22"/>
      <w:lang w:eastAsia="ko-KR"/>
    </w:rPr>
  </w:style>
  <w:style w:type="paragraph" w:styleId="FootnoteText">
    <w:name w:val="footnote text"/>
    <w:basedOn w:val="Normal"/>
    <w:link w:val="FootnoteTextChar"/>
    <w:uiPriority w:val="99"/>
    <w:unhideWhenUsed/>
    <w:rsid w:val="000C0344"/>
    <w:pPr>
      <w:spacing w:line="240" w:lineRule="auto"/>
    </w:pPr>
    <w:rPr>
      <w:sz w:val="24"/>
      <w:szCs w:val="24"/>
    </w:rPr>
  </w:style>
  <w:style w:type="character" w:customStyle="1" w:styleId="FootnoteTextChar">
    <w:name w:val="Footnote Text Char"/>
    <w:basedOn w:val="DefaultParagraphFont"/>
    <w:link w:val="FootnoteText"/>
    <w:uiPriority w:val="99"/>
    <w:rsid w:val="000C0344"/>
    <w:rPr>
      <w:rFonts w:ascii="Arial" w:eastAsiaTheme="minorEastAsia" w:hAnsi="Arial" w:cs="Arial"/>
      <w:lang w:eastAsia="ko-KR"/>
    </w:rPr>
  </w:style>
  <w:style w:type="character" w:styleId="FootnoteReference">
    <w:name w:val="footnote reference"/>
    <w:basedOn w:val="DefaultParagraphFont"/>
    <w:uiPriority w:val="99"/>
    <w:unhideWhenUsed/>
    <w:rsid w:val="000C0344"/>
    <w:rPr>
      <w:vertAlign w:val="superscript"/>
    </w:rPr>
  </w:style>
  <w:style w:type="character" w:customStyle="1" w:styleId="UnresolvedMention2">
    <w:name w:val="Unresolved Mention2"/>
    <w:basedOn w:val="DefaultParagraphFont"/>
    <w:uiPriority w:val="99"/>
    <w:rsid w:val="000C0344"/>
    <w:rPr>
      <w:color w:val="605E5C"/>
      <w:shd w:val="clear" w:color="auto" w:fill="E1DFDD"/>
    </w:rPr>
  </w:style>
  <w:style w:type="paragraph" w:styleId="ListParagraph">
    <w:name w:val="List Paragraph"/>
    <w:basedOn w:val="Normal"/>
    <w:uiPriority w:val="34"/>
    <w:qFormat/>
    <w:rsid w:val="000C0344"/>
    <w:pPr>
      <w:ind w:left="720"/>
      <w:contextualSpacing/>
    </w:pPr>
  </w:style>
  <w:style w:type="paragraph" w:styleId="Revision">
    <w:name w:val="Revision"/>
    <w:hidden/>
    <w:uiPriority w:val="99"/>
    <w:semiHidden/>
    <w:rsid w:val="000C0344"/>
    <w:rPr>
      <w:rFonts w:ascii="Arial" w:eastAsiaTheme="minorEastAsia" w:hAnsi="Arial" w:cs="Arial"/>
      <w:sz w:val="22"/>
      <w:szCs w:val="22"/>
      <w:lang w:eastAsia="ko-KR"/>
    </w:rPr>
  </w:style>
  <w:style w:type="character" w:customStyle="1" w:styleId="nlmarticle-title">
    <w:name w:val="nlm_article-title"/>
    <w:basedOn w:val="DefaultParagraphFont"/>
    <w:rsid w:val="000C0344"/>
  </w:style>
  <w:style w:type="character" w:customStyle="1" w:styleId="cit-first-page">
    <w:name w:val="cit-first-page"/>
    <w:basedOn w:val="DefaultParagraphFont"/>
    <w:rsid w:val="000C0344"/>
  </w:style>
  <w:style w:type="character" w:customStyle="1" w:styleId="cit-last-page2">
    <w:name w:val="cit-last-page2"/>
    <w:basedOn w:val="DefaultParagraphFont"/>
    <w:rsid w:val="000C0344"/>
  </w:style>
  <w:style w:type="character" w:customStyle="1" w:styleId="cit-issue">
    <w:name w:val="cit-issue"/>
    <w:rsid w:val="000C0344"/>
  </w:style>
  <w:style w:type="character" w:customStyle="1" w:styleId="cit-sep2">
    <w:name w:val="cit-sep2"/>
    <w:basedOn w:val="DefaultParagraphFont"/>
    <w:rsid w:val="000C0344"/>
  </w:style>
  <w:style w:type="character" w:customStyle="1" w:styleId="cit-vol2">
    <w:name w:val="cit-vol2"/>
    <w:basedOn w:val="DefaultParagraphFont"/>
    <w:rsid w:val="000C0344"/>
  </w:style>
  <w:style w:type="character" w:customStyle="1" w:styleId="slug-doi">
    <w:name w:val="slug-doi"/>
    <w:basedOn w:val="DefaultParagraphFont"/>
    <w:rsid w:val="000C0344"/>
  </w:style>
  <w:style w:type="character" w:customStyle="1" w:styleId="apple-converted-space">
    <w:name w:val="apple-converted-space"/>
    <w:rsid w:val="000C0344"/>
  </w:style>
  <w:style w:type="character" w:styleId="PlaceholderText">
    <w:name w:val="Placeholder Text"/>
    <w:basedOn w:val="DefaultParagraphFont"/>
    <w:uiPriority w:val="99"/>
    <w:semiHidden/>
    <w:rsid w:val="000C0344"/>
    <w:rPr>
      <w:color w:val="808080"/>
    </w:rPr>
  </w:style>
  <w:style w:type="character" w:customStyle="1" w:styleId="UnresolvedMention3">
    <w:name w:val="Unresolved Mention3"/>
    <w:basedOn w:val="DefaultParagraphFont"/>
    <w:uiPriority w:val="99"/>
    <w:semiHidden/>
    <w:unhideWhenUsed/>
    <w:rsid w:val="000C0344"/>
    <w:rPr>
      <w:color w:val="605E5C"/>
      <w:shd w:val="clear" w:color="auto" w:fill="E1DFDD"/>
    </w:rPr>
  </w:style>
  <w:style w:type="character" w:styleId="LineNumber">
    <w:name w:val="line number"/>
    <w:basedOn w:val="DefaultParagraphFont"/>
    <w:uiPriority w:val="99"/>
    <w:semiHidden/>
    <w:unhideWhenUsed/>
    <w:rsid w:val="000C0344"/>
  </w:style>
  <w:style w:type="character" w:styleId="UnresolvedMention">
    <w:name w:val="Unresolved Mention"/>
    <w:basedOn w:val="DefaultParagraphFont"/>
    <w:uiPriority w:val="99"/>
    <w:unhideWhenUsed/>
    <w:rsid w:val="000C03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biorxiv.org/content/10.1101/401042v2" TargetMode="External"/><Relationship Id="rId2" Type="http://schemas.openxmlformats.org/officeDocument/2006/relationships/hyperlink" Target="https://www.biorxiv.org/content/10.1101/401042v2" TargetMode="External"/><Relationship Id="rId1" Type="http://schemas.openxmlformats.org/officeDocument/2006/relationships/image" Target="media/image15.png"/></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hyperlink" Target="about:blank" TargetMode="External"/><Relationship Id="rId39" Type="http://schemas.openxmlformats.org/officeDocument/2006/relationships/hyperlink" Target="about:blank" TargetMode="External"/><Relationship Id="rId21" Type="http://schemas.openxmlformats.org/officeDocument/2006/relationships/hyperlink" Target="about:blank" TargetMode="External"/><Relationship Id="rId34" Type="http://schemas.openxmlformats.org/officeDocument/2006/relationships/hyperlink" Target="about:blank" TargetMode="External"/><Relationship Id="rId42" Type="http://schemas.openxmlformats.org/officeDocument/2006/relationships/hyperlink" Target="about:blank" TargetMode="External"/><Relationship Id="rId47" Type="http://schemas.openxmlformats.org/officeDocument/2006/relationships/hyperlink" Target="about:blank" TargetMode="External"/><Relationship Id="rId50" Type="http://schemas.openxmlformats.org/officeDocument/2006/relationships/hyperlink" Target="about:blank" TargetMode="External"/><Relationship Id="rId55" Type="http://schemas.openxmlformats.org/officeDocument/2006/relationships/hyperlink" Target="about:blank" TargetMode="External"/><Relationship Id="rId63" Type="http://schemas.openxmlformats.org/officeDocument/2006/relationships/hyperlink" Target="about:blank" TargetMode="External"/><Relationship Id="rId68" Type="http://schemas.openxmlformats.org/officeDocument/2006/relationships/hyperlink" Target="about:blank" TargetMode="External"/><Relationship Id="rId76" Type="http://schemas.openxmlformats.org/officeDocument/2006/relationships/image" Target="media/image19.png"/><Relationship Id="rId84" Type="http://schemas.openxmlformats.org/officeDocument/2006/relationships/hyperlink" Target="about:blank" TargetMode="External"/><Relationship Id="rId89" Type="http://schemas.openxmlformats.org/officeDocument/2006/relationships/hyperlink" Target="http://www.mrbase.org" TargetMode="External"/><Relationship Id="rId7" Type="http://schemas.openxmlformats.org/officeDocument/2006/relationships/hyperlink" Target="mailto:g.hemani@bristol.ac.uk" TargetMode="External"/><Relationship Id="rId71" Type="http://schemas.openxmlformats.org/officeDocument/2006/relationships/image" Target="media/image18.png"/><Relationship Id="rId92"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about:blank" TargetMode="External"/><Relationship Id="rId11" Type="http://schemas.openxmlformats.org/officeDocument/2006/relationships/hyperlink" Target="https://github.com/WSpiller/RadialMR" TargetMode="External"/><Relationship Id="rId24" Type="http://schemas.openxmlformats.org/officeDocument/2006/relationships/hyperlink" Target="about:blank" TargetMode="External"/><Relationship Id="rId32" Type="http://schemas.openxmlformats.org/officeDocument/2006/relationships/hyperlink" Target="about:blank" TargetMode="External"/><Relationship Id="rId37" Type="http://schemas.openxmlformats.org/officeDocument/2006/relationships/image" Target="media/image9.png"/><Relationship Id="rId40" Type="http://schemas.openxmlformats.org/officeDocument/2006/relationships/image" Target="media/image10.png"/><Relationship Id="rId45" Type="http://schemas.openxmlformats.org/officeDocument/2006/relationships/hyperlink" Target="about:blank" TargetMode="External"/><Relationship Id="rId53" Type="http://schemas.openxmlformats.org/officeDocument/2006/relationships/hyperlink" Target="about:blank" TargetMode="External"/><Relationship Id="rId58" Type="http://schemas.openxmlformats.org/officeDocument/2006/relationships/hyperlink" Target="about:blank" TargetMode="External"/><Relationship Id="rId66" Type="http://schemas.openxmlformats.org/officeDocument/2006/relationships/hyperlink" Target="about:blank" TargetMode="External"/><Relationship Id="rId74" Type="http://schemas.openxmlformats.org/officeDocument/2006/relationships/image" Target="media/image15.png"/><Relationship Id="rId79" Type="http://schemas.openxmlformats.org/officeDocument/2006/relationships/image" Target="media/image21.png"/><Relationship Id="rId87" Type="http://schemas.openxmlformats.org/officeDocument/2006/relationships/hyperlink" Target="https://github.com/explodecomputer/tryx-analysis" TargetMode="External"/><Relationship Id="rId5" Type="http://schemas.openxmlformats.org/officeDocument/2006/relationships/footnotes" Target="footnotes.xml"/><Relationship Id="rId61" Type="http://schemas.openxmlformats.org/officeDocument/2006/relationships/hyperlink" Target="about:blank" TargetMode="External"/><Relationship Id="rId82" Type="http://schemas.openxmlformats.org/officeDocument/2006/relationships/hyperlink" Target="about:blank" TargetMode="External"/><Relationship Id="rId90" Type="http://schemas.openxmlformats.org/officeDocument/2006/relationships/image" Target="media/image23.png"/><Relationship Id="rId95" Type="http://schemas.microsoft.com/office/2011/relationships/people" Target="people.xml"/><Relationship Id="rId19" Type="http://schemas.openxmlformats.org/officeDocument/2006/relationships/hyperlink" Target="about:blank" TargetMode="External"/><Relationship Id="rId14" Type="http://schemas.microsoft.com/office/2016/09/relationships/commentsIds" Target="commentsIds.xm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hyperlink" Target="about:blank" TargetMode="External"/><Relationship Id="rId35" Type="http://schemas.openxmlformats.org/officeDocument/2006/relationships/image" Target="media/image8.png"/><Relationship Id="rId43" Type="http://schemas.openxmlformats.org/officeDocument/2006/relationships/image" Target="media/image11.png"/><Relationship Id="rId48" Type="http://schemas.openxmlformats.org/officeDocument/2006/relationships/hyperlink" Target="about:blank" TargetMode="External"/><Relationship Id="rId56" Type="http://schemas.openxmlformats.org/officeDocument/2006/relationships/image" Target="media/image14.png"/><Relationship Id="rId64" Type="http://schemas.openxmlformats.org/officeDocument/2006/relationships/hyperlink" Target="about:blank" TargetMode="External"/><Relationship Id="rId69" Type="http://schemas.openxmlformats.org/officeDocument/2006/relationships/hyperlink" Target="about:blank" TargetMode="External"/><Relationship Id="rId77" Type="http://schemas.openxmlformats.org/officeDocument/2006/relationships/image" Target="media/image20.png"/><Relationship Id="rId8" Type="http://schemas.openxmlformats.org/officeDocument/2006/relationships/footer" Target="footer1.xml"/><Relationship Id="rId51" Type="http://schemas.openxmlformats.org/officeDocument/2006/relationships/image" Target="media/image13.png"/><Relationship Id="rId72" Type="http://schemas.openxmlformats.org/officeDocument/2006/relationships/hyperlink" Target="about:blank" TargetMode="External"/><Relationship Id="rId80" Type="http://schemas.openxmlformats.org/officeDocument/2006/relationships/hyperlink" Target="about:blank" TargetMode="External"/><Relationship Id="rId85" Type="http://schemas.openxmlformats.org/officeDocument/2006/relationships/hyperlink" Target="about:blank" TargetMode="External"/><Relationship Id="rId93"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about:blank" TargetMode="External"/><Relationship Id="rId25" Type="http://schemas.openxmlformats.org/officeDocument/2006/relationships/image" Target="media/image5.png"/><Relationship Id="rId33" Type="http://schemas.openxmlformats.org/officeDocument/2006/relationships/image" Target="media/image7.png"/><Relationship Id="rId38" Type="http://schemas.openxmlformats.org/officeDocument/2006/relationships/hyperlink" Target="about:blank" TargetMode="External"/><Relationship Id="rId46" Type="http://schemas.openxmlformats.org/officeDocument/2006/relationships/image" Target="media/image12.png"/><Relationship Id="rId59" Type="http://schemas.openxmlformats.org/officeDocument/2006/relationships/hyperlink" Target="about:blank" TargetMode="External"/><Relationship Id="rId67" Type="http://schemas.openxmlformats.org/officeDocument/2006/relationships/hyperlink" Target="about:blank" TargetMode="External"/><Relationship Id="rId20" Type="http://schemas.openxmlformats.org/officeDocument/2006/relationships/image" Target="media/image3.png"/><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hyperlink" Target="about:blank" TargetMode="External"/><Relationship Id="rId70" Type="http://schemas.openxmlformats.org/officeDocument/2006/relationships/hyperlink" Target="about:blank" TargetMode="External"/><Relationship Id="rId75" Type="http://schemas.openxmlformats.org/officeDocument/2006/relationships/hyperlink" Target="about:blank" TargetMode="External"/><Relationship Id="rId83" Type="http://schemas.openxmlformats.org/officeDocument/2006/relationships/hyperlink" Target="about:blank" TargetMode="External"/><Relationship Id="rId88" Type="http://schemas.openxmlformats.org/officeDocument/2006/relationships/hyperlink" Target="https://github.com/MRCIEU/TwoSampleMR" TargetMode="External"/><Relationship Id="rId91" Type="http://schemas.openxmlformats.org/officeDocument/2006/relationships/image" Target="media/image24.emf"/><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about:blank" TargetMode="External"/><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hyperlink" Target="about:blank" TargetMode="External"/><Relationship Id="rId49" Type="http://schemas.openxmlformats.org/officeDocument/2006/relationships/hyperlink" Target="about:blank" TargetMode="External"/><Relationship Id="rId57" Type="http://schemas.openxmlformats.org/officeDocument/2006/relationships/hyperlink" Target="about:blank" TargetMode="External"/><Relationship Id="rId10" Type="http://schemas.openxmlformats.org/officeDocument/2006/relationships/hyperlink" Target="https://paperpile.com/c/uS8h0p/WBcu" TargetMode="External"/><Relationship Id="rId31" Type="http://schemas.openxmlformats.org/officeDocument/2006/relationships/hyperlink" Target="about:blank" TargetMode="External"/><Relationship Id="rId44" Type="http://schemas.openxmlformats.org/officeDocument/2006/relationships/hyperlink" Target="about:blank" TargetMode="External"/><Relationship Id="rId52" Type="http://schemas.openxmlformats.org/officeDocument/2006/relationships/hyperlink" Target="about:blank" TargetMode="External"/><Relationship Id="rId60" Type="http://schemas.openxmlformats.org/officeDocument/2006/relationships/image" Target="media/image16.png"/><Relationship Id="rId65" Type="http://schemas.openxmlformats.org/officeDocument/2006/relationships/image" Target="media/image17.png"/><Relationship Id="rId73" Type="http://schemas.openxmlformats.org/officeDocument/2006/relationships/hyperlink" Target="about:blank" TargetMode="External"/><Relationship Id="rId78" Type="http://schemas.openxmlformats.org/officeDocument/2006/relationships/hyperlink" Target="about:blank" TargetMode="External"/><Relationship Id="rId81" Type="http://schemas.openxmlformats.org/officeDocument/2006/relationships/hyperlink" Target="about:blank" TargetMode="External"/><Relationship Id="rId86" Type="http://schemas.openxmlformats.org/officeDocument/2006/relationships/image" Target="media/image22.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aperpile.com/c/uS8h0p/xVM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2452</TotalTime>
  <Pages>46</Pages>
  <Words>17131</Words>
  <Characters>97651</Characters>
  <Application>Microsoft Office Word</Application>
  <DocSecurity>0</DocSecurity>
  <Lines>813</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Gibran Hemani</dc:creator>
  <cp:keywords/>
  <dc:description/>
  <cp:lastModifiedBy>Yoonsu Cho</cp:lastModifiedBy>
  <cp:revision>245</cp:revision>
  <dcterms:created xsi:type="dcterms:W3CDTF">2019-07-09T06:44:00Z</dcterms:created>
  <dcterms:modified xsi:type="dcterms:W3CDTF">2019-07-30T10:20:00Z</dcterms:modified>
</cp:coreProperties>
</file>