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78147" w14:textId="77777777" w:rsidR="000C0344" w:rsidRPr="00454C7F" w:rsidRDefault="000C0344" w:rsidP="000C0344">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MR-TRYX: Exploiting horizontal pleiotropy to infer novel causal pathways</w:t>
      </w:r>
    </w:p>
    <w:p w14:paraId="0D67491A" w14:textId="77777777" w:rsidR="000C0344" w:rsidRPr="00454C7F" w:rsidRDefault="000C0344" w:rsidP="000C0344">
      <w:pPr>
        <w:spacing w:after="160" w:line="480" w:lineRule="auto"/>
        <w:rPr>
          <w:rFonts w:ascii="Times New Roman" w:eastAsia="Calibri" w:hAnsi="Times New Roman" w:cs="Times New Roman"/>
          <w:sz w:val="24"/>
          <w:szCs w:val="24"/>
        </w:rPr>
      </w:pPr>
    </w:p>
    <w:p w14:paraId="4E6C28C9" w14:textId="77777777" w:rsidR="000C0344" w:rsidRPr="00454C7F" w:rsidRDefault="000C0344" w:rsidP="000C0344">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Tom R 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Jie Zheng</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Andrew P Morris</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George Davey Smith</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266585A8" w14:textId="77777777" w:rsidR="000C0344" w:rsidRPr="00454C7F" w:rsidRDefault="000C0344" w:rsidP="000C0344">
      <w:pPr>
        <w:spacing w:after="160" w:line="480" w:lineRule="auto"/>
        <w:rPr>
          <w:rFonts w:ascii="Times New Roman" w:eastAsia="Calibri" w:hAnsi="Times New Roman" w:cs="Times New Roman"/>
          <w:sz w:val="24"/>
          <w:szCs w:val="24"/>
        </w:rPr>
      </w:pPr>
    </w:p>
    <w:p w14:paraId="1FC54152" w14:textId="77777777" w:rsidR="000C0344" w:rsidRPr="00454C7F" w:rsidRDefault="000C0344" w:rsidP="000C0344">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Pr="00454C7F">
        <w:rPr>
          <w:rFonts w:ascii="Times New Roman" w:eastAsia="Calibri" w:hAnsi="Times New Roman" w:cs="Times New Roman"/>
          <w:sz w:val="24"/>
          <w:szCs w:val="24"/>
        </w:rPr>
        <w:br/>
      </w:r>
      <w:r w:rsidRPr="00454C7F">
        <w:rPr>
          <w:rFonts w:ascii="Times New Roman" w:eastAsia="Calibri" w:hAnsi="Times New Roman" w:cs="Times New Roman"/>
          <w:sz w:val="24"/>
          <w:szCs w:val="24"/>
          <w:vertAlign w:val="superscript"/>
        </w:rPr>
        <w:t xml:space="preserve">2 </w:t>
      </w:r>
      <w:r w:rsidRPr="00454C7F">
        <w:rPr>
          <w:rFonts w:ascii="Times New Roman" w:eastAsia="Calibri" w:hAnsi="Times New Roman" w:cs="Times New Roman"/>
          <w:sz w:val="24"/>
          <w:szCs w:val="24"/>
        </w:rPr>
        <w:t>Department of Biostatistics, University of Liverpool, Liverpool, UK.</w:t>
      </w:r>
    </w:p>
    <w:p w14:paraId="6D679E9C" w14:textId="77777777" w:rsidR="000C0344" w:rsidRDefault="000C0344" w:rsidP="000C0344">
      <w:pPr>
        <w:spacing w:after="160" w:line="480" w:lineRule="auto"/>
        <w:rPr>
          <w:rFonts w:ascii="Times New Roman" w:eastAsia="Calibri" w:hAnsi="Times New Roman" w:cs="Times New Roman"/>
          <w:sz w:val="24"/>
          <w:szCs w:val="24"/>
        </w:rPr>
      </w:pPr>
    </w:p>
    <w:p w14:paraId="3B3CACE0" w14:textId="77777777" w:rsidR="000C0344" w:rsidRDefault="000C0344" w:rsidP="000C0344">
      <w:pPr>
        <w:spacing w:after="160" w:line="480" w:lineRule="auto"/>
        <w:rPr>
          <w:rFonts w:ascii="Times New Roman" w:eastAsia="Calibri" w:hAnsi="Times New Roman" w:cs="Times New Roman"/>
          <w:sz w:val="24"/>
          <w:szCs w:val="24"/>
        </w:rPr>
      </w:pPr>
    </w:p>
    <w:p w14:paraId="21C0DDED" w14:textId="77777777" w:rsidR="000C0344" w:rsidRDefault="000C0344" w:rsidP="000C0344">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Pr>
          <w:rFonts w:ascii="Times New Roman" w:eastAsia="Calibri" w:hAnsi="Times New Roman" w:cs="Times New Roman"/>
          <w:sz w:val="24"/>
          <w:szCs w:val="24"/>
        </w:rPr>
        <w:t xml:space="preserve">, </w:t>
      </w:r>
      <w:r w:rsidRPr="00216EEC">
        <w:rPr>
          <w:rFonts w:ascii="Times New Roman" w:eastAsia="Calibri" w:hAnsi="Times New Roman" w:cs="Times New Roman"/>
          <w:sz w:val="24"/>
          <w:szCs w:val="24"/>
        </w:rPr>
        <w:t>MRC Integrative Epidemiology Unit</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Bristol Medical School, </w:t>
      </w:r>
      <w:r w:rsidRPr="00216EEC">
        <w:rPr>
          <w:rFonts w:ascii="Times New Roman" w:eastAsia="Calibri" w:hAnsi="Times New Roman" w:cs="Times New Roman"/>
          <w:sz w:val="24"/>
          <w:szCs w:val="24"/>
        </w:rPr>
        <w:t>University of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Oakfield House</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Bristol</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BS8 2BN</w:t>
      </w:r>
      <w:r>
        <w:rPr>
          <w:rFonts w:ascii="Times New Roman" w:eastAsia="Calibri" w:hAnsi="Times New Roman" w:cs="Times New Roman"/>
          <w:sz w:val="24"/>
          <w:szCs w:val="24"/>
        </w:rPr>
        <w:t>,</w:t>
      </w:r>
      <w:r w:rsidRPr="00216EEC">
        <w:rPr>
          <w:rFonts w:ascii="Times New Roman" w:eastAsia="Calibri" w:hAnsi="Times New Roman" w:cs="Times New Roman"/>
          <w:sz w:val="24"/>
          <w:szCs w:val="24"/>
        </w:rPr>
        <w:t xml:space="preserve"> UK</w:t>
      </w:r>
      <w:r>
        <w:rPr>
          <w:rFonts w:ascii="Times New Roman" w:eastAsia="Calibri" w:hAnsi="Times New Roman" w:cs="Times New Roman"/>
          <w:sz w:val="24"/>
          <w:szCs w:val="24"/>
        </w:rPr>
        <w:t xml:space="preserve">. E-mail: </w:t>
      </w:r>
      <w:hyperlink r:id="rId7" w:history="1">
        <w:r w:rsidRPr="000279BE">
          <w:rPr>
            <w:rStyle w:val="Hyperlink"/>
            <w:rFonts w:ascii="Times New Roman" w:eastAsia="Calibri" w:hAnsi="Times New Roman" w:cs="Times New Roman"/>
            <w:sz w:val="24"/>
            <w:szCs w:val="24"/>
          </w:rPr>
          <w:t>g.h</w:t>
        </w:r>
        <w:r w:rsidRPr="00337B4D">
          <w:rPr>
            <w:rStyle w:val="Hyperlink"/>
            <w:rFonts w:ascii="Times New Roman" w:eastAsia="Calibri" w:hAnsi="Times New Roman" w:cs="Times New Roman"/>
            <w:sz w:val="24"/>
            <w:szCs w:val="24"/>
          </w:rPr>
          <w:t>e</w:t>
        </w:r>
        <w:r w:rsidRPr="008E5B6A">
          <w:rPr>
            <w:rStyle w:val="Hyperlink"/>
            <w:rFonts w:ascii="Times New Roman" w:eastAsia="Calibri" w:hAnsi="Times New Roman" w:cs="Times New Roman"/>
            <w:sz w:val="24"/>
            <w:szCs w:val="24"/>
          </w:rPr>
          <w:t>mani@bristol.ac.uk</w:t>
        </w:r>
      </w:hyperlink>
      <w:r>
        <w:rPr>
          <w:rFonts w:ascii="Times New Roman" w:eastAsia="Calibri" w:hAnsi="Times New Roman" w:cs="Times New Roman"/>
          <w:sz w:val="24"/>
          <w:szCs w:val="24"/>
        </w:rPr>
        <w:t>.</w:t>
      </w:r>
    </w:p>
    <w:p w14:paraId="7F0E8AAF" w14:textId="77777777" w:rsidR="000C0344" w:rsidRPr="00454C7F" w:rsidRDefault="000C0344" w:rsidP="000C0344">
      <w:pPr>
        <w:spacing w:after="160" w:line="480" w:lineRule="auto"/>
        <w:rPr>
          <w:rFonts w:ascii="Times New Roman" w:eastAsia="Calibri" w:hAnsi="Times New Roman" w:cs="Times New Roman"/>
          <w:sz w:val="24"/>
          <w:szCs w:val="24"/>
        </w:rPr>
      </w:pPr>
    </w:p>
    <w:p w14:paraId="6BEB679D" w14:textId="77777777" w:rsidR="000C0344" w:rsidRDefault="000C0344" w:rsidP="000C0344">
      <w:pPr>
        <w:pStyle w:val="Heading2"/>
        <w:spacing w:line="480" w:lineRule="auto"/>
        <w:rPr>
          <w:rFonts w:ascii="Times New Roman" w:hAnsi="Times New Roman" w:cs="Times New Roman"/>
          <w:sz w:val="24"/>
          <w:szCs w:val="24"/>
        </w:rPr>
      </w:pPr>
    </w:p>
    <w:p w14:paraId="40F2DE9B" w14:textId="77777777" w:rsidR="000C0344" w:rsidRDefault="000C0344" w:rsidP="000C0344"/>
    <w:p w14:paraId="4052C1CA" w14:textId="77777777" w:rsidR="000C0344" w:rsidRDefault="000C0344" w:rsidP="000C0344"/>
    <w:p w14:paraId="41E14849" w14:textId="77777777" w:rsidR="000C0344" w:rsidRDefault="000C0344" w:rsidP="000C0344"/>
    <w:p w14:paraId="7A9EF38E" w14:textId="77777777" w:rsidR="000C0344" w:rsidRDefault="000C0344" w:rsidP="000C0344"/>
    <w:p w14:paraId="3EF28306" w14:textId="77777777" w:rsidR="000C0344" w:rsidRDefault="000C0344" w:rsidP="000C0344"/>
    <w:p w14:paraId="78996181" w14:textId="77777777" w:rsidR="000C0344" w:rsidRDefault="000C0344" w:rsidP="000C0344"/>
    <w:p w14:paraId="2F3E9A62" w14:textId="77777777" w:rsidR="000C0344" w:rsidRPr="000932C5" w:rsidRDefault="000C0344" w:rsidP="000C0344">
      <w:pPr>
        <w:sectPr w:rsidR="000C0344" w:rsidRPr="000932C5">
          <w:footerReference w:type="default" r:id="rId8"/>
          <w:pgSz w:w="11909" w:h="16834"/>
          <w:pgMar w:top="1440" w:right="1440" w:bottom="1440" w:left="1440" w:header="0" w:footer="720" w:gutter="0"/>
          <w:pgNumType w:start="1"/>
          <w:cols w:space="720"/>
        </w:sectPr>
      </w:pPr>
    </w:p>
    <w:p w14:paraId="0FB579A5" w14:textId="77777777" w:rsidR="000C0344" w:rsidRPr="00454C7F" w:rsidRDefault="000C0344" w:rsidP="000C0344">
      <w:pPr>
        <w:pStyle w:val="Heading2"/>
        <w:spacing w:line="480" w:lineRule="auto"/>
        <w:rPr>
          <w:rFonts w:ascii="Times New Roman" w:hAnsi="Times New Roman" w:cs="Times New Roman"/>
          <w:b/>
          <w:sz w:val="24"/>
          <w:szCs w:val="24"/>
        </w:rPr>
      </w:pPr>
      <w:bookmarkStart w:id="0" w:name="_Hlk528744332"/>
      <w:r w:rsidRPr="00454C7F">
        <w:rPr>
          <w:rFonts w:ascii="Times New Roman" w:hAnsi="Times New Roman" w:cs="Times New Roman"/>
          <w:b/>
          <w:sz w:val="24"/>
          <w:szCs w:val="24"/>
        </w:rPr>
        <w:lastRenderedPageBreak/>
        <w:t>Abstract</w:t>
      </w:r>
    </w:p>
    <w:p w14:paraId="400872D4" w14:textId="77777777" w:rsidR="000C0344" w:rsidRDefault="000C0344" w:rsidP="000C0344">
      <w:pPr>
        <w:spacing w:after="160" w:line="480" w:lineRule="auto"/>
        <w:jc w:val="both"/>
        <w:rPr>
          <w:rFonts w:ascii="Times New Roman" w:eastAsia="Calibri" w:hAnsi="Times New Roman" w:cs="Times New Roman"/>
          <w:sz w:val="24"/>
          <w:szCs w:val="24"/>
        </w:rPr>
      </w:pPr>
      <w:bookmarkStart w:id="1" w:name="_vus3u936sk0e" w:colFirst="0" w:colLast="0"/>
      <w:bookmarkEnd w:id="1"/>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1F29F839" w14:textId="77777777" w:rsidR="000C0344" w:rsidRPr="00E720D0" w:rsidRDefault="000C0344" w:rsidP="000C0344">
      <w:pPr>
        <w:spacing w:after="160" w:line="480" w:lineRule="auto"/>
        <w:jc w:val="both"/>
        <w:rPr>
          <w:rFonts w:ascii="Times New Roman" w:eastAsia="Calibri" w:hAnsi="Times New Roman" w:cs="Times New Roman"/>
          <w:sz w:val="24"/>
          <w:szCs w:val="24"/>
        </w:rPr>
        <w:sectPr w:rsidR="000C0344" w:rsidRPr="00E720D0">
          <w:pgSz w:w="11909" w:h="16834"/>
          <w:pgMar w:top="1440" w:right="1440" w:bottom="1440" w:left="1440" w:header="0" w:footer="720" w:gutter="0"/>
          <w:pgNumType w:start="1"/>
          <w:cols w:space="720"/>
        </w:sectPr>
      </w:pPr>
    </w:p>
    <w:bookmarkEnd w:id="0"/>
    <w:p w14:paraId="282467F1" w14:textId="26459FA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(MR) is now widely used to infer the causal influence of one trait (the exposure) on another (the outcome) </w:t>
      </w:r>
      <w:r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LCAyPC9zdHlsZT48L0Rpc3BsYXlUZXh0PjxyZWNvcmQ+PHJlYy1udW1iZXI+MTg8L3JlYy1udW1i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1, 2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generally performed by obtaining genetic instruments for an exposure through genome-wide association studies (GWAS). If the instruments are valid, in that they are unconfounded and influence the outcome only through the exposure (vertical pleiotropy), then they will each provide an independent, unbiased estimate of the causal effect of the exposure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hyperlink r:id="rId9"/>
      <w:r w:rsidRPr="00454C7F">
        <w:rPr>
          <w:rFonts w:ascii="Times New Roman" w:eastAsia="Calibri" w:hAnsi="Times New Roman" w:cs="Times New Roman"/>
          <w:sz w:val="24"/>
          <w:szCs w:val="24"/>
        </w:rPr>
        <w:t xml:space="preserve">. Meta-analysing these estimates can provide a more precise estimate of the causal relationship between the exposure and the outcome </w:t>
      </w:r>
      <w:r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NCwgNTwvc3R5bGU+PC9EaXNwbGF5VGV4dD48cmVjb3JkPjxyZWMtbnVtYmVyPjIwPC9yZWMtbnVt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4, 5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bypass the exposure (horizontal pleiotropy)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then the causal effect estimate is liable to be biased. To date, MR method development has viewed horizontal pleiotropy as a nuisance that needs to be factored out of the analysis </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LCA3LCA4LCA5PC9zdHlsZT48L0Rpc3BsYXlUZXh0PjxyZWNvcmQ+PHJlYy1udW1iZXI+MjQ8L3Jl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6, 7, 8, 9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Departing from this viewpoint, here we exploit horizontal pleiotropy as an opportunity to identify new traits that putatively influence the outcome. We </w:t>
      </w:r>
      <w:r>
        <w:rPr>
          <w:rFonts w:ascii="Times New Roman" w:eastAsia="Calibri" w:hAnsi="Times New Roman" w:cs="Times New Roman"/>
          <w:sz w:val="24"/>
          <w:szCs w:val="24"/>
        </w:rPr>
        <w:t xml:space="preserve">also explore how this </w:t>
      </w:r>
      <w:r w:rsidRPr="00454C7F">
        <w:rPr>
          <w:rFonts w:ascii="Times New Roman" w:eastAsia="Calibri" w:hAnsi="Times New Roman" w:cs="Times New Roman"/>
          <w:sz w:val="24"/>
          <w:szCs w:val="24"/>
        </w:rPr>
        <w:t xml:space="preserve">knowledge </w:t>
      </w:r>
      <w:r>
        <w:rPr>
          <w:rFonts w:ascii="Times New Roman" w:eastAsia="Calibri" w:hAnsi="Times New Roman" w:cs="Times New Roman"/>
          <w:sz w:val="24"/>
          <w:szCs w:val="24"/>
        </w:rPr>
        <w:t xml:space="preserve">can </w:t>
      </w:r>
      <w:r w:rsidRPr="00454C7F">
        <w:rPr>
          <w:rFonts w:ascii="Times New Roman" w:eastAsia="Calibri" w:hAnsi="Times New Roman" w:cs="Times New Roman"/>
          <w:sz w:val="24"/>
          <w:szCs w:val="24"/>
        </w:rPr>
        <w:t>improve the original exposure-outcome estimates.</w:t>
      </w:r>
    </w:p>
    <w:p w14:paraId="17B45C19"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 crucial feature of MR is that it can be performed using only GWAS summary data, where the causal effect estimate can be obtained solely from the association results of the instrumental single nucleotide polymorphisms (SNPs) on the exposure and on the outcome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means that causal inference between two traits can be made even if they have never been measured together in the same sample of individuals. Complete GWAS summary results have now been collected from thousands of complex trait and common diseases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r>
        <w:rPr>
          <w:rFonts w:ascii="Times New Roman" w:eastAsia="Calibri" w:hAnsi="Times New Roman" w:cs="Times New Roman"/>
          <w:sz w:val="24"/>
          <w:szCs w:val="24"/>
        </w:rPr>
        <w:t xml:space="preserve"> SNPs exhibiting possible pleiotropic effects (outliers)</w:t>
      </w:r>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r>
        <w:rPr>
          <w:rFonts w:ascii="Times New Roman" w:eastAsia="Calibri" w:hAnsi="Times New Roman" w:cs="Times New Roman"/>
          <w:sz w:val="24"/>
          <w:szCs w:val="24"/>
        </w:rPr>
        <w:t>which are independent of the original outlier</w:t>
      </w:r>
      <w:r w:rsidRPr="00454C7F">
        <w:rPr>
          <w:rFonts w:ascii="Times New Roman" w:eastAsia="Calibri" w:hAnsi="Times New Roman" w:cs="Times New Roman"/>
          <w:sz w:val="24"/>
          <w:szCs w:val="24"/>
        </w:rPr>
        <w:t xml:space="preserve">). Should any of these candidate traits putatively associate </w:t>
      </w:r>
      <w:r w:rsidRPr="00454C7F">
        <w:rPr>
          <w:rFonts w:ascii="Times New Roman" w:eastAsia="Calibri" w:hAnsi="Times New Roman" w:cs="Times New Roman"/>
          <w:sz w:val="24"/>
          <w:szCs w:val="24"/>
        </w:rPr>
        <w:lastRenderedPageBreak/>
        <w:t>with the outcome then this goes some way towards explaining the horizontal pleiotropic effect that was exhibited by the outlier SNP in the initial exposure-outcome hypothesis.</w:t>
      </w:r>
    </w:p>
    <w:p w14:paraId="7D3DF2DC" w14:textId="029F219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methods exist for identifying outliers in MR, each likely to be sensitive to different patterns of horizontal pleiotropy. Cook’s distance can be used to measure the influence of a particular SNP on the combined estimate from all SNPs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11</w:t>
      </w:r>
      <w:r w:rsidRPr="00454C7F">
        <w:rPr>
          <w:rFonts w:ascii="Times New Roman" w:eastAsia="Calibri" w:hAnsi="Times New Roman" w:cs="Times New Roman"/>
          <w:sz w:val="24"/>
          <w:szCs w:val="24"/>
        </w:rPr>
        <w:fldChar w:fldCharType="end"/>
      </w:r>
      <w:hyperlink r:id="rId10"/>
      <w:r w:rsidRPr="00454C7F">
        <w:rPr>
          <w:rFonts w:ascii="Times New Roman" w:eastAsia="Calibri" w:hAnsi="Times New Roman" w:cs="Times New Roman"/>
          <w:sz w:val="24"/>
          <w:szCs w:val="24"/>
        </w:rPr>
        <w:t xml:space="preserve">, identifying SNPs with large influences as outliers.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are likely to be associated with the outcome through a pathway other than the exposure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Finally, meta-analysis tools can be used to evaluate if a particular SNP contributes disproportionately to the heterogeneity between the estimates obtained from the set of instruments, and this has been adapted recently to detect outliers in MR analysis </w:t>
      </w:r>
      <w:r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LCAxNCwgMTU8L3N0eWxlPjwvRGlzcGxheVRleHQ+PHJlY29yZD48cmVjLW51bWJlcj45PC9yZWMt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13, 14, 15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potential limitation of heterogeneity-based outlier removal is that this practice </w:t>
      </w:r>
      <w:r>
        <w:rPr>
          <w:rFonts w:ascii="Times New Roman" w:eastAsia="Calibri" w:hAnsi="Times New Roman" w:cs="Times New Roman"/>
          <w:sz w:val="24"/>
          <w:szCs w:val="24"/>
        </w:rPr>
        <w:t xml:space="preserve">could constitute </w:t>
      </w:r>
      <w:r w:rsidRPr="00454C7F">
        <w:rPr>
          <w:rFonts w:ascii="Times New Roman" w:eastAsia="Calibri" w:hAnsi="Times New Roman" w:cs="Times New Roman"/>
          <w:sz w:val="24"/>
          <w:szCs w:val="24"/>
        </w:rPr>
        <w:t xml:space="preserve">a form of cherry picking </w:t>
      </w:r>
      <w:r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LCAxNjwvc3R5bGU+PC9EaXNwbGF5VGV4dD48cmVjb3JkPjxyZWMtbnVtYmVyPjQwPC9yZWMtbnVt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9, 16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9AE293" w14:textId="043AA216"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Recent large-scale MR scans have indicated that horizontal pleiotropy is widespread based on systematic analysis of heterogeneity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QXV0aG9yPlZlcmJhbmNrPC9BdXRob3I+PFllYXI+MjAxODwvWWVhcj48UmVjTnVtPjMxPC9SZWNO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suggests that many SNPs used as instruments are likely to associate with other traits, which in turn might associate with the original outcome of interest – hence giving rise to heterogeneity. As such we have an opportunity to identify novel pathways through exploiting outliers. Equipped with automated MR analysis software</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194AE5">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an outcome of interest, and </w:t>
      </w:r>
      <w:r w:rsidRPr="00454C7F">
        <w:rPr>
          <w:rFonts w:ascii="Times New Roman" w:eastAsia="Calibri" w:hAnsi="Times New Roman" w:cs="Times New Roman"/>
          <w:sz w:val="24"/>
          <w:szCs w:val="24"/>
        </w:rPr>
        <w:lastRenderedPageBreak/>
        <w:t>to also improve the power and reliability of the original exposure-outcome association analysis. We apply MR-TRYX to several exemplar analyses to demonstrate its potential utility.</w:t>
      </w:r>
    </w:p>
    <w:p w14:paraId="6CF2F698" w14:textId="77777777" w:rsidR="000C0344" w:rsidRPr="00454C7F" w:rsidRDefault="000C0344" w:rsidP="000C0344">
      <w:pPr>
        <w:spacing w:after="160" w:line="480" w:lineRule="auto"/>
        <w:rPr>
          <w:rFonts w:ascii="Times New Roman" w:eastAsia="Calibri" w:hAnsi="Times New Roman" w:cs="Times New Roman"/>
          <w:sz w:val="24"/>
          <w:szCs w:val="24"/>
        </w:rPr>
      </w:pPr>
    </w:p>
    <w:p w14:paraId="3FEB1337"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384CF155" w14:textId="77777777" w:rsidR="000C0344" w:rsidRPr="00454C7F" w:rsidRDefault="000C0344" w:rsidP="000C0344">
      <w:pPr>
        <w:pStyle w:val="Heading3"/>
        <w:spacing w:line="480" w:lineRule="auto"/>
        <w:rPr>
          <w:rFonts w:ascii="Times New Roman" w:hAnsi="Times New Roman" w:cs="Times New Roman"/>
          <w:sz w:val="24"/>
          <w:szCs w:val="24"/>
        </w:rPr>
      </w:pPr>
      <w:bookmarkStart w:id="2" w:name="_u3idfk3dd9zu" w:colFirst="0" w:colLast="0"/>
      <w:bookmarkEnd w:id="2"/>
      <w:r w:rsidRPr="00454C7F">
        <w:rPr>
          <w:rFonts w:ascii="Times New Roman" w:hAnsi="Times New Roman" w:cs="Times New Roman"/>
          <w:sz w:val="24"/>
          <w:szCs w:val="24"/>
        </w:rPr>
        <w:t>Overview of MR-TRYX</w:t>
      </w:r>
    </w:p>
    <w:p w14:paraId="7AD3273C" w14:textId="77777777" w:rsidR="000C0344" w:rsidRPr="00454C7F" w:rsidRDefault="000C0344" w:rsidP="000C0344">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Figure 1 shows an overview of the approach. MR-TRYX is applied to an exposure-outcome analysis </w:t>
      </w:r>
      <w:r>
        <w:rPr>
          <w:rFonts w:ascii="Times New Roman" w:eastAsia="Calibri" w:hAnsi="Times New Roman" w:cs="Times New Roman"/>
          <w:sz w:val="24"/>
          <w:szCs w:val="24"/>
        </w:rPr>
        <w:t xml:space="preserve">in two sample MR approach </w:t>
      </w:r>
      <w:r w:rsidRPr="00454C7F">
        <w:rPr>
          <w:rFonts w:ascii="Times New Roman" w:eastAsia="Calibri" w:hAnsi="Times New Roman" w:cs="Times New Roman"/>
          <w:sz w:val="24"/>
          <w:szCs w:val="24"/>
        </w:rPr>
        <w:t>and it has two objectives. The first is to use outliers in the original exposure-outcome analysis to identify novel putative factors that influence the outcome independently of the exposure. The second is to re-estimate the original exposure-outcome association by adjusting outlier SNPs for the horizontal pleiotropic pathways that might arise through the novel putative associations.</w:t>
      </w:r>
      <w:r>
        <w:rPr>
          <w:rFonts w:ascii="Times New Roman" w:eastAsia="Calibri" w:hAnsi="Times New Roman" w:cs="Times New Roman"/>
          <w:sz w:val="24"/>
          <w:szCs w:val="24"/>
        </w:rPr>
        <w:t xml:space="preserve"> This outlier-adjustment method should be treated as a new approach to be used in conjunction with other methods that already exist in the MR sensitivity analysis toolkit. We provide extensive discussion on the context, advantages and potential pitfalls that come with trying to use a data-driven approach to adjust for horizontal pleiotropy at the end of the paper.</w:t>
      </w:r>
    </w:p>
    <w:p w14:paraId="11953571"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242FE148" w14:textId="57C879F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inverse-variance weighted (IVW) meta-analysis </w: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ins w:id="3" w:author="Gibran Hemani" w:date="2019-07-10T21:58:00Z">
        <w:r w:rsidR="007553D5">
          <w:rPr>
            <w:rFonts w:ascii="Times New Roman" w:eastAsia="Calibri" w:hAnsi="Times New Roman" w:cs="Times New Roman"/>
            <w:sz w:val="24"/>
            <w:szCs w:val="24"/>
          </w:rPr>
          <w:t>In order to estimate heterogeneity</w:t>
        </w:r>
      </w:ins>
      <w:ins w:id="4" w:author="Gibran Hemani" w:date="2019-07-10T21:59:00Z">
        <w:r w:rsidR="007553D5">
          <w:rPr>
            <w:rFonts w:ascii="Times New Roman" w:eastAsia="Calibri" w:hAnsi="Times New Roman" w:cs="Times New Roman"/>
            <w:sz w:val="24"/>
            <w:szCs w:val="24"/>
          </w:rPr>
          <w:t xml:space="preserve"> accurately</w:t>
        </w:r>
      </w:ins>
      <w:ins w:id="5" w:author="Yoonsu Cho" w:date="2019-07-22T16:12:00Z">
        <w:r w:rsidR="009F0F62">
          <w:rPr>
            <w:rFonts w:ascii="Times New Roman" w:eastAsia="Calibri" w:hAnsi="Times New Roman" w:cs="Times New Roman"/>
            <w:sz w:val="24"/>
            <w:szCs w:val="24"/>
          </w:rPr>
          <w:t>,</w:t>
        </w:r>
      </w:ins>
      <w:ins w:id="6" w:author="Gibran Hemani" w:date="2019-07-10T21:58:00Z">
        <w:r w:rsidR="007553D5">
          <w:rPr>
            <w:rFonts w:ascii="Times New Roman" w:eastAsia="Calibri" w:hAnsi="Times New Roman" w:cs="Times New Roman"/>
            <w:sz w:val="24"/>
            <w:szCs w:val="24"/>
          </w:rPr>
          <w:t xml:space="preserve"> it is important to appropriately weight the contribution of each SNP to the overall estimate.</w:t>
        </w:r>
      </w:ins>
      <w:ins w:id="7" w:author="Gibran Hemani" w:date="2019-07-10T21:59:00Z">
        <w:r w:rsidR="007553D5">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We used the approach implemented in the </w:t>
      </w:r>
      <w:proofErr w:type="spellStart"/>
      <w:r w:rsidRPr="00454C7F">
        <w:rPr>
          <w:rFonts w:ascii="Times New Roman" w:eastAsia="Calibri" w:hAnsi="Times New Roman" w:cs="Times New Roman"/>
          <w:sz w:val="24"/>
          <w:szCs w:val="24"/>
        </w:rPr>
        <w:t>RadialMR</w:t>
      </w:r>
      <w:proofErr w:type="spellEnd"/>
      <w:r w:rsidRPr="00454C7F">
        <w:rPr>
          <w:rFonts w:ascii="Times New Roman" w:eastAsia="Calibri" w:hAnsi="Times New Roman" w:cs="Times New Roman"/>
          <w:sz w:val="24"/>
          <w:szCs w:val="24"/>
        </w:rPr>
        <w:t xml:space="preserve"> R package (</w:t>
      </w:r>
      <w:hyperlink r:id="rId11" w:history="1">
        <w:r w:rsidRPr="00454C7F">
          <w:rPr>
            <w:rStyle w:val="Hyperlink"/>
            <w:rFonts w:ascii="Times New Roman" w:eastAsia="Calibri" w:hAnsi="Times New Roman" w:cs="Times New Roman"/>
            <w:sz w:val="24"/>
            <w:szCs w:val="24"/>
          </w:rPr>
          <w:t>https://github.com/WSpiller/RadialMR</w:t>
        </w:r>
      </w:hyperlink>
      <w:r w:rsidRPr="00454C7F">
        <w:rPr>
          <w:rFonts w:ascii="Times New Roman" w:eastAsia="Calibri" w:hAnsi="Times New Roman" w:cs="Times New Roman"/>
          <w:sz w:val="24"/>
          <w:szCs w:val="24"/>
        </w:rPr>
        <w:t xml:space="preserve">) to detect outliers. Full details are provided elsewhere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but briefly, we used the so-called ‘modified 2</w:t>
      </w:r>
      <w:r w:rsidRPr="00454C7F">
        <w:rPr>
          <w:rFonts w:ascii="Times New Roman" w:eastAsia="Calibri" w:hAnsi="Times New Roman" w:cs="Times New Roman"/>
          <w:sz w:val="24"/>
          <w:szCs w:val="24"/>
          <w:vertAlign w:val="superscript"/>
        </w:rPr>
        <w:t>nd</w:t>
      </w:r>
      <w:r w:rsidRPr="00454C7F">
        <w:rPr>
          <w:rFonts w:ascii="Times New Roman" w:eastAsia="Calibri" w:hAnsi="Times New Roman" w:cs="Times New Roman"/>
          <w:sz w:val="24"/>
          <w:szCs w:val="24"/>
        </w:rPr>
        <w:t xml:space="preserve"> order weighting’ approach to estimate total Cochran’s Q statistic as a measure of heterogeneity, as well as the individual </w:t>
      </w:r>
      <w:r w:rsidRPr="00454C7F">
        <w:rPr>
          <w:rFonts w:ascii="Times New Roman" w:eastAsia="Calibri" w:hAnsi="Times New Roman" w:cs="Times New Roman"/>
          <w:sz w:val="24"/>
          <w:szCs w:val="24"/>
        </w:rPr>
        <w:lastRenderedPageBreak/>
        <w:t xml:space="preserve">contributions of each SNP,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 xml:space="preserve">i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20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has been shown to be comparable to the simulation-based approach in MR-PRESSO</w:t>
      </w:r>
      <w:ins w:id="8" w:author="Gibran Hemani" w:date="2019-07-10T21:59:00Z">
        <w:r w:rsidR="007553D5">
          <w:rPr>
            <w:rFonts w:ascii="Times New Roman" w:eastAsia="Calibri" w:hAnsi="Times New Roman" w:cs="Times New Roman"/>
            <w:sz w:val="24"/>
            <w:szCs w:val="24"/>
          </w:rPr>
          <w:t xml:space="preserve">, providing a </w:t>
        </w:r>
        <w:commentRangeStart w:id="9"/>
        <w:r w:rsidR="007553D5">
          <w:rPr>
            <w:rFonts w:ascii="Times New Roman" w:eastAsia="Calibri" w:hAnsi="Times New Roman" w:cs="Times New Roman"/>
            <w:sz w:val="24"/>
            <w:szCs w:val="24"/>
          </w:rPr>
          <w:t>well-calibrated test statistic</w:t>
        </w:r>
      </w:ins>
      <w:commentRangeEnd w:id="9"/>
      <w:r w:rsidR="00BD275D">
        <w:rPr>
          <w:rStyle w:val="CommentReference"/>
        </w:rPr>
        <w:commentReference w:id="9"/>
      </w:r>
      <w:ins w:id="10" w:author="Gibran Hemani" w:date="2019-07-10T21:59:00Z">
        <w:r w:rsidR="007553D5">
          <w:rPr>
            <w:rFonts w:ascii="Times New Roman" w:eastAsia="Calibri" w:hAnsi="Times New Roman" w:cs="Times New Roman"/>
            <w:sz w:val="24"/>
            <w:szCs w:val="24"/>
          </w:rPr>
          <w:t xml:space="preserve"> for outlier status whilst being computat</w:t>
        </w:r>
      </w:ins>
      <w:ins w:id="11" w:author="Gibran Hemani" w:date="2019-07-10T22:00:00Z">
        <w:r w:rsidR="007553D5">
          <w:rPr>
            <w:rFonts w:ascii="Times New Roman" w:eastAsia="Calibri" w:hAnsi="Times New Roman" w:cs="Times New Roman"/>
            <w:sz w:val="24"/>
            <w:szCs w:val="24"/>
          </w:rPr>
          <w:t>ionally more efficient</w:t>
        </w:r>
      </w:ins>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PjE1LCAyMTwvc3R5bGU+PC9EaXNwbGF5VGV4dD48cmVjb3JkPjxyZWMtbnVtYmVyPjMxPC9yZWMt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15, 21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probability of a SNP being an outlier is calculated based on </w:t>
      </w:r>
      <w:r w:rsidRPr="00454C7F">
        <w:rPr>
          <w:rFonts w:ascii="Times New Roman" w:eastAsia="Calibri" w:hAnsi="Times New Roman" w:cs="Times New Roman"/>
          <w:i/>
          <w:sz w:val="24"/>
          <w:szCs w:val="24"/>
        </w:rPr>
        <w:t>q</w:t>
      </w:r>
      <w:r w:rsidRPr="00454C7F">
        <w:rPr>
          <w:rFonts w:ascii="Times New Roman" w:eastAsia="Calibri" w:hAnsi="Times New Roman" w:cs="Times New Roman"/>
          <w:i/>
          <w:sz w:val="24"/>
          <w:szCs w:val="24"/>
          <w:vertAlign w:val="subscript"/>
        </w:rPr>
        <w:t>i</w:t>
      </w:r>
      <w:r w:rsidRPr="00454C7F">
        <w:rPr>
          <w:rFonts w:ascii="Times New Roman" w:eastAsia="Calibri" w:hAnsi="Times New Roman" w:cs="Times New Roman"/>
          <w:sz w:val="24"/>
          <w:szCs w:val="24"/>
        </w:rPr>
        <w:t xml:space="preserve"> being chi-square distributed with 1 degree of freedom. For demonstration purposes we adopted a conservative p-value threshold for identifying outliers, dividing 0.05 by the number of SNPs as a correction for multiple testing. We are not, however, suggesting that this arbitrary threshold will </w:t>
      </w:r>
      <w:ins w:id="12" w:author="Gibran Hemani" w:date="2019-07-10T21:57:00Z">
        <w:r w:rsidR="007553D5">
          <w:rPr>
            <w:rFonts w:ascii="Times New Roman" w:eastAsia="Calibri" w:hAnsi="Times New Roman" w:cs="Times New Roman"/>
            <w:sz w:val="24"/>
            <w:szCs w:val="24"/>
          </w:rPr>
          <w:t xml:space="preserve">necessarily </w:t>
        </w:r>
      </w:ins>
      <w:r w:rsidRPr="00454C7F">
        <w:rPr>
          <w:rFonts w:ascii="Times New Roman" w:eastAsia="Calibri" w:hAnsi="Times New Roman" w:cs="Times New Roman"/>
          <w:sz w:val="24"/>
          <w:szCs w:val="24"/>
        </w:rPr>
        <w:t xml:space="preserve">be optimal for identifying outliers, and users can apply other approaches or thresholds through the MR-TRYX software. </w:t>
      </w:r>
    </w:p>
    <w:p w14:paraId="5BE24798"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12E17427" w14:textId="5DAB2064"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 we limit the search to traits for which the GWAS results registered at MR-Base have more than 500,000 SNPs and sample sizes exceeding 5,000. Traits that have an association with outlier SNPs at genome-wide p-value threshold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in keeping with traditional GWAS thresholds used for instrument selection) are regarded as potential risk factors for the outcome and defined as “candidate traits”. Each candidate trait is tested for its influence on the original exposure and outcome traits (Figure 1) using the IVW random effects model. We take forward putative associations based on </w:t>
      </w:r>
      <w:commentRangeStart w:id="13"/>
      <w:ins w:id="14" w:author="Yoonsu Cho" w:date="2019-07-22T16:22:00Z">
        <w:r w:rsidR="00F76A97">
          <w:rPr>
            <w:rFonts w:ascii="Times New Roman" w:eastAsia="Calibri" w:hAnsi="Times New Roman" w:cs="Times New Roman"/>
            <w:sz w:val="24"/>
            <w:szCs w:val="24"/>
          </w:rPr>
          <w:t>false discovery ra</w:t>
        </w:r>
      </w:ins>
      <w:ins w:id="15" w:author="Yoonsu Cho" w:date="2019-07-22T16:23:00Z">
        <w:r w:rsidR="00F76A97">
          <w:rPr>
            <w:rFonts w:ascii="Times New Roman" w:eastAsia="Calibri" w:hAnsi="Times New Roman" w:cs="Times New Roman"/>
            <w:sz w:val="24"/>
            <w:szCs w:val="24"/>
          </w:rPr>
          <w:t>te (</w:t>
        </w:r>
      </w:ins>
      <w:r w:rsidRPr="00454C7F">
        <w:rPr>
          <w:rFonts w:ascii="Times New Roman" w:eastAsia="Calibri" w:hAnsi="Times New Roman" w:cs="Times New Roman"/>
          <w:sz w:val="24"/>
          <w:szCs w:val="24"/>
        </w:rPr>
        <w:t>FDR</w:t>
      </w:r>
      <w:ins w:id="16" w:author="Yoonsu Cho" w:date="2019-07-22T16:23:00Z">
        <w:r w:rsidR="00F76A97">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&lt; 0.05</w:t>
      </w:r>
      <w:ins w:id="17" w:author="Yoonsu Cho" w:date="2019-07-22T16:32:00Z">
        <w:r w:rsidR="00667FEF">
          <w:rPr>
            <w:rFonts w:ascii="Times New Roman" w:eastAsia="Calibri" w:hAnsi="Times New Roman" w:cs="Times New Roman"/>
            <w:sz w:val="24"/>
            <w:szCs w:val="24"/>
          </w:rPr>
          <w:t>,</w:t>
        </w:r>
      </w:ins>
      <w:r w:rsidRPr="00454C7F">
        <w:rPr>
          <w:rFonts w:ascii="Times New Roman" w:eastAsia="Calibri" w:hAnsi="Times New Roman" w:cs="Times New Roman"/>
          <w:sz w:val="24"/>
          <w:szCs w:val="24"/>
        </w:rPr>
        <w:t xml:space="preserve"> </w:t>
      </w:r>
      <w:ins w:id="18" w:author="Yoonsu Cho" w:date="2019-07-22T16:31:00Z">
        <w:r w:rsidR="002F6E41">
          <w:rPr>
            <w:rFonts w:ascii="Times New Roman" w:eastAsia="Calibri" w:hAnsi="Times New Roman" w:cs="Times New Roman"/>
            <w:sz w:val="24"/>
            <w:szCs w:val="24"/>
          </w:rPr>
          <w:t>where</w:t>
        </w:r>
      </w:ins>
      <w:ins w:id="19" w:author="Yoonsu Cho" w:date="2019-07-22T16:32:00Z">
        <w:r w:rsidR="00667FEF">
          <w:rPr>
            <w:rFonts w:ascii="Times New Roman" w:eastAsia="Calibri" w:hAnsi="Times New Roman" w:cs="Times New Roman"/>
            <w:sz w:val="24"/>
            <w:szCs w:val="24"/>
          </w:rPr>
          <w:t xml:space="preserve"> the null hypothesis is true,</w:t>
        </w:r>
      </w:ins>
      <w:commentRangeEnd w:id="13"/>
      <w:ins w:id="20" w:author="Yoonsu Cho" w:date="2019-07-22T16:54:00Z">
        <w:r w:rsidR="00B12D6C">
          <w:rPr>
            <w:rStyle w:val="CommentReference"/>
          </w:rPr>
          <w:commentReference w:id="13"/>
        </w:r>
      </w:ins>
      <w:ins w:id="21" w:author="Yoonsu Cho" w:date="2019-07-22T16:32:00Z">
        <w:r w:rsidR="00667FEF">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but we note that the use of arbitrary thresholds is problematic </w:t>
      </w:r>
      <w:r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MiwgMjM8L3N0eWxlPjwvRGlzcGxheVRleHQ+PHJlY29yZD48cmVjLW51bWJlcj43MTwvcmVjLW51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22, 23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and we use them here to make high dimensional investigations more manageable.</w:t>
      </w:r>
    </w:p>
    <w:p w14:paraId="6E31BF27" w14:textId="25725127" w:rsidR="000C0344" w:rsidRPr="00454C7F" w:rsidRDefault="000C0344" w:rsidP="000C0344">
      <w:pPr>
        <w:pStyle w:val="Heading3"/>
        <w:spacing w:line="480" w:lineRule="auto"/>
        <w:jc w:val="both"/>
        <w:rPr>
          <w:rFonts w:ascii="Times New Roman" w:hAnsi="Times New Roman" w:cs="Times New Roman"/>
          <w:sz w:val="24"/>
          <w:szCs w:val="24"/>
        </w:rPr>
      </w:pPr>
      <w:bookmarkStart w:id="22" w:name="_satu5fuqr406" w:colFirst="0" w:colLast="0"/>
      <w:bookmarkEnd w:id="22"/>
      <w:r w:rsidRPr="00454C7F">
        <w:rPr>
          <w:rFonts w:ascii="Times New Roman" w:hAnsi="Times New Roman" w:cs="Times New Roman"/>
          <w:sz w:val="24"/>
          <w:szCs w:val="24"/>
        </w:rPr>
        <w:t>Assessing causal estimates of the association of candidate trait</w:t>
      </w:r>
      <w:ins w:id="23" w:author="Gibran Hemani" w:date="2019-07-10T17:36:00Z">
        <w:r w:rsidR="00E97F17">
          <w:rPr>
            <w:rFonts w:ascii="Times New Roman" w:hAnsi="Times New Roman" w:cs="Times New Roman"/>
            <w:sz w:val="24"/>
            <w:szCs w:val="24"/>
          </w:rPr>
          <w:t>s</w:t>
        </w:r>
      </w:ins>
      <w:r w:rsidRPr="00454C7F">
        <w:rPr>
          <w:rFonts w:ascii="Times New Roman" w:hAnsi="Times New Roman" w:cs="Times New Roman"/>
          <w:sz w:val="24"/>
          <w:szCs w:val="24"/>
        </w:rPr>
        <w:t xml:space="preserve"> with the outcome</w:t>
      </w:r>
    </w:p>
    <w:p w14:paraId="29437B2D" w14:textId="77927476" w:rsidR="00BB19B5" w:rsidRDefault="00E97F17" w:rsidP="000C0344">
      <w:pPr>
        <w:spacing w:after="160" w:line="480" w:lineRule="auto"/>
        <w:jc w:val="both"/>
        <w:rPr>
          <w:ins w:id="24" w:author="Gibran Hemani" w:date="2019-07-10T17:55:00Z"/>
          <w:rFonts w:ascii="Times New Roman" w:eastAsia="Calibri" w:hAnsi="Times New Roman" w:cs="Times New Roman"/>
          <w:sz w:val="24"/>
          <w:szCs w:val="24"/>
        </w:rPr>
      </w:pPr>
      <w:ins w:id="25" w:author="Gibran Hemani" w:date="2019-07-10T17:36:00Z">
        <w:r>
          <w:rPr>
            <w:rFonts w:ascii="Times New Roman" w:eastAsia="Calibri" w:hAnsi="Times New Roman" w:cs="Times New Roman"/>
            <w:sz w:val="24"/>
            <w:szCs w:val="24"/>
          </w:rPr>
          <w:t>Once candidate traits are detected, we can identify instruments specifically for the candidate traits and model how the exposure and candidate trai</w:t>
        </w:r>
      </w:ins>
      <w:ins w:id="26" w:author="Gibran Hemani" w:date="2019-07-10T17:37:00Z">
        <w:r>
          <w:rPr>
            <w:rFonts w:ascii="Times New Roman" w:eastAsia="Calibri" w:hAnsi="Times New Roman" w:cs="Times New Roman"/>
            <w:sz w:val="24"/>
            <w:szCs w:val="24"/>
          </w:rPr>
          <w:t xml:space="preserve">ts together associate with the outcome. </w:t>
        </w:r>
      </w:ins>
      <w:ins w:id="27" w:author="Gibran Hemani" w:date="2019-07-10T17:36:00Z">
        <w:r>
          <w:rPr>
            <w:rFonts w:ascii="Times New Roman" w:eastAsia="Calibri" w:hAnsi="Times New Roman" w:cs="Times New Roman"/>
            <w:sz w:val="24"/>
            <w:szCs w:val="24"/>
          </w:rPr>
          <w:t xml:space="preserve"> </w:t>
        </w:r>
      </w:ins>
      <w:ins w:id="28" w:author="Gibran Hemani" w:date="2019-07-10T20:46:00Z">
        <w:r w:rsidR="003C44C5">
          <w:rPr>
            <w:rFonts w:ascii="Times New Roman" w:eastAsia="Calibri" w:hAnsi="Times New Roman" w:cs="Times New Roman"/>
            <w:sz w:val="24"/>
            <w:szCs w:val="24"/>
          </w:rPr>
          <w:t>T</w:t>
        </w:r>
      </w:ins>
      <w:ins w:id="29" w:author="Gibran Hemani" w:date="2019-07-10T17:54:00Z">
        <w:r w:rsidR="00BB19B5">
          <w:rPr>
            <w:rFonts w:ascii="Times New Roman" w:eastAsia="Calibri" w:hAnsi="Times New Roman" w:cs="Times New Roman"/>
            <w:sz w:val="24"/>
            <w:szCs w:val="24"/>
          </w:rPr>
          <w:t>his involves the following proce</w:t>
        </w:r>
      </w:ins>
      <w:ins w:id="30" w:author="Gibran Hemani" w:date="2019-07-10T17:55:00Z">
        <w:r w:rsidR="00BB19B5">
          <w:rPr>
            <w:rFonts w:ascii="Times New Roman" w:eastAsia="Calibri" w:hAnsi="Times New Roman" w:cs="Times New Roman"/>
            <w:sz w:val="24"/>
            <w:szCs w:val="24"/>
          </w:rPr>
          <w:t>ss</w:t>
        </w:r>
      </w:ins>
      <w:ins w:id="31" w:author="Gibran Hemani" w:date="2019-07-10T21:19:00Z">
        <w:r w:rsidR="001E02AE">
          <w:rPr>
            <w:rFonts w:ascii="Times New Roman" w:eastAsia="Calibri" w:hAnsi="Times New Roman" w:cs="Times New Roman"/>
            <w:sz w:val="24"/>
            <w:szCs w:val="24"/>
          </w:rPr>
          <w:t>, which we go on to describe in full detail below</w:t>
        </w:r>
      </w:ins>
      <w:ins w:id="32" w:author="Gibran Hemani" w:date="2019-07-10T17:55:00Z">
        <w:r w:rsidR="00BB19B5">
          <w:rPr>
            <w:rFonts w:ascii="Times New Roman" w:eastAsia="Calibri" w:hAnsi="Times New Roman" w:cs="Times New Roman"/>
            <w:sz w:val="24"/>
            <w:szCs w:val="24"/>
          </w:rPr>
          <w:t>:</w:t>
        </w:r>
      </w:ins>
    </w:p>
    <w:p w14:paraId="7BB90CEB" w14:textId="500D660E" w:rsidR="00BB19B5" w:rsidRDefault="00BB19B5" w:rsidP="00BB19B5">
      <w:pPr>
        <w:pStyle w:val="ListParagraph"/>
        <w:numPr>
          <w:ilvl w:val="0"/>
          <w:numId w:val="8"/>
        </w:numPr>
        <w:spacing w:after="160" w:line="480" w:lineRule="auto"/>
        <w:jc w:val="both"/>
        <w:rPr>
          <w:ins w:id="33" w:author="Gibran Hemani" w:date="2019-07-10T19:54:00Z"/>
          <w:rFonts w:ascii="Times New Roman" w:eastAsia="Calibri" w:hAnsi="Times New Roman" w:cs="Times New Roman"/>
          <w:sz w:val="24"/>
          <w:szCs w:val="24"/>
        </w:rPr>
      </w:pPr>
      <w:ins w:id="34" w:author="Gibran Hemani" w:date="2019-07-10T17:55:00Z">
        <w:r>
          <w:rPr>
            <w:rFonts w:ascii="Times New Roman" w:eastAsia="Calibri" w:hAnsi="Times New Roman" w:cs="Times New Roman"/>
            <w:sz w:val="24"/>
            <w:szCs w:val="24"/>
          </w:rPr>
          <w:lastRenderedPageBreak/>
          <w:t xml:space="preserve">Identify instruments for the </w:t>
        </w:r>
      </w:ins>
      <w:ins w:id="35" w:author="Gibran Hemani" w:date="2019-07-10T19:54:00Z">
        <w:r w:rsidR="00003693">
          <w:rPr>
            <w:rFonts w:ascii="Times New Roman" w:eastAsia="Calibri" w:hAnsi="Times New Roman" w:cs="Times New Roman"/>
            <w:sz w:val="24"/>
            <w:szCs w:val="24"/>
          </w:rPr>
          <w:t>candidate traits</w:t>
        </w:r>
      </w:ins>
    </w:p>
    <w:p w14:paraId="2D111109" w14:textId="5F14D594" w:rsidR="00003693" w:rsidRDefault="00B12A5F" w:rsidP="00BB19B5">
      <w:pPr>
        <w:pStyle w:val="ListParagraph"/>
        <w:numPr>
          <w:ilvl w:val="0"/>
          <w:numId w:val="8"/>
        </w:numPr>
        <w:spacing w:after="160" w:line="480" w:lineRule="auto"/>
        <w:jc w:val="both"/>
        <w:rPr>
          <w:ins w:id="36" w:author="Gibran Hemani" w:date="2019-07-10T17:55:00Z"/>
          <w:rFonts w:ascii="Times New Roman" w:eastAsia="Calibri" w:hAnsi="Times New Roman" w:cs="Times New Roman"/>
          <w:sz w:val="24"/>
          <w:szCs w:val="24"/>
        </w:rPr>
      </w:pPr>
      <w:ins w:id="37" w:author="Gibran Hemani" w:date="2019-07-10T19:55:00Z">
        <w:r>
          <w:rPr>
            <w:rFonts w:ascii="Times New Roman" w:eastAsia="Calibri" w:hAnsi="Times New Roman" w:cs="Times New Roman"/>
            <w:sz w:val="24"/>
            <w:szCs w:val="24"/>
          </w:rPr>
          <w:t>Estimate the influence of the candidate traits on y conditioning on x</w:t>
        </w:r>
      </w:ins>
      <w:ins w:id="38" w:author="Gibran Hemani" w:date="2019-07-10T21:18:00Z">
        <w:r w:rsidR="001E02AE">
          <w:rPr>
            <w:rFonts w:ascii="Times New Roman" w:eastAsia="Calibri" w:hAnsi="Times New Roman" w:cs="Times New Roman"/>
            <w:sz w:val="24"/>
            <w:szCs w:val="24"/>
          </w:rPr>
          <w:t xml:space="preserve"> using multivariable MR</w:t>
        </w:r>
      </w:ins>
    </w:p>
    <w:p w14:paraId="057F23D9" w14:textId="5EECF03F" w:rsidR="000C0344" w:rsidRPr="00854B3A" w:rsidRDefault="000C0344" w:rsidP="00BB19B5">
      <w:pPr>
        <w:spacing w:after="160" w:line="480" w:lineRule="auto"/>
        <w:jc w:val="both"/>
        <w:rPr>
          <w:rFonts w:ascii="Times New Roman" w:eastAsia="Calibri" w:hAnsi="Times New Roman" w:cs="Times New Roman"/>
          <w:sz w:val="24"/>
          <w:szCs w:val="24"/>
        </w:rPr>
      </w:pPr>
      <w:r w:rsidRPr="00513ACB">
        <w:rPr>
          <w:rFonts w:ascii="Times New Roman" w:eastAsia="Calibri" w:hAnsi="Times New Roman" w:cs="Times New Roman"/>
          <w:sz w:val="24"/>
          <w:szCs w:val="24"/>
        </w:rPr>
        <w:t xml:space="preserve">Suppose we have </w:t>
      </w:r>
      <w:hyperlink r:id="rId15">
        <w:r w:rsidRPr="00454C7F">
          <w:rPr>
            <w:rFonts w:eastAsia="Calibri"/>
            <w:noProof/>
          </w:rPr>
          <w:drawing>
            <wp:inline distT="19050" distB="19050" distL="19050" distR="19050" wp14:anchorId="17486714" wp14:editId="4FA72F20">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6"/>
                      <a:srcRect/>
                      <a:stretch>
                        <a:fillRect/>
                      </a:stretch>
                    </pic:blipFill>
                    <pic:spPr>
                      <a:xfrm>
                        <a:off x="0" y="0"/>
                        <a:ext cx="9906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instruments for the exposure </w:t>
      </w:r>
      <w:hyperlink r:id="rId17">
        <w:r w:rsidRPr="00454C7F">
          <w:rPr>
            <w:rFonts w:eastAsia="Calibri"/>
            <w:noProof/>
          </w:rPr>
          <w:drawing>
            <wp:inline distT="19050" distB="19050" distL="19050" distR="19050" wp14:anchorId="5BC7B5B1" wp14:editId="179223B1">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where </w:t>
      </w:r>
      <w:hyperlink r:id="rId19">
        <w:r w:rsidRPr="00454C7F">
          <w:rPr>
            <w:rFonts w:eastAsia="Calibri"/>
            <w:noProof/>
          </w:rPr>
          <w:drawing>
            <wp:inline distT="19050" distB="19050" distL="19050" distR="19050" wp14:anchorId="5C6FEF5A" wp14:editId="4D3E366C">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0"/>
                      <a:srcRect/>
                      <a:stretch>
                        <a:fillRect/>
                      </a:stretch>
                    </pic:blipFill>
                    <pic:spPr>
                      <a:xfrm>
                        <a:off x="0" y="0"/>
                        <a:ext cx="1397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is an outlier in the x-y MR analysis due to an association with candidate trait </w:t>
      </w:r>
      <w:hyperlink r:id="rId21">
        <w:r w:rsidRPr="00454C7F">
          <w:rPr>
            <w:rFonts w:eastAsia="Calibri"/>
            <w:noProof/>
          </w:rPr>
          <w:drawing>
            <wp:inline distT="19050" distB="19050" distL="19050" distR="19050" wp14:anchorId="66BAA832" wp14:editId="21D373A3">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noProof/>
          <w:sz w:val="24"/>
          <w:szCs w:val="24"/>
          <w:lang w:eastAsia="en-GB"/>
        </w:rPr>
        <w:t xml:space="preserve">, where </w:t>
      </w:r>
      <w:r w:rsidRPr="00513ACB">
        <w:rPr>
          <w:rFonts w:ascii="Times New Roman" w:eastAsia="Calibri" w:hAnsi="Times New Roman" w:cs="Times New Roman"/>
          <w:i/>
          <w:noProof/>
          <w:sz w:val="24"/>
          <w:szCs w:val="24"/>
          <w:lang w:eastAsia="en-GB"/>
        </w:rPr>
        <w:t>E</w:t>
      </w:r>
      <w:r w:rsidRPr="00513ACB">
        <w:rPr>
          <w:rFonts w:ascii="Times New Roman" w:eastAsia="Calibri" w:hAnsi="Times New Roman" w:cs="Times New Roman"/>
          <w:noProof/>
          <w:sz w:val="24"/>
          <w:szCs w:val="24"/>
          <w:lang w:eastAsia="en-GB"/>
        </w:rPr>
        <w:t xml:space="preserve"> indicates the number of genetic variants for the exposure</w:t>
      </w:r>
      <w:r w:rsidRPr="00513ACB">
        <w:rPr>
          <w:rFonts w:ascii="Times New Roman" w:eastAsia="Calibri" w:hAnsi="Times New Roman" w:cs="Times New Roman"/>
          <w:sz w:val="24"/>
          <w:szCs w:val="24"/>
        </w:rPr>
        <w:t xml:space="preserve">. Also, </w:t>
      </w:r>
      <w:hyperlink r:id="rId23">
        <w:r w:rsidRPr="00454C7F">
          <w:rPr>
            <w:rFonts w:eastAsia="Calibri"/>
            <w:noProof/>
          </w:rPr>
          <w:drawing>
            <wp:inline distT="19050" distB="19050" distL="19050" distR="19050" wp14:anchorId="4807F627" wp14:editId="747B0A03">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has </w:t>
      </w:r>
      <w:hyperlink r:id="rId24">
        <w:r w:rsidRPr="00454C7F">
          <w:rPr>
            <w:rFonts w:eastAsia="Calibri"/>
            <w:noProof/>
          </w:rPr>
          <w:drawing>
            <wp:inline distT="19050" distB="19050" distL="19050" distR="19050" wp14:anchorId="2F3BF8BF" wp14:editId="2AC28158">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977900" cy="1143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genetic instruments, where </w:t>
      </w:r>
      <w:r w:rsidRPr="00513ACB">
        <w:rPr>
          <w:rFonts w:ascii="Times New Roman" w:eastAsia="Calibri" w:hAnsi="Times New Roman" w:cs="Times New Roman"/>
          <w:i/>
          <w:sz w:val="24"/>
          <w:szCs w:val="24"/>
        </w:rPr>
        <w:t xml:space="preserve">M </w:t>
      </w:r>
      <w:r w:rsidRPr="00513ACB">
        <w:rPr>
          <w:rFonts w:ascii="Times New Roman" w:eastAsia="Calibri" w:hAnsi="Times New Roman" w:cs="Times New Roman"/>
          <w:sz w:val="24"/>
          <w:szCs w:val="24"/>
        </w:rPr>
        <w:t xml:space="preserve">is the number of genetic variants for </w:t>
      </w:r>
      <w:r w:rsidRPr="00454C7F">
        <w:rPr>
          <w:rFonts w:eastAsia="Calibri"/>
          <w:noProof/>
        </w:rPr>
        <w:drawing>
          <wp:inline distT="19050" distB="19050" distL="19050" distR="19050" wp14:anchorId="02E8CB2A" wp14:editId="37C6B498">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r w:rsidRPr="00513ACB">
        <w:rPr>
          <w:rFonts w:ascii="Times New Roman" w:eastAsia="Calibri" w:hAnsi="Times New Roman" w:cs="Times New Roman"/>
          <w:sz w:val="24"/>
          <w:szCs w:val="24"/>
        </w:rPr>
        <w:t xml:space="preserve">. To obtain the estimate of </w:t>
      </w:r>
      <w:hyperlink r:id="rId26">
        <w:r w:rsidRPr="00454C7F">
          <w:rPr>
            <w:rFonts w:eastAsia="Calibri"/>
            <w:noProof/>
          </w:rPr>
          <w:drawing>
            <wp:inline distT="19050" distB="19050" distL="19050" distR="19050" wp14:anchorId="5D0AF6BF" wp14:editId="08A8F1D4">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uncontaminated by shared genetic effects between </w:t>
      </w:r>
      <w:hyperlink r:id="rId28">
        <w:r w:rsidRPr="00454C7F">
          <w:rPr>
            <w:rFonts w:eastAsia="Calibri"/>
            <w:noProof/>
          </w:rPr>
          <w:drawing>
            <wp:inline distT="19050" distB="19050" distL="19050" distR="19050" wp14:anchorId="54520FD5" wp14:editId="6B363299">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513ACB">
        <w:rPr>
          <w:rFonts w:ascii="Times New Roman" w:eastAsia="Calibri" w:hAnsi="Times New Roman" w:cs="Times New Roman"/>
          <w:sz w:val="24"/>
          <w:szCs w:val="24"/>
        </w:rPr>
        <w:t xml:space="preserve"> and </w:t>
      </w:r>
      <w:hyperlink r:id="rId29">
        <w:r w:rsidRPr="00454C7F">
          <w:rPr>
            <w:rFonts w:eastAsia="Calibri"/>
            <w:noProof/>
          </w:rPr>
          <w:drawing>
            <wp:inline distT="19050" distB="19050" distL="19050" distR="19050" wp14:anchorId="193FF7B8" wp14:editId="460F031E">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A03B1C">
        <w:rPr>
          <w:rFonts w:ascii="Times New Roman" w:eastAsia="Calibri" w:hAnsi="Times New Roman" w:cs="Times New Roman"/>
          <w:noProof/>
          <w:sz w:val="24"/>
          <w:szCs w:val="24"/>
          <w:lang w:eastAsia="en-GB"/>
        </w:rPr>
        <w:t xml:space="preserve"> </w:t>
      </w:r>
      <w:r w:rsidRPr="00A03B1C">
        <w:rPr>
          <w:rFonts w:ascii="Times New Roman" w:eastAsia="Calibri" w:hAnsi="Times New Roman" w:cs="Times New Roman"/>
          <w:sz w:val="24"/>
          <w:szCs w:val="24"/>
        </w:rPr>
        <w:t xml:space="preserve">(Figure 1A), we perform multivariable MR analysis </w:t>
      </w:r>
      <w:r w:rsidRPr="00A03B1C">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A03B1C">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A03B1C">
        <w:rPr>
          <w:rFonts w:ascii="Times New Roman" w:eastAsia="Calibri" w:hAnsi="Times New Roman" w:cs="Times New Roman"/>
          <w:sz w:val="24"/>
          <w:szCs w:val="24"/>
        </w:rPr>
        <w:fldChar w:fldCharType="end"/>
      </w:r>
      <w:r w:rsidRPr="00A03B1C">
        <w:rPr>
          <w:rFonts w:ascii="Times New Roman" w:eastAsia="Calibri" w:hAnsi="Times New Roman" w:cs="Times New Roman"/>
          <w:sz w:val="24"/>
          <w:szCs w:val="24"/>
        </w:rPr>
        <w:t xml:space="preserve">. We </w:t>
      </w:r>
      <w:r w:rsidR="00E97F17" w:rsidRPr="00A03B1C">
        <w:rPr>
          <w:rFonts w:ascii="Times New Roman" w:eastAsia="Calibri" w:hAnsi="Times New Roman" w:cs="Times New Roman"/>
          <w:sz w:val="24"/>
          <w:szCs w:val="24"/>
        </w:rPr>
        <w:t>generate a</w:t>
      </w:r>
      <w:r w:rsidRPr="00A03B1C">
        <w:rPr>
          <w:rFonts w:ascii="Times New Roman" w:eastAsia="Calibri" w:hAnsi="Times New Roman" w:cs="Times New Roman"/>
          <w:sz w:val="24"/>
          <w:szCs w:val="24"/>
        </w:rPr>
        <w:t xml:space="preserve"> </w:t>
      </w:r>
      <w:r w:rsidR="00E97F17" w:rsidRPr="00A03B1C">
        <w:rPr>
          <w:rFonts w:ascii="Times New Roman" w:eastAsia="Calibri" w:hAnsi="Times New Roman" w:cs="Times New Roman"/>
          <w:sz w:val="24"/>
          <w:szCs w:val="24"/>
        </w:rPr>
        <w:t xml:space="preserve">combined </w:t>
      </w:r>
      <w:r w:rsidRPr="00A03B1C">
        <w:rPr>
          <w:rFonts w:ascii="Times New Roman" w:eastAsia="Calibri" w:hAnsi="Times New Roman" w:cs="Times New Roman"/>
          <w:sz w:val="24"/>
          <w:szCs w:val="24"/>
        </w:rPr>
        <w:t xml:space="preserve">list of </w:t>
      </w:r>
      <w:r w:rsidR="00E97F17" w:rsidRPr="00A03B1C">
        <w:rPr>
          <w:rFonts w:ascii="Times New Roman" w:eastAsia="Calibri" w:hAnsi="Times New Roman" w:cs="Times New Roman"/>
          <w:sz w:val="24"/>
          <w:szCs w:val="24"/>
        </w:rPr>
        <w:t xml:space="preserve">instruments </w:t>
      </w:r>
      <w:r w:rsidRPr="00A03B1C">
        <w:rPr>
          <w:rFonts w:ascii="Times New Roman" w:eastAsia="Calibri" w:hAnsi="Times New Roman" w:cs="Times New Roman"/>
          <w:sz w:val="24"/>
          <w:szCs w:val="24"/>
        </w:rPr>
        <w:t xml:space="preserve">for both </w:t>
      </w:r>
      <w:hyperlink r:id="rId30">
        <w:r w:rsidRPr="00454C7F">
          <w:rPr>
            <w:rFonts w:eastAsia="Calibri"/>
            <w:noProof/>
          </w:rPr>
          <w:drawing>
            <wp:inline distT="19050" distB="19050" distL="19050" distR="19050" wp14:anchorId="48F7755B" wp14:editId="585E0DA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w:t>
      </w:r>
      <w:hyperlink r:id="rId31">
        <w:r w:rsidRPr="00454C7F">
          <w:rPr>
            <w:rFonts w:eastAsia="Calibri"/>
            <w:noProof/>
          </w:rPr>
          <w:drawing>
            <wp:inline distT="19050" distB="19050" distL="19050" distR="19050" wp14:anchorId="2B3DD712" wp14:editId="7E70917F">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00E97F17" w:rsidRPr="00854B3A">
        <w:rPr>
          <w:rFonts w:ascii="Times New Roman" w:eastAsia="Calibri" w:hAnsi="Times New Roman" w:cs="Times New Roman"/>
          <w:noProof/>
          <w:sz w:val="24"/>
          <w:szCs w:val="24"/>
        </w:rPr>
        <w:t xml:space="preserve"> and clump them to obtain a set of independent SNPs</w:t>
      </w:r>
      <w:r w:rsidR="00E97F17" w:rsidRPr="00854B3A">
        <w:rPr>
          <w:rFonts w:ascii="Times New Roman" w:eastAsia="Calibri" w:hAnsi="Times New Roman" w:cs="Times New Roman"/>
          <w:sz w:val="24"/>
          <w:szCs w:val="24"/>
        </w:rPr>
        <w:t>. The original outlier is removed from amongst these SNPs.</w:t>
      </w:r>
      <w:r w:rsidRPr="00854B3A">
        <w:rPr>
          <w:rFonts w:ascii="Times New Roman" w:eastAsia="Calibri" w:hAnsi="Times New Roman" w:cs="Times New Roman"/>
          <w:sz w:val="24"/>
          <w:szCs w:val="24"/>
        </w:rPr>
        <w:t xml:space="preserve"> </w:t>
      </w:r>
      <w:r w:rsidR="00E97F17" w:rsidRPr="00854B3A">
        <w:rPr>
          <w:rFonts w:ascii="Times New Roman" w:eastAsia="Calibri" w:hAnsi="Times New Roman" w:cs="Times New Roman"/>
          <w:sz w:val="24"/>
          <w:szCs w:val="24"/>
        </w:rPr>
        <w:t xml:space="preserve">We then </w:t>
      </w:r>
      <w:r w:rsidRPr="00854B3A">
        <w:rPr>
          <w:rFonts w:ascii="Times New Roman" w:eastAsia="Calibri" w:hAnsi="Times New Roman" w:cs="Times New Roman"/>
          <w:sz w:val="24"/>
          <w:szCs w:val="24"/>
        </w:rPr>
        <w:t xml:space="preserve">obtain the genetic effects of each of these SNPs on the exposure </w:t>
      </w:r>
      <w:hyperlink r:id="rId32">
        <w:r w:rsidRPr="00454C7F">
          <w:rPr>
            <w:rFonts w:eastAsia="Calibri"/>
            <w:noProof/>
          </w:rPr>
          <w:drawing>
            <wp:inline distT="19050" distB="19050" distL="19050" distR="19050" wp14:anchorId="3F8AABAC" wp14:editId="45E8CD1C">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candidate trait </w:t>
      </w:r>
      <w:hyperlink r:id="rId34">
        <w:r w:rsidRPr="00454C7F">
          <w:rPr>
            <w:rFonts w:eastAsia="Calibri"/>
            <w:noProof/>
          </w:rPr>
          <w:drawing>
            <wp:inline distT="19050" distB="19050" distL="19050" distR="19050" wp14:anchorId="0F118D08" wp14:editId="2F5C27ED">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and outcome </w:t>
      </w:r>
      <w:hyperlink r:id="rId36">
        <w:r w:rsidRPr="00454C7F">
          <w:rPr>
            <w:rFonts w:eastAsia="Calibri"/>
            <w:noProof/>
          </w:rPr>
          <w:drawing>
            <wp:inline distT="19050" distB="19050" distL="19050" distR="19050" wp14:anchorId="7D747587" wp14:editId="77CDB25A">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Finally, we estimate the causal influence of </w:t>
      </w:r>
      <w:hyperlink r:id="rId38">
        <w:r w:rsidRPr="00454C7F">
          <w:rPr>
            <w:rFonts w:eastAsia="Calibri"/>
            <w:noProof/>
          </w:rPr>
          <w:drawing>
            <wp:inline distT="19050" distB="19050" distL="19050" distR="19050" wp14:anchorId="29401FB5" wp14:editId="1C0D23B8">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on </w:t>
      </w:r>
      <w:hyperlink r:id="rId39">
        <w:r w:rsidRPr="00454C7F">
          <w:rPr>
            <w:rFonts w:eastAsia="Calibri"/>
            <w:noProof/>
          </w:rPr>
          <w:drawing>
            <wp:inline distT="19050" distB="19050" distL="19050" distR="19050" wp14:anchorId="3F200FD4" wp14:editId="4C0C0484">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conditioning on </w:t>
      </w:r>
      <w:hyperlink r:id="rId41">
        <w:r w:rsidRPr="00454C7F">
          <w:rPr>
            <w:rFonts w:eastAsia="Calibri"/>
            <w:noProof/>
          </w:rPr>
          <w:drawing>
            <wp:inline distT="19050" distB="19050" distL="19050" distR="19050" wp14:anchorId="04162741" wp14:editId="60ECA049">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by regressing </w:t>
      </w:r>
      <w:hyperlink r:id="rId42">
        <w:r w:rsidRPr="00454C7F">
          <w:rPr>
            <w:rFonts w:eastAsia="Calibri"/>
            <w:noProof/>
          </w:rPr>
          <w:drawing>
            <wp:inline distT="19050" distB="19050" distL="19050" distR="19050" wp14:anchorId="70CDE8C8" wp14:editId="26683FD0">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3"/>
                      <a:srcRect/>
                      <a:stretch>
                        <a:fillRect/>
                      </a:stretch>
                    </pic:blipFill>
                    <pic:spPr>
                      <a:xfrm>
                        <a:off x="0" y="0"/>
                        <a:ext cx="13081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weighted by the inverse of the variance of the </w:t>
      </w:r>
      <w:hyperlink r:id="rId44">
        <w:r w:rsidRPr="00454C7F">
          <w:rPr>
            <w:rFonts w:eastAsia="Calibri"/>
            <w:noProof/>
          </w:rPr>
          <w:drawing>
            <wp:inline distT="19050" distB="19050" distL="19050" distR="19050" wp14:anchorId="0864CB7C" wp14:editId="1DDEFB03">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854B3A">
        <w:rPr>
          <w:rFonts w:ascii="Times New Roman" w:eastAsia="Calibri" w:hAnsi="Times New Roman" w:cs="Times New Roman"/>
          <w:sz w:val="24"/>
          <w:szCs w:val="24"/>
        </w:rPr>
        <w:t xml:space="preserve"> estimates. The whole process is automated within the </w:t>
      </w:r>
      <w:proofErr w:type="spellStart"/>
      <w:r w:rsidRPr="00854B3A">
        <w:rPr>
          <w:rFonts w:ascii="Times New Roman" w:eastAsia="Calibri" w:hAnsi="Times New Roman" w:cs="Times New Roman"/>
          <w:sz w:val="24"/>
          <w:szCs w:val="24"/>
        </w:rPr>
        <w:t>TwoSampleMR</w:t>
      </w:r>
      <w:proofErr w:type="spellEnd"/>
      <w:r w:rsidRPr="00854B3A">
        <w:rPr>
          <w:rFonts w:ascii="Times New Roman" w:eastAsia="Calibri" w:hAnsi="Times New Roman" w:cs="Times New Roman"/>
          <w:sz w:val="24"/>
          <w:szCs w:val="24"/>
        </w:rPr>
        <w:t xml:space="preserve"> R package which connects to the MR-Base database.</w:t>
      </w:r>
    </w:p>
    <w:p w14:paraId="798EE5DD" w14:textId="5B91B7D0"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w:t>
      </w:r>
      <w:ins w:id="39" w:author="Gibran Hemani" w:date="2019-07-10T19:57:00Z">
        <w:r w:rsidR="00B12A5F">
          <w:rPr>
            <w:rFonts w:ascii="Times New Roman" w:eastAsia="Calibri" w:hAnsi="Times New Roman" w:cs="Times New Roman"/>
            <w:sz w:val="24"/>
            <w:szCs w:val="24"/>
          </w:rPr>
          <w:t xml:space="preserve">modified form of multivariable MR, involving </w:t>
        </w:r>
      </w:ins>
      <w:r w:rsidRPr="00454C7F">
        <w:rPr>
          <w:rFonts w:ascii="Times New Roman" w:eastAsia="Calibri" w:hAnsi="Times New Roman" w:cs="Times New Roman"/>
          <w:sz w:val="24"/>
          <w:szCs w:val="24"/>
        </w:rPr>
        <w:t xml:space="preserve">LASSO regression of </w:t>
      </w:r>
      <w:hyperlink r:id="rId45">
        <w:r w:rsidRPr="00454C7F">
          <w:rPr>
            <w:rFonts w:ascii="Times New Roman" w:eastAsia="Calibri" w:hAnsi="Times New Roman" w:cs="Times New Roman"/>
            <w:noProof/>
            <w:sz w:val="24"/>
            <w:szCs w:val="24"/>
          </w:rPr>
          <w:drawing>
            <wp:inline distT="19050" distB="19050" distL="19050" distR="19050" wp14:anchorId="0E5066F4" wp14:editId="3D8A4F58">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6"/>
                      <a:srcRect/>
                      <a:stretch>
                        <a:fillRect/>
                      </a:stretch>
                    </pic:blipFill>
                    <pic:spPr>
                      <a:xfrm>
                        <a:off x="0" y="0"/>
                        <a:ext cx="23114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use cross validation to obtain the shrinkage parameter that minimises the mean squared error. We retain only the candidate traits that are putatively associated with the outcome and have non-zero effects after shrinkage. Then we apply remaining traits in a multivariable model with </w:t>
      </w:r>
      <w:hyperlink r:id="rId47">
        <w:r w:rsidRPr="00454C7F">
          <w:rPr>
            <w:rFonts w:ascii="Times New Roman" w:eastAsia="Calibri" w:hAnsi="Times New Roman" w:cs="Times New Roman"/>
            <w:noProof/>
            <w:sz w:val="24"/>
            <w:szCs w:val="24"/>
          </w:rPr>
          <w:drawing>
            <wp:inline distT="19050" distB="19050" distL="19050" distR="19050" wp14:anchorId="7E12BF5A" wp14:editId="3043DE7A">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against the outcome, as described above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perform the LASSO step because many traits in the MR-Base database have considerable overlap and redundancy, and the statistical power of multivariable analysis depends on the heterogeneity between the genetic effects on the exposure variables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Using </w:t>
      </w:r>
      <w:r w:rsidRPr="00454C7F">
        <w:rPr>
          <w:rFonts w:ascii="Times New Roman" w:eastAsia="Calibri" w:hAnsi="Times New Roman" w:cs="Times New Roman"/>
          <w:sz w:val="24"/>
          <w:szCs w:val="24"/>
        </w:rPr>
        <w:lastRenderedPageBreak/>
        <w:t xml:space="preserve">LASSO therefore automates the removal of redundant traits. With the remaining traits we then obtain estimates of </w:t>
      </w:r>
      <w:hyperlink r:id="rId48">
        <w:r w:rsidRPr="00454C7F">
          <w:rPr>
            <w:rFonts w:ascii="Times New Roman" w:eastAsia="Calibri" w:hAnsi="Times New Roman" w:cs="Times New Roman"/>
            <w:noProof/>
            <w:sz w:val="24"/>
            <w:szCs w:val="24"/>
          </w:rPr>
          <w:drawing>
            <wp:inline distT="19050" distB="19050" distL="19050" distR="19050" wp14:anchorId="36BAAEAF" wp14:editId="32CC4A8A">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noProof/>
          <w:sz w:val="24"/>
          <w:szCs w:val="24"/>
        </w:rPr>
        <w:t xml:space="preserve"> that are conditionally independent of </w:t>
      </w:r>
      <w:r w:rsidRPr="00454C7F">
        <w:rPr>
          <w:rFonts w:ascii="Times New Roman" w:eastAsia="Calibri" w:hAnsi="Times New Roman" w:cs="Times New Roman"/>
          <w:i/>
          <w:noProof/>
          <w:sz w:val="24"/>
          <w:szCs w:val="24"/>
        </w:rPr>
        <w:t>x</w:t>
      </w:r>
      <w:r w:rsidRPr="00454C7F">
        <w:rPr>
          <w:rFonts w:ascii="Times New Roman" w:eastAsia="Calibri" w:hAnsi="Times New Roman" w:cs="Times New Roman"/>
          <w:noProof/>
          <w:sz w:val="24"/>
          <w:szCs w:val="24"/>
        </w:rPr>
        <w:t xml:space="preserve"> and amongst all </w:t>
      </w:r>
      <w:r w:rsidRPr="00454C7F">
        <w:rPr>
          <w:rFonts w:ascii="Times New Roman" w:eastAsia="Calibri" w:hAnsi="Times New Roman" w:cs="Times New Roman"/>
          <w:i/>
          <w:noProof/>
          <w:sz w:val="24"/>
          <w:szCs w:val="24"/>
        </w:rPr>
        <w:t xml:space="preserve">P </w:t>
      </w:r>
      <w:r w:rsidRPr="00454C7F">
        <w:rPr>
          <w:rFonts w:ascii="Times New Roman" w:eastAsia="Calibri" w:hAnsi="Times New Roman" w:cs="Times New Roman"/>
          <w:noProof/>
          <w:sz w:val="24"/>
          <w:szCs w:val="24"/>
        </w:rPr>
        <w:t xml:space="preserve">traits by combining them in a multivariable analysis on the outcome </w:t>
      </w:r>
      <w:hyperlink r:id="rId49">
        <w:r w:rsidRPr="00454C7F">
          <w:rPr>
            <w:rFonts w:ascii="Times New Roman" w:eastAsia="Calibri" w:hAnsi="Times New Roman" w:cs="Times New Roman"/>
            <w:noProof/>
            <w:sz w:val="24"/>
            <w:szCs w:val="24"/>
          </w:rPr>
          <w:drawing>
            <wp:inline distT="19050" distB="19050" distL="19050" distR="19050" wp14:anchorId="6254573D" wp14:editId="58A3A776">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noProof/>
          <w:sz w:val="24"/>
          <w:szCs w:val="24"/>
        </w:rPr>
        <w:t>.</w:t>
      </w:r>
      <w:ins w:id="40" w:author="Gibran Hemani" w:date="2019-07-10T19:57:00Z">
        <w:r w:rsidR="005C212E">
          <w:rPr>
            <w:rFonts w:ascii="Times New Roman" w:eastAsia="Calibri" w:hAnsi="Times New Roman" w:cs="Times New Roman"/>
            <w:noProof/>
            <w:sz w:val="24"/>
            <w:szCs w:val="24"/>
          </w:rPr>
          <w:t xml:space="preserve"> </w:t>
        </w:r>
      </w:ins>
    </w:p>
    <w:p w14:paraId="7A154BAA" w14:textId="77777777" w:rsidR="000C0344" w:rsidRPr="00454C7F" w:rsidRDefault="000C0344" w:rsidP="000C0344">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1E04A6AE"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r>
        <w:rPr>
          <w:rFonts w:ascii="Times New Roman" w:eastAsia="Calibri" w:hAnsi="Times New Roman" w:cs="Times New Roman"/>
          <w:sz w:val="24"/>
          <w:szCs w:val="24"/>
        </w:rPr>
        <w:t>1</w:t>
      </w:r>
      <w:r w:rsidRPr="00454C7F">
        <w:rPr>
          <w:rFonts w:ascii="Times New Roman" w:eastAsia="Calibri" w:hAnsi="Times New Roman" w:cs="Times New Roman"/>
          <w:sz w:val="24"/>
          <w:szCs w:val="24"/>
        </w:rPr>
        <w:t xml:space="preserve">. If a SNP </w:t>
      </w:r>
      <w:hyperlink r:id="rId50">
        <w:r w:rsidRPr="00454C7F">
          <w:rPr>
            <w:rFonts w:ascii="Times New Roman" w:eastAsia="Calibri" w:hAnsi="Times New Roman" w:cs="Times New Roman"/>
            <w:noProof/>
            <w:sz w:val="24"/>
            <w:szCs w:val="24"/>
          </w:rPr>
          <w:drawing>
            <wp:inline distT="19050" distB="19050" distL="19050" distR="19050" wp14:anchorId="195C2DB7" wp14:editId="005282C7">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exposure </w:t>
      </w:r>
      <w:hyperlink r:id="rId52">
        <w:r w:rsidRPr="00454C7F">
          <w:rPr>
            <w:rFonts w:ascii="Times New Roman" w:eastAsia="Calibri" w:hAnsi="Times New Roman" w:cs="Times New Roman"/>
            <w:noProof/>
            <w:sz w:val="24"/>
            <w:szCs w:val="24"/>
          </w:rPr>
          <w:drawing>
            <wp:inline distT="19050" distB="19050" distL="19050" distR="19050" wp14:anchorId="786FAFBB" wp14:editId="6FB595EA">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3">
        <w:r w:rsidRPr="00454C7F">
          <w:rPr>
            <w:rFonts w:ascii="Times New Roman" w:eastAsia="Calibri" w:hAnsi="Times New Roman" w:cs="Times New Roman"/>
            <w:noProof/>
            <w:sz w:val="24"/>
            <w:szCs w:val="24"/>
          </w:rPr>
          <w:drawing>
            <wp:inline distT="19050" distB="19050" distL="19050" distR="19050" wp14:anchorId="24451956" wp14:editId="09E9BE4E">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has some influence on outcome </w:t>
      </w:r>
      <w:hyperlink r:id="rId54">
        <w:r w:rsidRPr="00454C7F">
          <w:rPr>
            <w:rFonts w:ascii="Times New Roman" w:eastAsia="Calibri" w:hAnsi="Times New Roman" w:cs="Times New Roman"/>
            <w:noProof/>
            <w:sz w:val="24"/>
            <w:szCs w:val="24"/>
          </w:rPr>
          <w:drawing>
            <wp:inline distT="19050" distB="19050" distL="19050" distR="19050" wp14:anchorId="67366371" wp14:editId="2C91CD3B">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the SNP effect on </w:t>
      </w:r>
      <w:hyperlink r:id="rId55">
        <w:r w:rsidRPr="00454C7F">
          <w:rPr>
            <w:rFonts w:ascii="Times New Roman" w:eastAsia="Calibri" w:hAnsi="Times New Roman" w:cs="Times New Roman"/>
            <w:noProof/>
            <w:sz w:val="24"/>
            <w:szCs w:val="24"/>
          </w:rPr>
          <w:drawing>
            <wp:inline distT="19050" distB="19050" distL="19050" distR="19050" wp14:anchorId="707B087A" wp14:editId="3B012B6E">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expected to be </w:t>
      </w:r>
      <w:commentRangeStart w:id="41"/>
      <w:r w:rsidR="006C6231">
        <w:fldChar w:fldCharType="begin"/>
      </w:r>
      <w:r w:rsidR="006C6231">
        <w:instrText xml:space="preserve"> HYPERLINK "about:blank" \h </w:instrText>
      </w:r>
      <w:r w:rsidR="006C6231">
        <w:fldChar w:fldCharType="separate"/>
      </w:r>
      <w:r w:rsidRPr="00454C7F">
        <w:rPr>
          <w:rFonts w:ascii="Times New Roman" w:eastAsia="Calibri" w:hAnsi="Times New Roman" w:cs="Times New Roman"/>
          <w:noProof/>
          <w:sz w:val="24"/>
          <w:szCs w:val="24"/>
        </w:rPr>
        <w:drawing>
          <wp:inline distT="19050" distB="19050" distL="19050" distR="19050" wp14:anchorId="36EBDF39" wp14:editId="11DF5365">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1117600" cy="165100"/>
                    </a:xfrm>
                    <a:prstGeom prst="rect">
                      <a:avLst/>
                    </a:prstGeom>
                    <a:ln/>
                  </pic:spPr>
                </pic:pic>
              </a:graphicData>
            </a:graphic>
          </wp:inline>
        </w:drawing>
      </w:r>
      <w:r w:rsidR="006C6231">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w:t>
      </w:r>
      <w:commentRangeEnd w:id="41"/>
      <w:r w:rsidR="004E1BA7">
        <w:rPr>
          <w:rStyle w:val="CommentReference"/>
        </w:rPr>
        <w:commentReference w:id="41"/>
      </w:r>
      <w:r w:rsidRPr="00454C7F">
        <w:rPr>
          <w:rFonts w:ascii="Times New Roman" w:eastAsia="Calibri" w:hAnsi="Times New Roman" w:cs="Times New Roman"/>
          <w:sz w:val="24"/>
          <w:szCs w:val="24"/>
        </w:rPr>
        <w:t xml:space="preserve"> where </w:t>
      </w:r>
      <w:hyperlink r:id="rId57">
        <w:r w:rsidRPr="00454C7F">
          <w:rPr>
            <w:rFonts w:ascii="Times New Roman" w:eastAsia="Calibri" w:hAnsi="Times New Roman" w:cs="Times New Roman"/>
            <w:noProof/>
            <w:sz w:val="24"/>
            <w:szCs w:val="24"/>
          </w:rPr>
          <w:drawing>
            <wp:inline distT="19050" distB="19050" distL="19050" distR="19050" wp14:anchorId="3F8EFA52" wp14:editId="6B25F134">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SNP effect on </w:t>
      </w:r>
      <w:hyperlink r:id="rId58">
        <w:r w:rsidRPr="00454C7F">
          <w:rPr>
            <w:rFonts w:ascii="Times New Roman" w:eastAsia="Calibri" w:hAnsi="Times New Roman" w:cs="Times New Roman"/>
            <w:noProof/>
            <w:sz w:val="24"/>
            <w:szCs w:val="24"/>
          </w:rPr>
          <w:drawing>
            <wp:inline distT="19050" distB="19050" distL="19050" distR="19050" wp14:anchorId="29A35ACB" wp14:editId="7ADEDDCE">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59">
        <w:r w:rsidRPr="00454C7F">
          <w:rPr>
            <w:rFonts w:ascii="Times New Roman" w:eastAsia="Calibri" w:hAnsi="Times New Roman" w:cs="Times New Roman"/>
            <w:noProof/>
            <w:sz w:val="24"/>
            <w:szCs w:val="24"/>
          </w:rPr>
          <w:drawing>
            <wp:inline distT="19050" distB="19050" distL="19050" distR="19050" wp14:anchorId="52F033A7" wp14:editId="63FA6568">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the causal effect of </w:t>
      </w:r>
      <w:hyperlink r:id="rId61">
        <w:r w:rsidRPr="00454C7F">
          <w:rPr>
            <w:rFonts w:ascii="Times New Roman" w:eastAsia="Calibri" w:hAnsi="Times New Roman" w:cs="Times New Roman"/>
            <w:noProof/>
            <w:sz w:val="24"/>
            <w:szCs w:val="24"/>
          </w:rPr>
          <w:drawing>
            <wp:inline distT="19050" distB="19050" distL="19050" distR="19050" wp14:anchorId="18113B86" wp14:editId="68253701">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on </w:t>
      </w:r>
      <w:hyperlink r:id="rId62">
        <w:r w:rsidRPr="00454C7F">
          <w:rPr>
            <w:rFonts w:ascii="Times New Roman" w:eastAsia="Calibri" w:hAnsi="Times New Roman" w:cs="Times New Roman"/>
            <w:noProof/>
            <w:sz w:val="24"/>
            <w:szCs w:val="24"/>
          </w:rPr>
          <w:drawing>
            <wp:inline distT="19050" distB="19050" distL="19050" distR="19050" wp14:anchorId="76BC0B75" wp14:editId="27108F80">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Any substantive difference between </w:t>
      </w:r>
      <w:hyperlink r:id="rId63">
        <w:r w:rsidRPr="00454C7F">
          <w:rPr>
            <w:rFonts w:ascii="Times New Roman" w:eastAsia="Calibri" w:hAnsi="Times New Roman" w:cs="Times New Roman"/>
            <w:noProof/>
            <w:sz w:val="24"/>
            <w:szCs w:val="24"/>
          </w:rPr>
          <w:drawing>
            <wp:inline distT="19050" distB="19050" distL="19050" distR="19050" wp14:anchorId="415DEF0D" wp14:editId="4BA89F7D">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64">
        <w:r w:rsidRPr="00454C7F">
          <w:rPr>
            <w:rFonts w:ascii="Times New Roman" w:eastAsia="Calibri" w:hAnsi="Times New Roman" w:cs="Times New Roman"/>
            <w:noProof/>
            <w:sz w:val="24"/>
            <w:szCs w:val="24"/>
          </w:rPr>
          <w:drawing>
            <wp:inline distT="19050" distB="19050" distL="19050" distR="19050" wp14:anchorId="1EFB491E" wp14:editId="2930BB0C">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65"/>
                      <a:srcRect/>
                      <a:stretch>
                        <a:fillRect/>
                      </a:stretch>
                    </pic:blipFill>
                    <pic:spPr>
                      <a:xfrm>
                        <a:off x="0" y="0"/>
                        <a:ext cx="5842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could be due to an additional influence on </w:t>
      </w:r>
      <w:hyperlink r:id="rId66">
        <w:r w:rsidRPr="00454C7F">
          <w:rPr>
            <w:rFonts w:ascii="Times New Roman" w:eastAsia="Calibri" w:hAnsi="Times New Roman" w:cs="Times New Roman"/>
            <w:noProof/>
            <w:sz w:val="24"/>
            <w:szCs w:val="24"/>
          </w:rPr>
          <w:drawing>
            <wp:inline distT="19050" distB="19050" distL="19050" distR="19050" wp14:anchorId="4D848936" wp14:editId="7090ABE4">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arising from the SNP’s effect through an alternative pathway. </w:t>
      </w:r>
    </w:p>
    <w:p w14:paraId="337B26AC" w14:textId="0D3557CA"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If a SNP influences a ‘candidate trait’, </w:t>
      </w:r>
      <w:hyperlink r:id="rId67">
        <w:r w:rsidRPr="00454C7F">
          <w:rPr>
            <w:rFonts w:ascii="Times New Roman" w:eastAsia="Calibri" w:hAnsi="Times New Roman" w:cs="Times New Roman"/>
            <w:noProof/>
            <w:sz w:val="24"/>
            <w:szCs w:val="24"/>
          </w:rPr>
          <w:drawing>
            <wp:inline distT="19050" distB="19050" distL="19050" distR="19050" wp14:anchorId="791F2A68" wp14:editId="3BAADD3B">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through </w:t>
      </w:r>
      <w:hyperlink r:id="rId68">
        <w:r w:rsidRPr="00454C7F">
          <w:rPr>
            <w:rFonts w:ascii="Times New Roman" w:eastAsia="Calibri" w:hAnsi="Times New Roman" w:cs="Times New Roman"/>
            <w:noProof/>
            <w:sz w:val="24"/>
            <w:szCs w:val="24"/>
          </w:rPr>
          <w:drawing>
            <wp:inline distT="19050" distB="19050" distL="19050" distR="19050" wp14:anchorId="24F5E73E" wp14:editId="08B501F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76200" cy="76200"/>
                      </a:xfrm>
                      <a:prstGeom prst="rect">
                        <a:avLst/>
                      </a:prstGeom>
                      <a:ln/>
                    </pic:spPr>
                  </pic:pic>
                </a:graphicData>
              </a:graphic>
            </wp:inline>
          </w:drawing>
        </w:r>
      </w:hyperlink>
      <w:r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hyperlink r:id="rId69">
        <w:r w:rsidRPr="00454C7F">
          <w:rPr>
            <w:rFonts w:ascii="Times New Roman" w:eastAsia="Calibri" w:hAnsi="Times New Roman" w:cs="Times New Roman"/>
            <w:noProof/>
            <w:sz w:val="24"/>
            <w:szCs w:val="24"/>
          </w:rPr>
          <w:drawing>
            <wp:inline distT="19050" distB="19050" distL="19050" distR="19050" wp14:anchorId="2318AB9C" wp14:editId="047C3B78">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762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hyperlink r:id="rId70">
        <w:r w:rsidRPr="00454C7F">
          <w:rPr>
            <w:rFonts w:ascii="Times New Roman" w:eastAsia="Calibri" w:hAnsi="Times New Roman" w:cs="Times New Roman"/>
            <w:noProof/>
            <w:sz w:val="24"/>
            <w:szCs w:val="24"/>
          </w:rPr>
          <w:drawing>
            <wp:inline distT="19050" distB="19050" distL="19050" distR="19050" wp14:anchorId="2D021C1F" wp14:editId="44FDAD9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1143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independent candidate traits (as selected from the LASSO step), then the expected effect of the SNP on </w:t>
      </w:r>
      <w:hyperlink r:id="rId72">
        <w:r w:rsidRPr="00454C7F">
          <w:rPr>
            <w:rFonts w:ascii="Times New Roman" w:eastAsia="Calibri" w:hAnsi="Times New Roman" w:cs="Times New Roman"/>
            <w:noProof/>
            <w:sz w:val="24"/>
            <w:szCs w:val="24"/>
          </w:rPr>
          <w:drawing>
            <wp:inline distT="19050" distB="19050" distL="19050" distR="19050" wp14:anchorId="52F8B1D9" wp14:editId="29CBBCAE">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16875693" w14:textId="77777777" w:rsidR="000C0344" w:rsidRPr="00454C7F" w:rsidRDefault="00535C18" w:rsidP="000C0344">
      <w:pPr>
        <w:spacing w:after="160" w:line="480" w:lineRule="auto"/>
        <w:jc w:val="center"/>
        <w:rPr>
          <w:rFonts w:ascii="Times New Roman" w:eastAsia="Calibri" w:hAnsi="Times New Roman" w:cs="Times New Roman"/>
          <w:sz w:val="24"/>
          <w:szCs w:val="24"/>
        </w:rPr>
      </w:pPr>
      <w:hyperlink r:id="rId73">
        <w:r w:rsidR="000C0344" w:rsidRPr="00454C7F">
          <w:rPr>
            <w:rFonts w:ascii="Times New Roman" w:eastAsia="Calibri" w:hAnsi="Times New Roman" w:cs="Times New Roman"/>
            <w:noProof/>
            <w:sz w:val="24"/>
            <w:szCs w:val="24"/>
          </w:rPr>
          <w:drawing>
            <wp:inline distT="19050" distB="19050" distL="19050" distR="19050" wp14:anchorId="081239CE" wp14:editId="3E40381A">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4"/>
                      <a:srcRect/>
                      <a:stretch>
                        <a:fillRect/>
                      </a:stretch>
                    </pic:blipFill>
                    <pic:spPr>
                      <a:xfrm>
                        <a:off x="0" y="0"/>
                        <a:ext cx="2247900" cy="482600"/>
                      </a:xfrm>
                      <a:prstGeom prst="rect">
                        <a:avLst/>
                      </a:prstGeom>
                      <a:ln/>
                    </pic:spPr>
                  </pic:pic>
                </a:graphicData>
              </a:graphic>
            </wp:inline>
          </w:drawing>
        </w:r>
      </w:hyperlink>
    </w:p>
    <w:p w14:paraId="611100D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645953B3"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hyperlink r:id="rId75">
        <w:r w:rsidRPr="00454C7F">
          <w:rPr>
            <w:rFonts w:ascii="Times New Roman" w:eastAsia="Calibri" w:hAnsi="Times New Roman" w:cs="Times New Roman"/>
            <w:noProof/>
            <w:sz w:val="24"/>
            <w:szCs w:val="24"/>
          </w:rPr>
          <w:drawing>
            <wp:inline distT="19050" distB="19050" distL="19050" distR="19050" wp14:anchorId="40B513FD" wp14:editId="7DCCA2E1">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596900" cy="1016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w:t>
      </w:r>
    </w:p>
    <w:p w14:paraId="51ECEAF2" w14:textId="77777777" w:rsidR="000C0344" w:rsidRPr="00454C7F" w:rsidRDefault="000C0344" w:rsidP="000C0344">
      <w:pPr>
        <w:spacing w:after="160" w:line="480" w:lineRule="auto"/>
        <w:jc w:val="both"/>
        <w:rPr>
          <w:rFonts w:ascii="Times New Roman" w:eastAsia="Calibri" w:hAnsi="Times New Roman" w:cs="Times New Roman"/>
          <w:sz w:val="24"/>
          <w:szCs w:val="24"/>
        </w:rPr>
      </w:pPr>
    </w:p>
    <w:commentRangeStart w:id="42"/>
    <w:p w14:paraId="08FE157E" w14:textId="77777777" w:rsidR="000C0344" w:rsidRPr="00454C7F" w:rsidRDefault="006C6231" w:rsidP="000C0344">
      <w:pPr>
        <w:spacing w:after="160" w:line="480" w:lineRule="auto"/>
        <w:jc w:val="center"/>
        <w:rPr>
          <w:rFonts w:ascii="Times New Roman" w:eastAsia="Calibri" w:hAnsi="Times New Roman" w:cs="Times New Roman"/>
          <w:sz w:val="24"/>
          <w:szCs w:val="24"/>
        </w:rPr>
      </w:pPr>
      <w:r>
        <w:lastRenderedPageBreak/>
        <w:fldChar w:fldCharType="begin"/>
      </w:r>
      <w:r>
        <w:instrText xml:space="preserve"> HYPERLINK "about:blank" \h </w:instrText>
      </w:r>
      <w:r>
        <w:fldChar w:fldCharType="separate"/>
      </w:r>
      <w:r w:rsidR="000C0344" w:rsidRPr="00454C7F">
        <w:rPr>
          <w:rFonts w:ascii="Times New Roman" w:eastAsia="Calibri" w:hAnsi="Times New Roman" w:cs="Times New Roman"/>
          <w:noProof/>
          <w:sz w:val="24"/>
          <w:szCs w:val="24"/>
        </w:rPr>
        <w:drawing>
          <wp:inline distT="19050" distB="19050" distL="19050" distR="19050" wp14:anchorId="2E918701" wp14:editId="1FF4EF2E">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7"/>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commentRangeEnd w:id="42"/>
      <w:r w:rsidR="00A225E6">
        <w:rPr>
          <w:rStyle w:val="CommentReference"/>
        </w:rPr>
        <w:commentReference w:id="42"/>
      </w:r>
    </w:p>
    <w:p w14:paraId="168B328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hyperlink r:id="rId78">
        <w:r w:rsidRPr="00454C7F">
          <w:rPr>
            <w:rFonts w:ascii="Times New Roman" w:eastAsia="Calibri" w:hAnsi="Times New Roman" w:cs="Times New Roman"/>
            <w:noProof/>
            <w:sz w:val="24"/>
            <w:szCs w:val="24"/>
          </w:rPr>
          <w:drawing>
            <wp:inline distT="19050" distB="19050" distL="19050" distR="19050" wp14:anchorId="12888BEF" wp14:editId="1B6D0999">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9"/>
                      <a:srcRect/>
                      <a:stretch>
                        <a:fillRect/>
                      </a:stretch>
                    </pic:blipFill>
                    <pic:spPr>
                      <a:xfrm>
                        <a:off x="0" y="0"/>
                        <a:ext cx="3429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estimate, where 1000 resamples of </w:t>
      </w:r>
      <w:hyperlink r:id="rId80">
        <w:r w:rsidRPr="00454C7F">
          <w:rPr>
            <w:rFonts w:ascii="Times New Roman" w:eastAsia="Calibri" w:hAnsi="Times New Roman" w:cs="Times New Roman"/>
            <w:noProof/>
            <w:sz w:val="24"/>
            <w:szCs w:val="24"/>
          </w:rPr>
          <w:drawing>
            <wp:inline distT="19050" distB="19050" distL="19050" distR="19050" wp14:anchorId="4115E7C8" wp14:editId="0069BC27">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w:t>
      </w:r>
      <w:hyperlink r:id="rId81">
        <w:r w:rsidRPr="00454C7F">
          <w:rPr>
            <w:rFonts w:ascii="Times New Roman" w:eastAsia="Calibri" w:hAnsi="Times New Roman" w:cs="Times New Roman"/>
            <w:noProof/>
            <w:sz w:val="24"/>
            <w:szCs w:val="24"/>
          </w:rPr>
          <w:drawing>
            <wp:inline distT="19050" distB="19050" distL="19050" distR="19050" wp14:anchorId="7363C522" wp14:editId="558EA68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5"/>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and </w:t>
      </w:r>
      <w:hyperlink r:id="rId82">
        <w:r w:rsidRPr="00454C7F">
          <w:rPr>
            <w:rFonts w:ascii="Times New Roman" w:eastAsia="Calibri" w:hAnsi="Times New Roman" w:cs="Times New Roman"/>
            <w:noProof/>
            <w:sz w:val="24"/>
            <w:szCs w:val="24"/>
          </w:rPr>
          <w:drawing>
            <wp:inline distT="19050" distB="19050" distL="19050" distR="19050" wp14:anchorId="5C9891E4" wp14:editId="6421BEC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estimate of </w:t>
      </w:r>
      <w:hyperlink r:id="rId83">
        <w:r w:rsidRPr="00454C7F">
          <w:rPr>
            <w:rFonts w:ascii="Times New Roman" w:eastAsia="Calibri" w:hAnsi="Times New Roman" w:cs="Times New Roman"/>
            <w:noProof/>
            <w:sz w:val="24"/>
            <w:szCs w:val="24"/>
          </w:rPr>
          <w:drawing>
            <wp:inline distT="19050" distB="19050" distL="19050" distR="19050" wp14:anchorId="7DA0C828" wp14:editId="1C2BAE01">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0"/>
                      <a:srcRect/>
                      <a:stretch>
                        <a:fillRect/>
                      </a:stretch>
                    </pic:blipFill>
                    <pic:spPr>
                      <a:xfrm>
                        <a:off x="0" y="0"/>
                        <a:ext cx="266700" cy="1651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due to SNP </w:t>
      </w:r>
      <w:hyperlink r:id="rId84">
        <w:r w:rsidRPr="00454C7F">
          <w:rPr>
            <w:rFonts w:ascii="Times New Roman" w:eastAsia="Calibri" w:hAnsi="Times New Roman" w:cs="Times New Roman"/>
            <w:noProof/>
            <w:sz w:val="24"/>
            <w:szCs w:val="24"/>
          </w:rPr>
          <w:drawing>
            <wp:inline distT="19050" distB="19050" distL="19050" distR="19050" wp14:anchorId="52BF1F6C" wp14:editId="092561E2">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76200" cy="114300"/>
                      </a:xfrm>
                      <a:prstGeom prst="rect">
                        <a:avLst/>
                      </a:prstGeom>
                      <a:ln/>
                    </pic:spPr>
                  </pic:pic>
                </a:graphicData>
              </a:graphic>
            </wp:inline>
          </w:drawing>
        </w:r>
      </w:hyperlink>
      <w:r w:rsidRPr="00454C7F">
        <w:rPr>
          <w:rFonts w:ascii="Times New Roman" w:eastAsia="Calibri" w:hAnsi="Times New Roman" w:cs="Times New Roman"/>
          <w:sz w:val="24"/>
          <w:szCs w:val="24"/>
        </w:rPr>
        <w:t xml:space="preserve"> is obtained through the Wald ratio.</w:t>
      </w:r>
    </w:p>
    <w:p w14:paraId="751D4D63" w14:textId="77777777" w:rsidR="000C0344" w:rsidRPr="00454C7F" w:rsidRDefault="00535C18" w:rsidP="000C0344">
      <w:pPr>
        <w:spacing w:after="160" w:line="480" w:lineRule="auto"/>
        <w:jc w:val="center"/>
        <w:rPr>
          <w:rFonts w:ascii="Times New Roman" w:eastAsia="Calibri" w:hAnsi="Times New Roman" w:cs="Times New Roman"/>
          <w:sz w:val="24"/>
          <w:szCs w:val="24"/>
        </w:rPr>
      </w:pPr>
      <w:hyperlink r:id="rId85">
        <w:r w:rsidR="000C0344" w:rsidRPr="00454C7F">
          <w:rPr>
            <w:rFonts w:ascii="Times New Roman" w:eastAsia="Calibri" w:hAnsi="Times New Roman" w:cs="Times New Roman"/>
            <w:noProof/>
            <w:sz w:val="24"/>
            <w:szCs w:val="24"/>
          </w:rPr>
          <w:drawing>
            <wp:inline distT="19050" distB="19050" distL="19050" distR="19050" wp14:anchorId="7A28C0F0" wp14:editId="087EACF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6"/>
                      <a:srcRect/>
                      <a:stretch>
                        <a:fillRect/>
                      </a:stretch>
                    </pic:blipFill>
                    <pic:spPr>
                      <a:xfrm>
                        <a:off x="0" y="0"/>
                        <a:ext cx="889000" cy="393700"/>
                      </a:xfrm>
                      <a:prstGeom prst="rect">
                        <a:avLst/>
                      </a:prstGeom>
                      <a:ln/>
                    </pic:spPr>
                  </pic:pic>
                </a:graphicData>
              </a:graphic>
            </wp:inline>
          </w:drawing>
        </w:r>
      </w:hyperlink>
    </w:p>
    <w:p w14:paraId="33B6DA87" w14:textId="666EEC79" w:rsidR="003C5B5F" w:rsidRPr="006C7962" w:rsidRDefault="003C5B5F" w:rsidP="006C7962">
      <w:pPr>
        <w:spacing w:line="480" w:lineRule="auto"/>
        <w:jc w:val="both"/>
        <w:rPr>
          <w:ins w:id="43" w:author="Gibran Hemani" w:date="2019-07-10T20:13:00Z"/>
          <w:rFonts w:ascii="Times New Roman" w:eastAsia="Calibri" w:hAnsi="Times New Roman" w:cs="Times New Roman"/>
          <w:sz w:val="24"/>
          <w:szCs w:val="24"/>
        </w:rPr>
      </w:pPr>
      <w:bookmarkStart w:id="44" w:name="_7crnug6dbtn3" w:colFirst="0" w:colLast="0"/>
      <w:bookmarkEnd w:id="44"/>
      <w:ins w:id="45" w:author="Gibran Hemani" w:date="2019-07-10T20:13:00Z">
        <w:r>
          <w:rPr>
            <w:rFonts w:ascii="Times New Roman" w:eastAsia="Calibri" w:hAnsi="Times New Roman" w:cs="Times New Roman"/>
            <w:noProof/>
            <w:sz w:val="24"/>
            <w:szCs w:val="24"/>
          </w:rPr>
          <w:t>Occasionally it might be possible that a candidate trait P is a redundant trait for y, for example if the outcome is coronary heart disease, the outliers might detect traits such as ‘medication for heart disease’ as a potential candidate trait. It would make no sense to attempt to adjust the SNP-outcome association for a trait that is essentially the same as the outcome, it would just nullify the association. We have not yet developed an automated method to remove such traits, but we recommend manually checking any traits that are selected for automated outlier adjustment.</w:t>
        </w:r>
      </w:ins>
    </w:p>
    <w:p w14:paraId="002EB698" w14:textId="78B43088"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1B1FA0CA" w14:textId="5A8AB16B" w:rsidR="000C0344" w:rsidRDefault="000C0344" w:rsidP="000C0344">
      <w:pPr>
        <w:spacing w:after="158" w:line="480" w:lineRule="auto"/>
        <w:jc w:val="both"/>
        <w:rPr>
          <w:rFonts w:ascii="Times New Roman" w:hAnsi="Times New Roman" w:cs="Times New Roman"/>
          <w:sz w:val="24"/>
          <w:szCs w:val="24"/>
        </w:rPr>
      </w:pPr>
      <w:r w:rsidRPr="00454C7F">
        <w:rPr>
          <w:rFonts w:ascii="Times New Roman" w:hAnsi="Times New Roman" w:cs="Times New Roman"/>
          <w:sz w:val="24"/>
          <w:szCs w:val="24"/>
        </w:rPr>
        <w:t>IVW effect estimates are liable to be biased when at least some of the instrumenting SNPs exhibit horizontal pleiotropy, and those SNPs tend to contribute disproportionately towards the heterogeneity in the effect estimate.</w:t>
      </w:r>
      <w:r>
        <w:rPr>
          <w:rFonts w:ascii="Times New Roman" w:hAnsi="Times New Roman" w:cs="Times New Roman"/>
          <w:sz w:val="24"/>
          <w:szCs w:val="24"/>
        </w:rPr>
        <w:t xml:space="preserve"> We conducted simulations to evaluate how different methods perform at estimating the causal effect of </w:t>
      </w:r>
      <w:r w:rsidRPr="003951DC">
        <w:rPr>
          <w:rFonts w:ascii="Times New Roman" w:hAnsi="Times New Roman" w:cs="Times New Roman"/>
          <w:i/>
          <w:iCs/>
          <w:sz w:val="24"/>
          <w:szCs w:val="24"/>
          <w:rPrChange w:id="46"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3951DC">
        <w:rPr>
          <w:rFonts w:ascii="Times New Roman" w:hAnsi="Times New Roman" w:cs="Times New Roman"/>
          <w:i/>
          <w:iCs/>
          <w:sz w:val="24"/>
          <w:szCs w:val="24"/>
          <w:rPrChange w:id="47"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under different circumstances. In all circumstances there are 30 independent genetic effects on </w:t>
      </w:r>
      <w:r w:rsidRPr="003951DC">
        <w:rPr>
          <w:rFonts w:ascii="Times New Roman" w:hAnsi="Times New Roman" w:cs="Times New Roman"/>
          <w:i/>
          <w:iCs/>
          <w:sz w:val="24"/>
          <w:szCs w:val="24"/>
          <w:rPrChange w:id="48"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w:t>
      </w:r>
      <w:proofErr w:type="spellStart"/>
      <w:r w:rsidRPr="003951DC">
        <w:rPr>
          <w:rFonts w:ascii="Times New Roman" w:hAnsi="Times New Roman" w:cs="Times New Roman"/>
          <w:i/>
          <w:iCs/>
          <w:sz w:val="24"/>
          <w:szCs w:val="24"/>
          <w:rPrChange w:id="49" w:author="Yoonsu Cho" w:date="2019-07-23T20:00: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and </w:t>
      </w:r>
      <w:r w:rsidRPr="003951DC">
        <w:rPr>
          <w:rFonts w:ascii="Times New Roman" w:hAnsi="Times New Roman" w:cs="Times New Roman"/>
          <w:i/>
          <w:iCs/>
          <w:sz w:val="24"/>
          <w:szCs w:val="24"/>
          <w:rPrChange w:id="50" w:author="Yoonsu Cho" w:date="2019-07-23T20:00:00Z">
            <w:rPr>
              <w:rFonts w:ascii="Times New Roman" w:hAnsi="Times New Roman" w:cs="Times New Roman"/>
              <w:sz w:val="24"/>
              <w:szCs w:val="24"/>
            </w:rPr>
          </w:rPrChange>
        </w:rPr>
        <w:t>x</w:t>
      </w:r>
      <w:r>
        <w:rPr>
          <w:rFonts w:ascii="Times New Roman" w:hAnsi="Times New Roman" w:cs="Times New Roman"/>
          <w:sz w:val="24"/>
          <w:szCs w:val="24"/>
        </w:rPr>
        <w:t xml:space="preserve"> either has no direct influence on </w:t>
      </w:r>
      <w:r w:rsidRPr="003951DC">
        <w:rPr>
          <w:rFonts w:ascii="Times New Roman" w:hAnsi="Times New Roman" w:cs="Times New Roman"/>
          <w:i/>
          <w:iCs/>
          <w:sz w:val="24"/>
          <w:szCs w:val="24"/>
          <w:rPrChange w:id="51"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xml:space="preserve">, or has a direct effect of 0.1 on </w:t>
      </w:r>
      <w:r w:rsidRPr="003951DC">
        <w:rPr>
          <w:rFonts w:ascii="Times New Roman" w:hAnsi="Times New Roman" w:cs="Times New Roman"/>
          <w:i/>
          <w:iCs/>
          <w:sz w:val="24"/>
          <w:szCs w:val="24"/>
          <w:rPrChange w:id="52" w:author="Yoonsu Cho" w:date="2019-07-23T20:00:00Z">
            <w:rPr>
              <w:rFonts w:ascii="Times New Roman" w:hAnsi="Times New Roman" w:cs="Times New Roman"/>
              <w:sz w:val="24"/>
              <w:szCs w:val="24"/>
            </w:rPr>
          </w:rPrChange>
        </w:rPr>
        <w:t>y</w:t>
      </w:r>
      <w:r>
        <w:rPr>
          <w:rFonts w:ascii="Times New Roman" w:hAnsi="Times New Roman" w:cs="Times New Roman"/>
          <w:sz w:val="24"/>
          <w:szCs w:val="24"/>
        </w:rPr>
        <w:t>. For all simulations, we used 10</w:t>
      </w:r>
      <w:ins w:id="53" w:author="Yoonsu Cho" w:date="2019-07-23T20:00:00Z">
        <w:r w:rsidR="003951DC">
          <w:rPr>
            <w:rFonts w:ascii="Times New Roman" w:hAnsi="Times New Roman" w:cs="Times New Roman"/>
            <w:sz w:val="24"/>
            <w:szCs w:val="24"/>
          </w:rPr>
          <w:t>,</w:t>
        </w:r>
      </w:ins>
      <w:r>
        <w:rPr>
          <w:rFonts w:ascii="Times New Roman" w:hAnsi="Times New Roman" w:cs="Times New Roman"/>
          <w:sz w:val="24"/>
          <w:szCs w:val="24"/>
        </w:rPr>
        <w:t>000 individuals, and repeated each circumstance 1</w:t>
      </w:r>
      <w:ins w:id="54" w:author="Yoonsu Cho" w:date="2019-07-23T20:01:00Z">
        <w:r w:rsidR="003C5270">
          <w:rPr>
            <w:rFonts w:ascii="Times New Roman" w:hAnsi="Times New Roman" w:cs="Times New Roman"/>
            <w:sz w:val="24"/>
            <w:szCs w:val="24"/>
          </w:rPr>
          <w:t>,</w:t>
        </w:r>
      </w:ins>
      <w:r>
        <w:rPr>
          <w:rFonts w:ascii="Times New Roman" w:hAnsi="Times New Roman" w:cs="Times New Roman"/>
          <w:sz w:val="24"/>
          <w:szCs w:val="24"/>
        </w:rPr>
        <w:t xml:space="preserve">000 times. We summarised each scenario in two ways: a) We estimated the proportion of simulations that gave a biased estimate of the </w:t>
      </w:r>
      <w:del w:id="55" w:author="Yoonsu Cho" w:date="2019-07-23T10:06:00Z">
        <w:r w:rsidDel="00E17AF6">
          <w:rPr>
            <w:rFonts w:ascii="Times New Roman" w:hAnsi="Times New Roman" w:cs="Times New Roman"/>
            <w:sz w:val="24"/>
            <w:szCs w:val="24"/>
          </w:rPr>
          <w:delText xml:space="preserve">bxy </w:delText>
        </w:r>
      </w:del>
      <w:r>
        <w:rPr>
          <w:rFonts w:ascii="Times New Roman" w:hAnsi="Times New Roman" w:cs="Times New Roman"/>
          <w:sz w:val="24"/>
          <w:szCs w:val="24"/>
        </w:rPr>
        <w:t>causal effect</w:t>
      </w:r>
      <w:ins w:id="56" w:author="Yoonsu Cho" w:date="2019-07-23T10:06:00Z">
        <w:r w:rsidR="00E17AF6">
          <w:rPr>
            <w:rFonts w:ascii="Times New Roman" w:hAnsi="Times New Roman" w:cs="Times New Roman"/>
            <w:sz w:val="24"/>
            <w:szCs w:val="24"/>
          </w:rPr>
          <w:t xml:space="preserve"> </w:t>
        </w:r>
        <w:r w:rsidR="00E17AF6">
          <w:rPr>
            <w:rFonts w:ascii="Times New Roman" w:hAnsi="Times New Roman" w:cs="Times New Roman"/>
            <w:sz w:val="24"/>
            <w:szCs w:val="24"/>
          </w:rPr>
          <w:lastRenderedPageBreak/>
          <w:t xml:space="preserve">of </w:t>
        </w:r>
        <w:r w:rsidR="00BF3880">
          <w:rPr>
            <w:rFonts w:ascii="Times New Roman" w:hAnsi="Times New Roman" w:cs="Times New Roman"/>
            <w:sz w:val="24"/>
            <w:szCs w:val="24"/>
          </w:rPr>
          <w:t>x on y (</w:t>
        </w:r>
        <w:proofErr w:type="spellStart"/>
        <w:r w:rsidR="00BF3880">
          <w:rPr>
            <w:rFonts w:ascii="Times New Roman" w:hAnsi="Times New Roman" w:cs="Times New Roman"/>
            <w:sz w:val="24"/>
            <w:szCs w:val="24"/>
          </w:rPr>
          <w:t>b</w:t>
        </w:r>
        <w:r w:rsidR="00BF3880" w:rsidRPr="00976FFD">
          <w:rPr>
            <w:rFonts w:ascii="Times New Roman" w:hAnsi="Times New Roman" w:cs="Times New Roman"/>
            <w:sz w:val="24"/>
            <w:szCs w:val="24"/>
            <w:vertAlign w:val="subscript"/>
            <w:rPrChange w:id="57" w:author="Yoonsu Cho" w:date="2019-07-23T14:58:00Z">
              <w:rPr>
                <w:rFonts w:ascii="Times New Roman" w:hAnsi="Times New Roman" w:cs="Times New Roman"/>
                <w:sz w:val="24"/>
                <w:szCs w:val="24"/>
              </w:rPr>
            </w:rPrChange>
          </w:rPr>
          <w:t>xy</w:t>
        </w:r>
        <w:proofErr w:type="spellEnd"/>
        <w:r w:rsidR="00BF3880">
          <w:rPr>
            <w:rFonts w:ascii="Times New Roman" w:hAnsi="Times New Roman" w:cs="Times New Roman"/>
            <w:sz w:val="24"/>
            <w:szCs w:val="24"/>
          </w:rPr>
          <w:t>)</w:t>
        </w:r>
      </w:ins>
      <w:r>
        <w:rPr>
          <w:rFonts w:ascii="Times New Roman" w:hAnsi="Times New Roman" w:cs="Times New Roman"/>
          <w:sz w:val="24"/>
          <w:szCs w:val="24"/>
        </w:rPr>
        <w:t>. For each simulation we calculated the probability of the effect estimate being substantially different from the true simulated effect based on whether the true effect fell outside the 95% confidence interval of the estimate. Then for the set of 1</w:t>
      </w:r>
      <w:ins w:id="58" w:author="Yoonsu Cho" w:date="2019-07-23T20:16:00Z">
        <w:r w:rsidR="0072585B">
          <w:rPr>
            <w:rFonts w:ascii="Times New Roman" w:hAnsi="Times New Roman" w:cs="Times New Roman"/>
            <w:sz w:val="24"/>
            <w:szCs w:val="24"/>
          </w:rPr>
          <w:t>,</w:t>
        </w:r>
      </w:ins>
      <w:r>
        <w:rPr>
          <w:rFonts w:ascii="Times New Roman" w:hAnsi="Times New Roman" w:cs="Times New Roman"/>
          <w:sz w:val="24"/>
          <w:szCs w:val="24"/>
        </w:rPr>
        <w:t xml:space="preserve">000 simulations, we calculated the proportion of estimates that were ‘unbiased’. b) We summarised the power and </w:t>
      </w:r>
      <w:del w:id="59" w:author="Yoonsu Cho" w:date="2019-07-23T10:36:00Z">
        <w:r w:rsidDel="00001536">
          <w:rPr>
            <w:rFonts w:ascii="Times New Roman" w:hAnsi="Times New Roman" w:cs="Times New Roman"/>
            <w:sz w:val="24"/>
            <w:szCs w:val="24"/>
          </w:rPr>
          <w:delText>false discovery rate</w:delText>
        </w:r>
      </w:del>
      <w:ins w:id="60" w:author="Yoonsu Cho" w:date="2019-07-23T10:36:00Z">
        <w:r w:rsidR="00001536">
          <w:rPr>
            <w:rFonts w:ascii="Times New Roman" w:hAnsi="Times New Roman" w:cs="Times New Roman"/>
            <w:sz w:val="24"/>
            <w:szCs w:val="24"/>
          </w:rPr>
          <w:t>FDR</w:t>
        </w:r>
      </w:ins>
      <w:r>
        <w:rPr>
          <w:rFonts w:ascii="Times New Roman" w:hAnsi="Times New Roman" w:cs="Times New Roman"/>
          <w:sz w:val="24"/>
          <w:szCs w:val="24"/>
        </w:rPr>
        <w:t xml:space="preserve"> by estimating the area under the receiver operator curve, characterising the sensitivity and specificity of each method at determining whether the true causal effect estimate was null or non-null. Each simulation is conducted by first simulating data to satisfy the parameters described below. We then search for instruments for x across all simulated genetic variants and retain those that are significant after Bonferroni correction, and applying the summary </w:t>
      </w:r>
      <w:del w:id="61" w:author="Yoonsu Cho" w:date="2019-07-23T11:00:00Z">
        <w:r w:rsidDel="00E265A4">
          <w:rPr>
            <w:rFonts w:ascii="Times New Roman" w:hAnsi="Times New Roman" w:cs="Times New Roman"/>
            <w:sz w:val="24"/>
            <w:szCs w:val="24"/>
          </w:rPr>
          <w:delText>data based</w:delText>
        </w:r>
      </w:del>
      <w:ins w:id="62" w:author="Yoonsu Cho" w:date="2019-07-23T11:00:00Z">
        <w:r w:rsidR="00E265A4">
          <w:rPr>
            <w:rFonts w:ascii="Times New Roman" w:hAnsi="Times New Roman" w:cs="Times New Roman"/>
            <w:sz w:val="24"/>
            <w:szCs w:val="24"/>
          </w:rPr>
          <w:t>data-based</w:t>
        </w:r>
      </w:ins>
      <w:r>
        <w:rPr>
          <w:rFonts w:ascii="Times New Roman" w:hAnsi="Times New Roman" w:cs="Times New Roman"/>
          <w:sz w:val="24"/>
          <w:szCs w:val="24"/>
        </w:rPr>
        <w:t xml:space="preserve"> methods based on the genetic associations for the instruments on x and y.</w:t>
      </w:r>
      <w:r w:rsidRPr="00EF03FA">
        <w:rPr>
          <w:rFonts w:ascii="Times New Roman" w:hAnsi="Times New Roman" w:cs="Times New Roman"/>
          <w:sz w:val="24"/>
          <w:szCs w:val="24"/>
        </w:rPr>
        <w:t xml:space="preserve"> </w:t>
      </w:r>
      <w:r>
        <w:rPr>
          <w:rFonts w:ascii="Times New Roman" w:hAnsi="Times New Roman" w:cs="Times New Roman"/>
          <w:sz w:val="24"/>
          <w:szCs w:val="24"/>
        </w:rPr>
        <w:t>All genetic variants are simulated to be Hardy Weinberg equilibrium with allele frequency of 0.5.</w:t>
      </w:r>
    </w:p>
    <w:p w14:paraId="2768285F"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We investigated three scenarios that could give rise to invalid instruments (Figure 2): </w:t>
      </w:r>
    </w:p>
    <w:p w14:paraId="61E19535" w14:textId="27C9F47D" w:rsidR="000C0344" w:rsidRDefault="000C0344" w:rsidP="000C0344">
      <w:pPr>
        <w:spacing w:after="158" w:line="480" w:lineRule="auto"/>
        <w:jc w:val="both"/>
        <w:rPr>
          <w:rFonts w:ascii="Times New Roman" w:hAnsi="Times New Roman" w:cs="Times New Roman"/>
          <w:sz w:val="24"/>
          <w:szCs w:val="24"/>
        </w:rPr>
      </w:pPr>
      <w:r w:rsidRPr="00597A15">
        <w:rPr>
          <w:rFonts w:ascii="Times New Roman" w:hAnsi="Times New Roman" w:cs="Times New Roman"/>
          <w:b/>
          <w:bCs/>
          <w:sz w:val="24"/>
          <w:szCs w:val="24"/>
        </w:rPr>
        <w:t>Confounding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 confounder, </w:t>
      </w:r>
      <m:oMath>
        <m:r>
          <w:ins w:id="63" w:author="Yoonsu Cho" w:date="2019-07-23T14:17:00Z">
            <w:rPr>
              <w:rFonts w:ascii="Cambria Math" w:hAnsi="Cambria Math" w:cs="Times New Roman"/>
              <w:sz w:val="24"/>
              <w:szCs w:val="24"/>
            </w:rPr>
            <m:t>u</m:t>
          </w:ins>
        </m:r>
      </m:oMath>
      <w:ins w:id="64" w:author="Yoonsu Cho" w:date="2019-07-23T14:17:00Z">
        <w:r w:rsidR="00B9076B" w:rsidRPr="00B9076B">
          <w:rPr>
            <w:rFonts w:ascii="Times New Roman" w:hAnsi="Times New Roman" w:cs="Times New Roman"/>
            <w:sz w:val="24"/>
            <w:szCs w:val="24"/>
            <w:vertAlign w:val="subscript"/>
            <w:rPrChange w:id="65" w:author="Yoonsu Cho" w:date="2019-07-23T14:17:00Z">
              <w:rPr>
                <w:rFonts w:ascii="Times New Roman" w:hAnsi="Times New Roman" w:cs="Times New Roman"/>
                <w:sz w:val="24"/>
                <w:szCs w:val="24"/>
              </w:rPr>
            </w:rPrChange>
          </w:rPr>
          <w:t>1</w:t>
        </w:r>
      </w:ins>
      <w:del w:id="66" w:author="Yoonsu Cho" w:date="2019-07-23T14:17:00Z">
        <w:r w:rsidRPr="00597A15" w:rsidDel="00B9076B">
          <w:rPr>
            <w:rFonts w:ascii="Times New Roman" w:hAnsi="Times New Roman" w:cs="Times New Roman"/>
            <w:sz w:val="24"/>
            <w:szCs w:val="24"/>
          </w:rPr>
          <w:delText>u1</w:delText>
        </w:r>
      </w:del>
      <w:r>
        <w:rPr>
          <w:rFonts w:ascii="Times New Roman" w:hAnsi="Times New Roman" w:cs="Times New Roman"/>
          <w:sz w:val="24"/>
          <w:szCs w:val="24"/>
        </w:rPr>
        <w:t>,</w:t>
      </w:r>
      <w:r w:rsidRPr="00597A15">
        <w:rPr>
          <w:rFonts w:ascii="Times New Roman" w:hAnsi="Times New Roman" w:cs="Times New Roman"/>
          <w:sz w:val="24"/>
          <w:szCs w:val="24"/>
        </w:rPr>
        <w:t xml:space="preserve"> influences </w:t>
      </w:r>
      <w:r w:rsidRPr="009A67AC">
        <w:rPr>
          <w:rFonts w:ascii="Times New Roman" w:hAnsi="Times New Roman" w:cs="Times New Roman"/>
          <w:i/>
          <w:iCs/>
          <w:sz w:val="24"/>
          <w:szCs w:val="24"/>
          <w:rPrChange w:id="67" w:author="Yoonsu Cho" w:date="2019-07-23T18:46:00Z">
            <w:rPr>
              <w:rFonts w:ascii="Times New Roman" w:hAnsi="Times New Roman" w:cs="Times New Roman"/>
              <w:sz w:val="24"/>
              <w:szCs w:val="24"/>
            </w:rPr>
          </w:rPrChange>
        </w:rPr>
        <w:t>x</w:t>
      </w:r>
      <w:r w:rsidRPr="00597A15">
        <w:rPr>
          <w:rFonts w:ascii="Times New Roman" w:hAnsi="Times New Roman" w:cs="Times New Roman"/>
          <w:sz w:val="24"/>
          <w:szCs w:val="24"/>
        </w:rPr>
        <w:t xml:space="preserve"> and </w:t>
      </w:r>
      <w:r w:rsidRPr="009A67AC">
        <w:rPr>
          <w:rFonts w:ascii="Times New Roman" w:hAnsi="Times New Roman" w:cs="Times New Roman"/>
          <w:i/>
          <w:iCs/>
          <w:sz w:val="24"/>
          <w:szCs w:val="24"/>
          <w:rPrChange w:id="68" w:author="Yoonsu Cho" w:date="2019-07-23T18:46:00Z">
            <w:rPr>
              <w:rFonts w:ascii="Times New Roman" w:hAnsi="Times New Roman" w:cs="Times New Roman"/>
              <w:sz w:val="24"/>
              <w:szCs w:val="24"/>
            </w:rPr>
          </w:rPrChange>
        </w:rPr>
        <w:t>y</w:t>
      </w:r>
      <w:r w:rsidRPr="00597A15">
        <w:rPr>
          <w:rFonts w:ascii="Times New Roman" w:hAnsi="Times New Roman" w:cs="Times New Roman"/>
          <w:sz w:val="24"/>
          <w:szCs w:val="24"/>
        </w:rPr>
        <w:t xml:space="preserve">. </w:t>
      </w:r>
      <w:r>
        <w:rPr>
          <w:rFonts w:ascii="Times New Roman" w:hAnsi="Times New Roman" w:cs="Times New Roman"/>
          <w:sz w:val="24"/>
          <w:szCs w:val="24"/>
        </w:rPr>
        <w:t xml:space="preserve">Here </w:t>
      </w:r>
      <m:oMath>
        <m:r>
          <w:ins w:id="69" w:author="Yoonsu Cho" w:date="2019-07-23T14:18:00Z">
            <w:rPr>
              <w:rFonts w:ascii="Cambria Math" w:hAnsi="Cambria Math" w:cs="Times New Roman"/>
              <w:sz w:val="24"/>
              <w:szCs w:val="24"/>
            </w:rPr>
            <m:t>u</m:t>
          </w:ins>
        </m:r>
      </m:oMath>
      <w:ins w:id="70" w:author="Yoonsu Cho" w:date="2019-07-23T14:18:00Z">
        <w:r w:rsidR="00396EC4" w:rsidRPr="00D13855">
          <w:rPr>
            <w:rFonts w:ascii="Times New Roman" w:hAnsi="Times New Roman" w:cs="Times New Roman"/>
            <w:sz w:val="24"/>
            <w:szCs w:val="24"/>
            <w:vertAlign w:val="subscript"/>
          </w:rPr>
          <w:t>1</w:t>
        </w:r>
      </w:ins>
      <w:del w:id="71" w:author="Yoonsu Cho" w:date="2019-07-23T14:18:00Z">
        <w:r w:rsidRPr="00597A15" w:rsidDel="00396EC4">
          <w:rPr>
            <w:rFonts w:ascii="Times New Roman" w:hAnsi="Times New Roman" w:cs="Times New Roman"/>
            <w:sz w:val="24"/>
            <w:szCs w:val="24"/>
          </w:rPr>
          <w:delText>u1</w:delText>
        </w:r>
      </w:del>
      <w:r w:rsidRPr="00597A15">
        <w:rPr>
          <w:rFonts w:ascii="Times New Roman" w:hAnsi="Times New Roman" w:cs="Times New Roman"/>
          <w:sz w:val="24"/>
          <w:szCs w:val="24"/>
        </w:rPr>
        <w:t xml:space="preserve"> also has a</w:t>
      </w:r>
      <w:r>
        <w:rPr>
          <w:rFonts w:ascii="Times New Roman" w:hAnsi="Times New Roman" w:cs="Times New Roman"/>
          <w:sz w:val="24"/>
          <w:szCs w:val="24"/>
        </w:rPr>
        <w:t xml:space="preserve"> set of</w:t>
      </w:r>
      <w:r w:rsidRPr="00597A15">
        <w:rPr>
          <w:rFonts w:ascii="Times New Roman" w:hAnsi="Times New Roman" w:cs="Times New Roman"/>
          <w:sz w:val="24"/>
          <w:szCs w:val="24"/>
        </w:rPr>
        <w:t xml:space="preserve"> independent genetic </w:t>
      </w:r>
      <w:r>
        <w:rPr>
          <w:rFonts w:ascii="Times New Roman" w:hAnsi="Times New Roman" w:cs="Times New Roman"/>
          <w:sz w:val="24"/>
          <w:szCs w:val="24"/>
        </w:rPr>
        <w:t>influences, G</w:t>
      </w:r>
      <m:oMath>
        <m:r>
          <w:ins w:id="72" w:author="Yoonsu Cho" w:date="2019-07-23T14:19:00Z">
            <w:rPr>
              <w:rFonts w:ascii="Cambria Math" w:hAnsi="Cambria Math" w:cs="Times New Roman"/>
              <w:sz w:val="24"/>
              <w:szCs w:val="24"/>
            </w:rPr>
            <m:t xml:space="preserve"> u</m:t>
          </w:ins>
        </m:r>
      </m:oMath>
      <w:ins w:id="73" w:author="Yoonsu Cho" w:date="2019-07-23T14:19:00Z">
        <w:r w:rsidR="00CE06D3" w:rsidRPr="00D13855">
          <w:rPr>
            <w:rFonts w:ascii="Times New Roman" w:hAnsi="Times New Roman" w:cs="Times New Roman"/>
            <w:sz w:val="24"/>
            <w:szCs w:val="24"/>
            <w:vertAlign w:val="subscript"/>
          </w:rPr>
          <w:t>1</w:t>
        </w:r>
      </w:ins>
      <w:del w:id="74" w:author="Yoonsu Cho" w:date="2019-07-23T14:19:00Z">
        <w:r w:rsidDel="00CE06D3">
          <w:rPr>
            <w:rFonts w:ascii="Times New Roman" w:hAnsi="Times New Roman" w:cs="Times New Roman"/>
            <w:sz w:val="24"/>
            <w:szCs w:val="24"/>
          </w:rPr>
          <w:delText>u1</w:delText>
        </w:r>
      </w:del>
      <w:r>
        <w:rPr>
          <w:rFonts w:ascii="Times New Roman" w:hAnsi="Times New Roman" w:cs="Times New Roman"/>
          <w:sz w:val="24"/>
          <w:szCs w:val="24"/>
        </w:rPr>
        <w:t xml:space="preserve">, which may be detected as instruments for </w:t>
      </w:r>
      <w:r w:rsidRPr="009A67AC">
        <w:rPr>
          <w:rFonts w:ascii="Times New Roman" w:hAnsi="Times New Roman" w:cs="Times New Roman"/>
          <w:i/>
          <w:iCs/>
          <w:sz w:val="24"/>
          <w:szCs w:val="24"/>
          <w:rPrChange w:id="75" w:author="Yoonsu Cho" w:date="2019-07-23T18:46:00Z">
            <w:rPr>
              <w:rFonts w:ascii="Times New Roman" w:hAnsi="Times New Roman" w:cs="Times New Roman"/>
              <w:sz w:val="24"/>
              <w:szCs w:val="24"/>
            </w:rPr>
          </w:rPrChange>
        </w:rPr>
        <w:t>x</w:t>
      </w:r>
      <w:r>
        <w:rPr>
          <w:rFonts w:ascii="Times New Roman" w:hAnsi="Times New Roman" w:cs="Times New Roman"/>
          <w:sz w:val="24"/>
          <w:szCs w:val="24"/>
        </w:rPr>
        <w:t xml:space="preserve">. </w:t>
      </w:r>
    </w:p>
    <w:p w14:paraId="26260426" w14:textId="77777777" w:rsidR="000C0344" w:rsidRPr="005E7276" w:rsidRDefault="00535C1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u1,j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m:oMathPara>
    </w:p>
    <w:p w14:paraId="1B79DCE1"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D1B6A9F" w14:textId="77777777" w:rsidR="000C0344" w:rsidRPr="005E7276"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FD6292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25F5C3BE" w14:textId="254C126B" w:rsidR="000C0344" w:rsidRPr="00597A15" w:rsidRDefault="00535C18" w:rsidP="000C0344">
      <w:pPr>
        <w:spacing w:after="158"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gu1,j</m:t>
            </m:r>
          </m:sub>
        </m:sSub>
      </m:oMath>
      <w:r w:rsidR="000C0344">
        <w:rPr>
          <w:rFonts w:ascii="Times New Roman" w:hAnsi="Times New Roman" w:cs="Times New Roman"/>
          <w:sz w:val="24"/>
          <w:szCs w:val="24"/>
        </w:rPr>
        <w:t xml:space="preserve"> values are sampled for each SNP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from a </w:t>
      </w:r>
      <w:ins w:id="76" w:author="Yoonsu Cho" w:date="2019-07-23T14:22:00Z">
        <w:r w:rsidR="00744049">
          <w:rPr>
            <w:rFonts w:ascii="Times New Roman" w:hAnsi="Times New Roman" w:cs="Times New Roman"/>
            <w:sz w:val="24"/>
            <w:szCs w:val="24"/>
          </w:rPr>
          <w:t>n</w:t>
        </w:r>
      </w:ins>
      <w:del w:id="77" w:author="Yoonsu Cho" w:date="2019-07-23T14:22:00Z">
        <w:r w:rsidR="000C0344" w:rsidDel="00744049">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such that they explain </w:t>
      </w:r>
      <w:commentRangeStart w:id="78"/>
      <w:r w:rsidR="000C0344">
        <w:rPr>
          <w:rFonts w:ascii="Times New Roman" w:hAnsi="Times New Roman" w:cs="Times New Roman"/>
          <w:sz w:val="24"/>
          <w:szCs w:val="24"/>
        </w:rPr>
        <w:t>60%</w:t>
      </w:r>
      <w:commentRangeEnd w:id="78"/>
      <w:r w:rsidR="0094663C">
        <w:rPr>
          <w:rStyle w:val="CommentReference"/>
        </w:rPr>
        <w:commentReference w:id="78"/>
      </w:r>
      <w:r w:rsidR="000C0344">
        <w:rPr>
          <w:rFonts w:ascii="Times New Roman" w:hAnsi="Times New Roman" w:cs="Times New Roman"/>
          <w:sz w:val="24"/>
          <w:szCs w:val="24"/>
        </w:rPr>
        <w:t xml:space="preserve"> of the variance in </w:t>
      </w:r>
      <m:oMath>
        <m:r>
          <w:ins w:id="79" w:author="Yoonsu Cho" w:date="2019-07-23T14:29:00Z">
            <w:rPr>
              <w:rFonts w:ascii="Cambria Math" w:hAnsi="Cambria Math" w:cs="Times New Roman"/>
              <w:sz w:val="24"/>
              <w:szCs w:val="24"/>
            </w:rPr>
            <m:t>u</m:t>
          </w:ins>
        </m:r>
      </m:oMath>
      <w:ins w:id="80" w:author="Yoonsu Cho" w:date="2019-07-23T14:29:00Z">
        <w:r w:rsidR="00941350" w:rsidRPr="00D13855">
          <w:rPr>
            <w:rFonts w:ascii="Times New Roman" w:hAnsi="Times New Roman" w:cs="Times New Roman"/>
            <w:sz w:val="24"/>
            <w:szCs w:val="24"/>
            <w:vertAlign w:val="subscript"/>
          </w:rPr>
          <w:t>1</w:t>
        </w:r>
        <w:r w:rsidR="00941350" w:rsidDel="00941350">
          <w:rPr>
            <w:rFonts w:ascii="Times New Roman" w:hAnsi="Times New Roman" w:cs="Times New Roman"/>
            <w:sz w:val="24"/>
            <w:szCs w:val="24"/>
          </w:rPr>
          <w:t xml:space="preserve"> </w:t>
        </w:r>
      </w:ins>
      <w:del w:id="81" w:author="Yoonsu Cho" w:date="2019-07-23T14:29:00Z">
        <w:r w:rsidR="000C0344" w:rsidDel="00941350">
          <w:rPr>
            <w:rFonts w:ascii="Times New Roman" w:hAnsi="Times New Roman" w:cs="Times New Roman"/>
            <w:sz w:val="24"/>
            <w:szCs w:val="24"/>
          </w:rPr>
          <w:delText>u1</w:delText>
        </w:r>
      </w:del>
      <w:r w:rsidR="000C0344">
        <w:rPr>
          <w:rFonts w:ascii="Times New Roman" w:hAnsi="Times New Roman" w:cs="Times New Roman"/>
          <w:sz w:val="24"/>
          <w:szCs w:val="24"/>
        </w:rPr>
        <w:t xml:space="preserve">. The value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u1x</m:t>
            </m:r>
          </m:sub>
        </m:sSub>
      </m:oMath>
      <w:r w:rsidR="000C0344">
        <w:rPr>
          <w:rFonts w:ascii="Times New Roman" w:hAnsi="Times New Roman" w:cs="Times New Roman"/>
          <w:sz w:val="24"/>
          <w:szCs w:val="24"/>
        </w:rPr>
        <w:t xml:space="preserve"> is chosen such that </w:t>
      </w:r>
      <m:oMath>
        <m:r>
          <w:ins w:id="82" w:author="Yoonsu Cho" w:date="2019-07-23T14:30:00Z">
            <w:rPr>
              <w:rFonts w:ascii="Cambria Math" w:hAnsi="Cambria Math" w:cs="Times New Roman"/>
              <w:sz w:val="24"/>
              <w:szCs w:val="24"/>
            </w:rPr>
            <m:t>u</m:t>
          </w:ins>
        </m:r>
      </m:oMath>
      <w:ins w:id="83" w:author="Yoonsu Cho" w:date="2019-07-23T14:30:00Z">
        <w:r w:rsidR="00876394" w:rsidRPr="00D13855">
          <w:rPr>
            <w:rFonts w:ascii="Times New Roman" w:hAnsi="Times New Roman" w:cs="Times New Roman"/>
            <w:sz w:val="24"/>
            <w:szCs w:val="24"/>
            <w:vertAlign w:val="subscript"/>
          </w:rPr>
          <w:t>1</w:t>
        </w:r>
      </w:ins>
      <w:del w:id="84" w:author="Yoonsu Cho" w:date="2019-07-23T14:30:00Z">
        <w:r w:rsidR="000C0344" w:rsidDel="00876394">
          <w:rPr>
            <w:rFonts w:ascii="Times New Roman" w:hAnsi="Times New Roman" w:cs="Times New Roman"/>
            <w:sz w:val="24"/>
            <w:szCs w:val="24"/>
          </w:rPr>
          <w:delText>u1</w:delText>
        </w:r>
      </w:del>
      <w:r w:rsidR="000C0344">
        <w:rPr>
          <w:rFonts w:ascii="Times New Roman" w:hAnsi="Times New Roman" w:cs="Times New Roman"/>
          <w:sz w:val="24"/>
          <w:szCs w:val="24"/>
        </w:rPr>
        <w:t xml:space="preserve"> explains 60% of the </w:t>
      </w:r>
      <w:r w:rsidR="000C0344">
        <w:rPr>
          <w:rFonts w:ascii="Times New Roman" w:hAnsi="Times New Roman" w:cs="Times New Roman"/>
          <w:sz w:val="24"/>
          <w:szCs w:val="24"/>
        </w:rPr>
        <w:lastRenderedPageBreak/>
        <w:t xml:space="preserve">variance in </w:t>
      </w:r>
      <w:r w:rsidR="000C0344" w:rsidRPr="005517AB">
        <w:rPr>
          <w:rFonts w:ascii="Times New Roman" w:hAnsi="Times New Roman" w:cs="Times New Roman"/>
          <w:i/>
          <w:iCs/>
          <w:sz w:val="24"/>
          <w:szCs w:val="24"/>
          <w:rPrChange w:id="85"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and 40% of the variance in </w:t>
      </w:r>
      <w:r w:rsidR="000C0344" w:rsidRPr="005517AB">
        <w:rPr>
          <w:rFonts w:ascii="Times New Roman" w:hAnsi="Times New Roman" w:cs="Times New Roman"/>
          <w:i/>
          <w:iCs/>
          <w:sz w:val="24"/>
          <w:szCs w:val="24"/>
          <w:rPrChange w:id="86" w:author="Yoonsu Cho" w:date="2019-07-23T15:20:00Z">
            <w:rPr>
              <w:rFonts w:ascii="Times New Roman" w:hAnsi="Times New Roman" w:cs="Times New Roman"/>
              <w:sz w:val="24"/>
              <w:szCs w:val="24"/>
            </w:rPr>
          </w:rPrChange>
        </w:rPr>
        <w:t>y</w:t>
      </w:r>
      <w:r w:rsidR="000C0344">
        <w:rPr>
          <w:rFonts w:ascii="Times New Roman" w:hAnsi="Times New Roman" w:cs="Times New Roman"/>
          <w:sz w:val="24"/>
          <w:szCs w:val="24"/>
        </w:rPr>
        <w:t xml:space="preserve">. The values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oMath>
      <w:r w:rsidR="000C0344">
        <w:rPr>
          <w:rFonts w:ascii="Times New Roman" w:hAnsi="Times New Roman" w:cs="Times New Roman"/>
          <w:sz w:val="24"/>
          <w:szCs w:val="24"/>
        </w:rPr>
        <w:t xml:space="preserve"> are sampled from a </w:t>
      </w:r>
      <w:ins w:id="87" w:author="Yoonsu Cho" w:date="2019-07-23T17:20:00Z">
        <w:r w:rsidR="00133B14">
          <w:rPr>
            <w:rFonts w:ascii="Times New Roman" w:hAnsi="Times New Roman" w:cs="Times New Roman"/>
            <w:sz w:val="24"/>
            <w:szCs w:val="24"/>
          </w:rPr>
          <w:t>n</w:t>
        </w:r>
      </w:ins>
      <w:del w:id="88" w:author="Yoonsu Cho" w:date="2019-07-23T17:20:00Z">
        <w:r w:rsidR="000C0344" w:rsidDel="00133B14">
          <w:rPr>
            <w:rFonts w:ascii="Times New Roman" w:hAnsi="Times New Roman" w:cs="Times New Roman"/>
            <w:sz w:val="24"/>
            <w:szCs w:val="24"/>
          </w:rPr>
          <w:delText>N</w:delText>
        </w:r>
      </w:del>
      <w:r w:rsidR="000C0344">
        <w:rPr>
          <w:rFonts w:ascii="Times New Roman" w:hAnsi="Times New Roman" w:cs="Times New Roman"/>
          <w:sz w:val="24"/>
          <w:szCs w:val="24"/>
        </w:rPr>
        <w:t xml:space="preserve">ormal distribution for each of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SNPs such that they explain 20% of the variance in </w:t>
      </w:r>
      <w:r w:rsidR="000C0344" w:rsidRPr="005517AB">
        <w:rPr>
          <w:rFonts w:ascii="Times New Roman" w:hAnsi="Times New Roman" w:cs="Times New Roman"/>
          <w:i/>
          <w:iCs/>
          <w:sz w:val="24"/>
          <w:szCs w:val="24"/>
          <w:rPrChange w:id="89" w:author="Yoonsu Cho" w:date="2019-07-23T15:20:00Z">
            <w:rPr>
              <w:rFonts w:ascii="Times New Roman" w:hAnsi="Times New Roman" w:cs="Times New Roman"/>
              <w:sz w:val="24"/>
              <w:szCs w:val="24"/>
            </w:rPr>
          </w:rPrChange>
        </w:rPr>
        <w:t>x</w:t>
      </w:r>
      <w:r w:rsidR="000C0344">
        <w:rPr>
          <w:rFonts w:ascii="Times New Roman" w:hAnsi="Times New Roman" w:cs="Times New Roman"/>
          <w:sz w:val="24"/>
          <w:szCs w:val="24"/>
        </w:rPr>
        <w:t xml:space="preserv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sidR="000C0344">
        <w:rPr>
          <w:rFonts w:ascii="Times New Roman" w:hAnsi="Times New Roman" w:cs="Times New Roman"/>
          <w:sz w:val="24"/>
          <w:szCs w:val="24"/>
        </w:rPr>
        <w:t xml:space="preserve"> is set to either 0, or some value such that </w:t>
      </w:r>
      <w:r w:rsidR="000C0344" w:rsidRPr="005517AB">
        <w:rPr>
          <w:rFonts w:ascii="Times New Roman" w:hAnsi="Times New Roman" w:cs="Times New Roman"/>
          <w:i/>
          <w:iCs/>
          <w:sz w:val="24"/>
          <w:szCs w:val="24"/>
          <w:rPrChange w:id="90" w:author="Yoonsu Cho" w:date="2019-07-23T15:21:00Z">
            <w:rPr>
              <w:rFonts w:ascii="Times New Roman" w:hAnsi="Times New Roman" w:cs="Times New Roman"/>
              <w:sz w:val="24"/>
              <w:szCs w:val="24"/>
            </w:rPr>
          </w:rPrChange>
        </w:rPr>
        <w:t>x</w:t>
      </w:r>
      <w:r w:rsidR="000C0344">
        <w:rPr>
          <w:rFonts w:ascii="Times New Roman" w:hAnsi="Times New Roman" w:cs="Times New Roman"/>
          <w:sz w:val="24"/>
          <w:szCs w:val="24"/>
        </w:rPr>
        <w:t xml:space="preserve"> explains 10% of the variance in </w:t>
      </w:r>
      <w:r w:rsidR="000C0344" w:rsidRPr="005517AB">
        <w:rPr>
          <w:rFonts w:ascii="Times New Roman" w:hAnsi="Times New Roman" w:cs="Times New Roman"/>
          <w:i/>
          <w:iCs/>
          <w:sz w:val="24"/>
          <w:szCs w:val="24"/>
          <w:rPrChange w:id="91" w:author="Yoonsu Cho" w:date="2019-07-23T15:21:00Z">
            <w:rPr>
              <w:rFonts w:ascii="Times New Roman" w:hAnsi="Times New Roman" w:cs="Times New Roman"/>
              <w:sz w:val="24"/>
              <w:szCs w:val="24"/>
            </w:rPr>
          </w:rPrChange>
        </w:rPr>
        <w:t>y</w:t>
      </w:r>
      <w:r w:rsidR="000C0344">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u1</m:t>
            </m:r>
          </m:sub>
        </m:sSub>
      </m:oMath>
      <w:r w:rsidR="000C03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sidR="000C034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sidR="000C0344">
        <w:rPr>
          <w:rFonts w:ascii="Times New Roman" w:hAnsi="Times New Roman" w:cs="Times New Roman"/>
          <w:sz w:val="24"/>
          <w:szCs w:val="24"/>
        </w:rPr>
        <w:t xml:space="preserve"> are sampled from normal distributions with mean 0 and variances that are scaled to satisfy the variances of all other parameters described for the model. Different sets of simulations are run with different proportions of invalid instruments by simulating different numbers of genetic variants directly influencing </w:t>
      </w:r>
      <m:oMath>
        <m:r>
          <w:ins w:id="92" w:author="Yoonsu Cho" w:date="2019-07-23T15:01:00Z">
            <w:rPr>
              <w:rFonts w:ascii="Cambria Math" w:hAnsi="Cambria Math" w:cs="Times New Roman"/>
              <w:sz w:val="24"/>
              <w:szCs w:val="24"/>
            </w:rPr>
            <m:t>u</m:t>
          </w:ins>
        </m:r>
      </m:oMath>
      <w:ins w:id="93" w:author="Yoonsu Cho" w:date="2019-07-23T15:01:00Z">
        <w:r w:rsidR="00BB122B" w:rsidRPr="00D13855">
          <w:rPr>
            <w:rFonts w:ascii="Times New Roman" w:hAnsi="Times New Roman" w:cs="Times New Roman"/>
            <w:sz w:val="24"/>
            <w:szCs w:val="24"/>
            <w:vertAlign w:val="subscript"/>
          </w:rPr>
          <w:t>1</w:t>
        </w:r>
      </w:ins>
      <w:del w:id="94" w:author="Yoonsu Cho" w:date="2019-07-23T15:01:00Z">
        <w:r w:rsidR="000C0344" w:rsidDel="00BB122B">
          <w:rPr>
            <w:rFonts w:ascii="Times New Roman" w:hAnsi="Times New Roman" w:cs="Times New Roman"/>
            <w:sz w:val="24"/>
            <w:szCs w:val="24"/>
          </w:rPr>
          <w:delText>u1</w:delText>
        </w:r>
      </w:del>
      <w:r w:rsidR="000C0344">
        <w:rPr>
          <w:rFonts w:ascii="Times New Roman" w:hAnsi="Times New Roman" w:cs="Times New Roman"/>
          <w:sz w:val="24"/>
          <w:szCs w:val="24"/>
        </w:rPr>
        <w:t xml:space="preserve"> or </w:t>
      </w:r>
      <w:r w:rsidR="000C0344" w:rsidRPr="00F42AA4">
        <w:rPr>
          <w:rFonts w:ascii="Times New Roman" w:hAnsi="Times New Roman" w:cs="Times New Roman"/>
          <w:i/>
          <w:iCs/>
          <w:sz w:val="24"/>
          <w:szCs w:val="24"/>
          <w:rPrChange w:id="95" w:author="Yoonsu Cho" w:date="2019-07-23T15:23:00Z">
            <w:rPr>
              <w:rFonts w:ascii="Times New Roman" w:hAnsi="Times New Roman" w:cs="Times New Roman"/>
              <w:sz w:val="24"/>
              <w:szCs w:val="24"/>
            </w:rPr>
          </w:rPrChange>
        </w:rPr>
        <w:t>x</w:t>
      </w:r>
      <w:r w:rsidR="000C0344">
        <w:rPr>
          <w:rFonts w:ascii="Times New Roman" w:hAnsi="Times New Roman" w:cs="Times New Roman"/>
          <w:sz w:val="24"/>
          <w:szCs w:val="24"/>
        </w:rPr>
        <w:t>:</w:t>
      </w:r>
    </w:p>
    <w:p w14:paraId="60630C30" w14:textId="77777777" w:rsidR="000C0344" w:rsidRPr="00597A15" w:rsidRDefault="00535C1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u1</m:t>
              </m:r>
            </m:sub>
          </m:sSub>
          <m:r>
            <w:rPr>
              <w:rFonts w:ascii="Cambria Math" w:hAnsi="Cambria Math" w:cs="Times New Roman"/>
              <w:sz w:val="24"/>
              <w:szCs w:val="24"/>
            </w:rPr>
            <m:t>∈{5,10,15,20,30};</m:t>
          </m:r>
        </m:oMath>
      </m:oMathPara>
    </w:p>
    <w:p w14:paraId="52D7882B" w14:textId="77777777" w:rsidR="000C0344" w:rsidRPr="00597A15" w:rsidRDefault="00535C1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∈{5,10,15,20,25,30};</m:t>
          </m:r>
        </m:oMath>
      </m:oMathPara>
    </w:p>
    <w:p w14:paraId="318FC7B1" w14:textId="55F231A4" w:rsidR="000C0344" w:rsidRDefault="000C0344" w:rsidP="000C0344">
      <w:pPr>
        <w:spacing w:after="158" w:line="480" w:lineRule="auto"/>
        <w:jc w:val="both"/>
        <w:rPr>
          <w:rFonts w:ascii="Times New Roman" w:hAnsi="Times New Roman" w:cs="Times New Roman"/>
          <w:sz w:val="24"/>
          <w:szCs w:val="24"/>
          <w:vertAlign w:val="subscript"/>
        </w:rPr>
      </w:pPr>
      <w:r w:rsidRPr="00597A15">
        <w:rPr>
          <w:rFonts w:ascii="Times New Roman" w:hAnsi="Times New Roman" w:cs="Times New Roman"/>
          <w:b/>
          <w:bCs/>
          <w:sz w:val="24"/>
          <w:szCs w:val="24"/>
        </w:rPr>
        <w:t>Horizontal pleiotrop</w:t>
      </w:r>
      <w:r>
        <w:rPr>
          <w:rFonts w:ascii="Times New Roman" w:hAnsi="Times New Roman" w:cs="Times New Roman"/>
          <w:b/>
          <w:bCs/>
          <w:sz w:val="24"/>
          <w:szCs w:val="24"/>
        </w:rPr>
        <w:t xml:space="preserve">y. </w:t>
      </w:r>
      <w:r w:rsidRPr="00597A15">
        <w:rPr>
          <w:rFonts w:ascii="Times New Roman" w:hAnsi="Times New Roman" w:cs="Times New Roman"/>
          <w:sz w:val="24"/>
          <w:szCs w:val="24"/>
        </w:rPr>
        <w:t>Here</w:t>
      </w:r>
      <w:r>
        <w:rPr>
          <w:rFonts w:ascii="Times New Roman" w:hAnsi="Times New Roman" w:cs="Times New Roman"/>
          <w:b/>
          <w:bCs/>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C9672A">
        <w:rPr>
          <w:rFonts w:ascii="Times New Roman" w:hAnsi="Times New Roman" w:cs="Times New Roman"/>
          <w:i/>
          <w:iCs/>
          <w:sz w:val="24"/>
          <w:szCs w:val="24"/>
          <w:rPrChange w:id="96"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effect on y that is mediated through some other pathway that does not include </w:t>
      </w:r>
      <w:r w:rsidRPr="00C9672A">
        <w:rPr>
          <w:rFonts w:ascii="Times New Roman" w:hAnsi="Times New Roman" w:cs="Times New Roman"/>
          <w:i/>
          <w:iCs/>
          <w:sz w:val="24"/>
          <w:szCs w:val="24"/>
          <w:rPrChange w:id="97" w:author="Yoonsu Cho" w:date="2019-07-23T15:24:00Z">
            <w:rPr>
              <w:rFonts w:ascii="Times New Roman" w:hAnsi="Times New Roman" w:cs="Times New Roman"/>
              <w:sz w:val="24"/>
              <w:szCs w:val="24"/>
            </w:rPr>
          </w:rPrChange>
        </w:rPr>
        <w:t>x</w:t>
      </w:r>
      <w:r w:rsidRPr="00597A15">
        <w:rPr>
          <w:rFonts w:ascii="Times New Roman" w:hAnsi="Times New Roman" w:cs="Times New Roman"/>
          <w:sz w:val="24"/>
          <w:szCs w:val="24"/>
        </w:rPr>
        <w:t xml:space="preserve">. In these simulations, the pleiotropic influence of each instrument, </w:t>
      </w:r>
      <w:proofErr w:type="spellStart"/>
      <w:proofErr w:type="gramStart"/>
      <w:r w:rsidRPr="00C9672A">
        <w:rPr>
          <w:rFonts w:ascii="Times New Roman" w:hAnsi="Times New Roman" w:cs="Times New Roman"/>
          <w:i/>
          <w:iCs/>
          <w:sz w:val="24"/>
          <w:szCs w:val="24"/>
          <w:rPrChange w:id="98" w:author="Yoonsu Cho" w:date="2019-07-23T15:24:00Z">
            <w:rPr>
              <w:rFonts w:ascii="Times New Roman" w:hAnsi="Times New Roman" w:cs="Times New Roman"/>
              <w:sz w:val="24"/>
              <w:szCs w:val="24"/>
            </w:rPr>
          </w:rPrChange>
        </w:rPr>
        <w:t>G</w:t>
      </w:r>
      <w:r w:rsidRPr="00256A4E">
        <w:rPr>
          <w:rFonts w:ascii="Times New Roman" w:hAnsi="Times New Roman" w:cs="Times New Roman"/>
          <w:i/>
          <w:iCs/>
          <w:sz w:val="24"/>
          <w:szCs w:val="24"/>
          <w:vertAlign w:val="subscript"/>
          <w:rPrChange w:id="99" w:author="Yoonsu Cho" w:date="2019-07-23T15:30:00Z">
            <w:rPr>
              <w:rFonts w:ascii="Times New Roman" w:hAnsi="Times New Roman" w:cs="Times New Roman"/>
              <w:sz w:val="24"/>
              <w:szCs w:val="24"/>
            </w:rPr>
          </w:rPrChange>
        </w:rPr>
        <w:t>x</w:t>
      </w:r>
      <w:ins w:id="100" w:author="Yoonsu Cho" w:date="2019-07-23T15:30:00Z">
        <w:r w:rsidR="00B6607C">
          <w:rPr>
            <w:rFonts w:ascii="Times New Roman" w:hAnsi="Times New Roman" w:cs="Times New Roman"/>
            <w:i/>
            <w:iCs/>
            <w:sz w:val="24"/>
            <w:szCs w:val="24"/>
            <w:vertAlign w:val="subscript"/>
          </w:rPr>
          <w:t>,</w:t>
        </w:r>
      </w:ins>
      <w:r w:rsidRPr="00256A4E">
        <w:rPr>
          <w:rFonts w:ascii="Times New Roman" w:hAnsi="Times New Roman" w:cs="Times New Roman"/>
          <w:i/>
          <w:iCs/>
          <w:sz w:val="24"/>
          <w:szCs w:val="24"/>
          <w:vertAlign w:val="subscript"/>
          <w:rPrChange w:id="101" w:author="Yoonsu Cho" w:date="2019-07-23T15:30:00Z">
            <w:rPr>
              <w:rFonts w:ascii="Times New Roman" w:hAnsi="Times New Roman" w:cs="Times New Roman"/>
              <w:sz w:val="24"/>
              <w:szCs w:val="24"/>
              <w:vertAlign w:val="subscript"/>
            </w:rPr>
          </w:rPrChange>
        </w:rPr>
        <w:t>i</w:t>
      </w:r>
      <w:proofErr w:type="spellEnd"/>
      <w:proofErr w:type="gramEnd"/>
      <w:r w:rsidRPr="00597A15">
        <w:rPr>
          <w:rFonts w:ascii="Times New Roman" w:hAnsi="Times New Roman" w:cs="Times New Roman"/>
          <w:sz w:val="24"/>
          <w:szCs w:val="24"/>
        </w:rPr>
        <w:t xml:space="preserve">, is mediated by a different trait, </w:t>
      </w:r>
      <m:oMath>
        <m:r>
          <w:ins w:id="102" w:author="Yoonsu Cho" w:date="2019-07-23T15:12:00Z">
            <w:rPr>
              <w:rFonts w:ascii="Cambria Math" w:hAnsi="Cambria Math" w:cs="Times New Roman"/>
              <w:sz w:val="24"/>
              <w:szCs w:val="24"/>
            </w:rPr>
            <m:t>u</m:t>
          </w:ins>
        </m:r>
      </m:oMath>
      <w:ins w:id="103" w:author="Yoonsu Cho" w:date="2019-07-23T15:12:00Z">
        <w:r w:rsidR="001D3247" w:rsidRPr="00CF5506">
          <w:rPr>
            <w:rFonts w:ascii="Times New Roman" w:hAnsi="Times New Roman" w:cs="Times New Roman"/>
            <w:sz w:val="24"/>
            <w:szCs w:val="24"/>
            <w:vertAlign w:val="subscript"/>
            <w:rPrChange w:id="104" w:author="Yoonsu Cho" w:date="2019-07-23T15:12:00Z">
              <w:rPr>
                <w:rFonts w:ascii="Times New Roman" w:hAnsi="Times New Roman" w:cs="Times New Roman"/>
                <w:sz w:val="24"/>
                <w:szCs w:val="24"/>
              </w:rPr>
            </w:rPrChange>
          </w:rPr>
          <w:t>2</w:t>
        </w:r>
      </w:ins>
      <w:ins w:id="105" w:author="Yoonsu Cho" w:date="2019-07-23T15:15:00Z">
        <w:r w:rsidR="00581853">
          <w:rPr>
            <w:rFonts w:ascii="Times New Roman" w:hAnsi="Times New Roman" w:cs="Times New Roman"/>
            <w:sz w:val="24"/>
            <w:szCs w:val="24"/>
            <w:vertAlign w:val="subscript"/>
          </w:rPr>
          <w:t>,</w:t>
        </w:r>
      </w:ins>
      <w:proofErr w:type="spellStart"/>
      <w:ins w:id="106" w:author="Yoonsu Cho" w:date="2019-07-23T15:28:00Z">
        <w:r w:rsidR="00B11E28">
          <w:rPr>
            <w:rFonts w:ascii="Times New Roman" w:hAnsi="Times New Roman" w:cs="Times New Roman"/>
            <w:sz w:val="24"/>
            <w:szCs w:val="24"/>
            <w:vertAlign w:val="subscript"/>
          </w:rPr>
          <w:t>i</w:t>
        </w:r>
      </w:ins>
      <w:proofErr w:type="spellEnd"/>
      <w:del w:id="107" w:author="Yoonsu Cho" w:date="2019-07-23T15:12:00Z">
        <w:r w:rsidRPr="00CF5506" w:rsidDel="001D3247">
          <w:rPr>
            <w:rFonts w:ascii="Times New Roman" w:hAnsi="Times New Roman" w:cs="Times New Roman"/>
            <w:sz w:val="24"/>
            <w:szCs w:val="24"/>
            <w:vertAlign w:val="subscript"/>
            <w:rPrChange w:id="108" w:author="Yoonsu Cho" w:date="2019-07-23T15:12:00Z">
              <w:rPr>
                <w:rFonts w:ascii="Times New Roman" w:hAnsi="Times New Roman" w:cs="Times New Roman"/>
                <w:sz w:val="24"/>
                <w:szCs w:val="24"/>
              </w:rPr>
            </w:rPrChange>
          </w:rPr>
          <w:delText>u2</w:delText>
        </w:r>
      </w:del>
      <w:del w:id="109" w:author="Yoonsu Cho" w:date="2019-07-23T15:28:00Z">
        <w:r w:rsidRPr="00CF5506" w:rsidDel="00AB438A">
          <w:rPr>
            <w:rFonts w:ascii="Times New Roman" w:hAnsi="Times New Roman" w:cs="Times New Roman"/>
            <w:sz w:val="24"/>
            <w:szCs w:val="24"/>
            <w:vertAlign w:val="subscript"/>
          </w:rPr>
          <w:delText>i</w:delText>
        </w:r>
      </w:del>
      <w:del w:id="110" w:author="Yoonsu Cho" w:date="2019-07-23T15:12:00Z">
        <w:r w:rsidDel="00CF5506">
          <w:rPr>
            <w:rFonts w:ascii="Times New Roman" w:hAnsi="Times New Roman" w:cs="Times New Roman"/>
            <w:sz w:val="24"/>
            <w:szCs w:val="24"/>
            <w:vertAlign w:val="subscript"/>
          </w:rPr>
          <w:delText>.</w:delText>
        </w:r>
      </w:del>
    </w:p>
    <w:p w14:paraId="73ECA49E"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58744100" w14:textId="77777777" w:rsidR="000C0344" w:rsidRPr="005E7276" w:rsidRDefault="00535C1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u2,i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m:oMathPara>
    </w:p>
    <w:p w14:paraId="7EEE83B9"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1F405189"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84BC08" w14:textId="6D08E2F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G</w:t>
      </w:r>
      <w:r w:rsidRPr="009D65F6">
        <w:rPr>
          <w:rFonts w:ascii="Times New Roman" w:hAnsi="Times New Roman" w:cs="Times New Roman"/>
          <w:i/>
          <w:iCs/>
          <w:sz w:val="24"/>
          <w:szCs w:val="24"/>
          <w:vertAlign w:val="subscript"/>
          <w:rPrChange w:id="111"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instruments for </w:t>
      </w:r>
      <w:r w:rsidRPr="009D65F6">
        <w:rPr>
          <w:rFonts w:ascii="Times New Roman" w:hAnsi="Times New Roman" w:cs="Times New Roman"/>
          <w:i/>
          <w:iCs/>
          <w:sz w:val="24"/>
          <w:szCs w:val="24"/>
          <w:rPrChange w:id="112" w:author="Yoonsu Cho" w:date="2019-07-23T18:37: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9D65F6">
        <w:rPr>
          <w:rFonts w:ascii="Times New Roman" w:hAnsi="Times New Roman" w:cs="Times New Roman"/>
          <w:i/>
          <w:iCs/>
          <w:sz w:val="24"/>
          <w:szCs w:val="24"/>
          <w:rPrChange w:id="113" w:author="Yoonsu Cho" w:date="2019-07-23T18:37:00Z">
            <w:rPr>
              <w:rFonts w:ascii="Times New Roman" w:hAnsi="Times New Roman" w:cs="Times New Roman"/>
              <w:sz w:val="24"/>
              <w:szCs w:val="24"/>
            </w:rPr>
          </w:rPrChange>
        </w:rPr>
        <w:t>y</w:t>
      </w:r>
      <w:r>
        <w:rPr>
          <w:rFonts w:ascii="Times New Roman" w:hAnsi="Times New Roman" w:cs="Times New Roman"/>
          <w:sz w:val="24"/>
          <w:szCs w:val="24"/>
        </w:rPr>
        <w:t xml:space="preserve"> each mediated by an independent trait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which itself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u2,i</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gu2,i,j</m:t>
            </m:r>
          </m:sub>
        </m:sSub>
      </m:oMath>
      <w:r>
        <w:rPr>
          <w:rFonts w:ascii="Times New Roman" w:hAnsi="Times New Roman" w:cs="Times New Roman"/>
          <w:sz w:val="24"/>
          <w:szCs w:val="24"/>
        </w:rPr>
        <w:t xml:space="preserve"> values for the genetic </w:t>
      </w:r>
      <w:r>
        <w:rPr>
          <w:rFonts w:ascii="Times New Roman" w:hAnsi="Times New Roman" w:cs="Times New Roman"/>
          <w:sz w:val="24"/>
          <w:szCs w:val="24"/>
        </w:rPr>
        <w:lastRenderedPageBreak/>
        <w:t xml:space="preserve">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are sampled from a </w:t>
      </w:r>
      <w:del w:id="114" w:author="Yoonsu Cho" w:date="2019-07-23T15:18:00Z">
        <w:r w:rsidDel="00FE5E1E">
          <w:rPr>
            <w:rFonts w:ascii="Times New Roman" w:hAnsi="Times New Roman" w:cs="Times New Roman"/>
            <w:sz w:val="24"/>
            <w:szCs w:val="24"/>
          </w:rPr>
          <w:delText xml:space="preserve">Normal </w:delText>
        </w:r>
      </w:del>
      <w:ins w:id="115" w:author="Yoonsu Cho" w:date="2019-07-23T15:18:00Z">
        <w:r w:rsidR="00FE5E1E">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Each pleiotropic </w:t>
      </w:r>
      <w:proofErr w:type="spellStart"/>
      <w:proofErr w:type="gramStart"/>
      <w:r w:rsidRPr="005517AB">
        <w:rPr>
          <w:rFonts w:ascii="Times New Roman" w:hAnsi="Times New Roman" w:cs="Times New Roman"/>
          <w:i/>
          <w:iCs/>
          <w:sz w:val="24"/>
          <w:szCs w:val="24"/>
          <w:rPrChange w:id="116" w:author="Yoonsu Cho" w:date="2019-07-23T15:20:00Z">
            <w:rPr>
              <w:rFonts w:ascii="Times New Roman" w:hAnsi="Times New Roman" w:cs="Times New Roman"/>
              <w:sz w:val="24"/>
              <w:szCs w:val="24"/>
            </w:rPr>
          </w:rPrChange>
        </w:rPr>
        <w:t>G</w:t>
      </w:r>
      <w:r w:rsidRPr="005517AB">
        <w:rPr>
          <w:rFonts w:ascii="Times New Roman" w:hAnsi="Times New Roman" w:cs="Times New Roman"/>
          <w:i/>
          <w:iCs/>
          <w:sz w:val="24"/>
          <w:szCs w:val="24"/>
          <w:vertAlign w:val="subscript"/>
          <w:rPrChange w:id="117" w:author="Yoonsu Cho" w:date="2019-07-23T15:20:00Z">
            <w:rPr>
              <w:rFonts w:ascii="Times New Roman" w:hAnsi="Times New Roman" w:cs="Times New Roman"/>
              <w:sz w:val="24"/>
              <w:szCs w:val="24"/>
            </w:rPr>
          </w:rPrChange>
        </w:rPr>
        <w:t>x,i</w:t>
      </w:r>
      <w:proofErr w:type="spellEnd"/>
      <w:proofErr w:type="gramEnd"/>
      <w:r w:rsidRPr="005517AB">
        <w:rPr>
          <w:rFonts w:ascii="Times New Roman" w:hAnsi="Times New Roman" w:cs="Times New Roman"/>
          <w:i/>
          <w:iCs/>
          <w:sz w:val="24"/>
          <w:szCs w:val="24"/>
          <w:rPrChange w:id="118" w:author="Yoonsu Cho" w:date="2019-07-23T15:20:00Z">
            <w:rPr>
              <w:rFonts w:ascii="Times New Roman" w:hAnsi="Times New Roman" w:cs="Times New Roman"/>
              <w:sz w:val="24"/>
              <w:szCs w:val="24"/>
            </w:rPr>
          </w:rPrChange>
        </w:rPr>
        <w:t xml:space="preserve"> </w:t>
      </w:r>
      <w:r>
        <w:rPr>
          <w:rFonts w:ascii="Times New Roman" w:hAnsi="Times New Roman" w:cs="Times New Roman"/>
          <w:sz w:val="24"/>
          <w:szCs w:val="24"/>
        </w:rPr>
        <w:t xml:space="preserve">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that explains 20% of its variance</w:t>
      </w:r>
      <w:ins w:id="119" w:author="Yoonsu Cho" w:date="2019-07-23T19:10:00Z">
        <w:r w:rsidR="00FE68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r>
            <w:rPr>
              <w:rFonts w:ascii="Cambria Math" w:hAnsi="Cambria Math" w:cs="Times New Roman"/>
              <w:sz w:val="24"/>
              <w:szCs w:val="24"/>
            </w:rPr>
            <m:t>)</m:t>
          </m:r>
        </m:oMath>
      </w:ins>
      <w:r>
        <w:rPr>
          <w:rFonts w:ascii="Times New Roman" w:hAnsi="Times New Roman" w:cs="Times New Roman"/>
          <w:sz w:val="24"/>
          <w:szCs w:val="24"/>
        </w:rPr>
        <w:t xml:space="preserve">. The influence of each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Pr>
          <w:rFonts w:ascii="Times New Roman" w:hAnsi="Times New Roman" w:cs="Times New Roman"/>
          <w:sz w:val="24"/>
          <w:szCs w:val="24"/>
        </w:rPr>
        <w:t xml:space="preserve"> on y is s</w:t>
      </w:r>
      <w:proofErr w:type="spellStart"/>
      <w:r>
        <w:rPr>
          <w:rFonts w:ascii="Times New Roman" w:hAnsi="Times New Roman" w:cs="Times New Roman"/>
          <w:sz w:val="24"/>
          <w:szCs w:val="24"/>
        </w:rPr>
        <w:t>uch</w:t>
      </w:r>
      <w:proofErr w:type="spellEnd"/>
      <w:r>
        <w:rPr>
          <w:rFonts w:ascii="Times New Roman" w:hAnsi="Times New Roman" w:cs="Times New Roman"/>
          <w:sz w:val="24"/>
          <w:szCs w:val="24"/>
        </w:rPr>
        <w:t xml:space="preserve">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u2,i,y</m:t>
            </m:r>
          </m:sub>
        </m:sSub>
      </m:oMath>
      <w:r>
        <w:rPr>
          <w:rFonts w:ascii="Times New Roman" w:hAnsi="Times New Roman" w:cs="Times New Roman"/>
          <w:sz w:val="24"/>
          <w:szCs w:val="24"/>
        </w:rPr>
        <w:t xml:space="preserve"> is normally distributed with mean 0 and variance 0.4. The outcome y is also influenced by </w:t>
      </w:r>
      <w:r w:rsidRPr="00090EE7">
        <w:rPr>
          <w:rFonts w:ascii="Times New Roman" w:hAnsi="Times New Roman" w:cs="Times New Roman"/>
          <w:i/>
          <w:iCs/>
          <w:sz w:val="24"/>
          <w:szCs w:val="24"/>
          <w:rPrChange w:id="120" w:author="Yoonsu Cho" w:date="2019-07-23T19:10: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E4752E">
        <w:rPr>
          <w:rFonts w:ascii="Times New Roman" w:hAnsi="Times New Roman" w:cs="Times New Roman"/>
          <w:i/>
          <w:iCs/>
          <w:sz w:val="24"/>
          <w:szCs w:val="24"/>
          <w:rPrChange w:id="121" w:author="Yoonsu Cho" w:date="2019-07-23T19:09: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E4752E">
        <w:rPr>
          <w:rFonts w:ascii="Times New Roman" w:hAnsi="Times New Roman" w:cs="Times New Roman"/>
          <w:i/>
          <w:iCs/>
          <w:sz w:val="24"/>
          <w:szCs w:val="24"/>
          <w:rPrChange w:id="122" w:author="Yoonsu Cho" w:date="2019-07-23T19:09: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u2,i</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satisfy the variances of all other parameters described for the model.</w:t>
      </w:r>
    </w:p>
    <w:p w14:paraId="5C2E286A" w14:textId="77777777" w:rsidR="000C0344" w:rsidRPr="00597A15" w:rsidRDefault="000C0344" w:rsidP="000C0344">
      <w:pPr>
        <w:spacing w:after="158" w:line="480" w:lineRule="auto"/>
        <w:jc w:val="both"/>
        <w:rPr>
          <w:rFonts w:ascii="Times New Roman" w:hAnsi="Times New Roman" w:cs="Times New Roman"/>
          <w:sz w:val="24"/>
          <w:szCs w:val="24"/>
        </w:rPr>
      </w:pPr>
    </w:p>
    <w:p w14:paraId="71D15C79" w14:textId="77777777" w:rsidR="000C0344" w:rsidRPr="00597A15" w:rsidRDefault="000C0344" w:rsidP="000C0344">
      <w:pPr>
        <w:spacing w:after="158" w:line="480" w:lineRule="auto"/>
        <w:jc w:val="both"/>
        <w:rPr>
          <w:rFonts w:ascii="Times New Roman" w:hAnsi="Times New Roman" w:cs="Times New Roman"/>
          <w:b/>
          <w:bCs/>
          <w:sz w:val="24"/>
          <w:szCs w:val="24"/>
        </w:rPr>
      </w:pPr>
      <w:r w:rsidRPr="00597A15">
        <w:rPr>
          <w:rFonts w:ascii="Times New Roman" w:hAnsi="Times New Roman" w:cs="Times New Roman"/>
          <w:b/>
          <w:bCs/>
          <w:sz w:val="24"/>
          <w:szCs w:val="24"/>
        </w:rPr>
        <w:t>Mediation pleiotropy</w:t>
      </w:r>
      <w:r>
        <w:rPr>
          <w:rFonts w:ascii="Times New Roman" w:hAnsi="Times New Roman" w:cs="Times New Roman"/>
          <w:sz w:val="24"/>
          <w:szCs w:val="24"/>
        </w:rPr>
        <w:t>.</w:t>
      </w:r>
      <w:r w:rsidRPr="00597A15">
        <w:rPr>
          <w:rFonts w:ascii="Times New Roman" w:hAnsi="Times New Roman" w:cs="Times New Roman"/>
          <w:sz w:val="24"/>
          <w:szCs w:val="24"/>
        </w:rPr>
        <w:t xml:space="preserve"> </w:t>
      </w:r>
      <w:r>
        <w:rPr>
          <w:rFonts w:ascii="Times New Roman" w:hAnsi="Times New Roman" w:cs="Times New Roman"/>
          <w:sz w:val="24"/>
          <w:szCs w:val="24"/>
        </w:rPr>
        <w:t>Here t</w:t>
      </w:r>
      <w:r w:rsidRPr="00597A15">
        <w:rPr>
          <w:rFonts w:ascii="Times New Roman" w:hAnsi="Times New Roman" w:cs="Times New Roman"/>
          <w:sz w:val="24"/>
          <w:szCs w:val="24"/>
        </w:rPr>
        <w:t xml:space="preserve">he influence of </w:t>
      </w:r>
      <w:r w:rsidRPr="00F428A3">
        <w:rPr>
          <w:rFonts w:ascii="Times New Roman" w:hAnsi="Times New Roman" w:cs="Times New Roman"/>
          <w:i/>
          <w:iCs/>
          <w:sz w:val="24"/>
          <w:szCs w:val="24"/>
          <w:rPrChange w:id="123" w:author="Yoonsu Cho" w:date="2019-07-23T19:07:00Z">
            <w:rPr>
              <w:rFonts w:ascii="Times New Roman" w:hAnsi="Times New Roman" w:cs="Times New Roman"/>
              <w:sz w:val="24"/>
              <w:szCs w:val="24"/>
            </w:rPr>
          </w:rPrChange>
        </w:rPr>
        <w:t>x</w:t>
      </w:r>
      <w:r w:rsidRPr="00597A15">
        <w:rPr>
          <w:rFonts w:ascii="Times New Roman" w:hAnsi="Times New Roman" w:cs="Times New Roman"/>
          <w:sz w:val="24"/>
          <w:szCs w:val="24"/>
        </w:rPr>
        <w:t xml:space="preserve"> on </w:t>
      </w:r>
      <w:r w:rsidRPr="00F428A3">
        <w:rPr>
          <w:rFonts w:ascii="Times New Roman" w:hAnsi="Times New Roman" w:cs="Times New Roman"/>
          <w:i/>
          <w:iCs/>
          <w:sz w:val="24"/>
          <w:szCs w:val="24"/>
          <w:rPrChange w:id="124" w:author="Yoonsu Cho" w:date="2019-07-23T19:07:00Z">
            <w:rPr>
              <w:rFonts w:ascii="Times New Roman" w:hAnsi="Times New Roman" w:cs="Times New Roman"/>
              <w:sz w:val="24"/>
              <w:szCs w:val="24"/>
            </w:rPr>
          </w:rPrChange>
        </w:rPr>
        <w:t>y</w:t>
      </w:r>
      <w:r w:rsidRPr="00597A15">
        <w:rPr>
          <w:rFonts w:ascii="Times New Roman" w:hAnsi="Times New Roman" w:cs="Times New Roman"/>
          <w:sz w:val="24"/>
          <w:szCs w:val="24"/>
        </w:rPr>
        <w:t xml:space="preserve"> is at least partially mediated by another trait u3</w:t>
      </w:r>
      <w:r>
        <w:rPr>
          <w:rFonts w:ascii="Times New Roman" w:hAnsi="Times New Roman" w:cs="Times New Roman"/>
          <w:sz w:val="24"/>
          <w:szCs w:val="24"/>
        </w:rPr>
        <w:t>, and</w:t>
      </w:r>
      <w:r w:rsidRPr="00597A15">
        <w:rPr>
          <w:rFonts w:ascii="Times New Roman" w:hAnsi="Times New Roman" w:cs="Times New Roman"/>
          <w:sz w:val="24"/>
          <w:szCs w:val="24"/>
        </w:rPr>
        <w:t xml:space="preserve"> </w:t>
      </w:r>
      <w:r>
        <w:rPr>
          <w:rFonts w:ascii="Times New Roman" w:hAnsi="Times New Roman" w:cs="Times New Roman"/>
          <w:sz w:val="24"/>
          <w:szCs w:val="24"/>
        </w:rPr>
        <w:t>a</w:t>
      </w:r>
      <w:r w:rsidRPr="00597A15">
        <w:rPr>
          <w:rFonts w:ascii="Times New Roman" w:hAnsi="Times New Roman" w:cs="Times New Roman"/>
          <w:sz w:val="24"/>
          <w:szCs w:val="24"/>
        </w:rPr>
        <w:t xml:space="preserve">t least some of the instruments for </w:t>
      </w:r>
      <w:r w:rsidRPr="00134D20">
        <w:rPr>
          <w:rFonts w:ascii="Times New Roman" w:hAnsi="Times New Roman" w:cs="Times New Roman"/>
          <w:i/>
          <w:iCs/>
          <w:sz w:val="24"/>
          <w:szCs w:val="24"/>
          <w:rPrChange w:id="125" w:author="Yoonsu Cho" w:date="2019-07-23T19:11:00Z">
            <w:rPr>
              <w:rFonts w:ascii="Times New Roman" w:hAnsi="Times New Roman" w:cs="Times New Roman"/>
              <w:sz w:val="24"/>
              <w:szCs w:val="24"/>
            </w:rPr>
          </w:rPrChange>
        </w:rPr>
        <w:t>x</w:t>
      </w:r>
      <w:r w:rsidRPr="00597A15">
        <w:rPr>
          <w:rFonts w:ascii="Times New Roman" w:hAnsi="Times New Roman" w:cs="Times New Roman"/>
          <w:sz w:val="24"/>
          <w:szCs w:val="24"/>
        </w:rPr>
        <w:t xml:space="preserve"> have an independent </w:t>
      </w:r>
      <w:r>
        <w:rPr>
          <w:rFonts w:ascii="Times New Roman" w:hAnsi="Times New Roman" w:cs="Times New Roman"/>
          <w:sz w:val="24"/>
          <w:szCs w:val="24"/>
        </w:rPr>
        <w:t xml:space="preserve">pleiotropic </w:t>
      </w:r>
      <w:r w:rsidRPr="00597A15">
        <w:rPr>
          <w:rFonts w:ascii="Times New Roman" w:hAnsi="Times New Roman" w:cs="Times New Roman"/>
          <w:sz w:val="24"/>
          <w:szCs w:val="24"/>
        </w:rPr>
        <w:t>influence on u3</w:t>
      </w:r>
    </w:p>
    <w:p w14:paraId="07D57DD4" w14:textId="77777777" w:rsidR="000C0344" w:rsidRPr="008D54B8"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x=</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x,j</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gx,j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m:oMathPara>
    </w:p>
    <w:p w14:paraId="2448E8D6" w14:textId="77777777" w:rsidR="000C0344" w:rsidRPr="005E7276" w:rsidRDefault="00535C18" w:rsidP="000C0344">
      <w:pPr>
        <w:spacing w:after="158"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u3</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e>
          </m:nary>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x,i</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e>
          </m:nary>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x,u3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m:oMathPara>
    </w:p>
    <w:p w14:paraId="1C1923C6" w14:textId="77777777" w:rsidR="000C0344" w:rsidRPr="007D7513" w:rsidRDefault="000C0344" w:rsidP="000C0344">
      <w:pPr>
        <w:spacing w:after="158" w:line="480" w:lineRule="auto"/>
        <w:jc w:val="both"/>
        <w:rPr>
          <w:rFonts w:ascii="Times New Roman" w:hAnsi="Times New Roman" w:cs="Times New Roman"/>
          <w:sz w:val="24"/>
          <w:szCs w:val="24"/>
        </w:rPr>
      </w:pPr>
      <m:oMathPara>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u3,y</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m:oMathPara>
    </w:p>
    <w:p w14:paraId="0B7E2818" w14:textId="77777777"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01D4C6F0" w14:textId="738EEC0B" w:rsidR="000C0344" w:rsidRDefault="000C0344" w:rsidP="000C0344">
      <w:pPr>
        <w:spacing w:after="158" w:line="480" w:lineRule="auto"/>
        <w:jc w:val="both"/>
        <w:rPr>
          <w:rFonts w:ascii="Times New Roman" w:hAnsi="Times New Roman" w:cs="Times New Roman"/>
          <w:sz w:val="24"/>
          <w:szCs w:val="24"/>
        </w:rPr>
      </w:pPr>
      <w:r>
        <w:rPr>
          <w:rFonts w:ascii="Times New Roman" w:hAnsi="Times New Roman" w:cs="Times New Roman"/>
          <w:sz w:val="24"/>
          <w:szCs w:val="24"/>
        </w:rPr>
        <w:t xml:space="preserve">Some number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plei</m:t>
            </m:r>
          </m:sub>
        </m:sSub>
        <m:r>
          <w:rPr>
            <w:rFonts w:ascii="Cambria Math" w:hAnsi="Cambria Math" w:cs="Times New Roman"/>
            <w:sz w:val="24"/>
            <w:szCs w:val="24"/>
          </w:rPr>
          <m:t>∈{5,10,15,20,25,30}</m:t>
        </m:r>
      </m:oMath>
      <w:r>
        <w:rPr>
          <w:rFonts w:ascii="Times New Roman" w:hAnsi="Times New Roman" w:cs="Times New Roman"/>
          <w:sz w:val="24"/>
          <w:szCs w:val="24"/>
        </w:rPr>
        <w:t xml:space="preserve"> of 30 </w:t>
      </w:r>
      <w:proofErr w:type="spellStart"/>
      <w:r w:rsidRPr="00134D20">
        <w:rPr>
          <w:rFonts w:ascii="Times New Roman" w:hAnsi="Times New Roman" w:cs="Times New Roman"/>
          <w:i/>
          <w:iCs/>
          <w:sz w:val="24"/>
          <w:szCs w:val="24"/>
          <w:rPrChange w:id="126" w:author="Yoonsu Cho" w:date="2019-07-23T19:11:00Z">
            <w:rPr>
              <w:rFonts w:ascii="Times New Roman" w:hAnsi="Times New Roman" w:cs="Times New Roman"/>
              <w:sz w:val="24"/>
              <w:szCs w:val="24"/>
            </w:rPr>
          </w:rPrChange>
        </w:rPr>
        <w:t>Gx</w:t>
      </w:r>
      <w:proofErr w:type="spellEnd"/>
      <w:r>
        <w:rPr>
          <w:rFonts w:ascii="Times New Roman" w:hAnsi="Times New Roman" w:cs="Times New Roman"/>
          <w:sz w:val="24"/>
          <w:szCs w:val="24"/>
        </w:rPr>
        <w:t xml:space="preserve"> instruments for </w:t>
      </w:r>
      <w:r w:rsidRPr="00134D20">
        <w:rPr>
          <w:rFonts w:ascii="Times New Roman" w:hAnsi="Times New Roman" w:cs="Times New Roman"/>
          <w:i/>
          <w:iCs/>
          <w:sz w:val="24"/>
          <w:szCs w:val="24"/>
          <w:rPrChange w:id="127"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are selected to have pleiotropic effects, such that they influence </w:t>
      </w:r>
      <w:r w:rsidRPr="00D66FE0">
        <w:rPr>
          <w:rFonts w:ascii="Times New Roman" w:hAnsi="Times New Roman" w:cs="Times New Roman"/>
          <w:i/>
          <w:iCs/>
          <w:sz w:val="24"/>
          <w:szCs w:val="24"/>
          <w:rPrChange w:id="128" w:author="Yoonsu Cho" w:date="2019-07-23T19:12:00Z">
            <w:rPr>
              <w:rFonts w:ascii="Times New Roman" w:hAnsi="Times New Roman" w:cs="Times New Roman"/>
              <w:sz w:val="24"/>
              <w:szCs w:val="24"/>
            </w:rPr>
          </w:rPrChange>
        </w:rPr>
        <w:t>u</w:t>
      </w:r>
      <w:r w:rsidRPr="00D66FE0">
        <w:rPr>
          <w:rFonts w:ascii="Times New Roman" w:hAnsi="Times New Roman" w:cs="Times New Roman"/>
          <w:i/>
          <w:iCs/>
          <w:sz w:val="24"/>
          <w:szCs w:val="24"/>
          <w:vertAlign w:val="subscript"/>
          <w:rPrChange w:id="129" w:author="Yoonsu Cho" w:date="2019-07-23T19:12:00Z">
            <w:rPr>
              <w:rFonts w:ascii="Times New Roman" w:hAnsi="Times New Roman" w:cs="Times New Roman"/>
              <w:sz w:val="24"/>
              <w:szCs w:val="24"/>
            </w:rPr>
          </w:rPrChange>
        </w:rPr>
        <w:t>3</w:t>
      </w:r>
      <w:r>
        <w:rPr>
          <w:rFonts w:ascii="Times New Roman" w:hAnsi="Times New Roman" w:cs="Times New Roman"/>
          <w:sz w:val="24"/>
          <w:szCs w:val="24"/>
        </w:rPr>
        <w:t xml:space="preserve"> which itself mediates an effect from </w:t>
      </w:r>
      <w:r w:rsidRPr="00D66FE0">
        <w:rPr>
          <w:rFonts w:ascii="Times New Roman" w:hAnsi="Times New Roman" w:cs="Times New Roman"/>
          <w:i/>
          <w:iCs/>
          <w:sz w:val="24"/>
          <w:szCs w:val="24"/>
          <w:rPrChange w:id="130" w:author="Yoonsu Cho" w:date="2019-07-23T19:12:00Z">
            <w:rPr>
              <w:rFonts w:ascii="Times New Roman" w:hAnsi="Times New Roman" w:cs="Times New Roman"/>
              <w:sz w:val="24"/>
              <w:szCs w:val="24"/>
            </w:rPr>
          </w:rPrChange>
        </w:rPr>
        <w:t>x</w:t>
      </w:r>
      <w:r>
        <w:rPr>
          <w:rFonts w:ascii="Times New Roman" w:hAnsi="Times New Roman" w:cs="Times New Roman"/>
          <w:sz w:val="24"/>
          <w:szCs w:val="24"/>
        </w:rPr>
        <w:t xml:space="preserve"> to </w:t>
      </w:r>
      <w:r w:rsidRPr="00D66FE0">
        <w:rPr>
          <w:rFonts w:ascii="Times New Roman" w:hAnsi="Times New Roman" w:cs="Times New Roman"/>
          <w:i/>
          <w:iCs/>
          <w:sz w:val="24"/>
          <w:szCs w:val="24"/>
          <w:rPrChange w:id="131" w:author="Yoonsu Cho" w:date="2019-07-23T19:12:00Z">
            <w:rPr>
              <w:rFonts w:ascii="Times New Roman" w:hAnsi="Times New Roman" w:cs="Times New Roman"/>
              <w:sz w:val="24"/>
              <w:szCs w:val="24"/>
            </w:rPr>
          </w:rPrChange>
        </w:rPr>
        <w:t>y</w:t>
      </w:r>
      <w:r>
        <w:rPr>
          <w:rFonts w:ascii="Times New Roman" w:hAnsi="Times New Roman" w:cs="Times New Roman"/>
          <w:sz w:val="24"/>
          <w:szCs w:val="24"/>
        </w:rPr>
        <w:t xml:space="preserve">, and has its own set of 30 direct genetic influences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u3</m:t>
            </m:r>
          </m:sub>
        </m:sSub>
      </m:oMath>
      <w:r>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gu3,j</m:t>
            </m:r>
          </m:sub>
        </m:sSub>
      </m:oMath>
      <w:r>
        <w:rPr>
          <w:rFonts w:ascii="Times New Roman" w:hAnsi="Times New Roman" w:cs="Times New Roman"/>
          <w:sz w:val="24"/>
          <w:szCs w:val="24"/>
        </w:rPr>
        <w:t xml:space="preserve"> values for the genetic effects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are sampled from a </w:t>
      </w:r>
      <w:del w:id="132" w:author="Yoonsu Cho" w:date="2019-07-23T19:18:00Z">
        <w:r w:rsidDel="007364BA">
          <w:rPr>
            <w:rFonts w:ascii="Times New Roman" w:hAnsi="Times New Roman" w:cs="Times New Roman"/>
            <w:sz w:val="24"/>
            <w:szCs w:val="24"/>
          </w:rPr>
          <w:delText>N</w:delText>
        </w:r>
      </w:del>
      <w:ins w:id="133" w:author="Yoonsu Cho" w:date="2019-07-23T19:18:00Z">
        <w:r w:rsidR="00BC1222">
          <w:rPr>
            <w:rFonts w:ascii="Times New Roman" w:hAnsi="Times New Roman" w:cs="Times New Roman"/>
            <w:sz w:val="24"/>
            <w:szCs w:val="24"/>
          </w:rPr>
          <w:t>n</w:t>
        </w:r>
      </w:ins>
      <w:r>
        <w:rPr>
          <w:rFonts w:ascii="Times New Roman" w:hAnsi="Times New Roman" w:cs="Times New Roman"/>
          <w:sz w:val="24"/>
          <w:szCs w:val="24"/>
        </w:rPr>
        <w:t xml:space="preserve">ormal distribution such that they explain 20%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Each pleiotropic </w:t>
      </w:r>
      <w:proofErr w:type="spellStart"/>
      <w:proofErr w:type="gramStart"/>
      <w:r w:rsidRPr="001E118F">
        <w:rPr>
          <w:rFonts w:ascii="Times New Roman" w:hAnsi="Times New Roman" w:cs="Times New Roman"/>
          <w:i/>
          <w:iCs/>
          <w:sz w:val="24"/>
          <w:szCs w:val="24"/>
          <w:rPrChange w:id="134" w:author="Yoonsu Cho" w:date="2019-07-23T19:19:00Z">
            <w:rPr>
              <w:rFonts w:ascii="Times New Roman" w:hAnsi="Times New Roman" w:cs="Times New Roman"/>
              <w:sz w:val="24"/>
              <w:szCs w:val="24"/>
            </w:rPr>
          </w:rPrChange>
        </w:rPr>
        <w:t>Gx,i</w:t>
      </w:r>
      <w:proofErr w:type="spellEnd"/>
      <w:proofErr w:type="gramEnd"/>
      <w:r>
        <w:rPr>
          <w:rFonts w:ascii="Times New Roman" w:hAnsi="Times New Roman" w:cs="Times New Roman"/>
          <w:sz w:val="24"/>
          <w:szCs w:val="24"/>
        </w:rPr>
        <w:t xml:space="preserve"> instrument has an influence on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plei,i</m:t>
            </m:r>
          </m:sub>
        </m:sSub>
      </m:oMath>
      <w:r>
        <w:rPr>
          <w:rFonts w:ascii="Times New Roman" w:hAnsi="Times New Roman" w:cs="Times New Roman"/>
          <w:sz w:val="24"/>
          <w:szCs w:val="24"/>
        </w:rPr>
        <w:t xml:space="preserve"> are sampled from a </w:t>
      </w:r>
      <w:del w:id="135" w:author="Yoonsu Cho" w:date="2019-07-23T19:20:00Z">
        <w:r w:rsidDel="008238B2">
          <w:rPr>
            <w:rFonts w:ascii="Times New Roman" w:hAnsi="Times New Roman" w:cs="Times New Roman"/>
            <w:sz w:val="24"/>
            <w:szCs w:val="24"/>
          </w:rPr>
          <w:lastRenderedPageBreak/>
          <w:delText xml:space="preserve">Normal </w:delText>
        </w:r>
      </w:del>
      <w:ins w:id="136" w:author="Yoonsu Cho" w:date="2019-07-23T19:20:00Z">
        <w:r w:rsidR="008238B2">
          <w:rPr>
            <w:rFonts w:ascii="Times New Roman" w:hAnsi="Times New Roman" w:cs="Times New Roman"/>
            <w:sz w:val="24"/>
            <w:szCs w:val="24"/>
          </w:rPr>
          <w:t xml:space="preserve">normal </w:t>
        </w:r>
      </w:ins>
      <w:r>
        <w:rPr>
          <w:rFonts w:ascii="Times New Roman" w:hAnsi="Times New Roman" w:cs="Times New Roman"/>
          <w:sz w:val="24"/>
          <w:szCs w:val="24"/>
        </w:rPr>
        <w:t xml:space="preserve">distribution explaining 20% of the variance in </w:t>
      </w:r>
      <w:r w:rsidRPr="007F7FAB">
        <w:rPr>
          <w:rFonts w:ascii="Times New Roman" w:hAnsi="Times New Roman" w:cs="Times New Roman"/>
          <w:i/>
          <w:iCs/>
          <w:sz w:val="24"/>
          <w:szCs w:val="24"/>
          <w:rPrChange w:id="137" w:author="Yoonsu Cho" w:date="2019-07-23T19:32:00Z">
            <w:rPr>
              <w:rFonts w:ascii="Times New Roman" w:hAnsi="Times New Roman" w:cs="Times New Roman"/>
              <w:sz w:val="24"/>
              <w:szCs w:val="24"/>
            </w:rPr>
          </w:rPrChange>
        </w:rPr>
        <w:t>u3</w:t>
      </w:r>
      <w:r>
        <w:rPr>
          <w:rFonts w:ascii="Times New Roman" w:hAnsi="Times New Roman" w:cs="Times New Roman"/>
          <w:sz w:val="24"/>
          <w:szCs w:val="24"/>
        </w:rPr>
        <w:t xml:space="preserve"> in total. The indirect influence of </w:t>
      </w:r>
      <w:r w:rsidRPr="000A5DE9">
        <w:rPr>
          <w:rFonts w:ascii="Times New Roman" w:hAnsi="Times New Roman" w:cs="Times New Roman"/>
          <w:i/>
          <w:iCs/>
          <w:sz w:val="24"/>
          <w:szCs w:val="24"/>
          <w:rPrChange w:id="138"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on </w:t>
      </w:r>
      <w:r w:rsidRPr="000A5DE9">
        <w:rPr>
          <w:rFonts w:ascii="Times New Roman" w:hAnsi="Times New Roman" w:cs="Times New Roman"/>
          <w:i/>
          <w:iCs/>
          <w:sz w:val="24"/>
          <w:szCs w:val="24"/>
          <w:rPrChange w:id="139" w:author="Yoonsu Cho" w:date="2019-07-23T19:22:00Z">
            <w:rPr>
              <w:rFonts w:ascii="Times New Roman" w:hAnsi="Times New Roman" w:cs="Times New Roman"/>
              <w:sz w:val="24"/>
              <w:szCs w:val="24"/>
            </w:rPr>
          </w:rPrChange>
        </w:rPr>
        <w:t>y</w:t>
      </w:r>
      <w:r>
        <w:rPr>
          <w:rFonts w:ascii="Times New Roman" w:hAnsi="Times New Roman" w:cs="Times New Roman"/>
          <w:sz w:val="24"/>
          <w:szCs w:val="24"/>
        </w:rPr>
        <w:t xml:space="preserve"> is generated such that </w:t>
      </w:r>
      <w:r w:rsidRPr="000A5DE9">
        <w:rPr>
          <w:rFonts w:ascii="Times New Roman" w:hAnsi="Times New Roman" w:cs="Times New Roman"/>
          <w:i/>
          <w:iCs/>
          <w:sz w:val="24"/>
          <w:szCs w:val="24"/>
          <w:rPrChange w:id="140" w:author="Yoonsu Cho" w:date="2019-07-23T19:22:00Z">
            <w:rPr>
              <w:rFonts w:ascii="Times New Roman" w:hAnsi="Times New Roman" w:cs="Times New Roman"/>
              <w:sz w:val="24"/>
              <w:szCs w:val="24"/>
            </w:rPr>
          </w:rPrChange>
        </w:rPr>
        <w:t>x</w:t>
      </w:r>
      <w:r>
        <w:rPr>
          <w:rFonts w:ascii="Times New Roman" w:hAnsi="Times New Roman" w:cs="Times New Roman"/>
          <w:sz w:val="24"/>
          <w:szCs w:val="24"/>
        </w:rPr>
        <w:t xml:space="preserve"> explains 30% of the variance in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oMath>
      <w:r>
        <w:rPr>
          <w:rFonts w:ascii="Times New Roman" w:hAnsi="Times New Roman" w:cs="Times New Roman"/>
          <w:sz w:val="24"/>
          <w:szCs w:val="24"/>
        </w:rPr>
        <w:t xml:space="preserve"> explains 40% of the variance of </w:t>
      </w:r>
      <w:r w:rsidRPr="008E15CD">
        <w:rPr>
          <w:rFonts w:ascii="Times New Roman" w:hAnsi="Times New Roman" w:cs="Times New Roman"/>
          <w:i/>
          <w:iCs/>
          <w:sz w:val="24"/>
          <w:szCs w:val="24"/>
          <w:rPrChange w:id="141"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The outcome y may also be influenced directly by </w:t>
      </w:r>
      <w:r w:rsidRPr="008E15CD">
        <w:rPr>
          <w:rFonts w:ascii="Times New Roman" w:hAnsi="Times New Roman" w:cs="Times New Roman"/>
          <w:i/>
          <w:iCs/>
          <w:sz w:val="24"/>
          <w:szCs w:val="24"/>
          <w:rPrChange w:id="142"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where the causal effect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xy</m:t>
            </m:r>
          </m:sub>
        </m:sSub>
      </m:oMath>
      <w:r>
        <w:rPr>
          <w:rFonts w:ascii="Times New Roman" w:hAnsi="Times New Roman" w:cs="Times New Roman"/>
          <w:sz w:val="24"/>
          <w:szCs w:val="24"/>
        </w:rPr>
        <w:t xml:space="preserve"> is set to either 0, or some value such that </w:t>
      </w:r>
      <w:r w:rsidRPr="008E15CD">
        <w:rPr>
          <w:rFonts w:ascii="Times New Roman" w:hAnsi="Times New Roman" w:cs="Times New Roman"/>
          <w:i/>
          <w:iCs/>
          <w:sz w:val="24"/>
          <w:szCs w:val="24"/>
          <w:rPrChange w:id="143" w:author="Yoonsu Cho" w:date="2019-07-23T19:41:00Z">
            <w:rPr>
              <w:rFonts w:ascii="Times New Roman" w:hAnsi="Times New Roman" w:cs="Times New Roman"/>
              <w:sz w:val="24"/>
              <w:szCs w:val="24"/>
            </w:rPr>
          </w:rPrChange>
        </w:rPr>
        <w:t>x</w:t>
      </w:r>
      <w:r>
        <w:rPr>
          <w:rFonts w:ascii="Times New Roman" w:hAnsi="Times New Roman" w:cs="Times New Roman"/>
          <w:sz w:val="24"/>
          <w:szCs w:val="24"/>
        </w:rPr>
        <w:t xml:space="preserve"> explains 10% of the variance in </w:t>
      </w:r>
      <w:r w:rsidRPr="008E15CD">
        <w:rPr>
          <w:rFonts w:ascii="Times New Roman" w:hAnsi="Times New Roman" w:cs="Times New Roman"/>
          <w:i/>
          <w:iCs/>
          <w:sz w:val="24"/>
          <w:szCs w:val="24"/>
          <w:rPrChange w:id="144" w:author="Yoonsu Cho" w:date="2019-07-23T19:41:00Z">
            <w:rPr>
              <w:rFonts w:ascii="Times New Roman" w:hAnsi="Times New Roman" w:cs="Times New Roman"/>
              <w:sz w:val="24"/>
              <w:szCs w:val="24"/>
            </w:rPr>
          </w:rPrChange>
        </w:rPr>
        <w:t>y</w:t>
      </w:r>
      <w:r>
        <w:rPr>
          <w:rFonts w:ascii="Times New Roman" w:hAnsi="Times New Roman" w:cs="Times New Roman"/>
          <w:sz w:val="24"/>
          <w:szCs w:val="24"/>
        </w:rPr>
        <w:t xml:space="preserve">. Values for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u3</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oMath>
      <w:r>
        <w:rPr>
          <w:rFonts w:ascii="Times New Roman" w:hAnsi="Times New Roman" w:cs="Times New Roman"/>
          <w:sz w:val="24"/>
          <w:szCs w:val="24"/>
        </w:rPr>
        <w:t xml:space="preserve"> are sampled from normal distributions with mean 0 and variances that are scaled to s</w:t>
      </w:r>
      <w:proofErr w:type="spellStart"/>
      <w:r>
        <w:rPr>
          <w:rFonts w:ascii="Times New Roman" w:hAnsi="Times New Roman" w:cs="Times New Roman"/>
          <w:sz w:val="24"/>
          <w:szCs w:val="24"/>
        </w:rPr>
        <w:t>atisfy</w:t>
      </w:r>
      <w:proofErr w:type="spellEnd"/>
      <w:r>
        <w:rPr>
          <w:rFonts w:ascii="Times New Roman" w:hAnsi="Times New Roman" w:cs="Times New Roman"/>
          <w:sz w:val="24"/>
          <w:szCs w:val="24"/>
        </w:rPr>
        <w:t xml:space="preserve"> the variances of all other parameters described for the model.</w:t>
      </w:r>
    </w:p>
    <w:p w14:paraId="5AE08ABA" w14:textId="77777777" w:rsidR="000C0344" w:rsidRDefault="000C0344" w:rsidP="000C0344">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these simulations we ask: if we can identify the pathway through which an outlier SNP has a horizontal pleiotropic effect, can adjustment for that pathway improve the original exposure-outcome analysis? We assess the performance of </w:t>
      </w:r>
      <w:r>
        <w:rPr>
          <w:rFonts w:ascii="Times New Roman" w:eastAsia="Calibri" w:hAnsi="Times New Roman" w:cs="Times New Roman"/>
          <w:sz w:val="24"/>
          <w:szCs w:val="24"/>
        </w:rPr>
        <w:t>the following methods for each simulation.</w:t>
      </w:r>
    </w:p>
    <w:p w14:paraId="7336DB7C" w14:textId="77777777" w:rsidR="000C0344" w:rsidRPr="00454C7F" w:rsidRDefault="000C0344" w:rsidP="000C0344">
      <w:pPr>
        <w:spacing w:after="158"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MR-TRYX </w:t>
      </w:r>
      <w:r>
        <w:rPr>
          <w:rFonts w:ascii="Times New Roman" w:eastAsia="Calibri" w:hAnsi="Times New Roman" w:cs="Times New Roman"/>
          <w:sz w:val="24"/>
          <w:szCs w:val="24"/>
        </w:rPr>
        <w:t xml:space="preserve">approach of adjusting SNP-outcome estimates for inferred pleiotropy </w:t>
      </w:r>
      <w:r w:rsidRPr="00454C7F">
        <w:rPr>
          <w:rFonts w:ascii="Times New Roman" w:eastAsia="Calibri" w:hAnsi="Times New Roman" w:cs="Times New Roman"/>
          <w:sz w:val="24"/>
          <w:szCs w:val="24"/>
        </w:rPr>
        <w:t>against</w:t>
      </w:r>
      <w:r>
        <w:rPr>
          <w:rFonts w:ascii="Times New Roman" w:eastAsia="Calibri" w:hAnsi="Times New Roman" w:cs="Times New Roman"/>
          <w:sz w:val="24"/>
          <w:szCs w:val="24"/>
        </w:rPr>
        <w:t xml:space="preserve"> a) raw IVW estimates, b)</w:t>
      </w:r>
      <w:r w:rsidRPr="00454C7F">
        <w:rPr>
          <w:rFonts w:ascii="Times New Roman" w:eastAsia="Calibri" w:hAnsi="Times New Roman" w:cs="Times New Roman"/>
          <w:sz w:val="24"/>
          <w:szCs w:val="24"/>
        </w:rPr>
        <w:t xml:space="preserve"> outlier removal methods </w:t>
      </w:r>
      <w:r>
        <w:rPr>
          <w:rFonts w:ascii="Times New Roman" w:eastAsia="Calibri" w:hAnsi="Times New Roman" w:cs="Times New Roman"/>
          <w:sz w:val="24"/>
          <w:szCs w:val="24"/>
        </w:rPr>
        <w:t>and c) multivariable MR</w:t>
      </w:r>
      <w:r w:rsidRPr="00454C7F">
        <w:rPr>
          <w:rFonts w:ascii="Times New Roman" w:eastAsia="Calibri" w:hAnsi="Times New Roman" w:cs="Times New Roman"/>
          <w:sz w:val="24"/>
          <w:szCs w:val="24"/>
        </w:rPr>
        <w:t xml:space="preserve">. </w:t>
      </w:r>
    </w:p>
    <w:p w14:paraId="1A8F13B1" w14:textId="77777777" w:rsidR="000C0344" w:rsidRPr="00454C7F" w:rsidRDefault="000C0344" w:rsidP="000C0344">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w:t>
      </w:r>
      <w:r>
        <w:rPr>
          <w:rFonts w:ascii="Times New Roman" w:eastAsia="Calibri" w:hAnsi="Times New Roman" w:cs="Times New Roman"/>
          <w:sz w:val="24"/>
          <w:szCs w:val="24"/>
        </w:rPr>
        <w:t xml:space="preserve"> detected instruments</w:t>
      </w:r>
      <w:r w:rsidRPr="00454C7F">
        <w:rPr>
          <w:rFonts w:ascii="Times New Roman" w:eastAsia="Calibri" w:hAnsi="Times New Roman" w:cs="Times New Roman"/>
          <w:sz w:val="24"/>
          <w:szCs w:val="24"/>
        </w:rPr>
        <w:t xml:space="preserve"> are used in a standard IVW </w:t>
      </w:r>
      <w:r>
        <w:rPr>
          <w:rFonts w:ascii="Times New Roman" w:eastAsia="Calibri" w:hAnsi="Times New Roman" w:cs="Times New Roman"/>
          <w:sz w:val="24"/>
          <w:szCs w:val="24"/>
        </w:rPr>
        <w:t xml:space="preserve">random effects </w:t>
      </w:r>
      <w:r w:rsidRPr="00454C7F">
        <w:rPr>
          <w:rFonts w:ascii="Times New Roman" w:eastAsia="Calibri" w:hAnsi="Times New Roman" w:cs="Times New Roman"/>
          <w:sz w:val="24"/>
          <w:szCs w:val="24"/>
        </w:rPr>
        <w:t>analysis.</w:t>
      </w:r>
    </w:p>
    <w:p w14:paraId="7DF339A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Adjusted SNP-outcome effects</w:t>
      </w:r>
    </w:p>
    <w:p w14:paraId="76F79907"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597A15">
        <w:rPr>
          <w:rFonts w:ascii="Times New Roman" w:eastAsia="Calibri" w:hAnsi="Times New Roman" w:cs="Times New Roman"/>
          <w:iCs/>
          <w:sz w:val="24"/>
          <w:szCs w:val="24"/>
        </w:rPr>
        <w:t>where</w:t>
      </w:r>
      <w:r w:rsidRPr="00454C7F">
        <w:rPr>
          <w:rFonts w:ascii="Times New Roman" w:eastAsia="Calibri" w:hAnsi="Times New Roman" w:cs="Times New Roman"/>
          <w:sz w:val="24"/>
          <w:szCs w:val="24"/>
        </w:rPr>
        <w:t xml:space="preserve"> outlier SNPs are </w:t>
      </w:r>
      <w:r>
        <w:rPr>
          <w:rFonts w:ascii="Times New Roman" w:eastAsia="Calibri" w:hAnsi="Times New Roman" w:cs="Times New Roman"/>
          <w:sz w:val="24"/>
          <w:szCs w:val="24"/>
        </w:rPr>
        <w:t xml:space="preserve">tested for association with all candidate traits and </w:t>
      </w:r>
      <w:r w:rsidRPr="00454C7F">
        <w:rPr>
          <w:rFonts w:ascii="Times New Roman" w:eastAsia="Calibri" w:hAnsi="Times New Roman" w:cs="Times New Roman"/>
          <w:sz w:val="24"/>
          <w:szCs w:val="24"/>
        </w:rPr>
        <w:t>adjusted for the effect of the candidate trait on the outcome using MR-TRYX.</w:t>
      </w:r>
    </w:p>
    <w:p w14:paraId="13B687F9" w14:textId="77777777" w:rsidR="000C0344" w:rsidRPr="00454C7F"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Cs/>
          <w:sz w:val="24"/>
          <w:szCs w:val="24"/>
        </w:rPr>
        <w:t>where attempts are made to adjust all detected instruments regardless of outlier status</w:t>
      </w:r>
    </w:p>
    <w:p w14:paraId="5C8B1A9F" w14:textId="77777777" w:rsidR="000C0344"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sz w:val="24"/>
          <w:szCs w:val="24"/>
        </w:rPr>
        <w:t>Removed instruments</w:t>
      </w:r>
    </w:p>
    <w:p w14:paraId="5F892452"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sz w:val="24"/>
          <w:szCs w:val="24"/>
        </w:rPr>
        <w:t>where all detected outliers are removed</w:t>
      </w:r>
    </w:p>
    <w:p w14:paraId="2B434079"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sidRPr="006367FE">
        <w:rPr>
          <w:rFonts w:ascii="Times New Roman" w:eastAsia="Calibri" w:hAnsi="Times New Roman" w:cs="Times New Roman"/>
          <w:sz w:val="24"/>
          <w:szCs w:val="24"/>
        </w:rPr>
        <w:t xml:space="preserve">where only outliers that are found to influence a </w:t>
      </w:r>
      <w:proofErr w:type="gramStart"/>
      <w:r w:rsidRPr="006367FE">
        <w:rPr>
          <w:rFonts w:ascii="Times New Roman" w:eastAsia="Calibri" w:hAnsi="Times New Roman" w:cs="Times New Roman"/>
          <w:sz w:val="24"/>
          <w:szCs w:val="24"/>
        </w:rPr>
        <w:t>candidate</w:t>
      </w:r>
      <w:proofErr w:type="gramEnd"/>
      <w:r w:rsidRPr="006367FE">
        <w:rPr>
          <w:rFonts w:ascii="Times New Roman" w:eastAsia="Calibri" w:hAnsi="Times New Roman" w:cs="Times New Roman"/>
          <w:sz w:val="24"/>
          <w:szCs w:val="24"/>
        </w:rPr>
        <w:t xml:space="preserve"> trait are removed. </w:t>
      </w:r>
    </w:p>
    <w:p w14:paraId="4E0D1DE6" w14:textId="77777777" w:rsidR="000C0344" w:rsidRPr="00597A15" w:rsidRDefault="000C0344" w:rsidP="000C0344">
      <w:pPr>
        <w:numPr>
          <w:ilvl w:val="0"/>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i/>
          <w:iCs/>
          <w:sz w:val="24"/>
          <w:szCs w:val="24"/>
        </w:rPr>
        <w:t>Multivariable MR (MVMR)</w:t>
      </w:r>
    </w:p>
    <w:p w14:paraId="6840E661"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where the traits selected to be included in the model are the candidate traits associated with outliers</w:t>
      </w:r>
    </w:p>
    <w:p w14:paraId="1CD311AC" w14:textId="77777777" w:rsidR="000C0344" w:rsidRDefault="000C0344" w:rsidP="000C0344">
      <w:pPr>
        <w:numPr>
          <w:ilvl w:val="1"/>
          <w:numId w:val="2"/>
        </w:numPr>
        <w:spacing w:after="160" w:line="48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where the traits selected to be included in the model are the candidate traits associated with any of the detected instruments regardless of outlier status</w:t>
      </w:r>
    </w:p>
    <w:p w14:paraId="6859C5AE" w14:textId="77777777" w:rsidR="000C0344" w:rsidRPr="006367FE" w:rsidRDefault="000C0344" w:rsidP="000C0344">
      <w:pPr>
        <w:spacing w:after="160" w:line="480" w:lineRule="auto"/>
        <w:contextualSpacing/>
        <w:rPr>
          <w:rFonts w:ascii="Times New Roman" w:eastAsia="Calibri" w:hAnsi="Times New Roman" w:cs="Times New Roman"/>
          <w:sz w:val="24"/>
          <w:szCs w:val="24"/>
        </w:rPr>
      </w:pPr>
    </w:p>
    <w:p w14:paraId="57018804" w14:textId="749156A6" w:rsidR="000C0344" w:rsidRDefault="000C0344" w:rsidP="000C0344">
      <w:pPr>
        <w:spacing w:after="160" w:line="480" w:lineRule="auto"/>
        <w:jc w:val="both"/>
        <w:rPr>
          <w:ins w:id="145" w:author="Yoonsu Cho" w:date="2019-07-23T19:56:00Z"/>
          <w:rFonts w:ascii="Times New Roman" w:eastAsia="Calibri" w:hAnsi="Times New Roman" w:cs="Times New Roman"/>
          <w:sz w:val="24"/>
          <w:szCs w:val="24"/>
        </w:rPr>
      </w:pPr>
      <w:r>
        <w:rPr>
          <w:rFonts w:ascii="Times New Roman" w:eastAsia="Calibri" w:hAnsi="Times New Roman" w:cs="Times New Roman"/>
          <w:sz w:val="24"/>
          <w:szCs w:val="24"/>
        </w:rPr>
        <w:t>D</w:t>
      </w:r>
      <w:r w:rsidRPr="00454C7F">
        <w:rPr>
          <w:rFonts w:ascii="Times New Roman" w:eastAsia="Calibri" w:hAnsi="Times New Roman" w:cs="Times New Roman"/>
          <w:sz w:val="24"/>
          <w:szCs w:val="24"/>
        </w:rPr>
        <w:t>etailed information and the script</w:t>
      </w:r>
      <w:r>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used for the simulations can be found </w:t>
      </w:r>
      <w:r>
        <w:rPr>
          <w:rFonts w:ascii="Times New Roman" w:eastAsia="Calibri" w:hAnsi="Times New Roman" w:cs="Times New Roman"/>
          <w:sz w:val="24"/>
          <w:szCs w:val="24"/>
        </w:rPr>
        <w:t xml:space="preserve">here </w:t>
      </w:r>
      <w:r w:rsidRPr="00454C7F">
        <w:rPr>
          <w:rFonts w:ascii="Times New Roman" w:eastAsia="Calibri" w:hAnsi="Times New Roman" w:cs="Times New Roman"/>
          <w:sz w:val="24"/>
          <w:szCs w:val="24"/>
        </w:rPr>
        <w:t xml:space="preserve"> </w:t>
      </w:r>
      <w:hyperlink r:id="rId87" w:history="1">
        <w:r w:rsidRPr="008E5B6A">
          <w:rPr>
            <w:rStyle w:val="Hyperlink"/>
            <w:rFonts w:ascii="Times New Roman" w:eastAsia="Calibri" w:hAnsi="Times New Roman" w:cs="Times New Roman"/>
            <w:sz w:val="24"/>
            <w:szCs w:val="24"/>
          </w:rPr>
          <w:t>https://github.com/explodecomputer/tryx-analysis</w:t>
        </w:r>
      </w:hyperlink>
      <w:r>
        <w:rPr>
          <w:rFonts w:ascii="Times New Roman" w:eastAsia="Calibri" w:hAnsi="Times New Roman" w:cs="Times New Roman"/>
          <w:sz w:val="24"/>
          <w:szCs w:val="24"/>
        </w:rPr>
        <w:t xml:space="preserve">. </w:t>
      </w:r>
    </w:p>
    <w:p w14:paraId="06B61C57" w14:textId="77777777" w:rsidR="004C37C8" w:rsidRPr="00454C7F" w:rsidRDefault="004C37C8" w:rsidP="000C0344">
      <w:pPr>
        <w:spacing w:after="160" w:line="480" w:lineRule="auto"/>
        <w:jc w:val="both"/>
        <w:rPr>
          <w:rFonts w:ascii="Times New Roman" w:eastAsia="Calibri" w:hAnsi="Times New Roman" w:cs="Times New Roman"/>
          <w:color w:val="1F3863"/>
          <w:sz w:val="24"/>
          <w:szCs w:val="24"/>
        </w:rPr>
      </w:pPr>
    </w:p>
    <w:p w14:paraId="52B22372" w14:textId="46273C3A" w:rsidR="001C6A07" w:rsidRPr="008664BF" w:rsidRDefault="001C6A07">
      <w:pPr>
        <w:pStyle w:val="Heading3"/>
        <w:spacing w:line="480" w:lineRule="auto"/>
        <w:jc w:val="both"/>
        <w:rPr>
          <w:ins w:id="146" w:author="Yoonsu Cho" w:date="2019-07-23T19:49:00Z"/>
          <w:rFonts w:ascii="Times New Roman" w:hAnsi="Times New Roman" w:cs="Times New Roman"/>
          <w:b/>
          <w:bCs/>
          <w:sz w:val="24"/>
          <w:szCs w:val="24"/>
          <w:rPrChange w:id="147" w:author="Yoonsu Cho" w:date="2019-07-23T20:01:00Z">
            <w:rPr>
              <w:ins w:id="148" w:author="Yoonsu Cho" w:date="2019-07-23T19:49:00Z"/>
              <w:rFonts w:ascii="Times New Roman" w:hAnsi="Times New Roman" w:cs="Times New Roman"/>
              <w:sz w:val="24"/>
              <w:szCs w:val="24"/>
            </w:rPr>
          </w:rPrChange>
        </w:rPr>
        <w:pPrChange w:id="149" w:author="Yoonsu Cho" w:date="2019-07-23T20:02:00Z">
          <w:pPr>
            <w:pStyle w:val="Heading3"/>
            <w:spacing w:line="480" w:lineRule="auto"/>
          </w:pPr>
        </w:pPrChange>
      </w:pPr>
      <w:commentRangeStart w:id="150"/>
      <w:commentRangeStart w:id="151"/>
      <w:ins w:id="152" w:author="Gibran Hemani" w:date="2019-07-10T23:05:00Z">
        <w:r w:rsidRPr="008664BF">
          <w:rPr>
            <w:rFonts w:ascii="Times New Roman" w:hAnsi="Times New Roman" w:cs="Times New Roman"/>
            <w:b/>
            <w:bCs/>
            <w:sz w:val="24"/>
            <w:szCs w:val="24"/>
            <w:rPrChange w:id="153" w:author="Yoonsu Cho" w:date="2019-07-23T20:01:00Z">
              <w:rPr>
                <w:rFonts w:ascii="Times New Roman" w:hAnsi="Times New Roman" w:cs="Times New Roman"/>
                <w:sz w:val="24"/>
                <w:szCs w:val="24"/>
              </w:rPr>
            </w:rPrChange>
          </w:rPr>
          <w:t>Simulations evaluating LASSO-based MVMR</w:t>
        </w:r>
        <w:del w:id="154" w:author="Yoonsu Cho" w:date="2019-07-23T19:57:00Z">
          <w:r w:rsidRPr="008664BF" w:rsidDel="004C37C8">
            <w:rPr>
              <w:rFonts w:ascii="Times New Roman" w:hAnsi="Times New Roman" w:cs="Times New Roman"/>
              <w:b/>
              <w:bCs/>
              <w:sz w:val="24"/>
              <w:szCs w:val="24"/>
              <w:rPrChange w:id="155" w:author="Yoonsu Cho" w:date="2019-07-23T20:01:00Z">
                <w:rPr>
                  <w:rFonts w:ascii="Times New Roman" w:hAnsi="Times New Roman" w:cs="Times New Roman"/>
                  <w:sz w:val="24"/>
                  <w:szCs w:val="24"/>
                </w:rPr>
              </w:rPrChange>
            </w:rPr>
            <w:delText>]</w:delText>
          </w:r>
        </w:del>
      </w:ins>
      <w:commentRangeEnd w:id="150"/>
      <w:ins w:id="156" w:author="Gibran Hemani" w:date="2019-07-10T23:07:00Z">
        <w:del w:id="157" w:author="Yoonsu Cho" w:date="2019-07-23T19:57:00Z">
          <w:r w:rsidRPr="008664BF" w:rsidDel="004C37C8">
            <w:rPr>
              <w:rStyle w:val="CommentReference"/>
              <w:rFonts w:ascii="Times New Roman" w:hAnsi="Times New Roman" w:cs="Times New Roman"/>
              <w:b/>
              <w:bCs/>
              <w:color w:val="auto"/>
              <w:rPrChange w:id="158" w:author="Yoonsu Cho" w:date="2019-07-23T20:01:00Z">
                <w:rPr>
                  <w:rStyle w:val="CommentReference"/>
                  <w:color w:val="auto"/>
                </w:rPr>
              </w:rPrChange>
            </w:rPr>
            <w:commentReference w:id="150"/>
          </w:r>
        </w:del>
      </w:ins>
      <w:commentRangeEnd w:id="151"/>
      <w:r w:rsidR="00705E0F">
        <w:rPr>
          <w:rStyle w:val="CommentReference"/>
          <w:color w:val="auto"/>
        </w:rPr>
        <w:commentReference w:id="151"/>
      </w:r>
    </w:p>
    <w:p w14:paraId="4F5BE015" w14:textId="67F44D3E" w:rsidR="00CB5F10" w:rsidRPr="002D3466" w:rsidDel="002D3466" w:rsidRDefault="00CB5F10">
      <w:pPr>
        <w:spacing w:line="480" w:lineRule="auto"/>
        <w:jc w:val="both"/>
        <w:rPr>
          <w:ins w:id="159" w:author="Gibran Hemani" w:date="2019-07-10T23:06:00Z"/>
          <w:del w:id="160" w:author="Yoonsu Cho" w:date="2019-07-24T10:38:00Z"/>
          <w:rFonts w:ascii="Times New Roman" w:hAnsi="Times New Roman" w:cs="Times New Roman"/>
          <w:sz w:val="24"/>
          <w:szCs w:val="24"/>
        </w:rPr>
        <w:pPrChange w:id="161" w:author="Yoonsu Cho" w:date="2019-07-23T20:02:00Z">
          <w:pPr>
            <w:pStyle w:val="Heading3"/>
            <w:spacing w:line="480" w:lineRule="auto"/>
          </w:pPr>
        </w:pPrChange>
      </w:pPr>
      <w:ins w:id="162" w:author="Yoonsu Cho" w:date="2019-07-23T19:49:00Z">
        <w:r w:rsidRPr="002D3466">
          <w:rPr>
            <w:rFonts w:ascii="Times New Roman" w:hAnsi="Times New Roman" w:cs="Times New Roman"/>
            <w:sz w:val="24"/>
            <w:szCs w:val="24"/>
            <w:rPrChange w:id="163" w:author="Yoonsu Cho" w:date="2019-07-24T10:38:00Z">
              <w:rPr/>
            </w:rPrChange>
          </w:rPr>
          <w:t>In MR-TRYX, we applied a LASSO to automate the removal of redundant traits in the MR-B</w:t>
        </w:r>
      </w:ins>
      <w:ins w:id="164" w:author="Yoonsu Cho" w:date="2019-07-24T09:55:00Z">
        <w:r w:rsidR="00BA4BBD" w:rsidRPr="002D3466">
          <w:rPr>
            <w:rFonts w:ascii="Times New Roman" w:hAnsi="Times New Roman" w:cs="Times New Roman"/>
            <w:sz w:val="24"/>
            <w:szCs w:val="24"/>
            <w:rPrChange w:id="165" w:author="Yoonsu Cho" w:date="2019-07-24T10:38:00Z">
              <w:rPr>
                <w:rFonts w:ascii="Times New Roman" w:hAnsi="Times New Roman" w:cs="Times New Roman"/>
              </w:rPr>
            </w:rPrChange>
          </w:rPr>
          <w:t>ase</w:t>
        </w:r>
      </w:ins>
      <w:ins w:id="166" w:author="Yoonsu Cho" w:date="2019-07-23T19:49:00Z">
        <w:r w:rsidRPr="002D3466">
          <w:rPr>
            <w:rFonts w:ascii="Times New Roman" w:hAnsi="Times New Roman" w:cs="Times New Roman"/>
            <w:sz w:val="24"/>
            <w:szCs w:val="24"/>
            <w:rPrChange w:id="167" w:author="Yoonsu Cho" w:date="2019-07-24T10:38:00Z">
              <w:rPr/>
            </w:rPrChange>
          </w:rPr>
          <w:t xml:space="preserve"> database. </w:t>
        </w:r>
      </w:ins>
      <w:ins w:id="168" w:author="Yoonsu Cho" w:date="2019-07-24T10:17:00Z">
        <w:r w:rsidR="00FA441D" w:rsidRPr="002D3466">
          <w:rPr>
            <w:rFonts w:ascii="Times New Roman" w:hAnsi="Times New Roman" w:cs="Times New Roman"/>
            <w:sz w:val="24"/>
            <w:szCs w:val="24"/>
            <w:rPrChange w:id="169" w:author="Yoonsu Cho" w:date="2019-07-24T10:38:00Z">
              <w:rPr>
                <w:rFonts w:ascii="Times New Roman" w:hAnsi="Times New Roman" w:cs="Times New Roman"/>
              </w:rPr>
            </w:rPrChange>
          </w:rPr>
          <w:t>For example, i</w:t>
        </w:r>
      </w:ins>
      <w:ins w:id="170" w:author="Yoonsu Cho" w:date="2019-07-24T10:18:00Z">
        <w:r w:rsidR="002A3F16" w:rsidRPr="002D3466">
          <w:rPr>
            <w:rFonts w:ascii="Times New Roman" w:hAnsi="Times New Roman" w:cs="Times New Roman"/>
            <w:sz w:val="24"/>
            <w:szCs w:val="24"/>
            <w:rPrChange w:id="171" w:author="Yoonsu Cho" w:date="2019-07-24T10:38:00Z">
              <w:rPr>
                <w:rFonts w:ascii="Times New Roman" w:hAnsi="Times New Roman" w:cs="Times New Roman"/>
              </w:rPr>
            </w:rPrChange>
          </w:rPr>
          <w:t>f</w:t>
        </w:r>
      </w:ins>
      <w:ins w:id="172" w:author="Yoonsu Cho" w:date="2019-07-24T10:19:00Z">
        <w:r w:rsidR="00E2478A" w:rsidRPr="002D3466">
          <w:rPr>
            <w:rFonts w:ascii="Times New Roman" w:hAnsi="Times New Roman" w:cs="Times New Roman"/>
            <w:sz w:val="24"/>
            <w:szCs w:val="24"/>
            <w:rPrChange w:id="173" w:author="Yoonsu Cho" w:date="2019-07-24T10:38:00Z">
              <w:rPr>
                <w:rFonts w:ascii="Times New Roman" w:hAnsi="Times New Roman" w:cs="Times New Roman"/>
              </w:rPr>
            </w:rPrChange>
          </w:rPr>
          <w:t xml:space="preserve"> </w:t>
        </w:r>
      </w:ins>
      <w:ins w:id="174" w:author="Yoonsu Cho" w:date="2019-07-24T10:20:00Z">
        <w:r w:rsidR="00E2478A" w:rsidRPr="002D3466">
          <w:rPr>
            <w:rFonts w:ascii="Times New Roman" w:hAnsi="Times New Roman" w:cs="Times New Roman"/>
            <w:sz w:val="24"/>
            <w:szCs w:val="24"/>
            <w:rPrChange w:id="175" w:author="Yoonsu Cho" w:date="2019-07-24T10:38:00Z">
              <w:rPr>
                <w:rFonts w:ascii="Times New Roman" w:hAnsi="Times New Roman" w:cs="Times New Roman"/>
              </w:rPr>
            </w:rPrChange>
          </w:rPr>
          <w:t>measured</w:t>
        </w:r>
      </w:ins>
      <w:ins w:id="176" w:author="Yoonsu Cho" w:date="2019-07-24T10:18:00Z">
        <w:r w:rsidR="002A3F16" w:rsidRPr="002D3466">
          <w:rPr>
            <w:rFonts w:ascii="Times New Roman" w:hAnsi="Times New Roman" w:cs="Times New Roman"/>
            <w:sz w:val="24"/>
            <w:szCs w:val="24"/>
            <w:rPrChange w:id="177" w:author="Yoonsu Cho" w:date="2019-07-24T10:38:00Z">
              <w:rPr>
                <w:rFonts w:ascii="Times New Roman" w:hAnsi="Times New Roman" w:cs="Times New Roman"/>
              </w:rPr>
            </w:rPrChange>
          </w:rPr>
          <w:t xml:space="preserve"> </w:t>
        </w:r>
      </w:ins>
      <w:ins w:id="178" w:author="Yoonsu Cho" w:date="2019-07-24T10:19:00Z">
        <w:r w:rsidR="00890129" w:rsidRPr="002D3466">
          <w:rPr>
            <w:rFonts w:ascii="Times New Roman" w:hAnsi="Times New Roman" w:cs="Times New Roman"/>
            <w:sz w:val="24"/>
            <w:szCs w:val="24"/>
            <w:rPrChange w:id="179" w:author="Yoonsu Cho" w:date="2019-07-24T10:38:00Z">
              <w:rPr>
                <w:rFonts w:ascii="Times New Roman" w:hAnsi="Times New Roman" w:cs="Times New Roman"/>
              </w:rPr>
            </w:rPrChange>
          </w:rPr>
          <w:t>lean body mass in the right arm is detected as a</w:t>
        </w:r>
      </w:ins>
      <w:ins w:id="180" w:author="Yoonsu Cho" w:date="2019-07-24T10:18:00Z">
        <w:r w:rsidR="002A3F16" w:rsidRPr="002D3466">
          <w:rPr>
            <w:rFonts w:ascii="Times New Roman" w:hAnsi="Times New Roman" w:cs="Times New Roman"/>
            <w:sz w:val="24"/>
            <w:szCs w:val="24"/>
            <w:rPrChange w:id="181" w:author="Yoonsu Cho" w:date="2019-07-24T10:38:00Z">
              <w:rPr>
                <w:rFonts w:ascii="Times New Roman" w:hAnsi="Times New Roman" w:cs="Times New Roman"/>
              </w:rPr>
            </w:rPrChange>
          </w:rPr>
          <w:t xml:space="preserve"> candidate tr</w:t>
        </w:r>
      </w:ins>
      <w:ins w:id="182" w:author="Yoonsu Cho" w:date="2019-07-24T10:19:00Z">
        <w:r w:rsidR="00890129" w:rsidRPr="002D3466">
          <w:rPr>
            <w:rFonts w:ascii="Times New Roman" w:hAnsi="Times New Roman" w:cs="Times New Roman"/>
            <w:sz w:val="24"/>
            <w:szCs w:val="24"/>
            <w:rPrChange w:id="183" w:author="Yoonsu Cho" w:date="2019-07-24T10:38:00Z">
              <w:rPr>
                <w:rFonts w:ascii="Times New Roman" w:hAnsi="Times New Roman" w:cs="Times New Roman"/>
              </w:rPr>
            </w:rPrChange>
          </w:rPr>
          <w:t xml:space="preserve">ait, </w:t>
        </w:r>
      </w:ins>
      <w:ins w:id="184" w:author="Yoonsu Cho" w:date="2019-07-24T10:20:00Z">
        <w:r w:rsidR="00E2478A" w:rsidRPr="002D3466">
          <w:rPr>
            <w:rFonts w:ascii="Times New Roman" w:hAnsi="Times New Roman" w:cs="Times New Roman"/>
            <w:sz w:val="24"/>
            <w:szCs w:val="24"/>
            <w:rPrChange w:id="185" w:author="Yoonsu Cho" w:date="2019-07-24T10:38:00Z">
              <w:rPr>
                <w:rFonts w:ascii="Times New Roman" w:hAnsi="Times New Roman" w:cs="Times New Roman"/>
              </w:rPr>
            </w:rPrChange>
          </w:rPr>
          <w:t>the same measurement in</w:t>
        </w:r>
      </w:ins>
      <w:ins w:id="186" w:author="Yoonsu Cho" w:date="2019-07-24T10:19:00Z">
        <w:r w:rsidR="00890129" w:rsidRPr="002D3466">
          <w:rPr>
            <w:rFonts w:ascii="Times New Roman" w:hAnsi="Times New Roman" w:cs="Times New Roman"/>
            <w:sz w:val="24"/>
            <w:szCs w:val="24"/>
            <w:rPrChange w:id="187" w:author="Yoonsu Cho" w:date="2019-07-24T10:38:00Z">
              <w:rPr>
                <w:rFonts w:ascii="Times New Roman" w:hAnsi="Times New Roman" w:cs="Times New Roman"/>
              </w:rPr>
            </w:rPrChange>
          </w:rPr>
          <w:t xml:space="preserve"> </w:t>
        </w:r>
      </w:ins>
      <w:ins w:id="188" w:author="Yoonsu Cho" w:date="2019-07-24T10:20:00Z">
        <w:r w:rsidR="00E2478A" w:rsidRPr="002D3466">
          <w:rPr>
            <w:rFonts w:ascii="Times New Roman" w:hAnsi="Times New Roman" w:cs="Times New Roman"/>
            <w:sz w:val="24"/>
            <w:szCs w:val="24"/>
            <w:rPrChange w:id="189" w:author="Yoonsu Cho" w:date="2019-07-24T10:38:00Z">
              <w:rPr>
                <w:rFonts w:ascii="Times New Roman" w:hAnsi="Times New Roman" w:cs="Times New Roman"/>
              </w:rPr>
            </w:rPrChange>
          </w:rPr>
          <w:t xml:space="preserve">left arm </w:t>
        </w:r>
        <w:r w:rsidR="005E7F84" w:rsidRPr="002D3466">
          <w:rPr>
            <w:rFonts w:ascii="Times New Roman" w:hAnsi="Times New Roman" w:cs="Times New Roman"/>
            <w:sz w:val="24"/>
            <w:szCs w:val="24"/>
            <w:rPrChange w:id="190" w:author="Yoonsu Cho" w:date="2019-07-24T10:38:00Z">
              <w:rPr>
                <w:rFonts w:ascii="Times New Roman" w:hAnsi="Times New Roman" w:cs="Times New Roman"/>
              </w:rPr>
            </w:rPrChange>
          </w:rPr>
          <w:t xml:space="preserve">would be </w:t>
        </w:r>
      </w:ins>
      <w:ins w:id="191" w:author="Yoonsu Cho" w:date="2019-07-24T10:21:00Z">
        <w:r w:rsidR="0089065E" w:rsidRPr="002D3466">
          <w:rPr>
            <w:rFonts w:ascii="Times New Roman" w:hAnsi="Times New Roman" w:cs="Times New Roman"/>
            <w:sz w:val="24"/>
            <w:szCs w:val="24"/>
            <w:rPrChange w:id="192" w:author="Yoonsu Cho" w:date="2019-07-24T10:38:00Z">
              <w:rPr>
                <w:rFonts w:ascii="Times New Roman" w:hAnsi="Times New Roman" w:cs="Times New Roman"/>
              </w:rPr>
            </w:rPrChange>
          </w:rPr>
          <w:t>redundant</w:t>
        </w:r>
        <w:r w:rsidR="002A543D" w:rsidRPr="002D3466">
          <w:rPr>
            <w:rFonts w:ascii="Times New Roman" w:hAnsi="Times New Roman" w:cs="Times New Roman"/>
            <w:sz w:val="24"/>
            <w:szCs w:val="24"/>
            <w:rPrChange w:id="193" w:author="Yoonsu Cho" w:date="2019-07-24T10:38:00Z">
              <w:rPr>
                <w:rFonts w:ascii="Times New Roman" w:hAnsi="Times New Roman" w:cs="Times New Roman"/>
              </w:rPr>
            </w:rPrChange>
          </w:rPr>
          <w:t xml:space="preserve">. It </w:t>
        </w:r>
      </w:ins>
      <w:ins w:id="194" w:author="Yoonsu Cho" w:date="2019-07-24T10:18:00Z">
        <w:r w:rsidR="00FA441D" w:rsidRPr="002D3466">
          <w:rPr>
            <w:rFonts w:ascii="Times New Roman" w:hAnsi="Times New Roman" w:cs="Times New Roman"/>
            <w:sz w:val="24"/>
            <w:szCs w:val="24"/>
            <w:rPrChange w:id="195" w:author="Yoonsu Cho" w:date="2019-07-24T10:38:00Z">
              <w:rPr>
                <w:rFonts w:ascii="Times New Roman" w:hAnsi="Times New Roman" w:cs="Times New Roman"/>
              </w:rPr>
            </w:rPrChange>
          </w:rPr>
          <w:t xml:space="preserve">is </w:t>
        </w:r>
      </w:ins>
      <w:ins w:id="196" w:author="Yoonsu Cho" w:date="2019-07-24T10:21:00Z">
        <w:r w:rsidR="002A543D" w:rsidRPr="002D3466">
          <w:rPr>
            <w:rFonts w:ascii="Times New Roman" w:hAnsi="Times New Roman" w:cs="Times New Roman"/>
            <w:sz w:val="24"/>
            <w:szCs w:val="24"/>
            <w:rPrChange w:id="197" w:author="Yoonsu Cho" w:date="2019-07-24T10:38:00Z">
              <w:rPr>
                <w:rFonts w:ascii="Times New Roman" w:hAnsi="Times New Roman" w:cs="Times New Roman"/>
              </w:rPr>
            </w:rPrChange>
          </w:rPr>
          <w:t>l</w:t>
        </w:r>
      </w:ins>
      <w:ins w:id="198" w:author="Yoonsu Cho" w:date="2019-07-24T10:22:00Z">
        <w:r w:rsidR="0045321E" w:rsidRPr="002D3466">
          <w:rPr>
            <w:rFonts w:ascii="Times New Roman" w:hAnsi="Times New Roman" w:cs="Times New Roman"/>
            <w:sz w:val="24"/>
            <w:szCs w:val="24"/>
            <w:rPrChange w:id="199" w:author="Yoonsu Cho" w:date="2019-07-24T10:38:00Z">
              <w:rPr>
                <w:rFonts w:ascii="Times New Roman" w:hAnsi="Times New Roman" w:cs="Times New Roman"/>
              </w:rPr>
            </w:rPrChange>
          </w:rPr>
          <w:t>ikely</w:t>
        </w:r>
      </w:ins>
      <w:ins w:id="200" w:author="Yoonsu Cho" w:date="2019-07-24T10:18:00Z">
        <w:r w:rsidR="00FA441D" w:rsidRPr="002D3466">
          <w:rPr>
            <w:rFonts w:ascii="Times New Roman" w:hAnsi="Times New Roman" w:cs="Times New Roman"/>
            <w:sz w:val="24"/>
            <w:szCs w:val="24"/>
            <w:rPrChange w:id="201" w:author="Yoonsu Cho" w:date="2019-07-24T10:38:00Z">
              <w:rPr>
                <w:rFonts w:ascii="Times New Roman" w:hAnsi="Times New Roman" w:cs="Times New Roman"/>
              </w:rPr>
            </w:rPrChange>
          </w:rPr>
          <w:t xml:space="preserve"> </w:t>
        </w:r>
        <w:r w:rsidR="002A3F16" w:rsidRPr="002D3466">
          <w:rPr>
            <w:rFonts w:ascii="Times New Roman" w:hAnsi="Times New Roman" w:cs="Times New Roman"/>
            <w:sz w:val="24"/>
            <w:szCs w:val="24"/>
            <w:rPrChange w:id="202" w:author="Yoonsu Cho" w:date="2019-07-24T10:38:00Z">
              <w:rPr>
                <w:rFonts w:ascii="Times New Roman" w:hAnsi="Times New Roman" w:cs="Times New Roman"/>
              </w:rPr>
            </w:rPrChange>
          </w:rPr>
          <w:t>for MR-TRYX to detect</w:t>
        </w:r>
      </w:ins>
      <w:ins w:id="203" w:author="Yoonsu Cho" w:date="2019-07-24T10:22:00Z">
        <w:r w:rsidR="0045321E" w:rsidRPr="002D3466">
          <w:rPr>
            <w:rFonts w:ascii="Times New Roman" w:hAnsi="Times New Roman" w:cs="Times New Roman"/>
            <w:sz w:val="24"/>
            <w:szCs w:val="24"/>
            <w:rPrChange w:id="204" w:author="Yoonsu Cho" w:date="2019-07-24T10:38:00Z">
              <w:rPr>
                <w:rFonts w:ascii="Times New Roman" w:hAnsi="Times New Roman" w:cs="Times New Roman"/>
              </w:rPr>
            </w:rPrChange>
          </w:rPr>
          <w:t xml:space="preserve"> </w:t>
        </w:r>
      </w:ins>
      <w:ins w:id="205" w:author="Yoonsu Cho" w:date="2019-07-24T10:23:00Z">
        <w:r w:rsidR="00056EA5" w:rsidRPr="002D3466">
          <w:rPr>
            <w:rFonts w:ascii="Times New Roman" w:hAnsi="Times New Roman" w:cs="Times New Roman"/>
            <w:sz w:val="24"/>
            <w:szCs w:val="24"/>
            <w:rPrChange w:id="206" w:author="Yoonsu Cho" w:date="2019-07-24T10:38:00Z">
              <w:rPr>
                <w:rFonts w:ascii="Times New Roman" w:hAnsi="Times New Roman" w:cs="Times New Roman"/>
              </w:rPr>
            </w:rPrChange>
          </w:rPr>
          <w:t>both</w:t>
        </w:r>
      </w:ins>
      <w:ins w:id="207" w:author="Yoonsu Cho" w:date="2019-07-24T10:22:00Z">
        <w:r w:rsidR="00056EA5" w:rsidRPr="002D3466">
          <w:rPr>
            <w:rFonts w:ascii="Times New Roman" w:hAnsi="Times New Roman" w:cs="Times New Roman"/>
            <w:sz w:val="24"/>
            <w:szCs w:val="24"/>
            <w:rPrChange w:id="208" w:author="Yoonsu Cho" w:date="2019-07-24T10:38:00Z">
              <w:rPr>
                <w:rFonts w:ascii="Times New Roman" w:hAnsi="Times New Roman" w:cs="Times New Roman"/>
              </w:rPr>
            </w:rPrChange>
          </w:rPr>
          <w:t xml:space="preserve"> as candidate traits. </w:t>
        </w:r>
      </w:ins>
      <w:ins w:id="209" w:author="Yoonsu Cho" w:date="2019-07-23T19:49:00Z">
        <w:r w:rsidRPr="002D3466">
          <w:rPr>
            <w:rFonts w:ascii="Times New Roman" w:hAnsi="Times New Roman" w:cs="Times New Roman"/>
            <w:sz w:val="24"/>
            <w:szCs w:val="24"/>
            <w:rPrChange w:id="210" w:author="Yoonsu Cho" w:date="2019-07-24T10:38:00Z">
              <w:rPr/>
            </w:rPrChange>
          </w:rPr>
          <w:t>To validate the utility of the LASSO for removing redundant traits, we performed further simulations.</w:t>
        </w:r>
      </w:ins>
      <w:ins w:id="211" w:author="Yoonsu Cho" w:date="2019-07-23T19:50:00Z">
        <w:r w:rsidR="00ED0E73" w:rsidRPr="002D3466">
          <w:rPr>
            <w:rFonts w:ascii="Times New Roman" w:hAnsi="Times New Roman" w:cs="Times New Roman"/>
            <w:sz w:val="24"/>
            <w:szCs w:val="24"/>
            <w:rPrChange w:id="212" w:author="Yoonsu Cho" w:date="2019-07-24T10:38:00Z">
              <w:rPr>
                <w:rFonts w:ascii="Times New Roman" w:hAnsi="Times New Roman" w:cs="Times New Roman"/>
              </w:rPr>
            </w:rPrChange>
          </w:rPr>
          <w:t xml:space="preserve"> </w:t>
        </w:r>
      </w:ins>
      <w:ins w:id="213" w:author="Yoonsu Cho" w:date="2019-07-23T19:51:00Z">
        <w:r w:rsidR="00ED0E73" w:rsidRPr="002D3466">
          <w:rPr>
            <w:rFonts w:ascii="Times New Roman" w:hAnsi="Times New Roman" w:cs="Times New Roman"/>
            <w:sz w:val="24"/>
            <w:szCs w:val="24"/>
            <w:rPrChange w:id="214" w:author="Yoonsu Cho" w:date="2019-07-24T10:38:00Z">
              <w:rPr>
                <w:rFonts w:ascii="Times New Roman" w:hAnsi="Times New Roman" w:cs="Times New Roman"/>
              </w:rPr>
            </w:rPrChange>
          </w:rPr>
          <w:t>In th</w:t>
        </w:r>
      </w:ins>
      <w:ins w:id="215" w:author="Yoonsu Cho" w:date="2019-07-23T19:54:00Z">
        <w:r w:rsidR="007E0ADF" w:rsidRPr="002D3466">
          <w:rPr>
            <w:rFonts w:ascii="Times New Roman" w:hAnsi="Times New Roman" w:cs="Times New Roman"/>
            <w:sz w:val="24"/>
            <w:szCs w:val="24"/>
            <w:rPrChange w:id="216" w:author="Yoonsu Cho" w:date="2019-07-24T10:38:00Z">
              <w:rPr>
                <w:rFonts w:ascii="Times New Roman" w:hAnsi="Times New Roman" w:cs="Times New Roman"/>
              </w:rPr>
            </w:rPrChange>
          </w:rPr>
          <w:t xml:space="preserve">e </w:t>
        </w:r>
      </w:ins>
      <w:ins w:id="217" w:author="Yoonsu Cho" w:date="2019-07-23T19:51:00Z">
        <w:r w:rsidR="00ED0E73" w:rsidRPr="002D3466">
          <w:rPr>
            <w:rFonts w:ascii="Times New Roman" w:hAnsi="Times New Roman" w:cs="Times New Roman"/>
            <w:sz w:val="24"/>
            <w:szCs w:val="24"/>
            <w:rPrChange w:id="218" w:author="Yoonsu Cho" w:date="2019-07-24T10:38:00Z">
              <w:rPr>
                <w:rFonts w:ascii="Times New Roman" w:hAnsi="Times New Roman" w:cs="Times New Roman"/>
              </w:rPr>
            </w:rPrChange>
          </w:rPr>
          <w:t>simulation</w:t>
        </w:r>
        <w:r w:rsidR="0065066C" w:rsidRPr="002D3466">
          <w:rPr>
            <w:rFonts w:ascii="Times New Roman" w:hAnsi="Times New Roman" w:cs="Times New Roman"/>
            <w:sz w:val="24"/>
            <w:szCs w:val="24"/>
            <w:rPrChange w:id="219" w:author="Yoonsu Cho" w:date="2019-07-24T10:38:00Z">
              <w:rPr>
                <w:rFonts w:ascii="Times New Roman" w:hAnsi="Times New Roman" w:cs="Times New Roman"/>
              </w:rPr>
            </w:rPrChange>
          </w:rPr>
          <w:t>s</w:t>
        </w:r>
        <w:r w:rsidR="00B155E1" w:rsidRPr="002D3466">
          <w:rPr>
            <w:rFonts w:ascii="Times New Roman" w:hAnsi="Times New Roman" w:cs="Times New Roman"/>
            <w:sz w:val="24"/>
            <w:szCs w:val="24"/>
            <w:rPrChange w:id="220" w:author="Yoonsu Cho" w:date="2019-07-24T10:38:00Z">
              <w:rPr>
                <w:rFonts w:ascii="Times New Roman" w:hAnsi="Times New Roman" w:cs="Times New Roman"/>
              </w:rPr>
            </w:rPrChange>
          </w:rPr>
          <w:t>,</w:t>
        </w:r>
        <w:r w:rsidR="0065066C" w:rsidRPr="002D3466">
          <w:rPr>
            <w:rFonts w:ascii="Times New Roman" w:hAnsi="Times New Roman" w:cs="Times New Roman"/>
            <w:sz w:val="24"/>
            <w:szCs w:val="24"/>
            <w:rPrChange w:id="221" w:author="Yoonsu Cho" w:date="2019-07-24T10:38:00Z">
              <w:rPr>
                <w:rFonts w:ascii="Times New Roman" w:hAnsi="Times New Roman" w:cs="Times New Roman"/>
              </w:rPr>
            </w:rPrChange>
          </w:rPr>
          <w:t xml:space="preserve"> we ask if </w:t>
        </w:r>
        <w:r w:rsidR="00B155E1" w:rsidRPr="002D3466">
          <w:rPr>
            <w:rFonts w:ascii="Times New Roman" w:hAnsi="Times New Roman" w:cs="Times New Roman"/>
            <w:sz w:val="24"/>
            <w:szCs w:val="24"/>
            <w:rPrChange w:id="222" w:author="Yoonsu Cho" w:date="2019-07-24T10:38:00Z">
              <w:rPr>
                <w:rFonts w:ascii="Times New Roman" w:hAnsi="Times New Roman" w:cs="Times New Roman"/>
              </w:rPr>
            </w:rPrChange>
          </w:rPr>
          <w:t xml:space="preserve">LASSO </w:t>
        </w:r>
      </w:ins>
      <w:ins w:id="223" w:author="Yoonsu Cho" w:date="2019-07-23T19:52:00Z">
        <w:r w:rsidR="00B155E1" w:rsidRPr="002D3466">
          <w:rPr>
            <w:rFonts w:ascii="Times New Roman" w:hAnsi="Times New Roman" w:cs="Times New Roman"/>
            <w:sz w:val="24"/>
            <w:szCs w:val="24"/>
            <w:rPrChange w:id="224" w:author="Yoonsu Cho" w:date="2019-07-24T10:38:00Z">
              <w:rPr>
                <w:rFonts w:ascii="Times New Roman" w:hAnsi="Times New Roman" w:cs="Times New Roman"/>
              </w:rPr>
            </w:rPrChange>
          </w:rPr>
          <w:t xml:space="preserve">removes redundant traits </w:t>
        </w:r>
      </w:ins>
      <w:ins w:id="225" w:author="Yoonsu Cho" w:date="2019-07-23T19:53:00Z">
        <w:r w:rsidR="003549E7" w:rsidRPr="002D3466">
          <w:rPr>
            <w:rFonts w:ascii="Times New Roman" w:hAnsi="Times New Roman" w:cs="Times New Roman"/>
            <w:sz w:val="24"/>
            <w:szCs w:val="24"/>
            <w:rPrChange w:id="226" w:author="Yoonsu Cho" w:date="2019-07-24T10:38:00Z">
              <w:rPr>
                <w:rFonts w:ascii="Times New Roman" w:hAnsi="Times New Roman" w:cs="Times New Roman"/>
              </w:rPr>
            </w:rPrChange>
          </w:rPr>
          <w:t>appropriately</w:t>
        </w:r>
      </w:ins>
      <w:ins w:id="227" w:author="Yoonsu Cho" w:date="2019-07-24T09:56:00Z">
        <w:r w:rsidR="00E47991" w:rsidRPr="002D3466">
          <w:rPr>
            <w:rFonts w:ascii="Times New Roman" w:hAnsi="Times New Roman" w:cs="Times New Roman"/>
            <w:sz w:val="24"/>
            <w:szCs w:val="24"/>
            <w:rPrChange w:id="228" w:author="Yoonsu Cho" w:date="2019-07-24T10:38:00Z">
              <w:rPr>
                <w:rFonts w:ascii="Times New Roman" w:hAnsi="Times New Roman" w:cs="Times New Roman"/>
              </w:rPr>
            </w:rPrChange>
          </w:rPr>
          <w:t xml:space="preserve"> </w:t>
        </w:r>
        <w:r w:rsidR="00571DAA" w:rsidRPr="002D3466">
          <w:rPr>
            <w:rFonts w:ascii="Times New Roman" w:hAnsi="Times New Roman" w:cs="Times New Roman"/>
            <w:sz w:val="24"/>
            <w:szCs w:val="24"/>
            <w:rPrChange w:id="229" w:author="Yoonsu Cho" w:date="2019-07-24T10:38:00Z">
              <w:rPr>
                <w:rFonts w:ascii="Times New Roman" w:hAnsi="Times New Roman" w:cs="Times New Roman"/>
              </w:rPr>
            </w:rPrChange>
          </w:rPr>
          <w:t xml:space="preserve">remaining the trait of </w:t>
        </w:r>
      </w:ins>
      <w:ins w:id="230" w:author="Yoonsu Cho" w:date="2019-07-24T10:12:00Z">
        <w:r w:rsidR="00E3543C" w:rsidRPr="002D3466">
          <w:rPr>
            <w:rFonts w:ascii="Times New Roman" w:hAnsi="Times New Roman" w:cs="Times New Roman"/>
            <w:sz w:val="24"/>
            <w:szCs w:val="24"/>
            <w:rPrChange w:id="231" w:author="Yoonsu Cho" w:date="2019-07-24T10:38:00Z">
              <w:rPr>
                <w:rFonts w:ascii="Times New Roman" w:hAnsi="Times New Roman" w:cs="Times New Roman"/>
              </w:rPr>
            </w:rPrChange>
          </w:rPr>
          <w:t>interest</w:t>
        </w:r>
      </w:ins>
      <w:ins w:id="232" w:author="Yoonsu Cho" w:date="2019-07-24T10:36:00Z">
        <w:r w:rsidR="00715286" w:rsidRPr="002D3466">
          <w:rPr>
            <w:rFonts w:ascii="Times New Roman" w:hAnsi="Times New Roman" w:cs="Times New Roman"/>
            <w:sz w:val="24"/>
            <w:szCs w:val="24"/>
            <w:rPrChange w:id="233" w:author="Yoonsu Cho" w:date="2019-07-24T10:38:00Z">
              <w:rPr>
                <w:rFonts w:ascii="Times New Roman" w:hAnsi="Times New Roman" w:cs="Times New Roman"/>
              </w:rPr>
            </w:rPrChange>
          </w:rPr>
          <w:t xml:space="preserve"> </w:t>
        </w:r>
        <w:r w:rsidR="002B6723" w:rsidRPr="002D3466">
          <w:rPr>
            <w:rFonts w:ascii="Times New Roman" w:hAnsi="Times New Roman" w:cs="Times New Roman"/>
            <w:sz w:val="24"/>
            <w:szCs w:val="24"/>
            <w:rPrChange w:id="234" w:author="Yoonsu Cho" w:date="2019-07-24T10:38:00Z">
              <w:rPr>
                <w:rFonts w:ascii="Times New Roman" w:hAnsi="Times New Roman" w:cs="Times New Roman"/>
              </w:rPr>
            </w:rPrChange>
          </w:rPr>
          <w:t>(Supplementary Figure S1)</w:t>
        </w:r>
      </w:ins>
      <w:ins w:id="235" w:author="Yoonsu Cho" w:date="2019-07-23T19:53:00Z">
        <w:r w:rsidR="003549E7" w:rsidRPr="002D3466">
          <w:rPr>
            <w:rFonts w:ascii="Times New Roman" w:hAnsi="Times New Roman" w:cs="Times New Roman"/>
            <w:sz w:val="24"/>
            <w:szCs w:val="24"/>
            <w:rPrChange w:id="236" w:author="Yoonsu Cho" w:date="2019-07-24T10:38:00Z">
              <w:rPr>
                <w:rFonts w:ascii="Times New Roman" w:hAnsi="Times New Roman" w:cs="Times New Roman"/>
              </w:rPr>
            </w:rPrChange>
          </w:rPr>
          <w:t xml:space="preserve">. </w:t>
        </w:r>
      </w:ins>
      <w:ins w:id="237" w:author="Yoonsu Cho" w:date="2019-07-23T19:54:00Z">
        <w:r w:rsidR="007E0ADF" w:rsidRPr="002D3466">
          <w:rPr>
            <w:rFonts w:ascii="Times New Roman" w:hAnsi="Times New Roman" w:cs="Times New Roman"/>
            <w:sz w:val="24"/>
            <w:szCs w:val="24"/>
            <w:rPrChange w:id="238" w:author="Yoonsu Cho" w:date="2019-07-24T10:38:00Z">
              <w:rPr>
                <w:rFonts w:ascii="Times New Roman" w:hAnsi="Times New Roman" w:cs="Times New Roman"/>
              </w:rPr>
            </w:rPrChange>
          </w:rPr>
          <w:t>We further test if the sensitivity o</w:t>
        </w:r>
        <w:r w:rsidR="005C7D5F" w:rsidRPr="002D3466">
          <w:rPr>
            <w:rFonts w:ascii="Times New Roman" w:hAnsi="Times New Roman" w:cs="Times New Roman"/>
            <w:sz w:val="24"/>
            <w:szCs w:val="24"/>
            <w:rPrChange w:id="239" w:author="Yoonsu Cho" w:date="2019-07-24T10:38:00Z">
              <w:rPr>
                <w:rFonts w:ascii="Times New Roman" w:hAnsi="Times New Roman" w:cs="Times New Roman"/>
              </w:rPr>
            </w:rPrChange>
          </w:rPr>
          <w:t xml:space="preserve">f LASSO </w:t>
        </w:r>
      </w:ins>
      <w:ins w:id="240" w:author="Yoonsu Cho" w:date="2019-07-23T19:55:00Z">
        <w:r w:rsidR="005C7D5F" w:rsidRPr="002D3466">
          <w:rPr>
            <w:rFonts w:ascii="Times New Roman" w:hAnsi="Times New Roman" w:cs="Times New Roman"/>
            <w:sz w:val="24"/>
            <w:szCs w:val="24"/>
            <w:rPrChange w:id="241" w:author="Yoonsu Cho" w:date="2019-07-24T10:38:00Z">
              <w:rPr>
                <w:rFonts w:ascii="Times New Roman" w:hAnsi="Times New Roman" w:cs="Times New Roman"/>
              </w:rPr>
            </w:rPrChange>
          </w:rPr>
          <w:t xml:space="preserve">differs by the number of instruments for the </w:t>
        </w:r>
      </w:ins>
      <w:ins w:id="242" w:author="Yoonsu Cho" w:date="2019-07-24T10:12:00Z">
        <w:r w:rsidR="00463E83" w:rsidRPr="002D3466">
          <w:rPr>
            <w:rFonts w:ascii="Times New Roman" w:hAnsi="Times New Roman" w:cs="Times New Roman"/>
            <w:sz w:val="24"/>
            <w:szCs w:val="24"/>
            <w:rPrChange w:id="243" w:author="Yoonsu Cho" w:date="2019-07-24T10:38:00Z">
              <w:rPr>
                <w:rFonts w:ascii="Times New Roman" w:hAnsi="Times New Roman" w:cs="Times New Roman"/>
              </w:rPr>
            </w:rPrChange>
          </w:rPr>
          <w:t>traits</w:t>
        </w:r>
      </w:ins>
      <w:ins w:id="244" w:author="Yoonsu Cho" w:date="2019-07-23T19:55:00Z">
        <w:r w:rsidR="0013589B" w:rsidRPr="002D3466">
          <w:rPr>
            <w:rFonts w:ascii="Times New Roman" w:hAnsi="Times New Roman" w:cs="Times New Roman"/>
            <w:sz w:val="24"/>
            <w:szCs w:val="24"/>
            <w:rPrChange w:id="245" w:author="Yoonsu Cho" w:date="2019-07-24T10:38:00Z">
              <w:rPr>
                <w:rFonts w:ascii="Times New Roman" w:hAnsi="Times New Roman" w:cs="Times New Roman"/>
              </w:rPr>
            </w:rPrChange>
          </w:rPr>
          <w:t>.</w:t>
        </w:r>
      </w:ins>
      <w:ins w:id="246" w:author="Yoonsu Cho" w:date="2019-07-24T10:38:00Z">
        <w:r w:rsidR="00545CCB">
          <w:rPr>
            <w:rFonts w:ascii="Times New Roman" w:hAnsi="Times New Roman" w:cs="Times New Roman"/>
            <w:sz w:val="24"/>
            <w:szCs w:val="24"/>
          </w:rPr>
          <w:t xml:space="preserve"> </w:t>
        </w:r>
      </w:ins>
    </w:p>
    <w:p w14:paraId="4E0543C0" w14:textId="77777777" w:rsidR="002D3466" w:rsidRDefault="002D3466" w:rsidP="002D3466">
      <w:pPr>
        <w:spacing w:line="480" w:lineRule="auto"/>
        <w:jc w:val="both"/>
        <w:rPr>
          <w:ins w:id="247" w:author="Yoonsu Cho" w:date="2019-07-24T10:38:00Z"/>
          <w:rFonts w:ascii="Times New Roman" w:hAnsi="Times New Roman" w:cs="Times New Roman"/>
          <w:sz w:val="24"/>
          <w:szCs w:val="24"/>
        </w:rPr>
      </w:pPr>
    </w:p>
    <w:p w14:paraId="77E9AB9D" w14:textId="05FCCB05" w:rsidR="001C6A07" w:rsidRPr="008664BF" w:rsidRDefault="001C6A07">
      <w:pPr>
        <w:spacing w:line="480" w:lineRule="auto"/>
        <w:jc w:val="both"/>
        <w:rPr>
          <w:ins w:id="248" w:author="Yoonsu Cho" w:date="2019-07-23T19:57:00Z"/>
          <w:rFonts w:ascii="Times New Roman" w:hAnsi="Times New Roman" w:cs="Times New Roman"/>
          <w:sz w:val="24"/>
          <w:szCs w:val="24"/>
        </w:rPr>
        <w:pPrChange w:id="249" w:author="Yoonsu Cho" w:date="2019-07-24T10:38:00Z">
          <w:pPr>
            <w:pStyle w:val="Heading3"/>
            <w:spacing w:line="480" w:lineRule="auto"/>
          </w:pPr>
        </w:pPrChange>
      </w:pPr>
      <w:ins w:id="250" w:author="Gibran Hemani" w:date="2019-07-10T23:06:00Z">
        <w:r w:rsidRPr="008664BF">
          <w:rPr>
            <w:rFonts w:ascii="Times New Roman" w:hAnsi="Times New Roman" w:cs="Times New Roman"/>
            <w:sz w:val="24"/>
            <w:szCs w:val="24"/>
          </w:rPr>
          <w:t>Removing redundant variables</w:t>
        </w:r>
      </w:ins>
    </w:p>
    <w:p w14:paraId="5F89FACB" w14:textId="0CB75F4D" w:rsidR="00D95C6A" w:rsidRPr="008664BF" w:rsidDel="002202DE" w:rsidRDefault="00994030">
      <w:pPr>
        <w:spacing w:line="480" w:lineRule="auto"/>
        <w:jc w:val="both"/>
        <w:rPr>
          <w:ins w:id="251" w:author="Gibran Hemani" w:date="2019-07-10T23:06:00Z"/>
          <w:del w:id="252" w:author="Yoonsu Cho" w:date="2019-07-23T19:59:00Z"/>
          <w:rFonts w:ascii="Times New Roman" w:hAnsi="Times New Roman" w:cs="Times New Roman"/>
          <w:rPrChange w:id="253" w:author="Yoonsu Cho" w:date="2019-07-23T20:01:00Z">
            <w:rPr>
              <w:ins w:id="254" w:author="Gibran Hemani" w:date="2019-07-10T23:06:00Z"/>
              <w:del w:id="255" w:author="Yoonsu Cho" w:date="2019-07-23T19:59:00Z"/>
              <w:rFonts w:ascii="Times New Roman" w:hAnsi="Times New Roman" w:cs="Times New Roman"/>
              <w:sz w:val="24"/>
              <w:szCs w:val="24"/>
            </w:rPr>
          </w:rPrChange>
        </w:rPr>
        <w:pPrChange w:id="256" w:author="Yoonsu Cho" w:date="2019-07-23T20:02:00Z">
          <w:pPr>
            <w:pStyle w:val="Heading3"/>
            <w:spacing w:line="480" w:lineRule="auto"/>
          </w:pPr>
        </w:pPrChange>
      </w:pPr>
      <w:ins w:id="257" w:author="Yoonsu Cho" w:date="2019-07-23T19:59:00Z">
        <w:r w:rsidRPr="008664BF">
          <w:rPr>
            <w:rFonts w:ascii="Times New Roman" w:hAnsi="Times New Roman" w:cs="Times New Roman"/>
            <w:color w:val="000000"/>
            <w:sz w:val="24"/>
          </w:rPr>
          <w:t xml:space="preserve">In this simulation, </w:t>
        </w:r>
      </w:ins>
      <w:ins w:id="258" w:author="Yoonsu Cho" w:date="2019-07-24T14:15:00Z">
        <w:r w:rsidR="00D21245">
          <w:rPr>
            <w:rFonts w:ascii="Times New Roman" w:hAnsi="Times New Roman" w:cs="Times New Roman"/>
            <w:color w:val="000000"/>
            <w:sz w:val="24"/>
          </w:rPr>
          <w:t>we tested how</w:t>
        </w:r>
      </w:ins>
      <w:ins w:id="259" w:author="Yoonsu Cho" w:date="2019-07-24T14:29:00Z">
        <w:r w:rsidR="00FE74EF">
          <w:rPr>
            <w:rFonts w:ascii="Times New Roman" w:hAnsi="Times New Roman" w:cs="Times New Roman"/>
            <w:color w:val="000000"/>
            <w:sz w:val="24"/>
          </w:rPr>
          <w:t xml:space="preserve"> many of redundant traits</w:t>
        </w:r>
      </w:ins>
      <w:ins w:id="260" w:author="Yoonsu Cho" w:date="2019-07-24T15:15:00Z">
        <w:r w:rsidR="00766066">
          <w:rPr>
            <w:rFonts w:ascii="Times New Roman" w:hAnsi="Times New Roman" w:cs="Times New Roman"/>
            <w:color w:val="000000"/>
            <w:sz w:val="24"/>
          </w:rPr>
          <w:t xml:space="preserve"> </w:t>
        </w:r>
        <w:r w:rsidR="00E90B61">
          <w:rPr>
            <w:rFonts w:ascii="Times New Roman" w:hAnsi="Times New Roman" w:cs="Times New Roman"/>
            <w:color w:val="000000"/>
            <w:sz w:val="24"/>
          </w:rPr>
          <w:t>can be</w:t>
        </w:r>
        <w:r w:rsidR="00766066">
          <w:rPr>
            <w:rFonts w:ascii="Times New Roman" w:hAnsi="Times New Roman" w:cs="Times New Roman"/>
            <w:color w:val="000000"/>
            <w:sz w:val="24"/>
          </w:rPr>
          <w:t xml:space="preserve"> removed after the shrinkage step </w:t>
        </w:r>
        <w:r w:rsidR="00E90B61">
          <w:rPr>
            <w:rFonts w:ascii="Times New Roman" w:hAnsi="Times New Roman" w:cs="Times New Roman"/>
            <w:color w:val="000000"/>
            <w:sz w:val="24"/>
          </w:rPr>
          <w:t>using</w:t>
        </w:r>
        <w:r w:rsidR="00766066">
          <w:rPr>
            <w:rFonts w:ascii="Times New Roman" w:hAnsi="Times New Roman" w:cs="Times New Roman"/>
            <w:color w:val="000000"/>
            <w:sz w:val="24"/>
          </w:rPr>
          <w:t xml:space="preserve"> LASSO</w:t>
        </w:r>
        <w:r w:rsidR="00E90B61">
          <w:rPr>
            <w:rFonts w:ascii="Times New Roman" w:hAnsi="Times New Roman" w:cs="Times New Roman"/>
            <w:color w:val="000000"/>
            <w:sz w:val="24"/>
          </w:rPr>
          <w:t xml:space="preserve">. </w:t>
        </w:r>
      </w:ins>
      <w:ins w:id="261" w:author="Yoonsu Cho" w:date="2019-07-23T19:59:00Z">
        <w:r w:rsidRPr="008664BF">
          <w:rPr>
            <w:rFonts w:ascii="Times New Roman" w:hAnsi="Times New Roman" w:cs="Times New Roman"/>
            <w:color w:val="000000"/>
            <w:sz w:val="24"/>
          </w:rPr>
          <w:t>we generated data on 100 genetic variants, candidate traits X</w:t>
        </w:r>
        <w:r w:rsidRPr="006C646D">
          <w:rPr>
            <w:rFonts w:ascii="Times New Roman" w:hAnsi="Times New Roman" w:cs="Times New Roman"/>
            <w:color w:val="000000"/>
            <w:sz w:val="24"/>
            <w:vertAlign w:val="subscript"/>
            <w:rPrChange w:id="262" w:author="Yoonsu Cho" w:date="2019-07-23T20:07:00Z">
              <w:rPr>
                <w:rFonts w:ascii="Times New Roman" w:hAnsi="Times New Roman" w:cs="Times New Roman"/>
                <w:color w:val="000000"/>
                <w:sz w:val="24"/>
              </w:rPr>
            </w:rPrChange>
          </w:rPr>
          <w:t>1</w:t>
        </w:r>
        <w:r w:rsidRPr="008664BF">
          <w:rPr>
            <w:rFonts w:ascii="Times New Roman" w:hAnsi="Times New Roman" w:cs="Times New Roman"/>
            <w:color w:val="000000"/>
            <w:sz w:val="24"/>
          </w:rPr>
          <w:t xml:space="preserve"> and X</w:t>
        </w:r>
        <w:r w:rsidRPr="006C646D">
          <w:rPr>
            <w:rFonts w:ascii="Times New Roman" w:hAnsi="Times New Roman" w:cs="Times New Roman"/>
            <w:color w:val="000000"/>
            <w:sz w:val="24"/>
            <w:vertAlign w:val="subscript"/>
            <w:rPrChange w:id="263" w:author="Yoonsu Cho" w:date="2019-07-23T20:07:00Z">
              <w:rPr>
                <w:rFonts w:ascii="Times New Roman" w:hAnsi="Times New Roman" w:cs="Times New Roman"/>
                <w:color w:val="000000"/>
                <w:sz w:val="24"/>
              </w:rPr>
            </w:rPrChange>
          </w:rPr>
          <w:t>2</w:t>
        </w:r>
        <w:r w:rsidRPr="008664BF">
          <w:rPr>
            <w:rFonts w:ascii="Times New Roman" w:hAnsi="Times New Roman" w:cs="Times New Roman"/>
            <w:color w:val="000000"/>
            <w:sz w:val="24"/>
          </w:rPr>
          <w:t xml:space="preserve">, and outcome Y for 10,000 individuals in a two-sample MR context (Supplementary Figure S1). Each variant was bi-allelic with minor allele frequency of 0.5. The genetic effects on the trait </w:t>
        </w:r>
      </w:ins>
      <w:ins w:id="264" w:author="Yoonsu Cho" w:date="2019-07-23T20:04:00Z">
        <w:r w:rsidR="00934B0A">
          <w:rPr>
            <w:rFonts w:ascii="Times New Roman" w:hAnsi="Times New Roman" w:cs="Times New Roman"/>
            <w:color w:val="000000"/>
            <w:sz w:val="24"/>
          </w:rPr>
          <w:t>X</w:t>
        </w:r>
      </w:ins>
      <w:ins w:id="265" w:author="Yoonsu Cho" w:date="2019-07-23T19:59:00Z">
        <w:r w:rsidRPr="006C646D">
          <w:rPr>
            <w:rFonts w:ascii="Times New Roman" w:hAnsi="Times New Roman" w:cs="Times New Roman"/>
            <w:color w:val="000000"/>
            <w:sz w:val="24"/>
            <w:vertAlign w:val="subscript"/>
            <w:rPrChange w:id="266" w:author="Yoonsu Cho" w:date="2019-07-23T20:07:00Z">
              <w:rPr>
                <w:rFonts w:ascii="Times New Roman" w:hAnsi="Times New Roman" w:cs="Times New Roman"/>
                <w:color w:val="000000"/>
                <w:sz w:val="24"/>
              </w:rPr>
            </w:rPrChange>
          </w:rPr>
          <w:t>1</w:t>
        </w:r>
        <w:r w:rsidRPr="008664BF">
          <w:rPr>
            <w:rFonts w:ascii="Times New Roman" w:hAnsi="Times New Roman" w:cs="Times New Roman"/>
            <w:color w:val="000000"/>
            <w:sz w:val="24"/>
          </w:rPr>
          <w:t xml:space="preserve"> and </w:t>
        </w:r>
      </w:ins>
      <w:ins w:id="267" w:author="Yoonsu Cho" w:date="2019-07-23T20:04:00Z">
        <w:r w:rsidR="00934B0A">
          <w:rPr>
            <w:rFonts w:ascii="Times New Roman" w:hAnsi="Times New Roman" w:cs="Times New Roman"/>
            <w:color w:val="000000"/>
            <w:sz w:val="24"/>
          </w:rPr>
          <w:t>X</w:t>
        </w:r>
      </w:ins>
      <w:ins w:id="268" w:author="Yoonsu Cho" w:date="2019-07-23T19:59:00Z">
        <w:r w:rsidRPr="006C646D">
          <w:rPr>
            <w:rFonts w:ascii="Times New Roman" w:hAnsi="Times New Roman" w:cs="Times New Roman"/>
            <w:color w:val="000000"/>
            <w:sz w:val="24"/>
            <w:vertAlign w:val="subscript"/>
            <w:rPrChange w:id="269" w:author="Yoonsu Cho" w:date="2019-07-23T20:07:00Z">
              <w:rPr>
                <w:rFonts w:ascii="Times New Roman" w:hAnsi="Times New Roman" w:cs="Times New Roman"/>
                <w:color w:val="000000"/>
                <w:sz w:val="24"/>
              </w:rPr>
            </w:rPrChange>
          </w:rPr>
          <w:t>2</w:t>
        </w:r>
        <w:r w:rsidRPr="008664BF">
          <w:rPr>
            <w:rFonts w:ascii="Times New Roman" w:hAnsi="Times New Roman" w:cs="Times New Roman"/>
            <w:color w:val="000000"/>
            <w:sz w:val="24"/>
          </w:rPr>
          <w:t xml:space="preserve"> were generated from a normal distribution with effect size of 0.2, respectively. </w:t>
        </w:r>
        <w:r w:rsidRPr="008664BF">
          <w:rPr>
            <w:rFonts w:ascii="Times New Roman" w:eastAsia="Times New Roman" w:hAnsi="Times New Roman" w:cs="Times New Roman"/>
            <w:sz w:val="24"/>
            <w:szCs w:val="24"/>
            <w:rPrChange w:id="270" w:author="Yoonsu Cho" w:date="2019-07-23T20:01:00Z">
              <w:rPr>
                <w:rFonts w:ascii="Times New Roman" w:eastAsia="Times New Roman"/>
                <w:sz w:val="24"/>
                <w:szCs w:val="24"/>
              </w:rPr>
            </w:rPrChange>
          </w:rPr>
          <w:t>For each trait, we created 5 pro</w:t>
        </w:r>
      </w:ins>
      <w:ins w:id="271" w:author="Yoonsu Cho" w:date="2019-07-23T20:04:00Z">
        <w:r w:rsidR="00934B0A">
          <w:rPr>
            <w:rFonts w:ascii="Times New Roman" w:eastAsia="Times New Roman" w:hAnsi="Times New Roman" w:cs="Times New Roman"/>
            <w:sz w:val="24"/>
            <w:szCs w:val="24"/>
          </w:rPr>
          <w:t>x</w:t>
        </w:r>
      </w:ins>
      <w:ins w:id="272" w:author="Yoonsu Cho" w:date="2019-07-23T19:59:00Z">
        <w:r w:rsidRPr="008664BF">
          <w:rPr>
            <w:rFonts w:ascii="Times New Roman" w:eastAsia="Times New Roman" w:hAnsi="Times New Roman" w:cs="Times New Roman"/>
            <w:sz w:val="24"/>
            <w:szCs w:val="24"/>
            <w:rPrChange w:id="273" w:author="Yoonsu Cho" w:date="2019-07-23T20:01:00Z">
              <w:rPr>
                <w:rFonts w:ascii="Times New Roman" w:eastAsia="Times New Roman"/>
                <w:sz w:val="24"/>
                <w:szCs w:val="24"/>
              </w:rPr>
            </w:rPrChange>
          </w:rPr>
          <w:t xml:space="preserve">y traits that are </w:t>
        </w:r>
        <w:proofErr w:type="gramStart"/>
        <w:r w:rsidRPr="008664BF">
          <w:rPr>
            <w:rFonts w:ascii="Times New Roman" w:eastAsia="Times New Roman" w:hAnsi="Times New Roman" w:cs="Times New Roman"/>
            <w:sz w:val="24"/>
            <w:szCs w:val="24"/>
            <w:rPrChange w:id="274" w:author="Yoonsu Cho" w:date="2019-07-23T20:01:00Z">
              <w:rPr>
                <w:rFonts w:ascii="Times New Roman" w:eastAsia="Times New Roman"/>
                <w:sz w:val="24"/>
                <w:szCs w:val="24"/>
              </w:rPr>
            </w:rPrChange>
          </w:rPr>
          <w:t>similar to</w:t>
        </w:r>
        <w:proofErr w:type="gramEnd"/>
        <w:r w:rsidRPr="008664BF">
          <w:rPr>
            <w:rFonts w:ascii="Times New Roman" w:eastAsia="Times New Roman" w:hAnsi="Times New Roman" w:cs="Times New Roman"/>
            <w:sz w:val="24"/>
            <w:szCs w:val="24"/>
            <w:rPrChange w:id="275" w:author="Yoonsu Cho" w:date="2019-07-23T20:01:00Z">
              <w:rPr>
                <w:rFonts w:ascii="Times New Roman" w:eastAsia="Times New Roman"/>
                <w:sz w:val="24"/>
                <w:szCs w:val="24"/>
              </w:rPr>
            </w:rPrChange>
          </w:rPr>
          <w:t xml:space="preserve"> the original traits (e.g. </w:t>
        </w:r>
      </w:ins>
      <w:ins w:id="276" w:author="Yoonsu Cho" w:date="2019-07-23T20:04:00Z">
        <w:r w:rsidR="00934B0A">
          <w:rPr>
            <w:rFonts w:ascii="Times New Roman" w:eastAsia="Times New Roman" w:hAnsi="Times New Roman" w:cs="Times New Roman"/>
            <w:sz w:val="24"/>
            <w:szCs w:val="24"/>
          </w:rPr>
          <w:t>X</w:t>
        </w:r>
      </w:ins>
      <w:ins w:id="277" w:author="Yoonsu Cho" w:date="2019-07-23T19:59:00Z">
        <w:r w:rsidRPr="00DA0118">
          <w:rPr>
            <w:rFonts w:ascii="Times New Roman" w:eastAsia="Times New Roman" w:hAnsi="Times New Roman" w:cs="Times New Roman"/>
            <w:sz w:val="24"/>
            <w:szCs w:val="24"/>
            <w:vertAlign w:val="subscript"/>
            <w:rPrChange w:id="278" w:author="Yoonsu Cho" w:date="2019-07-23T20:08:00Z">
              <w:rPr>
                <w:rFonts w:ascii="Times New Roman" w:eastAsia="Times New Roman"/>
                <w:sz w:val="24"/>
                <w:szCs w:val="24"/>
              </w:rPr>
            </w:rPrChange>
          </w:rPr>
          <w:t>1a</w:t>
        </w:r>
        <w:r w:rsidRPr="008664BF">
          <w:rPr>
            <w:rFonts w:ascii="Times New Roman" w:eastAsia="Times New Roman" w:hAnsi="Times New Roman" w:cs="Times New Roman"/>
            <w:sz w:val="24"/>
            <w:szCs w:val="24"/>
            <w:rPrChange w:id="279" w:author="Yoonsu Cho" w:date="2019-07-23T20:01:00Z">
              <w:rPr>
                <w:rFonts w:ascii="Times New Roman" w:eastAsia="Times New Roman"/>
                <w:sz w:val="24"/>
                <w:szCs w:val="24"/>
              </w:rPr>
            </w:rPrChange>
          </w:rPr>
          <w:t xml:space="preserve">, </w:t>
        </w:r>
      </w:ins>
      <w:ins w:id="280" w:author="Yoonsu Cho" w:date="2019-07-23T20:04:00Z">
        <w:r w:rsidR="00934B0A">
          <w:rPr>
            <w:rFonts w:ascii="Times New Roman" w:eastAsia="Times New Roman" w:hAnsi="Times New Roman" w:cs="Times New Roman"/>
            <w:sz w:val="24"/>
            <w:szCs w:val="24"/>
          </w:rPr>
          <w:t>X</w:t>
        </w:r>
      </w:ins>
      <w:ins w:id="281" w:author="Yoonsu Cho" w:date="2019-07-23T19:59:00Z">
        <w:r w:rsidRPr="00DA0118">
          <w:rPr>
            <w:rFonts w:ascii="Times New Roman" w:eastAsia="Times New Roman" w:hAnsi="Times New Roman" w:cs="Times New Roman"/>
            <w:sz w:val="24"/>
            <w:szCs w:val="24"/>
            <w:vertAlign w:val="subscript"/>
            <w:rPrChange w:id="282" w:author="Yoonsu Cho" w:date="2019-07-23T20:08:00Z">
              <w:rPr>
                <w:rFonts w:ascii="Times New Roman" w:eastAsia="Times New Roman"/>
                <w:sz w:val="24"/>
                <w:szCs w:val="24"/>
              </w:rPr>
            </w:rPrChange>
          </w:rPr>
          <w:t>1b</w:t>
        </w:r>
        <w:r w:rsidRPr="008664BF">
          <w:rPr>
            <w:rFonts w:ascii="Times New Roman" w:eastAsia="Times New Roman" w:hAnsi="Times New Roman" w:cs="Times New Roman"/>
            <w:sz w:val="24"/>
            <w:szCs w:val="24"/>
            <w:rPrChange w:id="283" w:author="Yoonsu Cho" w:date="2019-07-23T20:01:00Z">
              <w:rPr>
                <w:rFonts w:ascii="Times New Roman" w:eastAsia="Times New Roman"/>
                <w:sz w:val="24"/>
                <w:szCs w:val="24"/>
              </w:rPr>
            </w:rPrChange>
          </w:rPr>
          <w:t xml:space="preserve">, </w:t>
        </w:r>
      </w:ins>
      <w:ins w:id="284" w:author="Yoonsu Cho" w:date="2019-07-23T20:04:00Z">
        <w:r w:rsidR="00934B0A">
          <w:rPr>
            <w:rFonts w:ascii="Times New Roman" w:eastAsia="Times New Roman" w:hAnsi="Times New Roman" w:cs="Times New Roman"/>
            <w:sz w:val="24"/>
            <w:szCs w:val="24"/>
          </w:rPr>
          <w:t>X</w:t>
        </w:r>
      </w:ins>
      <w:ins w:id="285" w:author="Yoonsu Cho" w:date="2019-07-23T19:59:00Z">
        <w:r w:rsidRPr="00DA0118">
          <w:rPr>
            <w:rFonts w:ascii="Times New Roman" w:eastAsia="Times New Roman" w:hAnsi="Times New Roman" w:cs="Times New Roman"/>
            <w:sz w:val="24"/>
            <w:szCs w:val="24"/>
            <w:vertAlign w:val="subscript"/>
            <w:rPrChange w:id="286" w:author="Yoonsu Cho" w:date="2019-07-23T20:08:00Z">
              <w:rPr>
                <w:rFonts w:ascii="Times New Roman" w:eastAsia="Times New Roman"/>
                <w:sz w:val="24"/>
                <w:szCs w:val="24"/>
              </w:rPr>
            </w:rPrChange>
          </w:rPr>
          <w:t>1c</w:t>
        </w:r>
        <w:r w:rsidRPr="008664BF">
          <w:rPr>
            <w:rFonts w:ascii="Times New Roman" w:eastAsia="Times New Roman" w:hAnsi="Times New Roman" w:cs="Times New Roman"/>
            <w:sz w:val="24"/>
            <w:szCs w:val="24"/>
            <w:rPrChange w:id="287" w:author="Yoonsu Cho" w:date="2019-07-23T20:01:00Z">
              <w:rPr>
                <w:rFonts w:ascii="Times New Roman" w:eastAsia="Times New Roman"/>
                <w:sz w:val="24"/>
                <w:szCs w:val="24"/>
              </w:rPr>
            </w:rPrChange>
          </w:rPr>
          <w:t xml:space="preserve">, </w:t>
        </w:r>
      </w:ins>
      <w:ins w:id="288" w:author="Yoonsu Cho" w:date="2019-07-23T20:04:00Z">
        <w:r w:rsidR="00934B0A">
          <w:rPr>
            <w:rFonts w:ascii="Times New Roman" w:eastAsia="Times New Roman" w:hAnsi="Times New Roman" w:cs="Times New Roman"/>
            <w:sz w:val="24"/>
            <w:szCs w:val="24"/>
          </w:rPr>
          <w:t>X</w:t>
        </w:r>
      </w:ins>
      <w:ins w:id="289" w:author="Yoonsu Cho" w:date="2019-07-23T19:59:00Z">
        <w:r w:rsidRPr="006C646D">
          <w:rPr>
            <w:rFonts w:ascii="Times New Roman" w:eastAsia="Times New Roman" w:hAnsi="Times New Roman" w:cs="Times New Roman"/>
            <w:sz w:val="24"/>
            <w:szCs w:val="24"/>
            <w:vertAlign w:val="subscript"/>
            <w:rPrChange w:id="290" w:author="Yoonsu Cho" w:date="2019-07-23T20:07:00Z">
              <w:rPr>
                <w:rFonts w:ascii="Times New Roman" w:eastAsia="Times New Roman"/>
                <w:sz w:val="24"/>
                <w:szCs w:val="24"/>
              </w:rPr>
            </w:rPrChange>
          </w:rPr>
          <w:t>1d</w:t>
        </w:r>
        <w:r w:rsidRPr="008664BF">
          <w:rPr>
            <w:rFonts w:ascii="Times New Roman" w:eastAsia="Times New Roman" w:hAnsi="Times New Roman" w:cs="Times New Roman"/>
            <w:sz w:val="24"/>
            <w:szCs w:val="24"/>
            <w:rPrChange w:id="291" w:author="Yoonsu Cho" w:date="2019-07-23T20:01:00Z">
              <w:rPr>
                <w:rFonts w:ascii="Times New Roman" w:eastAsia="Times New Roman"/>
                <w:sz w:val="24"/>
                <w:szCs w:val="24"/>
              </w:rPr>
            </w:rPrChange>
          </w:rPr>
          <w:t xml:space="preserve">, </w:t>
        </w:r>
      </w:ins>
      <w:ins w:id="292" w:author="Yoonsu Cho" w:date="2019-07-23T20:04:00Z">
        <w:r w:rsidR="00934B0A">
          <w:rPr>
            <w:rFonts w:ascii="Times New Roman" w:eastAsia="Times New Roman" w:hAnsi="Times New Roman" w:cs="Times New Roman"/>
            <w:sz w:val="24"/>
            <w:szCs w:val="24"/>
          </w:rPr>
          <w:t>X</w:t>
        </w:r>
      </w:ins>
      <w:ins w:id="293" w:author="Yoonsu Cho" w:date="2019-07-23T19:59:00Z">
        <w:r w:rsidRPr="006C646D">
          <w:rPr>
            <w:rFonts w:ascii="Times New Roman" w:eastAsia="Times New Roman" w:hAnsi="Times New Roman" w:cs="Times New Roman"/>
            <w:sz w:val="24"/>
            <w:szCs w:val="24"/>
            <w:vertAlign w:val="subscript"/>
            <w:rPrChange w:id="294" w:author="Yoonsu Cho" w:date="2019-07-23T20:07:00Z">
              <w:rPr>
                <w:rFonts w:ascii="Times New Roman" w:eastAsia="Times New Roman"/>
                <w:sz w:val="24"/>
                <w:szCs w:val="24"/>
              </w:rPr>
            </w:rPrChange>
          </w:rPr>
          <w:t>1e</w:t>
        </w:r>
        <w:r w:rsidRPr="008664BF">
          <w:rPr>
            <w:rFonts w:ascii="Times New Roman" w:eastAsia="Times New Roman" w:hAnsi="Times New Roman" w:cs="Times New Roman"/>
            <w:sz w:val="24"/>
            <w:szCs w:val="24"/>
            <w:rPrChange w:id="295" w:author="Yoonsu Cho" w:date="2019-07-23T20:01:00Z">
              <w:rPr>
                <w:rFonts w:ascii="Times New Roman" w:eastAsia="Times New Roman"/>
                <w:sz w:val="24"/>
                <w:szCs w:val="24"/>
              </w:rPr>
            </w:rPrChange>
          </w:rPr>
          <w:t xml:space="preserve"> and </w:t>
        </w:r>
      </w:ins>
      <w:ins w:id="296" w:author="Yoonsu Cho" w:date="2019-07-23T20:04:00Z">
        <w:r w:rsidR="00934B0A">
          <w:rPr>
            <w:rFonts w:ascii="Times New Roman" w:eastAsia="Times New Roman" w:hAnsi="Times New Roman" w:cs="Times New Roman"/>
            <w:sz w:val="24"/>
            <w:szCs w:val="24"/>
          </w:rPr>
          <w:t>X</w:t>
        </w:r>
      </w:ins>
      <w:ins w:id="297" w:author="Yoonsu Cho" w:date="2019-07-23T19:59:00Z">
        <w:r w:rsidRPr="006C646D">
          <w:rPr>
            <w:rFonts w:ascii="Times New Roman" w:eastAsia="Times New Roman" w:hAnsi="Times New Roman" w:cs="Times New Roman"/>
            <w:sz w:val="24"/>
            <w:szCs w:val="24"/>
            <w:vertAlign w:val="subscript"/>
            <w:rPrChange w:id="298" w:author="Yoonsu Cho" w:date="2019-07-23T20:07:00Z">
              <w:rPr>
                <w:rFonts w:ascii="Times New Roman" w:eastAsia="Times New Roman"/>
                <w:sz w:val="24"/>
                <w:szCs w:val="24"/>
              </w:rPr>
            </w:rPrChange>
          </w:rPr>
          <w:t>2a</w:t>
        </w:r>
        <w:r w:rsidRPr="008664BF">
          <w:rPr>
            <w:rFonts w:ascii="Times New Roman" w:eastAsia="Times New Roman" w:hAnsi="Times New Roman" w:cs="Times New Roman"/>
            <w:sz w:val="24"/>
            <w:szCs w:val="24"/>
            <w:rPrChange w:id="299" w:author="Yoonsu Cho" w:date="2019-07-23T20:01:00Z">
              <w:rPr>
                <w:rFonts w:ascii="Times New Roman" w:eastAsia="Times New Roman"/>
                <w:sz w:val="24"/>
                <w:szCs w:val="24"/>
              </w:rPr>
            </w:rPrChange>
          </w:rPr>
          <w:t xml:space="preserve">, </w:t>
        </w:r>
      </w:ins>
      <w:ins w:id="300" w:author="Yoonsu Cho" w:date="2019-07-23T20:04:00Z">
        <w:r w:rsidR="00934B0A">
          <w:rPr>
            <w:rFonts w:ascii="Times New Roman" w:eastAsia="Times New Roman" w:hAnsi="Times New Roman" w:cs="Times New Roman"/>
            <w:sz w:val="24"/>
            <w:szCs w:val="24"/>
          </w:rPr>
          <w:t>X</w:t>
        </w:r>
      </w:ins>
      <w:ins w:id="301" w:author="Yoonsu Cho" w:date="2019-07-23T19:59:00Z">
        <w:r w:rsidRPr="006C646D">
          <w:rPr>
            <w:rFonts w:ascii="Times New Roman" w:eastAsia="Times New Roman" w:hAnsi="Times New Roman" w:cs="Times New Roman"/>
            <w:sz w:val="24"/>
            <w:szCs w:val="24"/>
            <w:vertAlign w:val="subscript"/>
            <w:rPrChange w:id="302" w:author="Yoonsu Cho" w:date="2019-07-23T20:07:00Z">
              <w:rPr>
                <w:rFonts w:ascii="Times New Roman" w:eastAsia="Times New Roman"/>
                <w:sz w:val="24"/>
                <w:szCs w:val="24"/>
              </w:rPr>
            </w:rPrChange>
          </w:rPr>
          <w:t>2b</w:t>
        </w:r>
        <w:r w:rsidRPr="008664BF">
          <w:rPr>
            <w:rFonts w:ascii="Times New Roman" w:eastAsia="Times New Roman" w:hAnsi="Times New Roman" w:cs="Times New Roman"/>
            <w:sz w:val="24"/>
            <w:szCs w:val="24"/>
            <w:rPrChange w:id="303" w:author="Yoonsu Cho" w:date="2019-07-23T20:01:00Z">
              <w:rPr>
                <w:rFonts w:ascii="Times New Roman" w:eastAsia="Times New Roman"/>
                <w:sz w:val="24"/>
                <w:szCs w:val="24"/>
              </w:rPr>
            </w:rPrChange>
          </w:rPr>
          <w:t xml:space="preserve">, </w:t>
        </w:r>
      </w:ins>
      <w:ins w:id="304" w:author="Yoonsu Cho" w:date="2019-07-23T20:04:00Z">
        <w:r w:rsidR="00934B0A">
          <w:rPr>
            <w:rFonts w:ascii="Times New Roman" w:eastAsia="Times New Roman" w:hAnsi="Times New Roman" w:cs="Times New Roman"/>
            <w:sz w:val="24"/>
            <w:szCs w:val="24"/>
          </w:rPr>
          <w:t>X</w:t>
        </w:r>
      </w:ins>
      <w:ins w:id="305" w:author="Yoonsu Cho" w:date="2019-07-23T19:59:00Z">
        <w:r w:rsidRPr="006C646D">
          <w:rPr>
            <w:rFonts w:ascii="Times New Roman" w:eastAsia="Times New Roman" w:hAnsi="Times New Roman" w:cs="Times New Roman"/>
            <w:sz w:val="24"/>
            <w:szCs w:val="24"/>
            <w:vertAlign w:val="subscript"/>
            <w:rPrChange w:id="306" w:author="Yoonsu Cho" w:date="2019-07-23T20:07:00Z">
              <w:rPr>
                <w:rFonts w:ascii="Times New Roman" w:eastAsia="Times New Roman"/>
                <w:sz w:val="24"/>
                <w:szCs w:val="24"/>
              </w:rPr>
            </w:rPrChange>
          </w:rPr>
          <w:t>2c</w:t>
        </w:r>
        <w:r w:rsidRPr="008664BF">
          <w:rPr>
            <w:rFonts w:ascii="Times New Roman" w:eastAsia="Times New Roman" w:hAnsi="Times New Roman" w:cs="Times New Roman"/>
            <w:sz w:val="24"/>
            <w:szCs w:val="24"/>
            <w:rPrChange w:id="307" w:author="Yoonsu Cho" w:date="2019-07-23T20:01:00Z">
              <w:rPr>
                <w:rFonts w:ascii="Times New Roman" w:eastAsia="Times New Roman"/>
                <w:sz w:val="24"/>
                <w:szCs w:val="24"/>
              </w:rPr>
            </w:rPrChange>
          </w:rPr>
          <w:t xml:space="preserve">, </w:t>
        </w:r>
      </w:ins>
      <w:ins w:id="308" w:author="Yoonsu Cho" w:date="2019-07-23T20:04:00Z">
        <w:r w:rsidR="00934B0A">
          <w:rPr>
            <w:rFonts w:ascii="Times New Roman" w:eastAsia="Times New Roman" w:hAnsi="Times New Roman" w:cs="Times New Roman"/>
            <w:sz w:val="24"/>
            <w:szCs w:val="24"/>
          </w:rPr>
          <w:t>X</w:t>
        </w:r>
      </w:ins>
      <w:ins w:id="309" w:author="Yoonsu Cho" w:date="2019-07-23T19:59:00Z">
        <w:r w:rsidRPr="006C646D">
          <w:rPr>
            <w:rFonts w:ascii="Times New Roman" w:eastAsia="Times New Roman" w:hAnsi="Times New Roman" w:cs="Times New Roman"/>
            <w:sz w:val="24"/>
            <w:szCs w:val="24"/>
            <w:vertAlign w:val="subscript"/>
            <w:rPrChange w:id="310" w:author="Yoonsu Cho" w:date="2019-07-23T20:07:00Z">
              <w:rPr>
                <w:rFonts w:ascii="Times New Roman" w:eastAsia="Times New Roman"/>
                <w:sz w:val="24"/>
                <w:szCs w:val="24"/>
              </w:rPr>
            </w:rPrChange>
          </w:rPr>
          <w:t>2d</w:t>
        </w:r>
        <w:r w:rsidRPr="008664BF">
          <w:rPr>
            <w:rFonts w:ascii="Times New Roman" w:eastAsia="Times New Roman" w:hAnsi="Times New Roman" w:cs="Times New Roman"/>
            <w:sz w:val="24"/>
            <w:szCs w:val="24"/>
            <w:rPrChange w:id="311" w:author="Yoonsu Cho" w:date="2019-07-23T20:01:00Z">
              <w:rPr>
                <w:rFonts w:ascii="Times New Roman" w:eastAsia="Times New Roman"/>
                <w:sz w:val="24"/>
                <w:szCs w:val="24"/>
              </w:rPr>
            </w:rPrChange>
          </w:rPr>
          <w:t xml:space="preserve">, </w:t>
        </w:r>
      </w:ins>
      <w:ins w:id="312" w:author="Yoonsu Cho" w:date="2019-07-23T20:04:00Z">
        <w:r w:rsidR="00934B0A">
          <w:rPr>
            <w:rFonts w:ascii="Times New Roman" w:eastAsia="Times New Roman" w:hAnsi="Times New Roman" w:cs="Times New Roman"/>
            <w:sz w:val="24"/>
            <w:szCs w:val="24"/>
          </w:rPr>
          <w:t>X</w:t>
        </w:r>
      </w:ins>
      <w:ins w:id="313" w:author="Yoonsu Cho" w:date="2019-07-23T19:59:00Z">
        <w:r w:rsidRPr="006C646D">
          <w:rPr>
            <w:rFonts w:ascii="Times New Roman" w:eastAsia="Times New Roman" w:hAnsi="Times New Roman" w:cs="Times New Roman"/>
            <w:sz w:val="24"/>
            <w:szCs w:val="24"/>
            <w:vertAlign w:val="subscript"/>
            <w:rPrChange w:id="314" w:author="Yoonsu Cho" w:date="2019-07-23T20:08:00Z">
              <w:rPr>
                <w:rFonts w:ascii="Times New Roman" w:eastAsia="Times New Roman"/>
                <w:sz w:val="24"/>
                <w:szCs w:val="24"/>
              </w:rPr>
            </w:rPrChange>
          </w:rPr>
          <w:t>2e</w:t>
        </w:r>
        <w:r w:rsidRPr="008664BF">
          <w:rPr>
            <w:rFonts w:ascii="Times New Roman" w:eastAsia="Times New Roman" w:hAnsi="Times New Roman" w:cs="Times New Roman"/>
            <w:sz w:val="24"/>
            <w:szCs w:val="24"/>
            <w:rPrChange w:id="315" w:author="Yoonsu Cho" w:date="2019-07-23T20:01:00Z">
              <w:rPr>
                <w:rFonts w:ascii="Times New Roman" w:eastAsia="Times New Roman"/>
                <w:sz w:val="24"/>
                <w:szCs w:val="24"/>
              </w:rPr>
            </w:rPrChange>
          </w:rPr>
          <w:t xml:space="preserve">). </w:t>
        </w:r>
        <w:r w:rsidRPr="008664BF">
          <w:rPr>
            <w:rFonts w:ascii="Times New Roman" w:hAnsi="Times New Roman" w:cs="Times New Roman"/>
            <w:color w:val="000000"/>
            <w:sz w:val="24"/>
          </w:rPr>
          <w:t xml:space="preserve">Two sets of scenarios are considered: in the first, all </w:t>
        </w:r>
        <w:r w:rsidRPr="008664BF">
          <w:rPr>
            <w:rFonts w:ascii="Times New Roman" w:hAnsi="Times New Roman" w:cs="Times New Roman"/>
            <w:color w:val="000000"/>
            <w:sz w:val="24"/>
          </w:rPr>
          <w:lastRenderedPageBreak/>
          <w:t>instruments are valid (no pleiotropy); and in the second, we allowed some variants to be pleiotropic. In each scenario, we performed normal MVMR and LASSO</w:t>
        </w:r>
      </w:ins>
      <w:ins w:id="316" w:author="Yoonsu Cho" w:date="2019-07-23T20:08:00Z">
        <w:r w:rsidR="006C646D">
          <w:rPr>
            <w:rFonts w:ascii="Times New Roman" w:hAnsi="Times New Roman" w:cs="Times New Roman"/>
            <w:color w:val="000000"/>
            <w:sz w:val="24"/>
          </w:rPr>
          <w:t xml:space="preserve">-based </w:t>
        </w:r>
      </w:ins>
      <w:ins w:id="317" w:author="Yoonsu Cho" w:date="2019-07-23T19:59:00Z">
        <w:r w:rsidRPr="008664BF">
          <w:rPr>
            <w:rFonts w:ascii="Times New Roman" w:hAnsi="Times New Roman" w:cs="Times New Roman"/>
            <w:color w:val="000000"/>
            <w:sz w:val="24"/>
          </w:rPr>
          <w:t xml:space="preserve">MVMR. </w:t>
        </w:r>
        <w:r w:rsidRPr="008664BF">
          <w:rPr>
            <w:rFonts w:ascii="Times New Roman" w:eastAsia="Times New Roman" w:hAnsi="Times New Roman" w:cs="Times New Roman"/>
            <w:sz w:val="24"/>
            <w:szCs w:val="24"/>
            <w:rPrChange w:id="318" w:author="Yoonsu Cho" w:date="2019-07-23T20:01:00Z">
              <w:rPr>
                <w:rFonts w:ascii="Times New Roman" w:eastAsia="Times New Roman"/>
                <w:sz w:val="24"/>
                <w:szCs w:val="24"/>
              </w:rPr>
            </w:rPrChange>
          </w:rPr>
          <w:t>Thousand simulated datasets were generated for each scenario.</w:t>
        </w:r>
      </w:ins>
      <w:ins w:id="319" w:author="Yoonsu Cho" w:date="2019-07-24T10:39:00Z">
        <w:r w:rsidR="001B069D">
          <w:rPr>
            <w:rFonts w:ascii="Times New Roman" w:eastAsia="Times New Roman" w:hAnsi="Times New Roman" w:cs="Times New Roman"/>
            <w:sz w:val="24"/>
            <w:szCs w:val="24"/>
          </w:rPr>
          <w:t xml:space="preserve"> </w:t>
        </w:r>
        <w:r w:rsidR="001B069D">
          <w:rPr>
            <w:rFonts w:ascii="Times New Roman" w:hAnsi="Times New Roman" w:cs="Times New Roman"/>
            <w:sz w:val="24"/>
            <w:szCs w:val="24"/>
          </w:rPr>
          <w:t>We summarised how often LASSO selects the trait X</w:t>
        </w:r>
        <w:r w:rsidR="001B069D" w:rsidRPr="00427B99">
          <w:rPr>
            <w:rFonts w:ascii="Times New Roman" w:hAnsi="Times New Roman" w:cs="Times New Roman"/>
            <w:sz w:val="24"/>
            <w:szCs w:val="24"/>
            <w:vertAlign w:val="subscript"/>
            <w:rPrChange w:id="320" w:author="Yoonsu Cho" w:date="2019-07-24T10:42:00Z">
              <w:rPr>
                <w:rFonts w:ascii="Times New Roman" w:hAnsi="Times New Roman" w:cs="Times New Roman"/>
                <w:sz w:val="24"/>
                <w:szCs w:val="24"/>
              </w:rPr>
            </w:rPrChange>
          </w:rPr>
          <w:t>1</w:t>
        </w:r>
        <w:r w:rsidR="001B069D">
          <w:rPr>
            <w:rFonts w:ascii="Times New Roman" w:hAnsi="Times New Roman" w:cs="Times New Roman"/>
            <w:sz w:val="24"/>
            <w:szCs w:val="24"/>
          </w:rPr>
          <w:t xml:space="preserve"> and X</w:t>
        </w:r>
        <w:r w:rsidR="001B069D" w:rsidRPr="00427B99">
          <w:rPr>
            <w:rFonts w:ascii="Times New Roman" w:hAnsi="Times New Roman" w:cs="Times New Roman"/>
            <w:sz w:val="24"/>
            <w:szCs w:val="24"/>
            <w:vertAlign w:val="subscript"/>
            <w:rPrChange w:id="321" w:author="Yoonsu Cho" w:date="2019-07-24T10:42:00Z">
              <w:rPr>
                <w:rFonts w:ascii="Times New Roman" w:hAnsi="Times New Roman" w:cs="Times New Roman"/>
                <w:sz w:val="24"/>
                <w:szCs w:val="24"/>
              </w:rPr>
            </w:rPrChange>
          </w:rPr>
          <w:t>2</w:t>
        </w:r>
      </w:ins>
      <w:ins w:id="322" w:author="Yoonsu Cho" w:date="2019-07-24T10:40:00Z">
        <w:r w:rsidR="00AB21FF">
          <w:rPr>
            <w:rFonts w:ascii="Times New Roman" w:hAnsi="Times New Roman" w:cs="Times New Roman"/>
            <w:sz w:val="24"/>
            <w:szCs w:val="24"/>
          </w:rPr>
          <w:t xml:space="preserve"> </w:t>
        </w:r>
        <w:r w:rsidR="009F74C3">
          <w:rPr>
            <w:rFonts w:ascii="Times New Roman" w:hAnsi="Times New Roman" w:cs="Times New Roman"/>
            <w:sz w:val="24"/>
            <w:szCs w:val="24"/>
          </w:rPr>
          <w:t>than the proxies</w:t>
        </w:r>
      </w:ins>
      <w:ins w:id="323" w:author="Yoonsu Cho" w:date="2019-07-24T10:41:00Z">
        <w:r w:rsidR="00295ABE">
          <w:rPr>
            <w:rFonts w:ascii="Times New Roman" w:hAnsi="Times New Roman" w:cs="Times New Roman"/>
            <w:sz w:val="24"/>
            <w:szCs w:val="24"/>
          </w:rPr>
          <w:t xml:space="preserve"> and the sum of the effect size</w:t>
        </w:r>
        <w:r w:rsidR="00427B99">
          <w:rPr>
            <w:rFonts w:ascii="Times New Roman" w:hAnsi="Times New Roman" w:cs="Times New Roman"/>
            <w:sz w:val="24"/>
            <w:szCs w:val="24"/>
          </w:rPr>
          <w:t>s</w:t>
        </w:r>
        <w:r w:rsidR="00295ABE">
          <w:rPr>
            <w:rFonts w:ascii="Times New Roman" w:hAnsi="Times New Roman" w:cs="Times New Roman"/>
            <w:sz w:val="24"/>
            <w:szCs w:val="24"/>
          </w:rPr>
          <w:t xml:space="preserve"> of selected trait</w:t>
        </w:r>
        <w:r w:rsidR="00427B99">
          <w:rPr>
            <w:rFonts w:ascii="Times New Roman" w:hAnsi="Times New Roman" w:cs="Times New Roman"/>
            <w:sz w:val="24"/>
            <w:szCs w:val="24"/>
          </w:rPr>
          <w:t>s</w:t>
        </w:r>
        <w:r w:rsidR="00295ABE">
          <w:rPr>
            <w:rFonts w:ascii="Times New Roman" w:hAnsi="Times New Roman" w:cs="Times New Roman"/>
            <w:sz w:val="24"/>
            <w:szCs w:val="24"/>
          </w:rPr>
          <w:t xml:space="preserve"> for X</w:t>
        </w:r>
        <w:r w:rsidR="00295ABE" w:rsidRPr="00427B99">
          <w:rPr>
            <w:rFonts w:ascii="Times New Roman" w:hAnsi="Times New Roman" w:cs="Times New Roman"/>
            <w:sz w:val="24"/>
            <w:szCs w:val="24"/>
            <w:vertAlign w:val="subscript"/>
            <w:rPrChange w:id="324" w:author="Yoonsu Cho" w:date="2019-07-24T10:42:00Z">
              <w:rPr>
                <w:rFonts w:ascii="Times New Roman" w:hAnsi="Times New Roman" w:cs="Times New Roman"/>
                <w:sz w:val="24"/>
                <w:szCs w:val="24"/>
              </w:rPr>
            </w:rPrChange>
          </w:rPr>
          <w:t>1</w:t>
        </w:r>
        <w:r w:rsidR="00295ABE">
          <w:rPr>
            <w:rFonts w:ascii="Times New Roman" w:hAnsi="Times New Roman" w:cs="Times New Roman"/>
            <w:sz w:val="24"/>
            <w:szCs w:val="24"/>
          </w:rPr>
          <w:t xml:space="preserve"> and X</w:t>
        </w:r>
        <w:r w:rsidR="00295ABE" w:rsidRPr="00427B99">
          <w:rPr>
            <w:rFonts w:ascii="Times New Roman" w:hAnsi="Times New Roman" w:cs="Times New Roman"/>
            <w:sz w:val="24"/>
            <w:szCs w:val="24"/>
            <w:vertAlign w:val="subscript"/>
            <w:rPrChange w:id="325" w:author="Yoonsu Cho" w:date="2019-07-24T10:42:00Z">
              <w:rPr>
                <w:rFonts w:ascii="Times New Roman" w:hAnsi="Times New Roman" w:cs="Times New Roman"/>
                <w:sz w:val="24"/>
                <w:szCs w:val="24"/>
              </w:rPr>
            </w:rPrChange>
          </w:rPr>
          <w:t>2</w:t>
        </w:r>
        <w:r w:rsidR="00295ABE">
          <w:rPr>
            <w:rFonts w:ascii="Times New Roman" w:hAnsi="Times New Roman" w:cs="Times New Roman"/>
            <w:sz w:val="24"/>
            <w:szCs w:val="24"/>
          </w:rPr>
          <w:t>, respectively</w:t>
        </w:r>
      </w:ins>
      <w:ins w:id="326" w:author="Yoonsu Cho" w:date="2019-07-24T10:39:00Z">
        <w:r w:rsidR="001B069D">
          <w:rPr>
            <w:rFonts w:ascii="Times New Roman" w:hAnsi="Times New Roman" w:cs="Times New Roman"/>
            <w:sz w:val="24"/>
            <w:szCs w:val="24"/>
          </w:rPr>
          <w:t xml:space="preserve">. </w:t>
        </w:r>
      </w:ins>
    </w:p>
    <w:p w14:paraId="7B79FB24" w14:textId="7EEFED1C" w:rsidR="001C6A07" w:rsidRPr="0077014F" w:rsidRDefault="001C6A07">
      <w:pPr>
        <w:pStyle w:val="Heading3"/>
        <w:spacing w:line="480" w:lineRule="auto"/>
        <w:jc w:val="both"/>
        <w:rPr>
          <w:ins w:id="327" w:author="Yoonsu Cho" w:date="2019-07-23T19:59:00Z"/>
          <w:rFonts w:ascii="Times New Roman" w:hAnsi="Times New Roman" w:cs="Times New Roman"/>
          <w:sz w:val="24"/>
          <w:szCs w:val="24"/>
        </w:rPr>
        <w:pPrChange w:id="328" w:author="Yoonsu Cho" w:date="2019-07-23T20:09:00Z">
          <w:pPr>
            <w:pStyle w:val="Heading3"/>
            <w:spacing w:line="480" w:lineRule="auto"/>
          </w:pPr>
        </w:pPrChange>
      </w:pPr>
      <w:ins w:id="329" w:author="Gibran Hemani" w:date="2019-07-10T23:06:00Z">
        <w:r w:rsidRPr="0077014F">
          <w:rPr>
            <w:rFonts w:ascii="Times New Roman" w:hAnsi="Times New Roman" w:cs="Times New Roman"/>
            <w:sz w:val="24"/>
            <w:szCs w:val="24"/>
          </w:rPr>
          <w:t xml:space="preserve">Evaluating the sensitivity to differential </w:t>
        </w:r>
      </w:ins>
      <w:ins w:id="330" w:author="Gibran Hemani" w:date="2019-07-10T23:07:00Z">
        <w:r w:rsidRPr="0077014F">
          <w:rPr>
            <w:rFonts w:ascii="Times New Roman" w:hAnsi="Times New Roman" w:cs="Times New Roman"/>
            <w:sz w:val="24"/>
            <w:szCs w:val="24"/>
          </w:rPr>
          <w:t>instrument numbers between exposures</w:t>
        </w:r>
      </w:ins>
    </w:p>
    <w:p w14:paraId="2AC583AF" w14:textId="141A2946" w:rsidR="002202DE" w:rsidRPr="0077014F" w:rsidRDefault="002202DE">
      <w:pPr>
        <w:spacing w:line="480" w:lineRule="auto"/>
        <w:jc w:val="both"/>
        <w:rPr>
          <w:ins w:id="331" w:author="Yoonsu Cho" w:date="2019-07-23T19:59:00Z"/>
          <w:rFonts w:ascii="Times New Roman" w:hAnsi="Times New Roman" w:cs="Times New Roman"/>
          <w:color w:val="000000"/>
          <w:sz w:val="24"/>
          <w:szCs w:val="24"/>
        </w:rPr>
        <w:pPrChange w:id="332" w:author="Yoonsu Cho" w:date="2019-07-23T20:09:00Z">
          <w:pPr>
            <w:spacing w:line="240" w:lineRule="auto"/>
            <w:jc w:val="both"/>
          </w:pPr>
        </w:pPrChange>
      </w:pPr>
      <w:ins w:id="333" w:author="Yoonsu Cho" w:date="2019-07-23T19:59:00Z">
        <w:r w:rsidRPr="0077014F">
          <w:rPr>
            <w:rFonts w:ascii="Times New Roman" w:hAnsi="Times New Roman" w:cs="Times New Roman"/>
            <w:color w:val="000000"/>
            <w:sz w:val="24"/>
            <w:szCs w:val="24"/>
          </w:rPr>
          <w:t xml:space="preserve">In this simulation, </w:t>
        </w:r>
      </w:ins>
      <w:ins w:id="334" w:author="Yoonsu Cho" w:date="2019-07-24T15:19:00Z">
        <w:r w:rsidR="00A22BAB">
          <w:rPr>
            <w:rFonts w:ascii="Times New Roman" w:hAnsi="Times New Roman" w:cs="Times New Roman"/>
            <w:color w:val="000000"/>
            <w:sz w:val="24"/>
            <w:szCs w:val="24"/>
          </w:rPr>
          <w:t xml:space="preserve">we </w:t>
        </w:r>
        <w:r w:rsidR="000300E5">
          <w:rPr>
            <w:rFonts w:ascii="Times New Roman" w:hAnsi="Times New Roman" w:cs="Times New Roman"/>
            <w:color w:val="000000"/>
            <w:sz w:val="24"/>
            <w:szCs w:val="24"/>
          </w:rPr>
          <w:t xml:space="preserve">tested if the number of instruments for the exposure affect the performance of </w:t>
        </w:r>
      </w:ins>
      <w:ins w:id="335" w:author="Yoonsu Cho" w:date="2019-07-24T15:20:00Z">
        <w:r w:rsidR="000300E5">
          <w:rPr>
            <w:rFonts w:ascii="Times New Roman" w:hAnsi="Times New Roman" w:cs="Times New Roman"/>
            <w:color w:val="000000"/>
            <w:sz w:val="24"/>
            <w:szCs w:val="24"/>
          </w:rPr>
          <w:t>LASSO</w:t>
        </w:r>
      </w:ins>
      <w:ins w:id="336" w:author="Yoonsu Cho" w:date="2019-07-24T15:21:00Z">
        <w:r w:rsidR="007C416F">
          <w:rPr>
            <w:rFonts w:ascii="Times New Roman" w:hAnsi="Times New Roman" w:cs="Times New Roman"/>
            <w:color w:val="000000"/>
            <w:sz w:val="24"/>
            <w:szCs w:val="24"/>
          </w:rPr>
          <w:t xml:space="preserve">. For example, </w:t>
        </w:r>
        <w:r w:rsidR="00755AB6">
          <w:rPr>
            <w:rFonts w:ascii="Times New Roman" w:hAnsi="Times New Roman" w:cs="Times New Roman"/>
            <w:color w:val="000000"/>
            <w:sz w:val="24"/>
            <w:szCs w:val="24"/>
          </w:rPr>
          <w:t xml:space="preserve">there is a possibility that </w:t>
        </w:r>
      </w:ins>
      <w:ins w:id="337" w:author="Yoonsu Cho" w:date="2019-07-24T15:20:00Z">
        <w:r w:rsidR="000300E5">
          <w:rPr>
            <w:rFonts w:ascii="Times New Roman" w:hAnsi="Times New Roman" w:cs="Times New Roman"/>
            <w:color w:val="000000"/>
            <w:sz w:val="24"/>
            <w:szCs w:val="24"/>
          </w:rPr>
          <w:t xml:space="preserve">the </w:t>
        </w:r>
        <w:r w:rsidR="007D243A">
          <w:rPr>
            <w:rFonts w:ascii="Times New Roman" w:hAnsi="Times New Roman" w:cs="Times New Roman"/>
            <w:color w:val="000000"/>
            <w:sz w:val="24"/>
            <w:szCs w:val="24"/>
          </w:rPr>
          <w:t>traits predicted by large</w:t>
        </w:r>
      </w:ins>
      <w:ins w:id="338" w:author="Yoonsu Cho" w:date="2019-07-24T15:21:00Z">
        <w:r w:rsidR="007C416F">
          <w:rPr>
            <w:rFonts w:ascii="Times New Roman" w:hAnsi="Times New Roman" w:cs="Times New Roman"/>
            <w:color w:val="000000"/>
            <w:sz w:val="24"/>
            <w:szCs w:val="24"/>
          </w:rPr>
          <w:t>r</w:t>
        </w:r>
      </w:ins>
      <w:ins w:id="339" w:author="Yoonsu Cho" w:date="2019-07-24T15:20:00Z">
        <w:r w:rsidR="007D243A">
          <w:rPr>
            <w:rFonts w:ascii="Times New Roman" w:hAnsi="Times New Roman" w:cs="Times New Roman"/>
            <w:color w:val="000000"/>
            <w:sz w:val="24"/>
            <w:szCs w:val="24"/>
          </w:rPr>
          <w:t xml:space="preserve"> number of SNPs </w:t>
        </w:r>
      </w:ins>
      <w:ins w:id="340" w:author="Yoonsu Cho" w:date="2019-07-24T15:21:00Z">
        <w:r w:rsidR="00755AB6">
          <w:rPr>
            <w:rFonts w:ascii="Times New Roman" w:hAnsi="Times New Roman" w:cs="Times New Roman"/>
            <w:color w:val="000000"/>
            <w:sz w:val="24"/>
            <w:szCs w:val="24"/>
          </w:rPr>
          <w:t xml:space="preserve">are </w:t>
        </w:r>
      </w:ins>
      <w:ins w:id="341" w:author="Yoonsu Cho" w:date="2019-07-24T15:20:00Z">
        <w:r w:rsidR="007D243A">
          <w:rPr>
            <w:rFonts w:ascii="Times New Roman" w:hAnsi="Times New Roman" w:cs="Times New Roman"/>
            <w:color w:val="000000"/>
            <w:sz w:val="24"/>
            <w:szCs w:val="24"/>
          </w:rPr>
          <w:t>likely to be survived</w:t>
        </w:r>
        <w:r w:rsidR="000300E5">
          <w:rPr>
            <w:rFonts w:ascii="Times New Roman" w:hAnsi="Times New Roman" w:cs="Times New Roman"/>
            <w:color w:val="000000"/>
            <w:sz w:val="24"/>
            <w:szCs w:val="24"/>
          </w:rPr>
          <w:t>. W</w:t>
        </w:r>
      </w:ins>
      <w:ins w:id="342" w:author="Yoonsu Cho" w:date="2019-07-23T19:59:00Z">
        <w:r w:rsidRPr="0077014F">
          <w:rPr>
            <w:rFonts w:ascii="Times New Roman" w:hAnsi="Times New Roman" w:cs="Times New Roman"/>
            <w:color w:val="000000"/>
            <w:sz w:val="24"/>
            <w:szCs w:val="24"/>
          </w:rPr>
          <w:t>e generated traits X</w:t>
        </w:r>
        <w:r w:rsidRPr="006C0B33">
          <w:rPr>
            <w:rFonts w:ascii="Times New Roman" w:hAnsi="Times New Roman" w:cs="Times New Roman"/>
            <w:color w:val="000000"/>
            <w:sz w:val="24"/>
            <w:szCs w:val="24"/>
            <w:vertAlign w:val="subscript"/>
            <w:rPrChange w:id="343" w:author="Yoonsu Cho" w:date="2019-07-24T11:14:00Z">
              <w:rPr>
                <w:rFonts w:ascii="Times New Roman" w:hAnsi="Times New Roman" w:cs="Times New Roman"/>
                <w:color w:val="000000"/>
                <w:sz w:val="24"/>
                <w:szCs w:val="24"/>
              </w:rPr>
            </w:rPrChange>
          </w:rPr>
          <w:t>1</w:t>
        </w:r>
        <w:r w:rsidRPr="0077014F">
          <w:rPr>
            <w:rFonts w:ascii="Times New Roman" w:hAnsi="Times New Roman" w:cs="Times New Roman"/>
            <w:color w:val="000000"/>
            <w:sz w:val="24"/>
            <w:szCs w:val="24"/>
          </w:rPr>
          <w:t xml:space="preserve"> and X</w:t>
        </w:r>
        <w:r w:rsidRPr="006C0B33">
          <w:rPr>
            <w:rFonts w:ascii="Times New Roman" w:hAnsi="Times New Roman" w:cs="Times New Roman"/>
            <w:color w:val="000000"/>
            <w:sz w:val="24"/>
            <w:szCs w:val="24"/>
            <w:vertAlign w:val="subscript"/>
            <w:rPrChange w:id="344" w:author="Yoonsu Cho" w:date="2019-07-24T11:14:00Z">
              <w:rPr>
                <w:rFonts w:ascii="Times New Roman" w:hAnsi="Times New Roman" w:cs="Times New Roman"/>
                <w:color w:val="000000"/>
                <w:sz w:val="24"/>
                <w:szCs w:val="24"/>
              </w:rPr>
            </w:rPrChange>
          </w:rPr>
          <w:t>2</w:t>
        </w:r>
        <w:r w:rsidRPr="0077014F">
          <w:rPr>
            <w:rFonts w:ascii="Times New Roman" w:hAnsi="Times New Roman" w:cs="Times New Roman"/>
            <w:color w:val="000000"/>
            <w:sz w:val="24"/>
            <w:szCs w:val="24"/>
          </w:rPr>
          <w:t xml:space="preserve"> which are instrumented by 100 genetic variants and 2</w:t>
        </w:r>
      </w:ins>
      <w:ins w:id="345" w:author="Yoonsu Cho" w:date="2019-07-24T15:32:00Z">
        <w:r w:rsidR="006E4119">
          <w:rPr>
            <w:rFonts w:ascii="Times New Roman" w:hAnsi="Times New Roman" w:cs="Times New Roman"/>
            <w:color w:val="000000"/>
            <w:sz w:val="24"/>
            <w:szCs w:val="24"/>
          </w:rPr>
          <w:t>0</w:t>
        </w:r>
      </w:ins>
      <w:ins w:id="346" w:author="Yoonsu Cho" w:date="2019-07-23T19:59:00Z">
        <w:r w:rsidRPr="0077014F">
          <w:rPr>
            <w:rFonts w:ascii="Times New Roman" w:hAnsi="Times New Roman" w:cs="Times New Roman"/>
            <w:color w:val="000000"/>
            <w:sz w:val="24"/>
            <w:szCs w:val="24"/>
          </w:rPr>
          <w:t xml:space="preserve"> genetic variants, respectively. Each variant was bi-allelic with minor allele frequency of 0.5. Among 12</w:t>
        </w:r>
      </w:ins>
      <w:ins w:id="347" w:author="Yoonsu Cho" w:date="2019-07-24T15:32:00Z">
        <w:r w:rsidR="002004C4">
          <w:rPr>
            <w:rFonts w:ascii="Times New Roman" w:hAnsi="Times New Roman" w:cs="Times New Roman"/>
            <w:color w:val="000000"/>
            <w:sz w:val="24"/>
            <w:szCs w:val="24"/>
          </w:rPr>
          <w:t>0</w:t>
        </w:r>
      </w:ins>
      <w:ins w:id="348" w:author="Yoonsu Cho" w:date="2019-07-23T19:59:00Z">
        <w:r w:rsidRPr="0077014F">
          <w:rPr>
            <w:rFonts w:ascii="Times New Roman" w:hAnsi="Times New Roman" w:cs="Times New Roman"/>
            <w:color w:val="000000"/>
            <w:sz w:val="24"/>
            <w:szCs w:val="24"/>
          </w:rPr>
          <w:t xml:space="preserve"> variants, 10 of them were considered as pleiotropic SNPs, having associations with X</w:t>
        </w:r>
        <w:r w:rsidRPr="00CB37B3">
          <w:rPr>
            <w:rFonts w:ascii="Times New Roman" w:hAnsi="Times New Roman" w:cs="Times New Roman"/>
            <w:color w:val="000000"/>
            <w:sz w:val="24"/>
            <w:szCs w:val="24"/>
            <w:vertAlign w:val="subscript"/>
            <w:rPrChange w:id="349" w:author="Yoonsu Cho" w:date="2019-07-24T14:11:00Z">
              <w:rPr>
                <w:rFonts w:ascii="Times New Roman" w:hAnsi="Times New Roman" w:cs="Times New Roman"/>
                <w:color w:val="000000"/>
                <w:sz w:val="24"/>
                <w:szCs w:val="24"/>
              </w:rPr>
            </w:rPrChange>
          </w:rPr>
          <w:t>1</w:t>
        </w:r>
        <w:r w:rsidRPr="0077014F">
          <w:rPr>
            <w:rFonts w:ascii="Times New Roman" w:hAnsi="Times New Roman" w:cs="Times New Roman"/>
            <w:color w:val="000000"/>
            <w:sz w:val="24"/>
            <w:szCs w:val="24"/>
          </w:rPr>
          <w:t xml:space="preserve"> </w:t>
        </w:r>
      </w:ins>
      <w:ins w:id="350" w:author="Yoonsu Cho" w:date="2019-07-24T14:11:00Z">
        <w:r w:rsidR="001E2637">
          <w:rPr>
            <w:rFonts w:ascii="Times New Roman" w:hAnsi="Times New Roman" w:cs="Times New Roman"/>
            <w:color w:val="000000"/>
            <w:sz w:val="24"/>
            <w:szCs w:val="24"/>
          </w:rPr>
          <w:t>and</w:t>
        </w:r>
      </w:ins>
      <w:ins w:id="351" w:author="Yoonsu Cho" w:date="2019-07-23T19:59:00Z">
        <w:r w:rsidRPr="0077014F">
          <w:rPr>
            <w:rFonts w:ascii="Times New Roman" w:hAnsi="Times New Roman" w:cs="Times New Roman"/>
            <w:color w:val="000000"/>
            <w:sz w:val="24"/>
            <w:szCs w:val="24"/>
          </w:rPr>
          <w:t xml:space="preserve"> X</w:t>
        </w:r>
        <w:r w:rsidRPr="00CB37B3">
          <w:rPr>
            <w:rFonts w:ascii="Times New Roman" w:hAnsi="Times New Roman" w:cs="Times New Roman"/>
            <w:color w:val="000000"/>
            <w:sz w:val="24"/>
            <w:szCs w:val="24"/>
            <w:vertAlign w:val="subscript"/>
            <w:rPrChange w:id="352" w:author="Yoonsu Cho" w:date="2019-07-24T14:11:00Z">
              <w:rPr>
                <w:rFonts w:ascii="Times New Roman" w:hAnsi="Times New Roman" w:cs="Times New Roman"/>
                <w:color w:val="000000"/>
                <w:sz w:val="24"/>
                <w:szCs w:val="24"/>
              </w:rPr>
            </w:rPrChange>
          </w:rPr>
          <w:t>2</w:t>
        </w:r>
        <w:r w:rsidRPr="0077014F">
          <w:rPr>
            <w:rFonts w:ascii="Times New Roman" w:hAnsi="Times New Roman" w:cs="Times New Roman"/>
            <w:color w:val="000000"/>
            <w:sz w:val="24"/>
            <w:szCs w:val="24"/>
          </w:rPr>
          <w:t>. We considered four scenarios</w:t>
        </w:r>
      </w:ins>
      <w:ins w:id="353" w:author="Yoonsu Cho" w:date="2019-07-24T11:13:00Z">
        <w:r w:rsidR="00196B3B">
          <w:rPr>
            <w:rFonts w:ascii="Times New Roman" w:hAnsi="Times New Roman" w:cs="Times New Roman"/>
            <w:color w:val="000000"/>
            <w:sz w:val="24"/>
            <w:szCs w:val="24"/>
          </w:rPr>
          <w:t>:</w:t>
        </w:r>
      </w:ins>
    </w:p>
    <w:p w14:paraId="76599DAC"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54" w:author="Yoonsu Cho" w:date="2019-07-23T19:59:00Z"/>
          <w:rFonts w:ascii="Times New Roman" w:eastAsia="Times New Roman" w:hAnsi="Times New Roman" w:cs="Times New Roman"/>
          <w:sz w:val="24"/>
          <w:szCs w:val="24"/>
          <w:rPrChange w:id="355" w:author="Yoonsu Cho" w:date="2019-07-23T20:09:00Z">
            <w:rPr>
              <w:ins w:id="356" w:author="Yoonsu Cho" w:date="2019-07-23T19:59:00Z"/>
              <w:rFonts w:ascii="Times New Roman" w:eastAsia="Times New Roman"/>
              <w:sz w:val="24"/>
              <w:szCs w:val="24"/>
            </w:rPr>
          </w:rPrChange>
        </w:rPr>
        <w:pPrChange w:id="357" w:author="Yoonsu Cho" w:date="2019-07-23T20:09:00Z">
          <w:pPr>
            <w:pStyle w:val="ListParagraph"/>
            <w:widowControl w:val="0"/>
            <w:numPr>
              <w:numId w:val="10"/>
            </w:numPr>
            <w:wordWrap w:val="0"/>
            <w:autoSpaceDE w:val="0"/>
            <w:autoSpaceDN w:val="0"/>
            <w:spacing w:after="160"/>
            <w:ind w:hanging="360"/>
            <w:jc w:val="both"/>
          </w:pPr>
        </w:pPrChange>
      </w:pPr>
      <w:ins w:id="358" w:author="Yoonsu Cho" w:date="2019-07-23T19:59:00Z">
        <w:r w:rsidRPr="0077014F">
          <w:rPr>
            <w:rFonts w:ascii="Times New Roman" w:eastAsia="Times New Roman" w:hAnsi="Times New Roman" w:cs="Times New Roman"/>
            <w:sz w:val="24"/>
            <w:szCs w:val="24"/>
            <w:rPrChange w:id="359" w:author="Yoonsu Cho" w:date="2019-07-23T20:09:00Z">
              <w:rPr>
                <w:rFonts w:ascii="Times New Roman" w:eastAsia="Times New Roman"/>
                <w:sz w:val="24"/>
                <w:szCs w:val="24"/>
              </w:rPr>
            </w:rPrChange>
          </w:rPr>
          <w:t xml:space="preserve">X1 </w:t>
        </w:r>
        <w:proofErr w:type="gramStart"/>
        <w:r w:rsidRPr="0077014F">
          <w:rPr>
            <w:rFonts w:ascii="Times New Roman" w:eastAsia="Times New Roman" w:hAnsi="Times New Roman" w:cs="Times New Roman"/>
            <w:sz w:val="24"/>
            <w:szCs w:val="24"/>
            <w:rPrChange w:id="360" w:author="Yoonsu Cho" w:date="2019-07-23T20:09:00Z">
              <w:rPr>
                <w:rFonts w:ascii="Times New Roman" w:eastAsia="Times New Roman"/>
                <w:sz w:val="24"/>
                <w:szCs w:val="24"/>
              </w:rPr>
            </w:rPrChange>
          </w:rPr>
          <w:t>has an effect on</w:t>
        </w:r>
        <w:proofErr w:type="gramEnd"/>
        <w:r w:rsidRPr="0077014F">
          <w:rPr>
            <w:rFonts w:ascii="Times New Roman" w:eastAsia="Times New Roman" w:hAnsi="Times New Roman" w:cs="Times New Roman"/>
            <w:sz w:val="24"/>
            <w:szCs w:val="24"/>
            <w:rPrChange w:id="361" w:author="Yoonsu Cho" w:date="2019-07-23T20:09:00Z">
              <w:rPr>
                <w:rFonts w:ascii="Times New Roman" w:eastAsia="Times New Roman"/>
                <w:sz w:val="24"/>
                <w:szCs w:val="24"/>
              </w:rPr>
            </w:rPrChange>
          </w:rPr>
          <w:t xml:space="preserve"> Y (</w:t>
        </w:r>
        <w:r w:rsidRPr="0077014F">
          <w:rPr>
            <w:rFonts w:ascii="Times New Roman" w:eastAsia="Times New Roman" w:hAnsi="Times New Roman" w:cs="Times New Roman"/>
            <w:sz w:val="24"/>
            <w:szCs w:val="24"/>
            <w:rPrChange w:id="362"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63" w:author="Yoonsu Cho" w:date="2019-07-23T20:09:00Z">
              <w:rPr>
                <w:rFonts w:ascii="Times New Roman" w:eastAsia="Times New Roman"/>
                <w:sz w:val="24"/>
                <w:szCs w:val="24"/>
              </w:rPr>
            </w:rPrChange>
          </w:rPr>
          <w:t>=0.3), where X</w:t>
        </w:r>
        <w:r w:rsidRPr="0029261B">
          <w:rPr>
            <w:rFonts w:ascii="Times New Roman" w:eastAsia="Times New Roman" w:hAnsi="Times New Roman" w:cs="Times New Roman"/>
            <w:sz w:val="24"/>
            <w:szCs w:val="24"/>
            <w:vertAlign w:val="subscript"/>
            <w:rPrChange w:id="364"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65" w:author="Yoonsu Cho" w:date="2019-07-23T20:09:00Z">
              <w:rPr>
                <w:rFonts w:ascii="Times New Roman" w:eastAsia="Times New Roman"/>
                <w:sz w:val="24"/>
                <w:szCs w:val="24"/>
              </w:rPr>
            </w:rPrChange>
          </w:rPr>
          <w:t xml:space="preserve"> has no effect on Y (</w:t>
        </w:r>
        <w:r w:rsidRPr="0077014F">
          <w:rPr>
            <w:rFonts w:ascii="Times New Roman" w:eastAsia="Times New Roman" w:hAnsi="Times New Roman" w:cs="Times New Roman"/>
            <w:sz w:val="24"/>
            <w:szCs w:val="24"/>
            <w:rPrChange w:id="366"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67" w:author="Yoonsu Cho" w:date="2019-07-23T20:09:00Z">
              <w:rPr>
                <w:rFonts w:ascii="Times New Roman" w:eastAsia="Times New Roman"/>
                <w:sz w:val="24"/>
                <w:szCs w:val="24"/>
              </w:rPr>
            </w:rPrChange>
          </w:rPr>
          <w:t>=0.0)</w:t>
        </w:r>
      </w:ins>
    </w:p>
    <w:p w14:paraId="6702CC2A"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68" w:author="Yoonsu Cho" w:date="2019-07-23T19:59:00Z"/>
          <w:rFonts w:ascii="Times New Roman" w:eastAsia="Times New Roman" w:hAnsi="Times New Roman" w:cs="Times New Roman"/>
          <w:sz w:val="24"/>
          <w:szCs w:val="24"/>
          <w:rPrChange w:id="369" w:author="Yoonsu Cho" w:date="2019-07-23T20:09:00Z">
            <w:rPr>
              <w:ins w:id="370" w:author="Yoonsu Cho" w:date="2019-07-23T19:59:00Z"/>
              <w:rFonts w:ascii="Times New Roman" w:eastAsia="Times New Roman"/>
              <w:sz w:val="24"/>
              <w:szCs w:val="24"/>
            </w:rPr>
          </w:rPrChange>
        </w:rPr>
        <w:pPrChange w:id="371" w:author="Yoonsu Cho" w:date="2019-07-23T20:09:00Z">
          <w:pPr>
            <w:pStyle w:val="ListParagraph"/>
            <w:widowControl w:val="0"/>
            <w:numPr>
              <w:numId w:val="10"/>
            </w:numPr>
            <w:wordWrap w:val="0"/>
            <w:autoSpaceDE w:val="0"/>
            <w:autoSpaceDN w:val="0"/>
            <w:spacing w:after="160"/>
            <w:ind w:hanging="360"/>
            <w:jc w:val="both"/>
          </w:pPr>
        </w:pPrChange>
      </w:pPr>
      <w:ins w:id="372" w:author="Yoonsu Cho" w:date="2019-07-23T19:59:00Z">
        <w:r w:rsidRPr="0077014F">
          <w:rPr>
            <w:rFonts w:ascii="Times New Roman" w:eastAsia="Times New Roman" w:hAnsi="Times New Roman" w:cs="Times New Roman"/>
            <w:sz w:val="24"/>
            <w:szCs w:val="24"/>
            <w:rPrChange w:id="373" w:author="Yoonsu Cho" w:date="2019-07-23T20:09:00Z">
              <w:rPr>
                <w:rFonts w:ascii="Times New Roman" w:eastAsia="Times New Roman"/>
                <w:sz w:val="24"/>
                <w:szCs w:val="24"/>
              </w:rPr>
            </w:rPrChange>
          </w:rPr>
          <w:t>X1 has no effect on Y (</w:t>
        </w:r>
        <w:r w:rsidRPr="0077014F">
          <w:rPr>
            <w:rFonts w:ascii="Times New Roman" w:eastAsia="Times New Roman" w:hAnsi="Times New Roman" w:cs="Times New Roman"/>
            <w:sz w:val="24"/>
            <w:szCs w:val="24"/>
            <w:rPrChange w:id="374"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75" w:author="Yoonsu Cho" w:date="2019-07-23T20:09:00Z">
              <w:rPr>
                <w:rFonts w:ascii="Times New Roman" w:eastAsia="Times New Roman"/>
                <w:sz w:val="24"/>
                <w:szCs w:val="24"/>
              </w:rPr>
            </w:rPrChange>
          </w:rPr>
          <w:t>=0.0), where X</w:t>
        </w:r>
        <w:r w:rsidRPr="0029261B">
          <w:rPr>
            <w:rFonts w:ascii="Times New Roman" w:eastAsia="Times New Roman" w:hAnsi="Times New Roman" w:cs="Times New Roman"/>
            <w:sz w:val="24"/>
            <w:szCs w:val="24"/>
            <w:vertAlign w:val="subscript"/>
            <w:rPrChange w:id="376"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77" w:author="Yoonsu Cho" w:date="2019-07-23T20:09:00Z">
              <w:rPr>
                <w:rFonts w:ascii="Times New Roman" w:eastAsia="Times New Roman"/>
                <w:sz w:val="24"/>
                <w:szCs w:val="24"/>
              </w:rPr>
            </w:rPrChange>
          </w:rPr>
          <w:t xml:space="preserve"> </w:t>
        </w:r>
        <w:proofErr w:type="gramStart"/>
        <w:r w:rsidRPr="0077014F">
          <w:rPr>
            <w:rFonts w:ascii="Times New Roman" w:eastAsia="Times New Roman" w:hAnsi="Times New Roman" w:cs="Times New Roman"/>
            <w:sz w:val="24"/>
            <w:szCs w:val="24"/>
            <w:rPrChange w:id="378" w:author="Yoonsu Cho" w:date="2019-07-23T20:09:00Z">
              <w:rPr>
                <w:rFonts w:ascii="Times New Roman" w:eastAsia="Times New Roman"/>
                <w:sz w:val="24"/>
                <w:szCs w:val="24"/>
              </w:rPr>
            </w:rPrChange>
          </w:rPr>
          <w:t>has an effect on</w:t>
        </w:r>
        <w:proofErr w:type="gramEnd"/>
        <w:r w:rsidRPr="0077014F">
          <w:rPr>
            <w:rFonts w:ascii="Times New Roman" w:eastAsia="Times New Roman" w:hAnsi="Times New Roman" w:cs="Times New Roman"/>
            <w:sz w:val="24"/>
            <w:szCs w:val="24"/>
            <w:rPrChange w:id="379" w:author="Yoonsu Cho" w:date="2019-07-23T20:09:00Z">
              <w:rPr>
                <w:rFonts w:ascii="Times New Roman" w:eastAsia="Times New Roman"/>
                <w:sz w:val="24"/>
                <w:szCs w:val="24"/>
              </w:rPr>
            </w:rPrChange>
          </w:rPr>
          <w:t xml:space="preserve"> Y (</w:t>
        </w:r>
        <w:r w:rsidRPr="0077014F">
          <w:rPr>
            <w:rFonts w:ascii="Times New Roman" w:eastAsia="Times New Roman" w:hAnsi="Times New Roman" w:cs="Times New Roman"/>
            <w:sz w:val="24"/>
            <w:szCs w:val="24"/>
            <w:rPrChange w:id="380"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81" w:author="Yoonsu Cho" w:date="2019-07-23T20:09:00Z">
              <w:rPr>
                <w:rFonts w:ascii="Times New Roman" w:eastAsia="Times New Roman"/>
                <w:sz w:val="24"/>
                <w:szCs w:val="24"/>
              </w:rPr>
            </w:rPrChange>
          </w:rPr>
          <w:t>=0.3)</w:t>
        </w:r>
      </w:ins>
    </w:p>
    <w:p w14:paraId="715F4AAF"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82" w:author="Yoonsu Cho" w:date="2019-07-23T19:59:00Z"/>
          <w:rFonts w:ascii="Times New Roman" w:eastAsia="Times New Roman" w:hAnsi="Times New Roman" w:cs="Times New Roman"/>
          <w:sz w:val="24"/>
          <w:szCs w:val="24"/>
          <w:rPrChange w:id="383" w:author="Yoonsu Cho" w:date="2019-07-23T20:09:00Z">
            <w:rPr>
              <w:ins w:id="384" w:author="Yoonsu Cho" w:date="2019-07-23T19:59:00Z"/>
              <w:rFonts w:ascii="Times New Roman" w:eastAsia="Times New Roman"/>
              <w:sz w:val="24"/>
              <w:szCs w:val="24"/>
            </w:rPr>
          </w:rPrChange>
        </w:rPr>
        <w:pPrChange w:id="385" w:author="Yoonsu Cho" w:date="2019-07-23T20:09:00Z">
          <w:pPr>
            <w:pStyle w:val="ListParagraph"/>
            <w:widowControl w:val="0"/>
            <w:numPr>
              <w:numId w:val="10"/>
            </w:numPr>
            <w:wordWrap w:val="0"/>
            <w:autoSpaceDE w:val="0"/>
            <w:autoSpaceDN w:val="0"/>
            <w:spacing w:after="160"/>
            <w:ind w:hanging="360"/>
            <w:jc w:val="both"/>
          </w:pPr>
        </w:pPrChange>
      </w:pPr>
      <w:ins w:id="386" w:author="Yoonsu Cho" w:date="2019-07-23T19:59:00Z">
        <w:r w:rsidRPr="0077014F">
          <w:rPr>
            <w:rFonts w:ascii="Times New Roman" w:eastAsia="Times New Roman" w:hAnsi="Times New Roman" w:cs="Times New Roman"/>
            <w:sz w:val="24"/>
            <w:szCs w:val="24"/>
            <w:rPrChange w:id="387" w:author="Yoonsu Cho" w:date="2019-07-23T20:09:00Z">
              <w:rPr>
                <w:rFonts w:ascii="Times New Roman" w:eastAsia="Times New Roman"/>
                <w:sz w:val="24"/>
                <w:szCs w:val="24"/>
              </w:rPr>
            </w:rPrChange>
          </w:rPr>
          <w:t>Both of X</w:t>
        </w:r>
        <w:r w:rsidRPr="0029261B">
          <w:rPr>
            <w:rFonts w:ascii="Times New Roman" w:eastAsia="Times New Roman" w:hAnsi="Times New Roman" w:cs="Times New Roman"/>
            <w:sz w:val="24"/>
            <w:szCs w:val="24"/>
            <w:vertAlign w:val="subscript"/>
            <w:rPrChange w:id="388" w:author="Yoonsu Cho" w:date="2019-07-24T15:38:00Z">
              <w:rPr>
                <w:rFonts w:ascii="Times New Roman" w:eastAsia="Times New Roman"/>
                <w:sz w:val="24"/>
                <w:szCs w:val="24"/>
              </w:rPr>
            </w:rPrChange>
          </w:rPr>
          <w:t>1</w:t>
        </w:r>
        <w:r w:rsidRPr="0077014F">
          <w:rPr>
            <w:rFonts w:ascii="Times New Roman" w:eastAsia="Times New Roman" w:hAnsi="Times New Roman" w:cs="Times New Roman"/>
            <w:sz w:val="24"/>
            <w:szCs w:val="24"/>
            <w:rPrChange w:id="389" w:author="Yoonsu Cho" w:date="2019-07-23T20:09:00Z">
              <w:rPr>
                <w:rFonts w:ascii="Times New Roman" w:eastAsia="Times New Roman"/>
                <w:sz w:val="24"/>
                <w:szCs w:val="24"/>
              </w:rPr>
            </w:rPrChange>
          </w:rPr>
          <w:t xml:space="preserve"> and X</w:t>
        </w:r>
        <w:r w:rsidRPr="0029261B">
          <w:rPr>
            <w:rFonts w:ascii="Times New Roman" w:eastAsia="Times New Roman" w:hAnsi="Times New Roman" w:cs="Times New Roman"/>
            <w:sz w:val="24"/>
            <w:szCs w:val="24"/>
            <w:vertAlign w:val="subscript"/>
            <w:rPrChange w:id="390" w:author="Yoonsu Cho" w:date="2019-07-24T15:38:00Z">
              <w:rPr>
                <w:rFonts w:ascii="Times New Roman" w:eastAsia="Times New Roman"/>
                <w:sz w:val="24"/>
                <w:szCs w:val="24"/>
              </w:rPr>
            </w:rPrChange>
          </w:rPr>
          <w:t>2</w:t>
        </w:r>
        <w:r w:rsidRPr="0077014F">
          <w:rPr>
            <w:rFonts w:ascii="Times New Roman" w:eastAsia="Times New Roman" w:hAnsi="Times New Roman" w:cs="Times New Roman"/>
            <w:sz w:val="24"/>
            <w:szCs w:val="24"/>
            <w:rPrChange w:id="391" w:author="Yoonsu Cho" w:date="2019-07-23T20:09:00Z">
              <w:rPr>
                <w:rFonts w:ascii="Times New Roman" w:eastAsia="Times New Roman"/>
                <w:sz w:val="24"/>
                <w:szCs w:val="24"/>
              </w:rPr>
            </w:rPrChange>
          </w:rPr>
          <w:t xml:space="preserve"> have effects on Y (</w:t>
        </w:r>
        <w:r w:rsidRPr="0077014F">
          <w:rPr>
            <w:rFonts w:ascii="Times New Roman" w:eastAsia="Times New Roman" w:hAnsi="Times New Roman" w:cs="Times New Roman"/>
            <w:sz w:val="24"/>
            <w:szCs w:val="24"/>
            <w:rPrChange w:id="392"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393" w:author="Yoonsu Cho" w:date="2019-07-23T20:09:00Z">
              <w:rPr>
                <w:rFonts w:ascii="Times New Roman" w:eastAsia="Times New Roman"/>
                <w:sz w:val="24"/>
                <w:szCs w:val="24"/>
              </w:rPr>
            </w:rPrChange>
          </w:rPr>
          <w:t>=0.3)</w:t>
        </w:r>
      </w:ins>
    </w:p>
    <w:p w14:paraId="6FC11D33" w14:textId="77777777" w:rsidR="002202DE" w:rsidRPr="0077014F" w:rsidRDefault="002202DE">
      <w:pPr>
        <w:pStyle w:val="ListParagraph"/>
        <w:widowControl w:val="0"/>
        <w:numPr>
          <w:ilvl w:val="0"/>
          <w:numId w:val="10"/>
        </w:numPr>
        <w:wordWrap w:val="0"/>
        <w:autoSpaceDE w:val="0"/>
        <w:autoSpaceDN w:val="0"/>
        <w:spacing w:after="160" w:line="480" w:lineRule="auto"/>
        <w:jc w:val="both"/>
        <w:rPr>
          <w:ins w:id="394" w:author="Yoonsu Cho" w:date="2019-07-23T19:59:00Z"/>
          <w:rFonts w:ascii="Times New Roman" w:eastAsia="Times New Roman" w:hAnsi="Times New Roman" w:cs="Times New Roman"/>
          <w:sz w:val="24"/>
          <w:szCs w:val="24"/>
          <w:rPrChange w:id="395" w:author="Yoonsu Cho" w:date="2019-07-23T20:09:00Z">
            <w:rPr>
              <w:ins w:id="396" w:author="Yoonsu Cho" w:date="2019-07-23T19:59:00Z"/>
              <w:rFonts w:ascii="Times New Roman" w:eastAsia="Times New Roman"/>
              <w:sz w:val="24"/>
              <w:szCs w:val="24"/>
            </w:rPr>
          </w:rPrChange>
        </w:rPr>
        <w:pPrChange w:id="397" w:author="Yoonsu Cho" w:date="2019-07-23T20:09:00Z">
          <w:pPr>
            <w:pStyle w:val="ListParagraph"/>
            <w:widowControl w:val="0"/>
            <w:numPr>
              <w:numId w:val="10"/>
            </w:numPr>
            <w:wordWrap w:val="0"/>
            <w:autoSpaceDE w:val="0"/>
            <w:autoSpaceDN w:val="0"/>
            <w:spacing w:after="160"/>
            <w:ind w:hanging="360"/>
            <w:jc w:val="both"/>
          </w:pPr>
        </w:pPrChange>
      </w:pPr>
      <w:ins w:id="398" w:author="Yoonsu Cho" w:date="2019-07-23T19:59:00Z">
        <w:r w:rsidRPr="0077014F">
          <w:rPr>
            <w:rFonts w:ascii="Times New Roman" w:eastAsia="Times New Roman" w:hAnsi="Times New Roman" w:cs="Times New Roman"/>
            <w:sz w:val="24"/>
            <w:szCs w:val="24"/>
            <w:rPrChange w:id="399" w:author="Yoonsu Cho" w:date="2019-07-23T20:09:00Z">
              <w:rPr>
                <w:rFonts w:ascii="Times New Roman" w:eastAsia="Times New Roman"/>
                <w:sz w:val="24"/>
                <w:szCs w:val="24"/>
              </w:rPr>
            </w:rPrChange>
          </w:rPr>
          <w:t>Neither of X</w:t>
        </w:r>
        <w:r w:rsidRPr="00E80D2B">
          <w:rPr>
            <w:rFonts w:ascii="Times New Roman" w:eastAsia="Times New Roman" w:hAnsi="Times New Roman" w:cs="Times New Roman"/>
            <w:sz w:val="24"/>
            <w:szCs w:val="24"/>
            <w:vertAlign w:val="subscript"/>
            <w:rPrChange w:id="400" w:author="Yoonsu Cho" w:date="2019-07-24T15:38:00Z">
              <w:rPr>
                <w:rFonts w:ascii="Times New Roman" w:eastAsia="Times New Roman"/>
                <w:sz w:val="24"/>
                <w:szCs w:val="24"/>
              </w:rPr>
            </w:rPrChange>
          </w:rPr>
          <w:t>1</w:t>
        </w:r>
        <w:r w:rsidRPr="0077014F">
          <w:rPr>
            <w:rFonts w:ascii="Times New Roman" w:eastAsia="Times New Roman" w:hAnsi="Times New Roman" w:cs="Times New Roman"/>
            <w:sz w:val="24"/>
            <w:szCs w:val="24"/>
            <w:rPrChange w:id="401" w:author="Yoonsu Cho" w:date="2019-07-23T20:09:00Z">
              <w:rPr>
                <w:rFonts w:ascii="Times New Roman" w:eastAsia="Times New Roman"/>
                <w:sz w:val="24"/>
                <w:szCs w:val="24"/>
              </w:rPr>
            </w:rPrChange>
          </w:rPr>
          <w:t xml:space="preserve"> and X</w:t>
        </w:r>
        <w:r w:rsidRPr="00E80D2B">
          <w:rPr>
            <w:rFonts w:ascii="Times New Roman" w:eastAsia="Times New Roman" w:hAnsi="Times New Roman" w:cs="Times New Roman"/>
            <w:sz w:val="24"/>
            <w:szCs w:val="24"/>
            <w:vertAlign w:val="subscript"/>
            <w:rPrChange w:id="402" w:author="Yoonsu Cho" w:date="2019-07-24T15:39:00Z">
              <w:rPr>
                <w:rFonts w:ascii="Times New Roman" w:eastAsia="Times New Roman"/>
                <w:sz w:val="24"/>
                <w:szCs w:val="24"/>
              </w:rPr>
            </w:rPrChange>
          </w:rPr>
          <w:t>2</w:t>
        </w:r>
        <w:r w:rsidRPr="0077014F">
          <w:rPr>
            <w:rFonts w:ascii="Times New Roman" w:eastAsia="Times New Roman" w:hAnsi="Times New Roman" w:cs="Times New Roman"/>
            <w:sz w:val="24"/>
            <w:szCs w:val="24"/>
            <w:rPrChange w:id="403" w:author="Yoonsu Cho" w:date="2019-07-23T20:09:00Z">
              <w:rPr>
                <w:rFonts w:ascii="Times New Roman" w:eastAsia="Times New Roman"/>
                <w:sz w:val="24"/>
                <w:szCs w:val="24"/>
              </w:rPr>
            </w:rPrChange>
          </w:rPr>
          <w:t xml:space="preserve"> have effects on Y (</w:t>
        </w:r>
        <w:r w:rsidRPr="0077014F">
          <w:rPr>
            <w:rFonts w:ascii="Times New Roman" w:eastAsia="Times New Roman" w:hAnsi="Times New Roman" w:cs="Times New Roman"/>
            <w:sz w:val="24"/>
            <w:szCs w:val="24"/>
            <w:rPrChange w:id="404" w:author="Yoonsu Cho" w:date="2019-07-23T20:09:00Z">
              <w:rPr>
                <w:rFonts w:ascii="Times New Roman" w:eastAsia="Times New Roman"/>
                <w:sz w:val="24"/>
                <w:szCs w:val="24"/>
              </w:rPr>
            </w:rPrChange>
          </w:rPr>
          <w:t>β</w:t>
        </w:r>
        <w:r w:rsidRPr="0077014F">
          <w:rPr>
            <w:rFonts w:ascii="Times New Roman" w:eastAsia="Times New Roman" w:hAnsi="Times New Roman" w:cs="Times New Roman"/>
            <w:sz w:val="24"/>
            <w:szCs w:val="24"/>
            <w:rPrChange w:id="405" w:author="Yoonsu Cho" w:date="2019-07-23T20:09:00Z">
              <w:rPr>
                <w:rFonts w:ascii="Times New Roman" w:eastAsia="Times New Roman"/>
                <w:sz w:val="24"/>
                <w:szCs w:val="24"/>
              </w:rPr>
            </w:rPrChange>
          </w:rPr>
          <w:t>=0.0)</w:t>
        </w:r>
      </w:ins>
    </w:p>
    <w:p w14:paraId="5E8A10A8" w14:textId="61B403F5" w:rsidR="002202DE" w:rsidRPr="0077014F" w:rsidRDefault="002202DE">
      <w:pPr>
        <w:spacing w:line="480" w:lineRule="auto"/>
        <w:jc w:val="both"/>
        <w:rPr>
          <w:ins w:id="406" w:author="Yoonsu Cho" w:date="2019-07-23T19:59:00Z"/>
          <w:rFonts w:ascii="Times New Roman" w:eastAsia="Times New Roman"/>
          <w:i/>
          <w:sz w:val="24"/>
          <w:szCs w:val="24"/>
        </w:rPr>
        <w:pPrChange w:id="407" w:author="Yoonsu Cho" w:date="2019-07-23T20:09:00Z">
          <w:pPr>
            <w:jc w:val="both"/>
          </w:pPr>
        </w:pPrChange>
      </w:pPr>
      <w:ins w:id="408" w:author="Yoonsu Cho" w:date="2019-07-23T19:59:00Z">
        <w:r w:rsidRPr="0077014F">
          <w:rPr>
            <w:rFonts w:ascii="Times New Roman" w:eastAsia="Times New Roman"/>
            <w:sz w:val="24"/>
            <w:szCs w:val="24"/>
          </w:rPr>
          <w:t xml:space="preserve">In each scenario, we performed the LASSO regression to evaluate if the LASSO selects the traits in a manner that is determined by which trait is causal, rather than which trait has more instruments. The simulation </w:t>
        </w:r>
      </w:ins>
      <w:ins w:id="409" w:author="Yoonsu Cho" w:date="2019-07-24T10:27:00Z">
        <w:r w:rsidR="00C57AA1">
          <w:rPr>
            <w:rFonts w:ascii="Times New Roman" w:eastAsia="Times New Roman"/>
            <w:sz w:val="24"/>
            <w:szCs w:val="24"/>
          </w:rPr>
          <w:t>used 10</w:t>
        </w:r>
        <w:r w:rsidR="003064A3">
          <w:rPr>
            <w:rFonts w:ascii="Times New Roman" w:eastAsia="Times New Roman"/>
            <w:sz w:val="24"/>
            <w:szCs w:val="24"/>
          </w:rPr>
          <w:t xml:space="preserve">,000 individuals and </w:t>
        </w:r>
      </w:ins>
      <w:ins w:id="410" w:author="Yoonsu Cho" w:date="2019-07-23T19:59:00Z">
        <w:r w:rsidRPr="0077014F">
          <w:rPr>
            <w:rFonts w:ascii="Times New Roman" w:eastAsia="Times New Roman"/>
            <w:sz w:val="24"/>
            <w:szCs w:val="24"/>
          </w:rPr>
          <w:t>was replicated 1</w:t>
        </w:r>
      </w:ins>
      <w:ins w:id="411" w:author="Yoonsu Cho" w:date="2019-07-24T15:39:00Z">
        <w:r w:rsidR="00E80D2B">
          <w:rPr>
            <w:rFonts w:ascii="Times New Roman" w:eastAsia="Times New Roman"/>
            <w:sz w:val="24"/>
            <w:szCs w:val="24"/>
          </w:rPr>
          <w:t>,</w:t>
        </w:r>
      </w:ins>
      <w:ins w:id="412" w:author="Yoonsu Cho" w:date="2019-07-23T19:59:00Z">
        <w:r w:rsidRPr="0077014F">
          <w:rPr>
            <w:rFonts w:ascii="Times New Roman" w:eastAsia="Times New Roman"/>
            <w:sz w:val="24"/>
            <w:szCs w:val="24"/>
          </w:rPr>
          <w:t xml:space="preserve">000 times </w:t>
        </w:r>
      </w:ins>
      <w:ins w:id="413" w:author="Yoonsu Cho" w:date="2019-07-24T10:27:00Z">
        <w:r w:rsidR="003064A3">
          <w:rPr>
            <w:rFonts w:ascii="Times New Roman" w:eastAsia="Times New Roman"/>
            <w:sz w:val="24"/>
            <w:szCs w:val="24"/>
          </w:rPr>
          <w:t>for</w:t>
        </w:r>
      </w:ins>
      <w:ins w:id="414" w:author="Yoonsu Cho" w:date="2019-07-23T19:59:00Z">
        <w:r w:rsidRPr="0077014F">
          <w:rPr>
            <w:rFonts w:ascii="Times New Roman" w:eastAsia="Times New Roman"/>
            <w:sz w:val="24"/>
            <w:szCs w:val="24"/>
          </w:rPr>
          <w:t xml:space="preserve"> each scenario. </w:t>
        </w:r>
      </w:ins>
      <w:ins w:id="415" w:author="Yoonsu Cho" w:date="2019-07-24T15:35:00Z">
        <w:r w:rsidR="00A40754">
          <w:rPr>
            <w:rFonts w:ascii="Times New Roman" w:eastAsia="Times New Roman"/>
            <w:sz w:val="24"/>
            <w:szCs w:val="24"/>
          </w:rPr>
          <w:t>T</w:t>
        </w:r>
      </w:ins>
      <w:ins w:id="416" w:author="Yoonsu Cho" w:date="2019-07-24T15:33:00Z">
        <w:r w:rsidR="00511AA8">
          <w:rPr>
            <w:rFonts w:ascii="Times New Roman" w:eastAsia="Times New Roman"/>
            <w:sz w:val="24"/>
            <w:szCs w:val="24"/>
          </w:rPr>
          <w:t>he probab</w:t>
        </w:r>
      </w:ins>
      <w:ins w:id="417" w:author="Yoonsu Cho" w:date="2019-07-24T15:34:00Z">
        <w:r w:rsidR="00E13EE2">
          <w:rPr>
            <w:rFonts w:ascii="Times New Roman" w:eastAsia="Times New Roman"/>
            <w:sz w:val="24"/>
            <w:szCs w:val="24"/>
          </w:rPr>
          <w:t xml:space="preserve">ility of </w:t>
        </w:r>
      </w:ins>
      <w:ins w:id="418" w:author="Yoonsu Cho" w:date="2019-07-24T15:36:00Z">
        <w:r w:rsidR="00A40754">
          <w:rPr>
            <w:rFonts w:ascii="Times New Roman" w:eastAsia="Times New Roman"/>
            <w:sz w:val="24"/>
            <w:szCs w:val="24"/>
          </w:rPr>
          <w:t>how often</w:t>
        </w:r>
      </w:ins>
      <w:ins w:id="419" w:author="Yoonsu Cho" w:date="2019-07-24T15:34:00Z">
        <w:r w:rsidR="00E13EE2">
          <w:rPr>
            <w:rFonts w:ascii="Times New Roman" w:eastAsia="Times New Roman"/>
            <w:sz w:val="24"/>
            <w:szCs w:val="24"/>
          </w:rPr>
          <w:t xml:space="preserve"> </w:t>
        </w:r>
      </w:ins>
      <w:ins w:id="420" w:author="Yoonsu Cho" w:date="2019-07-24T15:37:00Z">
        <w:r w:rsidR="00612662">
          <w:rPr>
            <w:rFonts w:ascii="Times New Roman" w:eastAsia="Times New Roman"/>
            <w:sz w:val="24"/>
            <w:szCs w:val="24"/>
          </w:rPr>
          <w:t xml:space="preserve">the </w:t>
        </w:r>
      </w:ins>
      <w:ins w:id="421" w:author="Yoonsu Cho" w:date="2019-07-24T15:34:00Z">
        <w:r w:rsidR="00E13EE2">
          <w:rPr>
            <w:rFonts w:ascii="Times New Roman" w:eastAsia="Times New Roman"/>
            <w:sz w:val="24"/>
            <w:szCs w:val="24"/>
          </w:rPr>
          <w:t>trait X</w:t>
        </w:r>
        <w:r w:rsidR="00E13EE2" w:rsidRPr="00E80D2B">
          <w:rPr>
            <w:rFonts w:ascii="Times New Roman" w:eastAsia="Times New Roman"/>
            <w:sz w:val="24"/>
            <w:szCs w:val="24"/>
            <w:vertAlign w:val="subscript"/>
            <w:rPrChange w:id="422" w:author="Yoonsu Cho" w:date="2019-07-24T15:39:00Z">
              <w:rPr>
                <w:rFonts w:ascii="Times New Roman" w:eastAsia="Times New Roman"/>
                <w:sz w:val="24"/>
                <w:szCs w:val="24"/>
              </w:rPr>
            </w:rPrChange>
          </w:rPr>
          <w:t>1</w:t>
        </w:r>
        <w:r w:rsidR="00E13EE2">
          <w:rPr>
            <w:rFonts w:ascii="Times New Roman" w:eastAsia="Times New Roman"/>
            <w:sz w:val="24"/>
            <w:szCs w:val="24"/>
          </w:rPr>
          <w:t xml:space="preserve"> and X</w:t>
        </w:r>
        <w:r w:rsidR="00E13EE2" w:rsidRPr="00E80D2B">
          <w:rPr>
            <w:rFonts w:ascii="Times New Roman" w:eastAsia="Times New Roman"/>
            <w:sz w:val="24"/>
            <w:szCs w:val="24"/>
            <w:vertAlign w:val="subscript"/>
            <w:rPrChange w:id="423" w:author="Yoonsu Cho" w:date="2019-07-24T15:39:00Z">
              <w:rPr>
                <w:rFonts w:ascii="Times New Roman" w:eastAsia="Times New Roman"/>
                <w:sz w:val="24"/>
                <w:szCs w:val="24"/>
              </w:rPr>
            </w:rPrChange>
          </w:rPr>
          <w:t>2</w:t>
        </w:r>
      </w:ins>
      <w:ins w:id="424" w:author="Yoonsu Cho" w:date="2019-07-24T15:37:00Z">
        <w:r w:rsidR="00612662">
          <w:rPr>
            <w:rFonts w:ascii="Times New Roman" w:eastAsia="Times New Roman"/>
            <w:sz w:val="24"/>
            <w:szCs w:val="24"/>
          </w:rPr>
          <w:t xml:space="preserve"> are</w:t>
        </w:r>
      </w:ins>
      <w:ins w:id="425" w:author="Yoonsu Cho" w:date="2019-07-24T15:34:00Z">
        <w:r w:rsidR="00E13EE2">
          <w:rPr>
            <w:rFonts w:ascii="Times New Roman" w:eastAsia="Times New Roman"/>
            <w:sz w:val="24"/>
            <w:szCs w:val="24"/>
          </w:rPr>
          <w:t xml:space="preserve"> selected</w:t>
        </w:r>
        <w:r w:rsidR="00523FA2">
          <w:rPr>
            <w:rFonts w:ascii="Times New Roman" w:eastAsia="Times New Roman"/>
            <w:sz w:val="24"/>
            <w:szCs w:val="24"/>
          </w:rPr>
          <w:t xml:space="preserve"> by LASSO </w:t>
        </w:r>
      </w:ins>
      <w:ins w:id="426" w:author="Yoonsu Cho" w:date="2019-07-24T15:35:00Z">
        <w:r w:rsidR="00523FA2">
          <w:rPr>
            <w:rFonts w:ascii="Times New Roman" w:eastAsia="Times New Roman"/>
            <w:sz w:val="24"/>
            <w:szCs w:val="24"/>
          </w:rPr>
          <w:t xml:space="preserve">were </w:t>
        </w:r>
      </w:ins>
      <w:ins w:id="427" w:author="Yoonsu Cho" w:date="2019-07-24T15:36:00Z">
        <w:r w:rsidR="00290A8A">
          <w:rPr>
            <w:rFonts w:ascii="Times New Roman" w:eastAsia="Times New Roman"/>
            <w:sz w:val="24"/>
            <w:szCs w:val="24"/>
          </w:rPr>
          <w:t>calculated</w:t>
        </w:r>
      </w:ins>
      <w:ins w:id="428" w:author="Yoonsu Cho" w:date="2019-07-24T15:35:00Z">
        <w:r w:rsidR="006F3BB8">
          <w:rPr>
            <w:rFonts w:ascii="Times New Roman" w:eastAsia="Times New Roman"/>
            <w:sz w:val="24"/>
            <w:szCs w:val="24"/>
          </w:rPr>
          <w:t>.</w:t>
        </w:r>
      </w:ins>
    </w:p>
    <w:p w14:paraId="55685796" w14:textId="77777777" w:rsidR="002202DE" w:rsidRPr="002202DE" w:rsidRDefault="002202DE">
      <w:pPr>
        <w:rPr>
          <w:ins w:id="429" w:author="Gibran Hemani" w:date="2019-07-10T23:06:00Z"/>
          <w:rPrChange w:id="430" w:author="Yoonsu Cho" w:date="2019-07-23T19:59:00Z">
            <w:rPr>
              <w:ins w:id="431" w:author="Gibran Hemani" w:date="2019-07-10T23:06:00Z"/>
              <w:rFonts w:ascii="Times New Roman" w:hAnsi="Times New Roman" w:cs="Times New Roman"/>
              <w:sz w:val="24"/>
              <w:szCs w:val="24"/>
            </w:rPr>
          </w:rPrChange>
        </w:rPr>
        <w:pPrChange w:id="432" w:author="Yoonsu Cho" w:date="2019-07-23T19:59:00Z">
          <w:pPr>
            <w:pStyle w:val="Heading3"/>
            <w:spacing w:line="480" w:lineRule="auto"/>
          </w:pPr>
        </w:pPrChange>
      </w:pPr>
    </w:p>
    <w:p w14:paraId="70CBD931" w14:textId="39227F4A"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Empirical analyses</w:t>
      </w:r>
    </w:p>
    <w:p w14:paraId="5758218A" w14:textId="053A030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we chose two robust findings and two controversial findings that are potentially biased due to pleiotropy: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systolic blood pressure (SBP) and coronary heart disease (CHD); ii) urate and CHD;</w:t>
      </w:r>
      <w:r w:rsidRPr="00454C7F" w:rsidDel="00994655">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iii) sleep duration and schizophrenia; and iv) education level (years of schooling) and body mass index (BMI). Those examples were chosen based on previous findings </w:t>
      </w:r>
      <w:r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NSwgMjYsIDI3LCAyODwvc3R5bGU+PC9EaXNwbGF5VGV4dD48cmVjb3JkPjxyZWMtbnVtYmVyPjE8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25, 26, 27, 28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to illustrate how pleiotropic variants can be used to identify other pathways and adjusted to estimate the causal effect of the original exposure on the outcome independent of pleiotropic bias. </w:t>
      </w:r>
    </w:p>
    <w:p w14:paraId="6B0B84F8" w14:textId="6B6CE065"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 S1). Selected SNPs were harmonised for the analysis, excluding palindromic SNPs and pruning for linkage disequilibrium (r</w:t>
      </w:r>
      <w:r w:rsidRPr="00454C7F">
        <w:rPr>
          <w:rFonts w:ascii="Times New Roman" w:eastAsia="Calibri" w:hAnsi="Times New Roman" w:cs="Times New Roman"/>
          <w:sz w:val="24"/>
          <w:szCs w:val="24"/>
          <w:vertAlign w:val="superscript"/>
        </w:rPr>
        <w:t>2</w:t>
      </w:r>
      <w:r w:rsidRPr="00454C7F">
        <w:rPr>
          <w:rFonts w:ascii="Times New Roman" w:eastAsia="Calibri" w:hAnsi="Times New Roman" w:cs="Times New Roman"/>
          <w:sz w:val="24"/>
          <w:szCs w:val="24"/>
        </w:rPr>
        <w:t xml:space="preserve"> &lt;0.001). We primarily used the two-sample MR IVW method to obtain causal estimates between exposures and outcomes allowing each SNP to have different mean effect (random effects model). A number of sensitivity analyses were applied to evaluate the consistency of causal effect estimates under different models of pleiotropy amongst the SNPs, including the MR-Egger</w: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 </w:instrText>
      </w:r>
      <w:r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Pr="00454C7F">
        <w:rPr>
          <w:rFonts w:ascii="Times New Roman" w:eastAsia="Calibri" w:hAnsi="Times New Roman" w:cs="Times New Roman"/>
          <w:sz w:val="24"/>
          <w:szCs w:val="24"/>
        </w:rPr>
        <w:instrText xml:space="preserve"> ADDIN EN.CITE.DATA </w:instrText>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weighted mode approaches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LCA4PC9zdHlsZT48L0Rpc3BsYXlUZXh0PjxyZWNvcmQ+PHJlYy1udW1iZXI+MjM8L3JlYy1udW1i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3F91621"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 (P &lt; 0.05 / the number of SNPs). We searched the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xml:space="preserve">). We then performed multivariable MR analysis to test which candidate trait can explain the heterogeneity in the original exposure-outcome association.  To perform multivariable MR, more SNPs </w:t>
      </w:r>
      <w:r>
        <w:rPr>
          <w:rFonts w:ascii="Times New Roman" w:eastAsia="Calibri" w:hAnsi="Times New Roman" w:cs="Times New Roman"/>
          <w:sz w:val="24"/>
          <w:szCs w:val="24"/>
        </w:rPr>
        <w:t xml:space="preserve">that </w:t>
      </w:r>
      <w:r w:rsidRPr="00454C7F">
        <w:rPr>
          <w:rFonts w:ascii="Times New Roman" w:eastAsia="Calibri" w:hAnsi="Times New Roman" w:cs="Times New Roman"/>
          <w:sz w:val="24"/>
          <w:szCs w:val="24"/>
        </w:rPr>
        <w:t>instrument the candidate traits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were introduced into the analysis.</w:t>
      </w:r>
    </w:p>
    <w:p w14:paraId="75D2C986"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Subsequently we re-estimated the association of the original exposure and the original outcome using different sets of instruments: a) all SNPs (corresponding to the raw method in our simulation), b) outliers adjusted c) all outlier removed, c) candidate outliers removed.</w:t>
      </w:r>
    </w:p>
    <w:p w14:paraId="328A1C35" w14:textId="7777777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All analyses were conducted with the </w:t>
      </w:r>
      <w:proofErr w:type="spellStart"/>
      <w:r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hyperlink r:id="rId88">
        <w:r w:rsidRPr="00454C7F">
          <w:rPr>
            <w:rFonts w:ascii="Times New Roman" w:eastAsia="Calibri" w:hAnsi="Times New Roman" w:cs="Times New Roman"/>
            <w:color w:val="1155CC"/>
            <w:sz w:val="24"/>
            <w:szCs w:val="24"/>
            <w:u w:val="single"/>
          </w:rPr>
          <w:t>https://github.com/MRCIEU/TwoSampleMR</w:t>
        </w:r>
      </w:hyperlink>
      <w:r w:rsidRPr="00454C7F">
        <w:rPr>
          <w:rFonts w:ascii="Times New Roman" w:eastAsia="Calibri" w:hAnsi="Times New Roman" w:cs="Times New Roman"/>
          <w:sz w:val="24"/>
          <w:szCs w:val="24"/>
        </w:rPr>
        <w:t>) and the MR-TRYX package (https://github.com/explodecomputer/tryx)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p>
    <w:p w14:paraId="7768E0E9"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D894BAD" w14:textId="77777777" w:rsidR="000C0344" w:rsidRPr="00454C7F" w:rsidRDefault="000C0344" w:rsidP="000C0344">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Results</w:t>
      </w:r>
    </w:p>
    <w:p w14:paraId="6728D73B"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Simulations</w:t>
      </w:r>
    </w:p>
    <w:p w14:paraId="24D5D2CB" w14:textId="679B5811" w:rsidR="000C0344" w:rsidRDefault="000C0344" w:rsidP="000C03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performed a wide range of simulations (Figure 2) to evaluate how a variety of methods designed to deal with pleiotropy fare under a set of different scenarios that violate the exclusion restriction principle. Perhaps the most striking result from these simulations is that no method is always reliable, and several methods are </w:t>
      </w:r>
      <w:del w:id="433" w:author="Yoonsu Cho" w:date="2019-07-23T20:11:00Z">
        <w:r w:rsidDel="004009CF">
          <w:rPr>
            <w:rFonts w:ascii="Times New Roman" w:hAnsi="Times New Roman" w:cs="Times New Roman"/>
            <w:sz w:val="24"/>
            <w:szCs w:val="24"/>
          </w:rPr>
          <w:delText xml:space="preserve">have </w:delText>
        </w:r>
      </w:del>
      <w:r>
        <w:rPr>
          <w:rFonts w:ascii="Times New Roman" w:hAnsi="Times New Roman" w:cs="Times New Roman"/>
          <w:sz w:val="24"/>
          <w:szCs w:val="24"/>
        </w:rPr>
        <w:t xml:space="preserve">similar over reliability whilst performing very differently from each other between specific scenarios. Across 47 simulation scenarios, adjusting for detected outliers using the MR-TRYX framework had the highest average </w:t>
      </w:r>
      <w:commentRangeStart w:id="434"/>
      <w:r>
        <w:rPr>
          <w:rFonts w:ascii="Times New Roman" w:hAnsi="Times New Roman" w:cs="Times New Roman"/>
          <w:sz w:val="24"/>
          <w:szCs w:val="24"/>
        </w:rPr>
        <w:t>rank</w:t>
      </w:r>
      <w:commentRangeEnd w:id="434"/>
      <w:r w:rsidR="00D6670A">
        <w:rPr>
          <w:rStyle w:val="CommentReference"/>
        </w:rPr>
        <w:commentReference w:id="434"/>
      </w:r>
      <w:r>
        <w:rPr>
          <w:rFonts w:ascii="Times New Roman" w:hAnsi="Times New Roman" w:cs="Times New Roman"/>
          <w:sz w:val="24"/>
          <w:szCs w:val="24"/>
        </w:rPr>
        <w:t>, and simply performing IVW random effects was most often the best performing method, whereas removing detected outliers had the lowest average rank. We found that as the proportion of instruments exhibiting pleiotropic effects increased, all methods typically worsened in their performance though there were notable examples in which increasingly widespread pleiotropy doesn’t have an adverse effect. For example</w:t>
      </w:r>
      <w:ins w:id="435" w:author="Yoonsu Cho" w:date="2019-07-23T20:10:00Z">
        <w:r w:rsidR="005C0BE4">
          <w:rPr>
            <w:rFonts w:ascii="Times New Roman" w:hAnsi="Times New Roman" w:cs="Times New Roman"/>
            <w:sz w:val="24"/>
            <w:szCs w:val="24"/>
          </w:rPr>
          <w:t>,</w:t>
        </w:r>
      </w:ins>
      <w:r>
        <w:rPr>
          <w:rFonts w:ascii="Times New Roman" w:hAnsi="Times New Roman" w:cs="Times New Roman"/>
          <w:sz w:val="24"/>
          <w:szCs w:val="24"/>
        </w:rPr>
        <w:t xml:space="preserve"> widespread balanced horizontal pleiotropy or mediated pleiotropy does not have a drastic adverse influence on IVW, and MVMR and outlier adjustment is relatively impervious to confounding pleiotropy.</w:t>
      </w:r>
    </w:p>
    <w:p w14:paraId="3A047FDA" w14:textId="77777777" w:rsidR="000C0344" w:rsidRDefault="000C0344" w:rsidP="000C0344">
      <w:pPr>
        <w:spacing w:line="480" w:lineRule="auto"/>
        <w:jc w:val="both"/>
        <w:rPr>
          <w:rFonts w:ascii="Times New Roman" w:hAnsi="Times New Roman" w:cs="Times New Roman"/>
          <w:sz w:val="24"/>
          <w:szCs w:val="24"/>
        </w:rPr>
      </w:pPr>
    </w:p>
    <w:p w14:paraId="59A99A52" w14:textId="641A57FA" w:rsidR="000C0344" w:rsidRPr="006B2F79" w:rsidRDefault="000C0344" w:rsidP="000C0344">
      <w:pPr>
        <w:spacing w:line="480" w:lineRule="auto"/>
        <w:jc w:val="both"/>
        <w:rPr>
          <w:rFonts w:ascii="Times New Roman" w:hAnsi="Times New Roman" w:cs="Times New Roman"/>
          <w:sz w:val="24"/>
          <w:szCs w:val="24"/>
        </w:rPr>
      </w:pPr>
      <w:r w:rsidRPr="006B2F79">
        <w:rPr>
          <w:rFonts w:ascii="Times New Roman" w:hAnsi="Times New Roman" w:cs="Times New Roman"/>
          <w:sz w:val="24"/>
          <w:szCs w:val="24"/>
        </w:rPr>
        <w:lastRenderedPageBreak/>
        <w:t xml:space="preserve">It is an obvious conceptual disadvantage in these simulations for some methods (e.g. IVW and outlier removal) that use only the exposure and outcome data, against MVMR and MR-TRYX which draw on information from other sources. However, we note that the MR-TRYX adjustment approach depends on detecting candidate traits that explain the pleiotropic effect and if the relevant candidate traits are not available, there is no adjustment and the method becomes identical to random effects IVW which generally performs better than outlier removal. We also note that if we use association with candidate traits to determine </w:t>
      </w:r>
      <w:proofErr w:type="gramStart"/>
      <w:r w:rsidRPr="006B2F79">
        <w:rPr>
          <w:rFonts w:ascii="Times New Roman" w:hAnsi="Times New Roman" w:cs="Times New Roman"/>
          <w:sz w:val="24"/>
          <w:szCs w:val="24"/>
        </w:rPr>
        <w:t>whether or not</w:t>
      </w:r>
      <w:proofErr w:type="gramEnd"/>
      <w:r w:rsidRPr="006B2F79">
        <w:rPr>
          <w:rFonts w:ascii="Times New Roman" w:hAnsi="Times New Roman" w:cs="Times New Roman"/>
          <w:sz w:val="24"/>
          <w:szCs w:val="24"/>
        </w:rPr>
        <w:t xml:space="preserve"> to remove an outlier then improve</w:t>
      </w:r>
      <w:r>
        <w:rPr>
          <w:rFonts w:ascii="Times New Roman" w:hAnsi="Times New Roman" w:cs="Times New Roman"/>
          <w:sz w:val="24"/>
          <w:szCs w:val="24"/>
        </w:rPr>
        <w:t>ments can be made</w:t>
      </w:r>
      <w:r w:rsidRPr="006B2F79">
        <w:rPr>
          <w:rFonts w:ascii="Times New Roman" w:hAnsi="Times New Roman" w:cs="Times New Roman"/>
          <w:sz w:val="24"/>
          <w:szCs w:val="24"/>
        </w:rPr>
        <w:t xml:space="preserve"> over simple outlier removal. </w:t>
      </w:r>
      <w:r>
        <w:rPr>
          <w:rFonts w:ascii="Times New Roman" w:hAnsi="Times New Roman" w:cs="Times New Roman"/>
          <w:sz w:val="24"/>
          <w:szCs w:val="24"/>
        </w:rPr>
        <w:t xml:space="preserve">What we observe here </w:t>
      </w:r>
      <w:r w:rsidRPr="006B2F79">
        <w:rPr>
          <w:rFonts w:ascii="Times New Roman" w:hAnsi="Times New Roman" w:cs="Times New Roman"/>
          <w:sz w:val="24"/>
          <w:szCs w:val="24"/>
        </w:rPr>
        <w:t xml:space="preserve">is intuitive because the potential drawback of outlier removal is that the outliers could be the only valid instruments, or false discovery rates increase due to </w:t>
      </w:r>
      <w:commentRangeStart w:id="436"/>
      <w:r w:rsidRPr="006B2F79">
        <w:rPr>
          <w:rFonts w:ascii="Times New Roman" w:hAnsi="Times New Roman" w:cs="Times New Roman"/>
          <w:sz w:val="24"/>
          <w:szCs w:val="24"/>
        </w:rPr>
        <w:t xml:space="preserve">overly precise confidence intervals. </w:t>
      </w:r>
      <w:commentRangeEnd w:id="436"/>
      <w:r w:rsidR="007823A2">
        <w:rPr>
          <w:rStyle w:val="CommentReference"/>
        </w:rPr>
        <w:commentReference w:id="436"/>
      </w:r>
      <w:r w:rsidRPr="006B2F79">
        <w:rPr>
          <w:rFonts w:ascii="Times New Roman" w:hAnsi="Times New Roman" w:cs="Times New Roman"/>
          <w:sz w:val="24"/>
          <w:szCs w:val="24"/>
        </w:rPr>
        <w:t>Thus</w:t>
      </w:r>
      <w:ins w:id="437" w:author="Yoonsu Cho" w:date="2019-07-24T15:46:00Z">
        <w:r w:rsidR="00760A8F">
          <w:rPr>
            <w:rFonts w:ascii="Times New Roman" w:hAnsi="Times New Roman" w:cs="Times New Roman"/>
            <w:sz w:val="24"/>
            <w:szCs w:val="24"/>
          </w:rPr>
          <w:t>,</w:t>
        </w:r>
      </w:ins>
      <w:r w:rsidRPr="006B2F79">
        <w:rPr>
          <w:rFonts w:ascii="Times New Roman" w:hAnsi="Times New Roman" w:cs="Times New Roman"/>
          <w:sz w:val="24"/>
          <w:szCs w:val="24"/>
        </w:rPr>
        <w:t xml:space="preserve"> adding an extra barrier to the removal of outliers can mitigate these problems.</w:t>
      </w:r>
    </w:p>
    <w:p w14:paraId="5A922A9B" w14:textId="77777777" w:rsidR="000C0344" w:rsidRPr="006B2F79" w:rsidRDefault="000C0344" w:rsidP="000C0344">
      <w:pPr>
        <w:spacing w:line="480" w:lineRule="auto"/>
        <w:jc w:val="both"/>
        <w:rPr>
          <w:rFonts w:ascii="Times New Roman" w:hAnsi="Times New Roman" w:cs="Times New Roman"/>
          <w:sz w:val="24"/>
          <w:szCs w:val="24"/>
        </w:rPr>
      </w:pPr>
    </w:p>
    <w:p w14:paraId="34796EF3" w14:textId="1C4063EB" w:rsidR="000C0344" w:rsidRDefault="000C0344" w:rsidP="000C0344">
      <w:pPr>
        <w:spacing w:line="480" w:lineRule="auto"/>
        <w:jc w:val="both"/>
        <w:rPr>
          <w:ins w:id="438" w:author="Yoonsu Cho" w:date="2019-07-23T20:14:00Z"/>
          <w:rFonts w:ascii="Times New Roman" w:hAnsi="Times New Roman" w:cs="Times New Roman"/>
          <w:sz w:val="24"/>
          <w:szCs w:val="24"/>
        </w:rPr>
      </w:pPr>
      <w:r w:rsidRPr="006B2F79">
        <w:rPr>
          <w:rFonts w:ascii="Times New Roman" w:hAnsi="Times New Roman" w:cs="Times New Roman"/>
          <w:sz w:val="24"/>
          <w:szCs w:val="24"/>
        </w:rPr>
        <w:t xml:space="preserve">Multivariable MR performs generally well except in the case when the candidate trait is a mediator of the </w:t>
      </w:r>
      <w:r w:rsidRPr="00091E03">
        <w:rPr>
          <w:rFonts w:ascii="Times New Roman" w:hAnsi="Times New Roman" w:cs="Times New Roman"/>
          <w:sz w:val="24"/>
          <w:szCs w:val="24"/>
        </w:rPr>
        <w:t xml:space="preserve">x-y </w:t>
      </w:r>
      <w:r w:rsidRPr="006B2F79">
        <w:rPr>
          <w:rFonts w:ascii="Times New Roman" w:hAnsi="Times New Roman" w:cs="Times New Roman"/>
          <w:sz w:val="24"/>
          <w:szCs w:val="24"/>
        </w:rPr>
        <w:t>association, in which case it performs extremely poorly because it adjusts for the entir</w:t>
      </w:r>
      <w:r>
        <w:rPr>
          <w:rFonts w:ascii="Times New Roman" w:hAnsi="Times New Roman" w:cs="Times New Roman"/>
          <w:sz w:val="24"/>
          <w:szCs w:val="24"/>
        </w:rPr>
        <w:t>e</w:t>
      </w:r>
      <w:r w:rsidRPr="006B2F79">
        <w:rPr>
          <w:rFonts w:ascii="Times New Roman" w:hAnsi="Times New Roman" w:cs="Times New Roman"/>
          <w:sz w:val="24"/>
          <w:szCs w:val="24"/>
        </w:rPr>
        <w:t xml:space="preserve">ty </w:t>
      </w:r>
      <w:r w:rsidRPr="00091E03">
        <w:rPr>
          <w:rFonts w:ascii="Times New Roman" w:hAnsi="Times New Roman" w:cs="Times New Roman"/>
          <w:sz w:val="24"/>
          <w:szCs w:val="24"/>
        </w:rPr>
        <w:t>of x's signal on y.</w:t>
      </w:r>
      <w:r w:rsidRPr="006B2F79">
        <w:rPr>
          <w:rFonts w:ascii="Times New Roman" w:hAnsi="Times New Roman" w:cs="Times New Roman"/>
          <w:sz w:val="24"/>
          <w:szCs w:val="24"/>
        </w:rPr>
        <w:t xml:space="preserve"> This result is indistinguishable from an alternative model in which </w:t>
      </w:r>
      <w:r w:rsidRPr="00091E03">
        <w:rPr>
          <w:rFonts w:ascii="Times New Roman" w:hAnsi="Times New Roman" w:cs="Times New Roman"/>
          <w:sz w:val="24"/>
          <w:szCs w:val="24"/>
        </w:rPr>
        <w:t>x's</w:t>
      </w:r>
      <w:r w:rsidRPr="006B2F79">
        <w:rPr>
          <w:rFonts w:ascii="Times New Roman" w:hAnsi="Times New Roman" w:cs="Times New Roman"/>
          <w:sz w:val="24"/>
          <w:szCs w:val="24"/>
        </w:rPr>
        <w:t xml:space="preserve"> effect being nullified due to its univariate effect being driven by </w:t>
      </w:r>
      <w:commentRangeStart w:id="439"/>
      <w:r w:rsidRPr="006B2F79">
        <w:rPr>
          <w:rFonts w:ascii="Times New Roman" w:hAnsi="Times New Roman" w:cs="Times New Roman"/>
          <w:sz w:val="24"/>
          <w:szCs w:val="24"/>
        </w:rPr>
        <w:t>pleiotropy</w:t>
      </w:r>
      <w:commentRangeEnd w:id="439"/>
      <w:r>
        <w:rPr>
          <w:rStyle w:val="CommentReference"/>
        </w:rPr>
        <w:commentReference w:id="439"/>
      </w:r>
      <w:r w:rsidR="0045593D">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45593D">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29</w:t>
      </w:r>
      <w:r w:rsidR="0045593D">
        <w:rPr>
          <w:rFonts w:ascii="Times New Roman" w:hAnsi="Times New Roman" w:cs="Times New Roman"/>
          <w:sz w:val="24"/>
          <w:szCs w:val="24"/>
        </w:rPr>
        <w:fldChar w:fldCharType="end"/>
      </w:r>
      <w:r w:rsidRPr="006B2F79">
        <w:rPr>
          <w:rFonts w:ascii="Times New Roman" w:hAnsi="Times New Roman" w:cs="Times New Roman"/>
          <w:sz w:val="24"/>
          <w:szCs w:val="24"/>
        </w:rPr>
        <w:t xml:space="preserve">. Adjusting for outliers escapes this problem to some extent because it only adjusts some proportion of the instruments for x that are most likely to be pleiotropic, allowing any true x-y association to persist due to the unadjusted variants. </w:t>
      </w:r>
    </w:p>
    <w:p w14:paraId="66F2DD40" w14:textId="4697ADF5" w:rsidR="00F55CE3" w:rsidRDefault="00F55CE3" w:rsidP="000C0344">
      <w:pPr>
        <w:spacing w:line="480" w:lineRule="auto"/>
        <w:jc w:val="both"/>
        <w:rPr>
          <w:ins w:id="440" w:author="Yoonsu Cho" w:date="2019-07-23T20:14:00Z"/>
          <w:rFonts w:ascii="Times New Roman" w:hAnsi="Times New Roman" w:cs="Times New Roman"/>
          <w:sz w:val="24"/>
          <w:szCs w:val="24"/>
        </w:rPr>
      </w:pPr>
    </w:p>
    <w:p w14:paraId="6D086FD9" w14:textId="4250D59E" w:rsidR="008C23D9" w:rsidRPr="00454D50" w:rsidRDefault="008C23D9" w:rsidP="00454D50">
      <w:pPr>
        <w:pStyle w:val="Heading3"/>
        <w:spacing w:line="480" w:lineRule="auto"/>
        <w:jc w:val="both"/>
        <w:rPr>
          <w:ins w:id="441" w:author="Yoonsu Cho" w:date="2019-07-23T20:22:00Z"/>
          <w:rFonts w:ascii="Times New Roman" w:hAnsi="Times New Roman" w:cs="Times New Roman"/>
          <w:b/>
          <w:bCs/>
          <w:sz w:val="24"/>
          <w:szCs w:val="24"/>
        </w:rPr>
      </w:pPr>
      <w:ins w:id="442" w:author="Yoonsu Cho" w:date="2019-07-23T20:21:00Z">
        <w:r w:rsidRPr="00454D50">
          <w:rPr>
            <w:rFonts w:ascii="Times New Roman" w:hAnsi="Times New Roman" w:cs="Times New Roman"/>
            <w:b/>
            <w:bCs/>
            <w:sz w:val="24"/>
            <w:szCs w:val="24"/>
          </w:rPr>
          <w:t>Simulations evaluating LASSO-based MVMR</w:t>
        </w:r>
      </w:ins>
    </w:p>
    <w:p w14:paraId="763AF9A7" w14:textId="023278F8" w:rsidR="002C1598" w:rsidRPr="00454D50" w:rsidRDefault="002C1598">
      <w:pPr>
        <w:spacing w:line="480" w:lineRule="auto"/>
        <w:jc w:val="both"/>
        <w:rPr>
          <w:ins w:id="443" w:author="Yoonsu Cho" w:date="2019-07-23T20:22:00Z"/>
          <w:rFonts w:ascii="Times New Roman" w:eastAsia="Times New Roman" w:hAnsi="Times New Roman" w:cs="Times New Roman"/>
          <w:sz w:val="24"/>
          <w:szCs w:val="24"/>
          <w:rPrChange w:id="444" w:author="Yoonsu Cho" w:date="2019-07-23T20:24:00Z">
            <w:rPr>
              <w:ins w:id="445" w:author="Yoonsu Cho" w:date="2019-07-23T20:22:00Z"/>
              <w:rFonts w:ascii="Times New Roman" w:eastAsia="Times New Roman"/>
              <w:sz w:val="24"/>
              <w:szCs w:val="24"/>
            </w:rPr>
          </w:rPrChange>
        </w:rPr>
        <w:pPrChange w:id="446" w:author="Yoonsu Cho" w:date="2019-07-24T14:08:00Z">
          <w:pPr>
            <w:jc w:val="both"/>
          </w:pPr>
        </w:pPrChange>
      </w:pPr>
      <w:ins w:id="447" w:author="Yoonsu Cho" w:date="2019-07-23T20:22:00Z">
        <w:r w:rsidRPr="00454D50">
          <w:rPr>
            <w:rFonts w:ascii="Times New Roman" w:eastAsia="Times New Roman" w:hAnsi="Times New Roman" w:cs="Times New Roman"/>
            <w:sz w:val="24"/>
            <w:szCs w:val="24"/>
            <w:rPrChange w:id="448" w:author="Yoonsu Cho" w:date="2019-07-23T20:24:00Z">
              <w:rPr>
                <w:rFonts w:ascii="Times New Roman" w:eastAsia="Times New Roman"/>
                <w:sz w:val="24"/>
                <w:szCs w:val="24"/>
              </w:rPr>
            </w:rPrChange>
          </w:rPr>
          <w:t>The results showed that the LASSO successfully removed redundant traits. Among 6 traits (1 original trait and 5 proxies)</w:t>
        </w:r>
      </w:ins>
      <w:ins w:id="449" w:author="Yoonsu Cho" w:date="2019-07-24T13:23:00Z">
        <w:r w:rsidR="007844F7">
          <w:rPr>
            <w:rFonts w:ascii="Times New Roman" w:eastAsia="Times New Roman" w:hAnsi="Times New Roman" w:cs="Times New Roman"/>
            <w:sz w:val="24"/>
            <w:szCs w:val="24"/>
          </w:rPr>
          <w:t xml:space="preserve"> for each exposure</w:t>
        </w:r>
      </w:ins>
      <w:ins w:id="450" w:author="Yoonsu Cho" w:date="2019-07-23T20:22:00Z">
        <w:r w:rsidRPr="00454D50">
          <w:rPr>
            <w:rFonts w:ascii="Times New Roman" w:eastAsia="Times New Roman" w:hAnsi="Times New Roman" w:cs="Times New Roman"/>
            <w:sz w:val="24"/>
            <w:szCs w:val="24"/>
            <w:rPrChange w:id="451" w:author="Yoonsu Cho" w:date="2019-07-23T20:24:00Z">
              <w:rPr>
                <w:rFonts w:ascii="Times New Roman" w:eastAsia="Times New Roman"/>
                <w:sz w:val="24"/>
                <w:szCs w:val="24"/>
              </w:rPr>
            </w:rPrChange>
          </w:rPr>
          <w:t xml:space="preserve">, LASSO selected two traits on average (Supplementary Figure S2). </w:t>
        </w:r>
      </w:ins>
      <w:ins w:id="452" w:author="Yoonsu Cho" w:date="2019-07-24T13:24:00Z">
        <w:r w:rsidR="00057414">
          <w:rPr>
            <w:rFonts w:ascii="Times New Roman" w:eastAsia="Times New Roman" w:hAnsi="Times New Roman" w:cs="Times New Roman"/>
            <w:sz w:val="24"/>
            <w:szCs w:val="24"/>
          </w:rPr>
          <w:t>W</w:t>
        </w:r>
      </w:ins>
      <w:ins w:id="453" w:author="Yoonsu Cho" w:date="2019-07-23T20:22:00Z">
        <w:r w:rsidRPr="00454D50">
          <w:rPr>
            <w:rFonts w:ascii="Times New Roman" w:eastAsia="Times New Roman" w:hAnsi="Times New Roman" w:cs="Times New Roman"/>
            <w:sz w:val="24"/>
            <w:szCs w:val="24"/>
            <w:rPrChange w:id="454" w:author="Yoonsu Cho" w:date="2019-07-23T20:24:00Z">
              <w:rPr>
                <w:rFonts w:ascii="Times New Roman" w:eastAsia="Times New Roman"/>
                <w:sz w:val="24"/>
                <w:szCs w:val="24"/>
              </w:rPr>
            </w:rPrChange>
          </w:rPr>
          <w:t xml:space="preserve">e found that the LASSO does not always select the original traits </w:t>
        </w:r>
        <w:r w:rsidRPr="00454D50">
          <w:rPr>
            <w:rFonts w:ascii="Times New Roman" w:eastAsia="Times New Roman" w:hAnsi="Times New Roman" w:cs="Times New Roman"/>
            <w:sz w:val="24"/>
            <w:szCs w:val="24"/>
            <w:rPrChange w:id="455" w:author="Yoonsu Cho" w:date="2019-07-23T20:24:00Z">
              <w:rPr>
                <w:rFonts w:ascii="Times New Roman" w:eastAsia="Times New Roman"/>
                <w:sz w:val="24"/>
                <w:szCs w:val="24"/>
              </w:rPr>
            </w:rPrChange>
          </w:rPr>
          <w:lastRenderedPageBreak/>
          <w:t>X</w:t>
        </w:r>
        <w:r w:rsidRPr="00057414">
          <w:rPr>
            <w:rFonts w:ascii="Times New Roman" w:eastAsia="Times New Roman" w:hAnsi="Times New Roman" w:cs="Times New Roman"/>
            <w:sz w:val="24"/>
            <w:szCs w:val="24"/>
            <w:vertAlign w:val="subscript"/>
            <w:rPrChange w:id="456" w:author="Yoonsu Cho" w:date="2019-07-24T13:24:00Z">
              <w:rPr>
                <w:rFonts w:ascii="Times New Roman" w:eastAsia="Times New Roman"/>
                <w:sz w:val="24"/>
                <w:szCs w:val="24"/>
              </w:rPr>
            </w:rPrChange>
          </w:rPr>
          <w:t>1</w:t>
        </w:r>
        <w:r w:rsidRPr="00454D50">
          <w:rPr>
            <w:rFonts w:ascii="Times New Roman" w:eastAsia="Times New Roman" w:hAnsi="Times New Roman" w:cs="Times New Roman"/>
            <w:sz w:val="24"/>
            <w:szCs w:val="24"/>
            <w:rPrChange w:id="457" w:author="Yoonsu Cho" w:date="2019-07-23T20:24:00Z">
              <w:rPr>
                <w:rFonts w:ascii="Times New Roman" w:eastAsia="Times New Roman"/>
                <w:sz w:val="24"/>
                <w:szCs w:val="24"/>
              </w:rPr>
            </w:rPrChange>
          </w:rPr>
          <w:t xml:space="preserve"> and X</w:t>
        </w:r>
        <w:r w:rsidRPr="00057414">
          <w:rPr>
            <w:rFonts w:ascii="Times New Roman" w:eastAsia="Times New Roman" w:hAnsi="Times New Roman" w:cs="Times New Roman"/>
            <w:sz w:val="24"/>
            <w:szCs w:val="24"/>
            <w:vertAlign w:val="subscript"/>
            <w:rPrChange w:id="458" w:author="Yoonsu Cho" w:date="2019-07-24T13:24:00Z">
              <w:rPr>
                <w:rFonts w:ascii="Times New Roman" w:eastAsia="Times New Roman"/>
                <w:sz w:val="24"/>
                <w:szCs w:val="24"/>
              </w:rPr>
            </w:rPrChange>
          </w:rPr>
          <w:t>2</w:t>
        </w:r>
        <w:r w:rsidRPr="00454D50">
          <w:rPr>
            <w:rFonts w:ascii="Times New Roman" w:eastAsia="Times New Roman" w:hAnsi="Times New Roman" w:cs="Times New Roman"/>
            <w:sz w:val="24"/>
            <w:szCs w:val="24"/>
            <w:rPrChange w:id="459" w:author="Yoonsu Cho" w:date="2019-07-23T20:24:00Z">
              <w:rPr>
                <w:rFonts w:ascii="Times New Roman" w:eastAsia="Times New Roman"/>
                <w:sz w:val="24"/>
                <w:szCs w:val="24"/>
              </w:rPr>
            </w:rPrChange>
          </w:rPr>
          <w:t>. For example, sometimes LASSO selected proxies (e.g. X</w:t>
        </w:r>
        <w:r w:rsidRPr="00057414">
          <w:rPr>
            <w:rFonts w:ascii="Times New Roman" w:eastAsia="Times New Roman" w:hAnsi="Times New Roman" w:cs="Times New Roman"/>
            <w:sz w:val="24"/>
            <w:szCs w:val="24"/>
            <w:vertAlign w:val="subscript"/>
            <w:rPrChange w:id="460" w:author="Yoonsu Cho" w:date="2019-07-24T13:24:00Z">
              <w:rPr>
                <w:rFonts w:ascii="Times New Roman" w:eastAsia="Times New Roman"/>
                <w:sz w:val="24"/>
                <w:szCs w:val="24"/>
              </w:rPr>
            </w:rPrChange>
          </w:rPr>
          <w:t>1b</w:t>
        </w:r>
        <w:r w:rsidRPr="00454D50">
          <w:rPr>
            <w:rFonts w:ascii="Times New Roman" w:eastAsia="Times New Roman" w:hAnsi="Times New Roman" w:cs="Times New Roman"/>
            <w:sz w:val="24"/>
            <w:szCs w:val="24"/>
            <w:rPrChange w:id="461" w:author="Yoonsu Cho" w:date="2019-07-23T20:24:00Z">
              <w:rPr>
                <w:rFonts w:ascii="Times New Roman" w:eastAsia="Times New Roman"/>
                <w:sz w:val="24"/>
                <w:szCs w:val="24"/>
              </w:rPr>
            </w:rPrChange>
          </w:rPr>
          <w:t xml:space="preserve"> and X</w:t>
        </w:r>
        <w:r w:rsidRPr="00057414">
          <w:rPr>
            <w:rFonts w:ascii="Times New Roman" w:eastAsia="Times New Roman" w:hAnsi="Times New Roman" w:cs="Times New Roman"/>
            <w:sz w:val="24"/>
            <w:szCs w:val="24"/>
            <w:vertAlign w:val="subscript"/>
            <w:rPrChange w:id="462" w:author="Yoonsu Cho" w:date="2019-07-24T13:24:00Z">
              <w:rPr>
                <w:rFonts w:ascii="Times New Roman" w:eastAsia="Times New Roman"/>
                <w:sz w:val="24"/>
                <w:szCs w:val="24"/>
              </w:rPr>
            </w:rPrChange>
          </w:rPr>
          <w:t>1c</w:t>
        </w:r>
        <w:r w:rsidRPr="00454D50">
          <w:rPr>
            <w:rFonts w:ascii="Times New Roman" w:eastAsia="Times New Roman" w:hAnsi="Times New Roman" w:cs="Times New Roman"/>
            <w:sz w:val="24"/>
            <w:szCs w:val="24"/>
            <w:rPrChange w:id="463" w:author="Yoonsu Cho" w:date="2019-07-23T20:24:00Z">
              <w:rPr>
                <w:rFonts w:ascii="Times New Roman" w:eastAsia="Times New Roman"/>
                <w:sz w:val="24"/>
                <w:szCs w:val="24"/>
              </w:rPr>
            </w:rPrChange>
          </w:rPr>
          <w:t>) but not the original trait (X</w:t>
        </w:r>
        <w:r w:rsidRPr="00057414">
          <w:rPr>
            <w:rFonts w:ascii="Times New Roman" w:eastAsia="Times New Roman" w:hAnsi="Times New Roman" w:cs="Times New Roman"/>
            <w:sz w:val="24"/>
            <w:szCs w:val="24"/>
            <w:vertAlign w:val="subscript"/>
            <w:rPrChange w:id="464" w:author="Yoonsu Cho" w:date="2019-07-24T13:25:00Z">
              <w:rPr>
                <w:rFonts w:ascii="Times New Roman" w:eastAsia="Times New Roman"/>
                <w:sz w:val="24"/>
                <w:szCs w:val="24"/>
              </w:rPr>
            </w:rPrChange>
          </w:rPr>
          <w:t>1</w:t>
        </w:r>
        <w:r w:rsidRPr="00454D50">
          <w:rPr>
            <w:rFonts w:ascii="Times New Roman" w:eastAsia="Times New Roman" w:hAnsi="Times New Roman" w:cs="Times New Roman"/>
            <w:sz w:val="24"/>
            <w:szCs w:val="24"/>
            <w:rPrChange w:id="465" w:author="Yoonsu Cho" w:date="2019-07-23T20:24:00Z">
              <w:rPr>
                <w:rFonts w:ascii="Times New Roman" w:eastAsia="Times New Roman"/>
                <w:sz w:val="24"/>
                <w:szCs w:val="24"/>
              </w:rPr>
            </w:rPrChange>
          </w:rPr>
          <w:t xml:space="preserve">). </w:t>
        </w:r>
        <w:r w:rsidR="00734F4E" w:rsidRPr="00734F4E">
          <w:rPr>
            <w:rFonts w:ascii="Times New Roman" w:eastAsia="Times New Roman" w:hAnsi="Times New Roman" w:cs="Times New Roman"/>
            <w:sz w:val="24"/>
            <w:szCs w:val="24"/>
          </w:rPr>
          <w:t>T</w:t>
        </w:r>
        <w:r w:rsidRPr="00454D50">
          <w:rPr>
            <w:rFonts w:ascii="Times New Roman" w:eastAsia="Times New Roman" w:hAnsi="Times New Roman" w:cs="Times New Roman"/>
            <w:sz w:val="24"/>
            <w:szCs w:val="24"/>
            <w:rPrChange w:id="466" w:author="Yoonsu Cho" w:date="2019-07-23T20:24:00Z">
              <w:rPr>
                <w:rFonts w:ascii="Times New Roman" w:eastAsia="Times New Roman"/>
                <w:sz w:val="24"/>
                <w:szCs w:val="24"/>
              </w:rPr>
            </w:rPrChange>
          </w:rPr>
          <w:t xml:space="preserve">he original trait is not always chosen by LASSO, </w:t>
        </w:r>
      </w:ins>
      <w:ins w:id="467" w:author="Yoonsu Cho" w:date="2019-07-24T13:25:00Z">
        <w:r w:rsidR="00734F4E">
          <w:rPr>
            <w:rFonts w:ascii="Times New Roman" w:eastAsia="Times New Roman" w:hAnsi="Times New Roman" w:cs="Times New Roman"/>
            <w:sz w:val="24"/>
            <w:szCs w:val="24"/>
          </w:rPr>
          <w:t xml:space="preserve">however, </w:t>
        </w:r>
      </w:ins>
      <w:ins w:id="468" w:author="Yoonsu Cho" w:date="2019-07-23T20:22:00Z">
        <w:r w:rsidRPr="00454D50">
          <w:rPr>
            <w:rFonts w:ascii="Times New Roman" w:eastAsia="Times New Roman" w:hAnsi="Times New Roman" w:cs="Times New Roman"/>
            <w:sz w:val="24"/>
            <w:szCs w:val="24"/>
            <w:rPrChange w:id="469" w:author="Yoonsu Cho" w:date="2019-07-23T20:24:00Z">
              <w:rPr>
                <w:rFonts w:ascii="Times New Roman" w:eastAsia="Times New Roman"/>
                <w:sz w:val="24"/>
                <w:szCs w:val="24"/>
              </w:rPr>
            </w:rPrChange>
          </w:rPr>
          <w:t>our adjustment method through LASSO-MVMR is still valid as LASSO captured X</w:t>
        </w:r>
        <w:r w:rsidRPr="00073DDA">
          <w:rPr>
            <w:rFonts w:ascii="Times New Roman" w:eastAsia="Times New Roman" w:hAnsi="Times New Roman" w:cs="Times New Roman"/>
            <w:sz w:val="24"/>
            <w:szCs w:val="24"/>
            <w:vertAlign w:val="subscript"/>
            <w:rPrChange w:id="470" w:author="Yoonsu Cho" w:date="2019-07-24T13:25:00Z">
              <w:rPr>
                <w:rFonts w:ascii="Times New Roman" w:eastAsia="Times New Roman"/>
                <w:sz w:val="24"/>
                <w:szCs w:val="24"/>
              </w:rPr>
            </w:rPrChange>
          </w:rPr>
          <w:t>1</w:t>
        </w:r>
        <w:r w:rsidRPr="00454D50">
          <w:rPr>
            <w:rFonts w:ascii="Times New Roman" w:eastAsia="Times New Roman" w:hAnsi="Times New Roman" w:cs="Times New Roman"/>
            <w:sz w:val="24"/>
            <w:szCs w:val="24"/>
            <w:rPrChange w:id="471" w:author="Yoonsu Cho" w:date="2019-07-23T20:24:00Z">
              <w:rPr>
                <w:rFonts w:ascii="Times New Roman" w:eastAsia="Times New Roman"/>
                <w:sz w:val="24"/>
                <w:szCs w:val="24"/>
              </w:rPr>
            </w:rPrChange>
          </w:rPr>
          <w:t xml:space="preserve"> through its proxies, X</w:t>
        </w:r>
        <w:r w:rsidRPr="00073DDA">
          <w:rPr>
            <w:rFonts w:ascii="Times New Roman" w:eastAsia="Times New Roman" w:hAnsi="Times New Roman" w:cs="Times New Roman"/>
            <w:sz w:val="24"/>
            <w:szCs w:val="24"/>
            <w:vertAlign w:val="subscript"/>
            <w:rPrChange w:id="472" w:author="Yoonsu Cho" w:date="2019-07-24T13:25:00Z">
              <w:rPr>
                <w:rFonts w:ascii="Times New Roman" w:eastAsia="Times New Roman"/>
                <w:sz w:val="24"/>
                <w:szCs w:val="24"/>
              </w:rPr>
            </w:rPrChange>
          </w:rPr>
          <w:t xml:space="preserve">1b </w:t>
        </w:r>
        <w:r w:rsidRPr="00454D50">
          <w:rPr>
            <w:rFonts w:ascii="Times New Roman" w:eastAsia="Times New Roman" w:hAnsi="Times New Roman" w:cs="Times New Roman"/>
            <w:sz w:val="24"/>
            <w:szCs w:val="24"/>
            <w:rPrChange w:id="473" w:author="Yoonsu Cho" w:date="2019-07-23T20:24:00Z">
              <w:rPr>
                <w:rFonts w:ascii="Times New Roman" w:eastAsia="Times New Roman"/>
                <w:sz w:val="24"/>
                <w:szCs w:val="24"/>
              </w:rPr>
            </w:rPrChange>
          </w:rPr>
          <w:t>and X</w:t>
        </w:r>
        <w:r w:rsidRPr="00073DDA">
          <w:rPr>
            <w:rFonts w:ascii="Times New Roman" w:eastAsia="Times New Roman" w:hAnsi="Times New Roman" w:cs="Times New Roman"/>
            <w:sz w:val="24"/>
            <w:szCs w:val="24"/>
            <w:vertAlign w:val="subscript"/>
            <w:rPrChange w:id="474"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75" w:author="Yoonsu Cho" w:date="2019-07-23T20:24:00Z">
              <w:rPr>
                <w:rFonts w:ascii="Times New Roman" w:eastAsia="Times New Roman"/>
                <w:sz w:val="24"/>
                <w:szCs w:val="24"/>
              </w:rPr>
            </w:rPrChange>
          </w:rPr>
          <w:t>. Suppose X</w:t>
        </w:r>
        <w:r w:rsidRPr="00073DDA">
          <w:rPr>
            <w:rFonts w:ascii="Times New Roman" w:eastAsia="Times New Roman" w:hAnsi="Times New Roman" w:cs="Times New Roman"/>
            <w:sz w:val="24"/>
            <w:szCs w:val="24"/>
            <w:vertAlign w:val="subscript"/>
            <w:rPrChange w:id="476" w:author="Yoonsu Cho" w:date="2019-07-24T13:26:00Z">
              <w:rPr>
                <w:rFonts w:ascii="Times New Roman" w:eastAsia="Times New Roman"/>
                <w:sz w:val="24"/>
                <w:szCs w:val="24"/>
              </w:rPr>
            </w:rPrChange>
          </w:rPr>
          <w:t>1b</w:t>
        </w:r>
        <w:r w:rsidRPr="00454D50">
          <w:rPr>
            <w:rFonts w:ascii="Times New Roman" w:eastAsia="Times New Roman" w:hAnsi="Times New Roman" w:cs="Times New Roman"/>
            <w:sz w:val="24"/>
            <w:szCs w:val="24"/>
            <w:rPrChange w:id="477" w:author="Yoonsu Cho" w:date="2019-07-23T20:24:00Z">
              <w:rPr>
                <w:rFonts w:ascii="Times New Roman" w:eastAsia="Times New Roman"/>
                <w:sz w:val="24"/>
                <w:szCs w:val="24"/>
              </w:rPr>
            </w:rPrChange>
          </w:rPr>
          <w:t xml:space="preserve"> and X</w:t>
        </w:r>
        <w:r w:rsidRPr="00073DDA">
          <w:rPr>
            <w:rFonts w:ascii="Times New Roman" w:eastAsia="Times New Roman" w:hAnsi="Times New Roman" w:cs="Times New Roman"/>
            <w:sz w:val="24"/>
            <w:szCs w:val="24"/>
            <w:vertAlign w:val="subscript"/>
            <w:rPrChange w:id="478"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79" w:author="Yoonsu Cho" w:date="2019-07-23T20:24:00Z">
              <w:rPr>
                <w:rFonts w:ascii="Times New Roman" w:eastAsia="Times New Roman"/>
                <w:sz w:val="24"/>
                <w:szCs w:val="24"/>
              </w:rPr>
            </w:rPrChange>
          </w:rPr>
          <w:t xml:space="preserve"> influences the outcome Y with effect sizes of 0.164 and 0.036, respectively. Our adjustment method will correct for both X</w:t>
        </w:r>
        <w:r w:rsidRPr="005027D0">
          <w:rPr>
            <w:rFonts w:ascii="Times New Roman" w:eastAsia="Times New Roman" w:hAnsi="Times New Roman" w:cs="Times New Roman"/>
            <w:sz w:val="24"/>
            <w:szCs w:val="24"/>
            <w:vertAlign w:val="subscript"/>
            <w:rPrChange w:id="480" w:author="Yoonsu Cho" w:date="2019-07-24T13:26:00Z">
              <w:rPr>
                <w:rFonts w:ascii="Times New Roman" w:eastAsia="Times New Roman"/>
                <w:sz w:val="24"/>
                <w:szCs w:val="24"/>
              </w:rPr>
            </w:rPrChange>
          </w:rPr>
          <w:t>1b</w:t>
        </w:r>
        <w:r w:rsidRPr="00454D50">
          <w:rPr>
            <w:rFonts w:ascii="Times New Roman" w:eastAsia="Times New Roman" w:hAnsi="Times New Roman" w:cs="Times New Roman"/>
            <w:sz w:val="24"/>
            <w:szCs w:val="24"/>
            <w:rPrChange w:id="481" w:author="Yoonsu Cho" w:date="2019-07-23T20:24:00Z">
              <w:rPr>
                <w:rFonts w:ascii="Times New Roman" w:eastAsia="Times New Roman"/>
                <w:sz w:val="24"/>
                <w:szCs w:val="24"/>
              </w:rPr>
            </w:rPrChange>
          </w:rPr>
          <w:t xml:space="preserve"> and X</w:t>
        </w:r>
        <w:r w:rsidRPr="005027D0">
          <w:rPr>
            <w:rFonts w:ascii="Times New Roman" w:eastAsia="Times New Roman" w:hAnsi="Times New Roman" w:cs="Times New Roman"/>
            <w:sz w:val="24"/>
            <w:szCs w:val="24"/>
            <w:vertAlign w:val="subscript"/>
            <w:rPrChange w:id="482" w:author="Yoonsu Cho" w:date="2019-07-24T13:26:00Z">
              <w:rPr>
                <w:rFonts w:ascii="Times New Roman" w:eastAsia="Times New Roman"/>
                <w:sz w:val="24"/>
                <w:szCs w:val="24"/>
              </w:rPr>
            </w:rPrChange>
          </w:rPr>
          <w:t>1c</w:t>
        </w:r>
        <w:r w:rsidRPr="00454D50">
          <w:rPr>
            <w:rFonts w:ascii="Times New Roman" w:eastAsia="Times New Roman" w:hAnsi="Times New Roman" w:cs="Times New Roman"/>
            <w:sz w:val="24"/>
            <w:szCs w:val="24"/>
            <w:rPrChange w:id="483" w:author="Yoonsu Cho" w:date="2019-07-23T20:24:00Z">
              <w:rPr>
                <w:rFonts w:ascii="Times New Roman" w:eastAsia="Times New Roman"/>
                <w:sz w:val="24"/>
                <w:szCs w:val="24"/>
              </w:rPr>
            </w:rPrChange>
          </w:rPr>
          <w:t xml:space="preserve"> (0.164+0.036 = 0.200), which </w:t>
        </w:r>
      </w:ins>
      <w:ins w:id="484" w:author="Yoonsu Cho" w:date="2019-07-24T13:27:00Z">
        <w:r w:rsidR="005027D0">
          <w:rPr>
            <w:rFonts w:ascii="Times New Roman" w:eastAsia="Times New Roman" w:hAnsi="Times New Roman" w:cs="Times New Roman"/>
            <w:sz w:val="24"/>
            <w:szCs w:val="24"/>
          </w:rPr>
          <w:t>has</w:t>
        </w:r>
      </w:ins>
      <w:ins w:id="485" w:author="Yoonsu Cho" w:date="2019-07-23T20:22:00Z">
        <w:r w:rsidRPr="00454D50">
          <w:rPr>
            <w:rFonts w:ascii="Times New Roman" w:eastAsia="Times New Roman" w:hAnsi="Times New Roman" w:cs="Times New Roman"/>
            <w:sz w:val="24"/>
            <w:szCs w:val="24"/>
            <w:rPrChange w:id="486" w:author="Yoonsu Cho" w:date="2019-07-23T20:24:00Z">
              <w:rPr>
                <w:rFonts w:ascii="Times New Roman" w:eastAsia="Times New Roman"/>
                <w:sz w:val="24"/>
                <w:szCs w:val="24"/>
              </w:rPr>
            </w:rPrChange>
          </w:rPr>
          <w:t xml:space="preserve"> the same effect </w:t>
        </w:r>
      </w:ins>
      <w:ins w:id="487" w:author="Yoonsu Cho" w:date="2019-07-24T13:27:00Z">
        <w:r w:rsidR="00546DC2">
          <w:rPr>
            <w:rFonts w:ascii="Times New Roman" w:eastAsia="Times New Roman" w:hAnsi="Times New Roman" w:cs="Times New Roman"/>
            <w:sz w:val="24"/>
            <w:szCs w:val="24"/>
          </w:rPr>
          <w:t xml:space="preserve">magnitude </w:t>
        </w:r>
        <w:r w:rsidR="00983BCA">
          <w:rPr>
            <w:rFonts w:ascii="Times New Roman" w:eastAsia="Times New Roman" w:hAnsi="Times New Roman" w:cs="Times New Roman"/>
            <w:sz w:val="24"/>
            <w:szCs w:val="24"/>
          </w:rPr>
          <w:t>as the effect of</w:t>
        </w:r>
      </w:ins>
      <w:ins w:id="488" w:author="Yoonsu Cho" w:date="2019-07-23T20:22:00Z">
        <w:r w:rsidRPr="00454D50">
          <w:rPr>
            <w:rFonts w:ascii="Times New Roman" w:eastAsia="Times New Roman" w:hAnsi="Times New Roman" w:cs="Times New Roman"/>
            <w:sz w:val="24"/>
            <w:szCs w:val="24"/>
            <w:rPrChange w:id="489" w:author="Yoonsu Cho" w:date="2019-07-23T20:24:00Z">
              <w:rPr>
                <w:rFonts w:ascii="Times New Roman" w:eastAsia="Times New Roman"/>
                <w:sz w:val="24"/>
                <w:szCs w:val="24"/>
              </w:rPr>
            </w:rPrChange>
          </w:rPr>
          <w:t xml:space="preserve"> X</w:t>
        </w:r>
        <w:r w:rsidRPr="00546DC2">
          <w:rPr>
            <w:rFonts w:ascii="Times New Roman" w:eastAsia="Times New Roman" w:hAnsi="Times New Roman" w:cs="Times New Roman"/>
            <w:sz w:val="24"/>
            <w:szCs w:val="24"/>
            <w:vertAlign w:val="subscript"/>
            <w:rPrChange w:id="490" w:author="Yoonsu Cho" w:date="2019-07-24T13:28:00Z">
              <w:rPr>
                <w:rFonts w:ascii="Times New Roman" w:eastAsia="Times New Roman"/>
                <w:sz w:val="24"/>
                <w:szCs w:val="24"/>
              </w:rPr>
            </w:rPrChange>
          </w:rPr>
          <w:t>1</w:t>
        </w:r>
        <w:r w:rsidRPr="00454D50">
          <w:rPr>
            <w:rFonts w:ascii="Times New Roman" w:eastAsia="Times New Roman" w:hAnsi="Times New Roman" w:cs="Times New Roman"/>
            <w:sz w:val="24"/>
            <w:szCs w:val="24"/>
            <w:rPrChange w:id="491" w:author="Yoonsu Cho" w:date="2019-07-23T20:24:00Z">
              <w:rPr>
                <w:rFonts w:ascii="Times New Roman" w:eastAsia="Times New Roman"/>
                <w:sz w:val="24"/>
                <w:szCs w:val="24"/>
              </w:rPr>
            </w:rPrChange>
          </w:rPr>
          <w:t xml:space="preserve"> on Y.</w:t>
        </w:r>
      </w:ins>
      <w:ins w:id="492" w:author="Yoonsu Cho" w:date="2019-07-24T13:36:00Z">
        <w:r w:rsidR="00F23286">
          <w:rPr>
            <w:rFonts w:ascii="Times New Roman" w:eastAsia="Times New Roman" w:hAnsi="Times New Roman" w:cs="Times New Roman"/>
            <w:sz w:val="24"/>
            <w:szCs w:val="24"/>
          </w:rPr>
          <w:t xml:space="preserve"> </w:t>
        </w:r>
      </w:ins>
      <w:ins w:id="493" w:author="Yoonsu Cho" w:date="2019-07-23T20:22:00Z">
        <w:r w:rsidRPr="00454D50">
          <w:rPr>
            <w:rFonts w:ascii="Times New Roman" w:eastAsia="Times New Roman" w:hAnsi="Times New Roman" w:cs="Times New Roman"/>
            <w:sz w:val="24"/>
            <w:szCs w:val="24"/>
            <w:rPrChange w:id="494" w:author="Yoonsu Cho" w:date="2019-07-23T20:24:00Z">
              <w:rPr>
                <w:rFonts w:ascii="Times New Roman" w:eastAsia="Times New Roman"/>
                <w:sz w:val="24"/>
                <w:szCs w:val="24"/>
              </w:rPr>
            </w:rPrChange>
          </w:rPr>
          <w:t xml:space="preserve">We demonstrated whether the </w:t>
        </w:r>
      </w:ins>
      <w:ins w:id="495" w:author="Yoonsu Cho" w:date="2019-07-24T13:39:00Z">
        <w:r w:rsidR="00D9593A">
          <w:rPr>
            <w:rFonts w:ascii="Times New Roman" w:eastAsia="Times New Roman" w:hAnsi="Times New Roman" w:cs="Times New Roman"/>
            <w:sz w:val="24"/>
            <w:szCs w:val="24"/>
          </w:rPr>
          <w:t>total</w:t>
        </w:r>
      </w:ins>
      <w:ins w:id="496" w:author="Yoonsu Cho" w:date="2019-07-24T13:36:00Z">
        <w:r w:rsidR="004A5160">
          <w:rPr>
            <w:rFonts w:ascii="Times New Roman" w:eastAsia="Times New Roman" w:hAnsi="Times New Roman" w:cs="Times New Roman"/>
            <w:sz w:val="24"/>
            <w:szCs w:val="24"/>
          </w:rPr>
          <w:t xml:space="preserve"> effect of </w:t>
        </w:r>
      </w:ins>
      <w:ins w:id="497" w:author="Yoonsu Cho" w:date="2019-07-23T20:22:00Z">
        <w:r w:rsidRPr="00454D50">
          <w:rPr>
            <w:rFonts w:ascii="Times New Roman" w:eastAsia="Times New Roman" w:hAnsi="Times New Roman" w:cs="Times New Roman"/>
            <w:sz w:val="24"/>
            <w:szCs w:val="24"/>
            <w:rPrChange w:id="498" w:author="Yoonsu Cho" w:date="2019-07-23T20:24:00Z">
              <w:rPr>
                <w:rFonts w:ascii="Times New Roman" w:eastAsia="Times New Roman"/>
                <w:sz w:val="24"/>
                <w:szCs w:val="24"/>
              </w:rPr>
            </w:rPrChange>
          </w:rPr>
          <w:t>selected traits</w:t>
        </w:r>
      </w:ins>
      <w:ins w:id="499" w:author="Yoonsu Cho" w:date="2019-07-24T13:39:00Z">
        <w:r w:rsidR="00D9593A">
          <w:rPr>
            <w:rFonts w:ascii="Times New Roman" w:eastAsia="Times New Roman" w:hAnsi="Times New Roman" w:cs="Times New Roman"/>
            <w:sz w:val="24"/>
            <w:szCs w:val="24"/>
          </w:rPr>
          <w:t xml:space="preserve"> by LASSO</w:t>
        </w:r>
      </w:ins>
      <w:ins w:id="500" w:author="Yoonsu Cho" w:date="2019-07-23T20:22:00Z">
        <w:r w:rsidRPr="00454D50">
          <w:rPr>
            <w:rFonts w:ascii="Times New Roman" w:eastAsia="Times New Roman" w:hAnsi="Times New Roman" w:cs="Times New Roman"/>
            <w:sz w:val="24"/>
            <w:szCs w:val="24"/>
            <w:rPrChange w:id="501" w:author="Yoonsu Cho" w:date="2019-07-23T20:24:00Z">
              <w:rPr>
                <w:rFonts w:ascii="Times New Roman" w:eastAsia="Times New Roman"/>
                <w:sz w:val="24"/>
                <w:szCs w:val="24"/>
              </w:rPr>
            </w:rPrChange>
          </w:rPr>
          <w:t xml:space="preserve"> is </w:t>
        </w:r>
      </w:ins>
      <w:proofErr w:type="gramStart"/>
      <w:ins w:id="502" w:author="Yoonsu Cho" w:date="2019-07-24T13:36:00Z">
        <w:r w:rsidR="004A5160">
          <w:rPr>
            <w:rFonts w:ascii="Times New Roman" w:eastAsia="Times New Roman" w:hAnsi="Times New Roman" w:cs="Times New Roman"/>
            <w:sz w:val="24"/>
            <w:szCs w:val="24"/>
          </w:rPr>
          <w:t>similar to</w:t>
        </w:r>
      </w:ins>
      <w:proofErr w:type="gramEnd"/>
      <w:ins w:id="503" w:author="Yoonsu Cho" w:date="2019-07-23T20:22:00Z">
        <w:r w:rsidRPr="00454D50">
          <w:rPr>
            <w:rFonts w:ascii="Times New Roman" w:eastAsia="Times New Roman" w:hAnsi="Times New Roman" w:cs="Times New Roman"/>
            <w:sz w:val="24"/>
            <w:szCs w:val="24"/>
            <w:rPrChange w:id="504" w:author="Yoonsu Cho" w:date="2019-07-23T20:24:00Z">
              <w:rPr>
                <w:rFonts w:ascii="Times New Roman" w:eastAsia="Times New Roman"/>
                <w:sz w:val="24"/>
                <w:szCs w:val="24"/>
              </w:rPr>
            </w:rPrChange>
          </w:rPr>
          <w:t xml:space="preserve"> </w:t>
        </w:r>
      </w:ins>
      <w:ins w:id="505" w:author="Yoonsu Cho" w:date="2019-07-24T13:46:00Z">
        <w:r w:rsidR="00A6192B">
          <w:rPr>
            <w:rFonts w:ascii="Times New Roman" w:eastAsia="Times New Roman" w:hAnsi="Times New Roman" w:cs="Times New Roman"/>
            <w:sz w:val="24"/>
            <w:szCs w:val="24"/>
          </w:rPr>
          <w:t>causal</w:t>
        </w:r>
      </w:ins>
      <w:ins w:id="506" w:author="Yoonsu Cho" w:date="2019-07-23T20:22:00Z">
        <w:r w:rsidRPr="00454D50">
          <w:rPr>
            <w:rFonts w:ascii="Times New Roman" w:eastAsia="Times New Roman" w:hAnsi="Times New Roman" w:cs="Times New Roman"/>
            <w:sz w:val="24"/>
            <w:szCs w:val="24"/>
            <w:rPrChange w:id="507" w:author="Yoonsu Cho" w:date="2019-07-23T20:24:00Z">
              <w:rPr>
                <w:rFonts w:ascii="Times New Roman" w:eastAsia="Times New Roman"/>
                <w:sz w:val="24"/>
                <w:szCs w:val="24"/>
              </w:rPr>
            </w:rPrChange>
          </w:rPr>
          <w:t xml:space="preserve"> effect of </w:t>
        </w:r>
      </w:ins>
      <w:ins w:id="508" w:author="Yoonsu Cho" w:date="2019-07-24T13:37:00Z">
        <w:r w:rsidR="004A5160">
          <w:rPr>
            <w:rFonts w:ascii="Times New Roman" w:eastAsia="Times New Roman" w:hAnsi="Times New Roman" w:cs="Times New Roman"/>
            <w:sz w:val="24"/>
            <w:szCs w:val="24"/>
          </w:rPr>
          <w:t>original</w:t>
        </w:r>
      </w:ins>
      <w:ins w:id="509" w:author="Yoonsu Cho" w:date="2019-07-23T20:22:00Z">
        <w:r w:rsidRPr="00454D50">
          <w:rPr>
            <w:rFonts w:ascii="Times New Roman" w:eastAsia="Times New Roman" w:hAnsi="Times New Roman" w:cs="Times New Roman"/>
            <w:sz w:val="24"/>
            <w:szCs w:val="24"/>
            <w:rPrChange w:id="510" w:author="Yoonsu Cho" w:date="2019-07-23T20:24:00Z">
              <w:rPr>
                <w:rFonts w:ascii="Times New Roman" w:eastAsia="Times New Roman"/>
                <w:sz w:val="24"/>
                <w:szCs w:val="24"/>
              </w:rPr>
            </w:rPrChange>
          </w:rPr>
          <w:t xml:space="preserve"> trait on the outcome through the simulation. The supplementary table S3 presents that the sum of effect size of selected trait</w:t>
        </w:r>
      </w:ins>
      <w:ins w:id="511" w:author="Yoonsu Cho" w:date="2019-07-24T13:45:00Z">
        <w:r w:rsidR="00175EAC">
          <w:rPr>
            <w:rFonts w:ascii="Times New Roman" w:eastAsia="Times New Roman" w:hAnsi="Times New Roman" w:cs="Times New Roman"/>
            <w:sz w:val="24"/>
            <w:szCs w:val="24"/>
          </w:rPr>
          <w:t>s</w:t>
        </w:r>
      </w:ins>
      <w:ins w:id="512" w:author="Yoonsu Cho" w:date="2019-07-23T20:22:00Z">
        <w:r w:rsidRPr="00454D50">
          <w:rPr>
            <w:rFonts w:ascii="Times New Roman" w:eastAsia="Times New Roman" w:hAnsi="Times New Roman" w:cs="Times New Roman"/>
            <w:sz w:val="24"/>
            <w:szCs w:val="24"/>
            <w:rPrChange w:id="513" w:author="Yoonsu Cho" w:date="2019-07-23T20:24:00Z">
              <w:rPr>
                <w:rFonts w:ascii="Times New Roman" w:eastAsia="Times New Roman"/>
                <w:sz w:val="24"/>
                <w:szCs w:val="24"/>
              </w:rPr>
            </w:rPrChange>
          </w:rPr>
          <w:t xml:space="preserve"> for X</w:t>
        </w:r>
        <w:r w:rsidRPr="00FD5B0E">
          <w:rPr>
            <w:rFonts w:ascii="Times New Roman" w:eastAsia="Times New Roman" w:hAnsi="Times New Roman" w:cs="Times New Roman"/>
            <w:sz w:val="24"/>
            <w:szCs w:val="24"/>
            <w:vertAlign w:val="subscript"/>
            <w:rPrChange w:id="514" w:author="Yoonsu Cho" w:date="2019-07-24T13:47:00Z">
              <w:rPr>
                <w:rFonts w:ascii="Times New Roman" w:eastAsia="Times New Roman"/>
                <w:sz w:val="24"/>
                <w:szCs w:val="24"/>
              </w:rPr>
            </w:rPrChange>
          </w:rPr>
          <w:t>1</w:t>
        </w:r>
        <w:r w:rsidRPr="00454D50">
          <w:rPr>
            <w:rFonts w:ascii="Times New Roman" w:eastAsia="Times New Roman" w:hAnsi="Times New Roman" w:cs="Times New Roman"/>
            <w:sz w:val="24"/>
            <w:szCs w:val="24"/>
            <w:rPrChange w:id="515" w:author="Yoonsu Cho" w:date="2019-07-23T20:24:00Z">
              <w:rPr>
                <w:rFonts w:ascii="Times New Roman" w:eastAsia="Times New Roman"/>
                <w:sz w:val="24"/>
                <w:szCs w:val="24"/>
              </w:rPr>
            </w:rPrChange>
          </w:rPr>
          <w:t>s was 0.19</w:t>
        </w:r>
      </w:ins>
      <w:ins w:id="516" w:author="Yoonsu Cho" w:date="2019-07-24T13:45:00Z">
        <w:r w:rsidR="00B8314A">
          <w:rPr>
            <w:rFonts w:ascii="Times New Roman" w:eastAsia="Times New Roman" w:hAnsi="Times New Roman" w:cs="Times New Roman"/>
            <w:sz w:val="24"/>
            <w:szCs w:val="24"/>
          </w:rPr>
          <w:t>2</w:t>
        </w:r>
      </w:ins>
      <w:ins w:id="517" w:author="Yoonsu Cho" w:date="2019-07-23T20:22:00Z">
        <w:r w:rsidRPr="00454D50">
          <w:rPr>
            <w:rFonts w:ascii="Times New Roman" w:eastAsia="Times New Roman" w:hAnsi="Times New Roman" w:cs="Times New Roman"/>
            <w:sz w:val="24"/>
            <w:szCs w:val="24"/>
            <w:rPrChange w:id="518" w:author="Yoonsu Cho" w:date="2019-07-23T20:24:00Z">
              <w:rPr>
                <w:rFonts w:ascii="Times New Roman" w:eastAsia="Times New Roman"/>
                <w:sz w:val="24"/>
                <w:szCs w:val="24"/>
              </w:rPr>
            </w:rPrChange>
          </w:rPr>
          <w:t xml:space="preserve"> (95% confidence interval, CI: 0.1</w:t>
        </w:r>
      </w:ins>
      <w:ins w:id="519" w:author="Yoonsu Cho" w:date="2019-07-24T13:45:00Z">
        <w:r w:rsidR="00B8314A">
          <w:rPr>
            <w:rFonts w:ascii="Times New Roman" w:eastAsia="Times New Roman" w:hAnsi="Times New Roman" w:cs="Times New Roman"/>
            <w:sz w:val="24"/>
            <w:szCs w:val="24"/>
          </w:rPr>
          <w:t>84</w:t>
        </w:r>
      </w:ins>
      <w:ins w:id="520" w:author="Yoonsu Cho" w:date="2019-07-23T20:22:00Z">
        <w:r w:rsidRPr="00454D50">
          <w:rPr>
            <w:rFonts w:ascii="Times New Roman" w:eastAsia="Times New Roman" w:hAnsi="Times New Roman" w:cs="Times New Roman"/>
            <w:sz w:val="24"/>
            <w:szCs w:val="24"/>
            <w:rPrChange w:id="521" w:author="Yoonsu Cho" w:date="2019-07-23T20:24:00Z">
              <w:rPr>
                <w:rFonts w:ascii="Times New Roman" w:eastAsia="Times New Roman"/>
                <w:sz w:val="24"/>
                <w:szCs w:val="24"/>
              </w:rPr>
            </w:rPrChange>
          </w:rPr>
          <w:t>, 0.19</w:t>
        </w:r>
      </w:ins>
      <w:ins w:id="522" w:author="Yoonsu Cho" w:date="2019-07-24T13:45:00Z">
        <w:r w:rsidR="00B8314A">
          <w:rPr>
            <w:rFonts w:ascii="Times New Roman" w:eastAsia="Times New Roman" w:hAnsi="Times New Roman" w:cs="Times New Roman"/>
            <w:sz w:val="24"/>
            <w:szCs w:val="24"/>
          </w:rPr>
          <w:t>9</w:t>
        </w:r>
      </w:ins>
      <w:ins w:id="523" w:author="Yoonsu Cho" w:date="2019-07-23T20:22:00Z">
        <w:r w:rsidRPr="00454D50">
          <w:rPr>
            <w:rFonts w:ascii="Times New Roman" w:eastAsia="Times New Roman" w:hAnsi="Times New Roman" w:cs="Times New Roman"/>
            <w:sz w:val="24"/>
            <w:szCs w:val="24"/>
            <w:rPrChange w:id="524" w:author="Yoonsu Cho" w:date="2019-07-23T20:24:00Z">
              <w:rPr>
                <w:rFonts w:ascii="Times New Roman" w:eastAsia="Times New Roman"/>
                <w:sz w:val="24"/>
                <w:szCs w:val="24"/>
              </w:rPr>
            </w:rPrChange>
          </w:rPr>
          <w:t xml:space="preserve">), which is </w:t>
        </w:r>
      </w:ins>
      <w:proofErr w:type="gramStart"/>
      <w:ins w:id="525" w:author="Yoonsu Cho" w:date="2019-07-24T13:46:00Z">
        <w:r w:rsidR="00F04984">
          <w:rPr>
            <w:rFonts w:ascii="Times New Roman" w:eastAsia="Times New Roman" w:hAnsi="Times New Roman" w:cs="Times New Roman"/>
            <w:sz w:val="24"/>
            <w:szCs w:val="24"/>
          </w:rPr>
          <w:t>similar</w:t>
        </w:r>
      </w:ins>
      <w:ins w:id="526" w:author="Yoonsu Cho" w:date="2019-07-23T20:22:00Z">
        <w:r w:rsidRPr="00454D50">
          <w:rPr>
            <w:rFonts w:ascii="Times New Roman" w:eastAsia="Times New Roman" w:hAnsi="Times New Roman" w:cs="Times New Roman"/>
            <w:sz w:val="24"/>
            <w:szCs w:val="24"/>
            <w:rPrChange w:id="527" w:author="Yoonsu Cho" w:date="2019-07-23T20:24:00Z">
              <w:rPr>
                <w:rFonts w:ascii="Times New Roman" w:eastAsia="Times New Roman"/>
                <w:sz w:val="24"/>
                <w:szCs w:val="24"/>
              </w:rPr>
            </w:rPrChange>
          </w:rPr>
          <w:t xml:space="preserve"> </w:t>
        </w:r>
      </w:ins>
      <w:ins w:id="528" w:author="Yoonsu Cho" w:date="2019-07-24T13:46:00Z">
        <w:r w:rsidR="00F04984">
          <w:rPr>
            <w:rFonts w:ascii="Times New Roman" w:eastAsia="Times New Roman" w:hAnsi="Times New Roman" w:cs="Times New Roman"/>
            <w:sz w:val="24"/>
            <w:szCs w:val="24"/>
          </w:rPr>
          <w:t>to</w:t>
        </w:r>
        <w:proofErr w:type="gramEnd"/>
        <w:r w:rsidR="00F04984">
          <w:rPr>
            <w:rFonts w:ascii="Times New Roman" w:eastAsia="Times New Roman" w:hAnsi="Times New Roman" w:cs="Times New Roman"/>
            <w:sz w:val="24"/>
            <w:szCs w:val="24"/>
          </w:rPr>
          <w:t xml:space="preserve"> </w:t>
        </w:r>
      </w:ins>
      <w:ins w:id="529" w:author="Yoonsu Cho" w:date="2019-07-23T20:22:00Z">
        <w:r w:rsidRPr="00454D50">
          <w:rPr>
            <w:rFonts w:ascii="Times New Roman" w:eastAsia="Times New Roman" w:hAnsi="Times New Roman" w:cs="Times New Roman"/>
            <w:sz w:val="24"/>
            <w:szCs w:val="24"/>
            <w:rPrChange w:id="530" w:author="Yoonsu Cho" w:date="2019-07-23T20:24:00Z">
              <w:rPr>
                <w:rFonts w:ascii="Times New Roman" w:eastAsia="Times New Roman"/>
                <w:sz w:val="24"/>
                <w:szCs w:val="24"/>
              </w:rPr>
            </w:rPrChange>
          </w:rPr>
          <w:t xml:space="preserve">given effect size, 0.200. Whilst, the </w:t>
        </w:r>
      </w:ins>
      <w:ins w:id="531" w:author="Yoonsu Cho" w:date="2019-07-24T13:48:00Z">
        <w:r w:rsidR="00221B98">
          <w:rPr>
            <w:rFonts w:ascii="Times New Roman" w:eastAsia="Times New Roman" w:hAnsi="Times New Roman" w:cs="Times New Roman"/>
            <w:sz w:val="24"/>
            <w:szCs w:val="24"/>
          </w:rPr>
          <w:t xml:space="preserve">total </w:t>
        </w:r>
      </w:ins>
      <w:ins w:id="532" w:author="Yoonsu Cho" w:date="2019-07-23T20:22:00Z">
        <w:r w:rsidRPr="00454D50">
          <w:rPr>
            <w:rFonts w:ascii="Times New Roman" w:eastAsia="Times New Roman" w:hAnsi="Times New Roman" w:cs="Times New Roman"/>
            <w:sz w:val="24"/>
            <w:szCs w:val="24"/>
            <w:rPrChange w:id="533" w:author="Yoonsu Cho" w:date="2019-07-23T20:24:00Z">
              <w:rPr>
                <w:rFonts w:ascii="Times New Roman" w:eastAsia="Times New Roman"/>
                <w:sz w:val="24"/>
                <w:szCs w:val="24"/>
              </w:rPr>
            </w:rPrChange>
          </w:rPr>
          <w:t xml:space="preserve">effect of </w:t>
        </w:r>
      </w:ins>
      <w:ins w:id="534" w:author="Yoonsu Cho" w:date="2019-07-24T13:48:00Z">
        <w:r w:rsidR="00221B98">
          <w:rPr>
            <w:rFonts w:ascii="Times New Roman" w:eastAsia="Times New Roman" w:hAnsi="Times New Roman" w:cs="Times New Roman"/>
            <w:sz w:val="24"/>
            <w:szCs w:val="24"/>
          </w:rPr>
          <w:t>selected</w:t>
        </w:r>
      </w:ins>
      <w:ins w:id="535" w:author="Yoonsu Cho" w:date="2019-07-23T20:22:00Z">
        <w:r w:rsidRPr="00454D50">
          <w:rPr>
            <w:rFonts w:ascii="Times New Roman" w:eastAsia="Times New Roman" w:hAnsi="Times New Roman" w:cs="Times New Roman"/>
            <w:sz w:val="24"/>
            <w:szCs w:val="24"/>
            <w:rPrChange w:id="536" w:author="Yoonsu Cho" w:date="2019-07-23T20:24:00Z">
              <w:rPr>
                <w:rFonts w:ascii="Times New Roman" w:eastAsia="Times New Roman"/>
                <w:sz w:val="24"/>
                <w:szCs w:val="24"/>
              </w:rPr>
            </w:rPrChange>
          </w:rPr>
          <w:t xml:space="preserve"> X</w:t>
        </w:r>
        <w:r w:rsidRPr="00FD5B0E">
          <w:rPr>
            <w:rFonts w:ascii="Times New Roman" w:eastAsia="Times New Roman" w:hAnsi="Times New Roman" w:cs="Times New Roman"/>
            <w:sz w:val="24"/>
            <w:szCs w:val="24"/>
            <w:vertAlign w:val="subscript"/>
            <w:rPrChange w:id="537" w:author="Yoonsu Cho" w:date="2019-07-24T13:47:00Z">
              <w:rPr>
                <w:rFonts w:ascii="Times New Roman" w:eastAsia="Times New Roman"/>
                <w:sz w:val="24"/>
                <w:szCs w:val="24"/>
              </w:rPr>
            </w:rPrChange>
          </w:rPr>
          <w:t>1</w:t>
        </w:r>
        <w:r w:rsidRPr="00454D50">
          <w:rPr>
            <w:rFonts w:ascii="Times New Roman" w:eastAsia="Times New Roman" w:hAnsi="Times New Roman" w:cs="Times New Roman"/>
            <w:sz w:val="24"/>
            <w:szCs w:val="24"/>
            <w:rPrChange w:id="538" w:author="Yoonsu Cho" w:date="2019-07-23T20:24:00Z">
              <w:rPr>
                <w:rFonts w:ascii="Times New Roman" w:eastAsia="Times New Roman"/>
                <w:sz w:val="24"/>
                <w:szCs w:val="24"/>
              </w:rPr>
            </w:rPrChange>
          </w:rPr>
          <w:t>s on the outcome was 0.</w:t>
        </w:r>
      </w:ins>
      <w:ins w:id="539" w:author="Yoonsu Cho" w:date="2019-07-24T13:51:00Z">
        <w:r w:rsidR="00974022">
          <w:rPr>
            <w:rFonts w:ascii="Times New Roman" w:eastAsia="Times New Roman" w:hAnsi="Times New Roman" w:cs="Times New Roman"/>
            <w:sz w:val="24"/>
            <w:szCs w:val="24"/>
          </w:rPr>
          <w:t>397</w:t>
        </w:r>
      </w:ins>
      <w:ins w:id="540" w:author="Yoonsu Cho" w:date="2019-07-23T20:22:00Z">
        <w:r w:rsidRPr="00454D50">
          <w:rPr>
            <w:rFonts w:ascii="Times New Roman" w:eastAsia="Times New Roman" w:hAnsi="Times New Roman" w:cs="Times New Roman"/>
            <w:sz w:val="24"/>
            <w:szCs w:val="24"/>
            <w:rPrChange w:id="541" w:author="Yoonsu Cho" w:date="2019-07-23T20:24:00Z">
              <w:rPr>
                <w:rFonts w:ascii="Times New Roman" w:eastAsia="Times New Roman"/>
                <w:sz w:val="24"/>
                <w:szCs w:val="24"/>
              </w:rPr>
            </w:rPrChange>
          </w:rPr>
          <w:t xml:space="preserve"> (95% CI: 0</w:t>
        </w:r>
      </w:ins>
      <w:ins w:id="542" w:author="Yoonsu Cho" w:date="2019-07-24T13:48:00Z">
        <w:r w:rsidR="001443FB">
          <w:rPr>
            <w:rFonts w:ascii="Times New Roman" w:eastAsia="Times New Roman" w:hAnsi="Times New Roman" w:cs="Times New Roman"/>
            <w:sz w:val="24"/>
            <w:szCs w:val="24"/>
          </w:rPr>
          <w:t>.365</w:t>
        </w:r>
      </w:ins>
      <w:ins w:id="543" w:author="Yoonsu Cho" w:date="2019-07-23T20:22:00Z">
        <w:r w:rsidRPr="00454D50">
          <w:rPr>
            <w:rFonts w:ascii="Times New Roman" w:eastAsia="Times New Roman" w:hAnsi="Times New Roman" w:cs="Times New Roman"/>
            <w:sz w:val="24"/>
            <w:szCs w:val="24"/>
            <w:rPrChange w:id="544" w:author="Yoonsu Cho" w:date="2019-07-23T20:24:00Z">
              <w:rPr>
                <w:rFonts w:ascii="Times New Roman" w:eastAsia="Times New Roman"/>
                <w:sz w:val="24"/>
                <w:szCs w:val="24"/>
              </w:rPr>
            </w:rPrChange>
          </w:rPr>
          <w:t>, 0.4</w:t>
        </w:r>
      </w:ins>
      <w:ins w:id="545" w:author="Yoonsu Cho" w:date="2019-07-24T13:48:00Z">
        <w:r w:rsidR="004C49C7">
          <w:rPr>
            <w:rFonts w:ascii="Times New Roman" w:eastAsia="Times New Roman" w:hAnsi="Times New Roman" w:cs="Times New Roman"/>
            <w:sz w:val="24"/>
            <w:szCs w:val="24"/>
          </w:rPr>
          <w:t>29</w:t>
        </w:r>
      </w:ins>
      <w:ins w:id="546" w:author="Yoonsu Cho" w:date="2019-07-23T20:22:00Z">
        <w:r w:rsidRPr="00454D50">
          <w:rPr>
            <w:rFonts w:ascii="Times New Roman" w:eastAsia="Times New Roman" w:hAnsi="Times New Roman" w:cs="Times New Roman"/>
            <w:sz w:val="24"/>
            <w:szCs w:val="24"/>
            <w:rPrChange w:id="547" w:author="Yoonsu Cho" w:date="2019-07-23T20:24:00Z">
              <w:rPr>
                <w:rFonts w:ascii="Times New Roman" w:eastAsia="Times New Roman"/>
                <w:sz w:val="24"/>
                <w:szCs w:val="24"/>
              </w:rPr>
            </w:rPrChange>
          </w:rPr>
          <w:t xml:space="preserve">) in normal MVMR model. The </w:t>
        </w:r>
      </w:ins>
      <w:ins w:id="548" w:author="Yoonsu Cho" w:date="2019-07-24T13:49:00Z">
        <w:r w:rsidR="004C49C7">
          <w:rPr>
            <w:rFonts w:ascii="Times New Roman" w:eastAsia="Times New Roman" w:hAnsi="Times New Roman" w:cs="Times New Roman"/>
            <w:sz w:val="24"/>
            <w:szCs w:val="24"/>
          </w:rPr>
          <w:t>total effect</w:t>
        </w:r>
      </w:ins>
      <w:ins w:id="549" w:author="Yoonsu Cho" w:date="2019-07-23T20:22:00Z">
        <w:r w:rsidRPr="00454D50">
          <w:rPr>
            <w:rFonts w:ascii="Times New Roman" w:eastAsia="Times New Roman" w:hAnsi="Times New Roman" w:cs="Times New Roman"/>
            <w:sz w:val="24"/>
            <w:szCs w:val="24"/>
            <w:rPrChange w:id="550" w:author="Yoonsu Cho" w:date="2019-07-23T20:24:00Z">
              <w:rPr>
                <w:rFonts w:ascii="Times New Roman" w:eastAsia="Times New Roman"/>
                <w:sz w:val="24"/>
                <w:szCs w:val="24"/>
              </w:rPr>
            </w:rPrChange>
          </w:rPr>
          <w:t xml:space="preserve"> of selected traits for X</w:t>
        </w:r>
        <w:r w:rsidRPr="004C49C7">
          <w:rPr>
            <w:rFonts w:ascii="Times New Roman" w:eastAsia="Times New Roman" w:hAnsi="Times New Roman" w:cs="Times New Roman"/>
            <w:sz w:val="24"/>
            <w:szCs w:val="24"/>
            <w:vertAlign w:val="subscript"/>
            <w:rPrChange w:id="551" w:author="Yoonsu Cho" w:date="2019-07-24T13:49:00Z">
              <w:rPr>
                <w:rFonts w:ascii="Times New Roman" w:eastAsia="Times New Roman"/>
                <w:sz w:val="24"/>
                <w:szCs w:val="24"/>
              </w:rPr>
            </w:rPrChange>
          </w:rPr>
          <w:t>2</w:t>
        </w:r>
        <w:r w:rsidRPr="00454D50">
          <w:rPr>
            <w:rFonts w:ascii="Times New Roman" w:eastAsia="Times New Roman" w:hAnsi="Times New Roman" w:cs="Times New Roman"/>
            <w:sz w:val="24"/>
            <w:szCs w:val="24"/>
            <w:rPrChange w:id="552" w:author="Yoonsu Cho" w:date="2019-07-23T20:24:00Z">
              <w:rPr>
                <w:rFonts w:ascii="Times New Roman" w:eastAsia="Times New Roman"/>
                <w:sz w:val="24"/>
                <w:szCs w:val="24"/>
              </w:rPr>
            </w:rPrChange>
          </w:rPr>
          <w:t xml:space="preserve"> in LASSO-MVMR was 0.</w:t>
        </w:r>
      </w:ins>
      <w:ins w:id="553" w:author="Yoonsu Cho" w:date="2019-07-24T13:52:00Z">
        <w:r w:rsidR="00974022">
          <w:rPr>
            <w:rFonts w:ascii="Times New Roman" w:eastAsia="Times New Roman" w:hAnsi="Times New Roman" w:cs="Times New Roman"/>
            <w:sz w:val="24"/>
            <w:szCs w:val="24"/>
          </w:rPr>
          <w:t>185</w:t>
        </w:r>
      </w:ins>
      <w:ins w:id="554" w:author="Yoonsu Cho" w:date="2019-07-23T20:22:00Z">
        <w:r w:rsidRPr="00454D50">
          <w:rPr>
            <w:rFonts w:ascii="Times New Roman" w:eastAsia="Times New Roman" w:hAnsi="Times New Roman" w:cs="Times New Roman"/>
            <w:sz w:val="24"/>
            <w:szCs w:val="24"/>
            <w:rPrChange w:id="555" w:author="Yoonsu Cho" w:date="2019-07-23T20:24:00Z">
              <w:rPr>
                <w:rFonts w:ascii="Times New Roman" w:eastAsia="Times New Roman"/>
                <w:sz w:val="24"/>
                <w:szCs w:val="24"/>
              </w:rPr>
            </w:rPrChange>
          </w:rPr>
          <w:t xml:space="preserve"> (95% CI: 0.1</w:t>
        </w:r>
      </w:ins>
      <w:ins w:id="556" w:author="Yoonsu Cho" w:date="2019-07-24T13:52:00Z">
        <w:r w:rsidR="00974022">
          <w:rPr>
            <w:rFonts w:ascii="Times New Roman" w:eastAsia="Times New Roman" w:hAnsi="Times New Roman" w:cs="Times New Roman"/>
            <w:sz w:val="24"/>
            <w:szCs w:val="24"/>
          </w:rPr>
          <w:t>78</w:t>
        </w:r>
      </w:ins>
      <w:ins w:id="557" w:author="Yoonsu Cho" w:date="2019-07-23T20:22:00Z">
        <w:r w:rsidRPr="00454D50">
          <w:rPr>
            <w:rFonts w:ascii="Times New Roman" w:eastAsia="Times New Roman" w:hAnsi="Times New Roman" w:cs="Times New Roman"/>
            <w:sz w:val="24"/>
            <w:szCs w:val="24"/>
            <w:rPrChange w:id="558" w:author="Yoonsu Cho" w:date="2019-07-23T20:24:00Z">
              <w:rPr>
                <w:rFonts w:ascii="Times New Roman" w:eastAsia="Times New Roman"/>
                <w:sz w:val="24"/>
                <w:szCs w:val="24"/>
              </w:rPr>
            </w:rPrChange>
          </w:rPr>
          <w:t xml:space="preserve">, </w:t>
        </w:r>
      </w:ins>
      <w:ins w:id="559" w:author="Yoonsu Cho" w:date="2019-07-24T13:50:00Z">
        <w:r w:rsidR="005600C5">
          <w:rPr>
            <w:rFonts w:ascii="Times New Roman" w:eastAsia="Times New Roman" w:hAnsi="Times New Roman" w:cs="Times New Roman"/>
            <w:sz w:val="24"/>
            <w:szCs w:val="24"/>
          </w:rPr>
          <w:t>0.1</w:t>
        </w:r>
      </w:ins>
      <w:ins w:id="560" w:author="Yoonsu Cho" w:date="2019-07-24T13:52:00Z">
        <w:r w:rsidR="00974022">
          <w:rPr>
            <w:rFonts w:ascii="Times New Roman" w:eastAsia="Times New Roman" w:hAnsi="Times New Roman" w:cs="Times New Roman"/>
            <w:sz w:val="24"/>
            <w:szCs w:val="24"/>
          </w:rPr>
          <w:t>92</w:t>
        </w:r>
      </w:ins>
      <w:ins w:id="561" w:author="Yoonsu Cho" w:date="2019-07-23T20:22:00Z">
        <w:r w:rsidRPr="00454D50">
          <w:rPr>
            <w:rFonts w:ascii="Times New Roman" w:eastAsia="Times New Roman" w:hAnsi="Times New Roman" w:cs="Times New Roman"/>
            <w:sz w:val="24"/>
            <w:szCs w:val="24"/>
            <w:rPrChange w:id="562" w:author="Yoonsu Cho" w:date="2019-07-23T20:24:00Z">
              <w:rPr>
                <w:rFonts w:ascii="Times New Roman" w:eastAsia="Times New Roman"/>
                <w:sz w:val="24"/>
                <w:szCs w:val="24"/>
              </w:rPr>
            </w:rPrChange>
          </w:rPr>
          <w:t xml:space="preserve">), where the </w:t>
        </w:r>
      </w:ins>
      <w:ins w:id="563" w:author="Yoonsu Cho" w:date="2019-07-24T13:54:00Z">
        <w:r w:rsidR="00F21A08">
          <w:rPr>
            <w:rFonts w:ascii="Times New Roman" w:eastAsia="Times New Roman" w:hAnsi="Times New Roman" w:cs="Times New Roman"/>
            <w:sz w:val="24"/>
            <w:szCs w:val="24"/>
          </w:rPr>
          <w:t xml:space="preserve">total </w:t>
        </w:r>
      </w:ins>
      <w:ins w:id="564" w:author="Yoonsu Cho" w:date="2019-07-23T20:22:00Z">
        <w:r w:rsidRPr="00454D50">
          <w:rPr>
            <w:rFonts w:ascii="Times New Roman" w:eastAsia="Times New Roman" w:hAnsi="Times New Roman" w:cs="Times New Roman"/>
            <w:sz w:val="24"/>
            <w:szCs w:val="24"/>
            <w:rPrChange w:id="565" w:author="Yoonsu Cho" w:date="2019-07-23T20:24:00Z">
              <w:rPr>
                <w:rFonts w:ascii="Times New Roman" w:eastAsia="Times New Roman"/>
                <w:sz w:val="24"/>
                <w:szCs w:val="24"/>
              </w:rPr>
            </w:rPrChange>
          </w:rPr>
          <w:t>effect of the X</w:t>
        </w:r>
        <w:r w:rsidRPr="005600C5">
          <w:rPr>
            <w:rFonts w:ascii="Times New Roman" w:eastAsia="Times New Roman" w:hAnsi="Times New Roman" w:cs="Times New Roman"/>
            <w:sz w:val="24"/>
            <w:szCs w:val="24"/>
            <w:vertAlign w:val="subscript"/>
            <w:rPrChange w:id="566" w:author="Yoonsu Cho" w:date="2019-07-24T13:50:00Z">
              <w:rPr>
                <w:rFonts w:ascii="Times New Roman" w:eastAsia="Times New Roman"/>
                <w:sz w:val="24"/>
                <w:szCs w:val="24"/>
              </w:rPr>
            </w:rPrChange>
          </w:rPr>
          <w:t>2</w:t>
        </w:r>
        <w:r w:rsidRPr="00454D50">
          <w:rPr>
            <w:rFonts w:ascii="Times New Roman" w:eastAsia="Times New Roman" w:hAnsi="Times New Roman" w:cs="Times New Roman"/>
            <w:sz w:val="24"/>
            <w:szCs w:val="24"/>
            <w:rPrChange w:id="567" w:author="Yoonsu Cho" w:date="2019-07-23T20:24:00Z">
              <w:rPr>
                <w:rFonts w:ascii="Times New Roman" w:eastAsia="Times New Roman"/>
                <w:sz w:val="24"/>
                <w:szCs w:val="24"/>
              </w:rPr>
            </w:rPrChange>
          </w:rPr>
          <w:t xml:space="preserve">s was </w:t>
        </w:r>
      </w:ins>
      <w:ins w:id="568" w:author="Yoonsu Cho" w:date="2019-07-24T13:55:00Z">
        <w:r w:rsidR="00F16542">
          <w:rPr>
            <w:rFonts w:ascii="Times New Roman" w:eastAsia="Times New Roman" w:hAnsi="Times New Roman" w:cs="Times New Roman"/>
            <w:sz w:val="24"/>
            <w:szCs w:val="24"/>
          </w:rPr>
          <w:t>0.002</w:t>
        </w:r>
      </w:ins>
      <w:ins w:id="569" w:author="Yoonsu Cho" w:date="2019-07-23T20:22:00Z">
        <w:r w:rsidRPr="00454D50">
          <w:rPr>
            <w:rFonts w:ascii="Times New Roman" w:eastAsia="Times New Roman" w:hAnsi="Times New Roman" w:cs="Times New Roman"/>
            <w:sz w:val="24"/>
            <w:szCs w:val="24"/>
            <w:rPrChange w:id="570" w:author="Yoonsu Cho" w:date="2019-07-23T20:24:00Z">
              <w:rPr>
                <w:rFonts w:ascii="Times New Roman" w:eastAsia="Times New Roman"/>
                <w:sz w:val="24"/>
                <w:szCs w:val="24"/>
              </w:rPr>
            </w:rPrChange>
          </w:rPr>
          <w:t xml:space="preserve"> (95% CI: -</w:t>
        </w:r>
      </w:ins>
      <w:ins w:id="571" w:author="Yoonsu Cho" w:date="2019-07-24T13:55:00Z">
        <w:r w:rsidR="00F16542">
          <w:rPr>
            <w:rFonts w:ascii="Times New Roman" w:eastAsia="Times New Roman" w:hAnsi="Times New Roman" w:cs="Times New Roman"/>
            <w:sz w:val="24"/>
            <w:szCs w:val="24"/>
          </w:rPr>
          <w:t>0.029</w:t>
        </w:r>
      </w:ins>
      <w:ins w:id="572" w:author="Yoonsu Cho" w:date="2019-07-23T20:22:00Z">
        <w:r w:rsidRPr="00454D50">
          <w:rPr>
            <w:rFonts w:ascii="Times New Roman" w:eastAsia="Times New Roman" w:hAnsi="Times New Roman" w:cs="Times New Roman"/>
            <w:sz w:val="24"/>
            <w:szCs w:val="24"/>
            <w:rPrChange w:id="573" w:author="Yoonsu Cho" w:date="2019-07-23T20:24:00Z">
              <w:rPr>
                <w:rFonts w:ascii="Times New Roman" w:eastAsia="Times New Roman"/>
                <w:sz w:val="24"/>
                <w:szCs w:val="24"/>
              </w:rPr>
            </w:rPrChange>
          </w:rPr>
          <w:t>, 0.0</w:t>
        </w:r>
      </w:ins>
      <w:ins w:id="574" w:author="Yoonsu Cho" w:date="2019-07-24T13:55:00Z">
        <w:r w:rsidR="00832F60">
          <w:rPr>
            <w:rFonts w:ascii="Times New Roman" w:eastAsia="Times New Roman" w:hAnsi="Times New Roman" w:cs="Times New Roman"/>
            <w:sz w:val="24"/>
            <w:szCs w:val="24"/>
          </w:rPr>
          <w:t>33</w:t>
        </w:r>
      </w:ins>
      <w:ins w:id="575" w:author="Yoonsu Cho" w:date="2019-07-23T20:22:00Z">
        <w:r w:rsidRPr="00454D50">
          <w:rPr>
            <w:rFonts w:ascii="Times New Roman" w:eastAsia="Times New Roman" w:hAnsi="Times New Roman" w:cs="Times New Roman"/>
            <w:sz w:val="24"/>
            <w:szCs w:val="24"/>
            <w:rPrChange w:id="576" w:author="Yoonsu Cho" w:date="2019-07-23T20:24:00Z">
              <w:rPr>
                <w:rFonts w:ascii="Times New Roman" w:eastAsia="Times New Roman"/>
                <w:sz w:val="24"/>
                <w:szCs w:val="24"/>
              </w:rPr>
            </w:rPrChange>
          </w:rPr>
          <w:t xml:space="preserve">) in normal MVMR. This result was replicated in scenario 2, where horizontal pleiotropy exists. </w:t>
        </w:r>
      </w:ins>
      <w:ins w:id="577" w:author="Yoonsu Cho" w:date="2019-07-24T13:55:00Z">
        <w:r w:rsidR="00832F60">
          <w:rPr>
            <w:rFonts w:ascii="Times New Roman" w:eastAsia="Times New Roman" w:hAnsi="Times New Roman" w:cs="Times New Roman"/>
            <w:sz w:val="24"/>
            <w:szCs w:val="24"/>
          </w:rPr>
          <w:t xml:space="preserve">The </w:t>
        </w:r>
      </w:ins>
      <w:ins w:id="578" w:author="Yoonsu Cho" w:date="2019-07-24T13:56:00Z">
        <w:r w:rsidR="00832F60">
          <w:rPr>
            <w:rFonts w:ascii="Times New Roman" w:eastAsia="Times New Roman" w:hAnsi="Times New Roman" w:cs="Times New Roman"/>
            <w:sz w:val="24"/>
            <w:szCs w:val="24"/>
          </w:rPr>
          <w:t xml:space="preserve">total effect of selected trait </w:t>
        </w:r>
        <w:r w:rsidR="00D279BA">
          <w:rPr>
            <w:rFonts w:ascii="Times New Roman" w:eastAsia="Times New Roman" w:hAnsi="Times New Roman" w:cs="Times New Roman"/>
            <w:sz w:val="24"/>
            <w:szCs w:val="24"/>
          </w:rPr>
          <w:t xml:space="preserve">for X1 and X2 was almost the same as </w:t>
        </w:r>
        <w:r w:rsidR="00407035">
          <w:rPr>
            <w:rFonts w:ascii="Times New Roman" w:eastAsia="Times New Roman" w:hAnsi="Times New Roman" w:cs="Times New Roman"/>
            <w:sz w:val="24"/>
            <w:szCs w:val="24"/>
          </w:rPr>
          <w:t>the e</w:t>
        </w:r>
      </w:ins>
      <w:ins w:id="579" w:author="Yoonsu Cho" w:date="2019-07-24T13:57:00Z">
        <w:r w:rsidR="00407035">
          <w:rPr>
            <w:rFonts w:ascii="Times New Roman" w:eastAsia="Times New Roman" w:hAnsi="Times New Roman" w:cs="Times New Roman"/>
            <w:sz w:val="24"/>
            <w:szCs w:val="24"/>
          </w:rPr>
          <w:t xml:space="preserve">ffect of original trait on the outcome (Supplementary Table S3). </w:t>
        </w:r>
      </w:ins>
      <w:ins w:id="580" w:author="Yoonsu Cho" w:date="2019-07-23T20:22:00Z">
        <w:r w:rsidRPr="00454D50">
          <w:rPr>
            <w:rFonts w:ascii="Times New Roman" w:eastAsia="Times New Roman" w:hAnsi="Times New Roman" w:cs="Times New Roman"/>
            <w:sz w:val="24"/>
            <w:szCs w:val="24"/>
            <w:rPrChange w:id="581" w:author="Yoonsu Cho" w:date="2019-07-23T20:24:00Z">
              <w:rPr>
                <w:rFonts w:ascii="Times New Roman" w:eastAsia="Times New Roman"/>
                <w:sz w:val="24"/>
                <w:szCs w:val="24"/>
              </w:rPr>
            </w:rPrChange>
          </w:rPr>
          <w:t>This simulation confirms th</w:t>
        </w:r>
      </w:ins>
      <w:ins w:id="582" w:author="Yoonsu Cho" w:date="2019-07-24T13:58:00Z">
        <w:r w:rsidR="00951D9F">
          <w:rPr>
            <w:rFonts w:ascii="Times New Roman" w:eastAsia="Times New Roman" w:hAnsi="Times New Roman" w:cs="Times New Roman"/>
            <w:sz w:val="24"/>
            <w:szCs w:val="24"/>
          </w:rPr>
          <w:t>at</w:t>
        </w:r>
      </w:ins>
      <w:ins w:id="583" w:author="Yoonsu Cho" w:date="2019-07-24T14:05:00Z">
        <w:r w:rsidR="007E510E">
          <w:rPr>
            <w:rFonts w:ascii="Times New Roman" w:eastAsia="Times New Roman" w:hAnsi="Times New Roman" w:cs="Times New Roman"/>
            <w:sz w:val="24"/>
            <w:szCs w:val="24"/>
          </w:rPr>
          <w:t xml:space="preserve"> the </w:t>
        </w:r>
        <w:r w:rsidR="00FF55F5">
          <w:rPr>
            <w:rFonts w:ascii="Times New Roman" w:eastAsia="Times New Roman" w:hAnsi="Times New Roman" w:cs="Times New Roman"/>
            <w:sz w:val="24"/>
            <w:szCs w:val="24"/>
          </w:rPr>
          <w:t>shrinkage</w:t>
        </w:r>
        <w:r w:rsidR="007E510E">
          <w:rPr>
            <w:rFonts w:ascii="Times New Roman" w:eastAsia="Times New Roman" w:hAnsi="Times New Roman" w:cs="Times New Roman"/>
            <w:sz w:val="24"/>
            <w:szCs w:val="24"/>
          </w:rPr>
          <w:t xml:space="preserve"> step using LASSO </w:t>
        </w:r>
      </w:ins>
      <w:ins w:id="584" w:author="Yoonsu Cho" w:date="2019-07-24T14:07:00Z">
        <w:r w:rsidR="00E7128C">
          <w:rPr>
            <w:rFonts w:ascii="Times New Roman" w:eastAsia="Times New Roman" w:hAnsi="Times New Roman" w:cs="Times New Roman"/>
            <w:sz w:val="24"/>
            <w:szCs w:val="24"/>
          </w:rPr>
          <w:t xml:space="preserve">is valid even though there are some </w:t>
        </w:r>
        <w:r w:rsidR="00B00479">
          <w:rPr>
            <w:rFonts w:ascii="Times New Roman" w:eastAsia="Times New Roman" w:hAnsi="Times New Roman" w:cs="Times New Roman"/>
            <w:sz w:val="24"/>
            <w:szCs w:val="24"/>
          </w:rPr>
          <w:t xml:space="preserve">redundant </w:t>
        </w:r>
      </w:ins>
      <w:ins w:id="585" w:author="Yoonsu Cho" w:date="2019-07-24T14:08:00Z">
        <w:r w:rsidR="00B00479">
          <w:rPr>
            <w:rFonts w:ascii="Times New Roman" w:eastAsia="Times New Roman" w:hAnsi="Times New Roman" w:cs="Times New Roman"/>
            <w:sz w:val="24"/>
            <w:szCs w:val="24"/>
          </w:rPr>
          <w:t>traits</w:t>
        </w:r>
      </w:ins>
      <w:ins w:id="586" w:author="Yoonsu Cho" w:date="2019-07-24T14:05:00Z">
        <w:r w:rsidR="007E510E">
          <w:rPr>
            <w:rFonts w:ascii="Times New Roman" w:eastAsia="Times New Roman" w:hAnsi="Times New Roman" w:cs="Times New Roman"/>
            <w:sz w:val="24"/>
            <w:szCs w:val="24"/>
          </w:rPr>
          <w:t>.</w:t>
        </w:r>
      </w:ins>
      <w:ins w:id="587" w:author="Yoonsu Cho" w:date="2019-07-24T13:58:00Z">
        <w:r w:rsidR="00951D9F">
          <w:rPr>
            <w:rFonts w:ascii="Times New Roman" w:eastAsia="Times New Roman" w:hAnsi="Times New Roman" w:cs="Times New Roman"/>
            <w:sz w:val="24"/>
            <w:szCs w:val="24"/>
          </w:rPr>
          <w:t xml:space="preserve"> </w:t>
        </w:r>
      </w:ins>
      <w:ins w:id="588" w:author="Yoonsu Cho" w:date="2019-07-24T14:06:00Z">
        <w:r w:rsidR="00FF55F5">
          <w:rPr>
            <w:rFonts w:ascii="Times New Roman" w:eastAsia="Times New Roman" w:hAnsi="Times New Roman" w:cs="Times New Roman"/>
            <w:sz w:val="24"/>
            <w:szCs w:val="24"/>
          </w:rPr>
          <w:t>Also, the simulation results suggested that our</w:t>
        </w:r>
      </w:ins>
      <w:ins w:id="589" w:author="Yoonsu Cho" w:date="2019-07-23T20:22:00Z">
        <w:r w:rsidRPr="00454D50">
          <w:rPr>
            <w:rFonts w:ascii="Times New Roman" w:eastAsia="Times New Roman" w:hAnsi="Times New Roman" w:cs="Times New Roman"/>
            <w:sz w:val="24"/>
            <w:szCs w:val="24"/>
            <w:rPrChange w:id="590" w:author="Yoonsu Cho" w:date="2019-07-23T20:24:00Z">
              <w:rPr>
                <w:rFonts w:ascii="Times New Roman" w:eastAsia="Times New Roman"/>
                <w:sz w:val="24"/>
                <w:szCs w:val="24"/>
              </w:rPr>
            </w:rPrChange>
          </w:rPr>
          <w:t xml:space="preserve"> </w:t>
        </w:r>
      </w:ins>
      <w:ins w:id="591" w:author="Yoonsu Cho" w:date="2019-07-24T13:58:00Z">
        <w:r w:rsidR="00446B3E">
          <w:rPr>
            <w:rFonts w:ascii="Times New Roman" w:eastAsia="Times New Roman" w:hAnsi="Times New Roman" w:cs="Times New Roman"/>
            <w:sz w:val="24"/>
            <w:szCs w:val="24"/>
          </w:rPr>
          <w:t xml:space="preserve">adjustment method using </w:t>
        </w:r>
      </w:ins>
      <w:ins w:id="592" w:author="Yoonsu Cho" w:date="2019-07-23T20:22:00Z">
        <w:r w:rsidRPr="00454D50">
          <w:rPr>
            <w:rFonts w:ascii="Times New Roman" w:eastAsia="Times New Roman" w:hAnsi="Times New Roman" w:cs="Times New Roman"/>
            <w:sz w:val="24"/>
            <w:szCs w:val="24"/>
            <w:rPrChange w:id="593" w:author="Yoonsu Cho" w:date="2019-07-23T20:24:00Z">
              <w:rPr>
                <w:rFonts w:ascii="Times New Roman" w:eastAsia="Times New Roman"/>
                <w:sz w:val="24"/>
                <w:szCs w:val="24"/>
              </w:rPr>
            </w:rPrChange>
          </w:rPr>
          <w:t>LASSO</w:t>
        </w:r>
      </w:ins>
      <w:ins w:id="594" w:author="Yoonsu Cho" w:date="2019-07-24T14:08:00Z">
        <w:r w:rsidR="00C83267">
          <w:rPr>
            <w:rFonts w:ascii="Times New Roman" w:eastAsia="Times New Roman" w:hAnsi="Times New Roman" w:cs="Times New Roman"/>
            <w:sz w:val="24"/>
            <w:szCs w:val="24"/>
          </w:rPr>
          <w:t>-</w:t>
        </w:r>
      </w:ins>
      <w:ins w:id="595" w:author="Yoonsu Cho" w:date="2019-07-23T20:22:00Z">
        <w:r w:rsidRPr="00454D50">
          <w:rPr>
            <w:rFonts w:ascii="Times New Roman" w:eastAsia="Times New Roman" w:hAnsi="Times New Roman" w:cs="Times New Roman"/>
            <w:sz w:val="24"/>
            <w:szCs w:val="24"/>
            <w:rPrChange w:id="596" w:author="Yoonsu Cho" w:date="2019-07-23T20:24:00Z">
              <w:rPr>
                <w:rFonts w:ascii="Times New Roman" w:eastAsia="Times New Roman"/>
                <w:sz w:val="24"/>
                <w:szCs w:val="24"/>
              </w:rPr>
            </w:rPrChange>
          </w:rPr>
          <w:t xml:space="preserve">MVMR </w:t>
        </w:r>
      </w:ins>
      <w:ins w:id="597" w:author="Yoonsu Cho" w:date="2019-07-24T14:08:00Z">
        <w:r w:rsidR="00C83267">
          <w:rPr>
            <w:rFonts w:ascii="Times New Roman" w:eastAsia="Times New Roman" w:hAnsi="Times New Roman" w:cs="Times New Roman"/>
            <w:sz w:val="24"/>
            <w:szCs w:val="24"/>
          </w:rPr>
          <w:t xml:space="preserve">can </w:t>
        </w:r>
      </w:ins>
      <w:ins w:id="598" w:author="Yoonsu Cho" w:date="2019-07-23T20:22:00Z">
        <w:r w:rsidRPr="00454D50">
          <w:rPr>
            <w:rFonts w:ascii="Times New Roman" w:eastAsia="Times New Roman" w:hAnsi="Times New Roman" w:cs="Times New Roman"/>
            <w:sz w:val="24"/>
            <w:szCs w:val="24"/>
            <w:rPrChange w:id="599" w:author="Yoonsu Cho" w:date="2019-07-23T20:24:00Z">
              <w:rPr>
                <w:rFonts w:ascii="Times New Roman" w:eastAsia="Times New Roman"/>
                <w:sz w:val="24"/>
                <w:szCs w:val="24"/>
              </w:rPr>
            </w:rPrChange>
          </w:rPr>
          <w:t xml:space="preserve">correct for </w:t>
        </w:r>
      </w:ins>
      <w:ins w:id="600" w:author="Yoonsu Cho" w:date="2019-07-24T14:08:00Z">
        <w:r w:rsidR="00C83267">
          <w:rPr>
            <w:rFonts w:ascii="Times New Roman" w:eastAsia="Times New Roman" w:hAnsi="Times New Roman" w:cs="Times New Roman"/>
            <w:sz w:val="24"/>
            <w:szCs w:val="24"/>
          </w:rPr>
          <w:t xml:space="preserve">the </w:t>
        </w:r>
      </w:ins>
      <w:ins w:id="601" w:author="Yoonsu Cho" w:date="2019-07-23T20:22:00Z">
        <w:r w:rsidRPr="00454D50">
          <w:rPr>
            <w:rFonts w:ascii="Times New Roman" w:eastAsia="Times New Roman" w:hAnsi="Times New Roman" w:cs="Times New Roman"/>
            <w:sz w:val="24"/>
            <w:szCs w:val="24"/>
            <w:rPrChange w:id="602" w:author="Yoonsu Cho" w:date="2019-07-23T20:24:00Z">
              <w:rPr>
                <w:rFonts w:ascii="Times New Roman" w:eastAsia="Times New Roman"/>
                <w:sz w:val="24"/>
                <w:szCs w:val="24"/>
              </w:rPr>
            </w:rPrChange>
          </w:rPr>
          <w:t xml:space="preserve">effect of the </w:t>
        </w:r>
      </w:ins>
      <w:ins w:id="603" w:author="Yoonsu Cho" w:date="2019-07-24T13:58:00Z">
        <w:r w:rsidR="00200F24">
          <w:rPr>
            <w:rFonts w:ascii="Times New Roman" w:eastAsia="Times New Roman" w:hAnsi="Times New Roman" w:cs="Times New Roman"/>
            <w:sz w:val="24"/>
            <w:szCs w:val="24"/>
          </w:rPr>
          <w:t xml:space="preserve">pleiotropic pathways </w:t>
        </w:r>
      </w:ins>
      <w:ins w:id="604" w:author="Yoonsu Cho" w:date="2019-07-24T14:08:00Z">
        <w:r w:rsidR="0009160F">
          <w:rPr>
            <w:rFonts w:ascii="Times New Roman" w:eastAsia="Times New Roman" w:hAnsi="Times New Roman" w:cs="Times New Roman"/>
            <w:sz w:val="24"/>
            <w:szCs w:val="24"/>
          </w:rPr>
          <w:t>consid</w:t>
        </w:r>
      </w:ins>
      <w:ins w:id="605" w:author="Yoonsu Cho" w:date="2019-07-24T14:09:00Z">
        <w:r w:rsidR="0009160F">
          <w:rPr>
            <w:rFonts w:ascii="Times New Roman" w:eastAsia="Times New Roman" w:hAnsi="Times New Roman" w:cs="Times New Roman"/>
            <w:sz w:val="24"/>
            <w:szCs w:val="24"/>
          </w:rPr>
          <w:t>ering</w:t>
        </w:r>
      </w:ins>
      <w:ins w:id="606" w:author="Yoonsu Cho" w:date="2019-07-24T14:00:00Z">
        <w:r w:rsidR="00455C90">
          <w:rPr>
            <w:rFonts w:ascii="Times New Roman" w:eastAsia="Times New Roman" w:hAnsi="Times New Roman" w:cs="Times New Roman"/>
            <w:sz w:val="24"/>
            <w:szCs w:val="24"/>
          </w:rPr>
          <w:t xml:space="preserve"> the total effect of</w:t>
        </w:r>
      </w:ins>
      <w:ins w:id="607" w:author="Yoonsu Cho" w:date="2019-07-24T14:01:00Z">
        <w:r w:rsidR="001066D9">
          <w:rPr>
            <w:rFonts w:ascii="Times New Roman" w:eastAsia="Times New Roman" w:hAnsi="Times New Roman" w:cs="Times New Roman"/>
            <w:sz w:val="24"/>
            <w:szCs w:val="24"/>
          </w:rPr>
          <w:t xml:space="preserve"> pleiotropic </w:t>
        </w:r>
      </w:ins>
      <w:ins w:id="608" w:author="Yoonsu Cho" w:date="2019-07-24T14:00:00Z">
        <w:r w:rsidR="001066D9">
          <w:rPr>
            <w:rFonts w:ascii="Times New Roman" w:eastAsia="Times New Roman" w:hAnsi="Times New Roman" w:cs="Times New Roman"/>
            <w:sz w:val="24"/>
            <w:szCs w:val="24"/>
          </w:rPr>
          <w:t>traits</w:t>
        </w:r>
      </w:ins>
      <w:ins w:id="609" w:author="Yoonsu Cho" w:date="2019-07-24T14:01:00Z">
        <w:r w:rsidR="001066D9">
          <w:rPr>
            <w:rFonts w:ascii="Times New Roman" w:eastAsia="Times New Roman" w:hAnsi="Times New Roman" w:cs="Times New Roman"/>
            <w:sz w:val="24"/>
            <w:szCs w:val="24"/>
          </w:rPr>
          <w:t xml:space="preserve"> in the original exposure-outcome association</w:t>
        </w:r>
      </w:ins>
      <w:ins w:id="610" w:author="Yoonsu Cho" w:date="2019-07-23T20:22:00Z">
        <w:r w:rsidRPr="00454D50">
          <w:rPr>
            <w:rFonts w:ascii="Times New Roman" w:eastAsia="Times New Roman" w:hAnsi="Times New Roman" w:cs="Times New Roman"/>
            <w:sz w:val="24"/>
            <w:szCs w:val="24"/>
            <w:rPrChange w:id="611" w:author="Yoonsu Cho" w:date="2019-07-23T20:24:00Z">
              <w:rPr>
                <w:rFonts w:ascii="Times New Roman" w:eastAsia="Times New Roman"/>
                <w:sz w:val="24"/>
                <w:szCs w:val="24"/>
              </w:rPr>
            </w:rPrChange>
          </w:rPr>
          <w:t>. As MR-TRYX repeats this step 1</w:t>
        </w:r>
        <w:r w:rsidR="004E0063" w:rsidRPr="00454D50">
          <w:rPr>
            <w:rFonts w:ascii="Times New Roman" w:eastAsia="Times New Roman" w:hAnsi="Times New Roman" w:cs="Times New Roman"/>
            <w:sz w:val="24"/>
            <w:szCs w:val="24"/>
            <w:rPrChange w:id="612" w:author="Yoonsu Cho" w:date="2019-07-23T20:24:00Z">
              <w:rPr>
                <w:rFonts w:ascii="Times New Roman" w:eastAsia="Times New Roman"/>
                <w:sz w:val="24"/>
                <w:szCs w:val="24"/>
              </w:rPr>
            </w:rPrChange>
          </w:rPr>
          <w:t>,</w:t>
        </w:r>
        <w:r w:rsidRPr="00454D50">
          <w:rPr>
            <w:rFonts w:ascii="Times New Roman" w:eastAsia="Times New Roman" w:hAnsi="Times New Roman" w:cs="Times New Roman"/>
            <w:sz w:val="24"/>
            <w:szCs w:val="24"/>
            <w:rPrChange w:id="613" w:author="Yoonsu Cho" w:date="2019-07-23T20:24:00Z">
              <w:rPr>
                <w:rFonts w:ascii="Times New Roman" w:eastAsia="Times New Roman"/>
                <w:sz w:val="24"/>
                <w:szCs w:val="24"/>
              </w:rPr>
            </w:rPrChange>
          </w:rPr>
          <w:t>000 times, the LASSO MVMR in MR-TRYX would yield more precise estimates than MVMR on its own.</w:t>
        </w:r>
      </w:ins>
    </w:p>
    <w:p w14:paraId="1BFE22A0" w14:textId="58416B4F" w:rsidR="002E42C3" w:rsidRPr="00454D50" w:rsidRDefault="002E42C3">
      <w:pPr>
        <w:spacing w:line="480" w:lineRule="auto"/>
        <w:jc w:val="both"/>
        <w:rPr>
          <w:ins w:id="614" w:author="Yoonsu Cho" w:date="2019-07-23T20:22:00Z"/>
          <w:rFonts w:ascii="Times New Roman" w:eastAsia="Times New Roman" w:hAnsi="Times New Roman" w:cs="Times New Roman"/>
          <w:sz w:val="24"/>
          <w:szCs w:val="24"/>
          <w:rPrChange w:id="615" w:author="Yoonsu Cho" w:date="2019-07-23T20:24:00Z">
            <w:rPr>
              <w:ins w:id="616" w:author="Yoonsu Cho" w:date="2019-07-23T20:22:00Z"/>
              <w:rFonts w:ascii="Times New Roman" w:eastAsia="Times New Roman"/>
              <w:sz w:val="24"/>
              <w:szCs w:val="24"/>
            </w:rPr>
          </w:rPrChange>
        </w:rPr>
        <w:pPrChange w:id="617" w:author="Yoonsu Cho" w:date="2019-07-23T20:24:00Z">
          <w:pPr>
            <w:jc w:val="both"/>
          </w:pPr>
        </w:pPrChange>
      </w:pPr>
    </w:p>
    <w:p w14:paraId="3B7097C7" w14:textId="710ACC12" w:rsidR="00F55CE3" w:rsidDel="00501D7B" w:rsidRDefault="002E42C3" w:rsidP="000C0344">
      <w:pPr>
        <w:spacing w:line="480" w:lineRule="auto"/>
        <w:jc w:val="both"/>
        <w:rPr>
          <w:del w:id="618" w:author="Yoonsu Cho" w:date="2019-07-23T20:24:00Z"/>
          <w:rFonts w:ascii="Times New Roman" w:eastAsia="Times New Roman" w:hAnsi="Times New Roman" w:cs="Times New Roman"/>
          <w:sz w:val="24"/>
          <w:szCs w:val="24"/>
        </w:rPr>
      </w:pPr>
      <w:ins w:id="619" w:author="Yoonsu Cho" w:date="2019-07-23T20:23:00Z">
        <w:r w:rsidRPr="00454D50">
          <w:rPr>
            <w:rFonts w:ascii="Times New Roman" w:eastAsia="Times New Roman" w:hAnsi="Times New Roman" w:cs="Times New Roman"/>
            <w:sz w:val="24"/>
            <w:szCs w:val="24"/>
            <w:rPrChange w:id="620" w:author="Yoonsu Cho" w:date="2019-07-23T20:24:00Z">
              <w:rPr>
                <w:rFonts w:ascii="Times New Roman" w:eastAsia="Times New Roman"/>
                <w:sz w:val="24"/>
                <w:szCs w:val="24"/>
              </w:rPr>
            </w:rPrChange>
          </w:rPr>
          <w:t>Also</w:t>
        </w:r>
      </w:ins>
      <w:ins w:id="621" w:author="Yoonsu Cho" w:date="2019-07-23T20:24:00Z">
        <w:r w:rsidR="00454D50">
          <w:rPr>
            <w:rFonts w:ascii="Times New Roman" w:eastAsia="Times New Roman" w:hAnsi="Times New Roman" w:cs="Times New Roman"/>
            <w:sz w:val="24"/>
            <w:szCs w:val="24"/>
          </w:rPr>
          <w:t>,</w:t>
        </w:r>
      </w:ins>
      <w:ins w:id="622" w:author="Yoonsu Cho" w:date="2019-07-23T20:23:00Z">
        <w:r w:rsidRPr="00454D50">
          <w:rPr>
            <w:rFonts w:ascii="Times New Roman" w:eastAsia="Times New Roman" w:hAnsi="Times New Roman" w:cs="Times New Roman"/>
            <w:sz w:val="24"/>
            <w:szCs w:val="24"/>
            <w:rPrChange w:id="623" w:author="Yoonsu Cho" w:date="2019-07-23T20:24:00Z">
              <w:rPr>
                <w:rFonts w:ascii="Times New Roman" w:eastAsia="Times New Roman"/>
                <w:sz w:val="24"/>
                <w:szCs w:val="24"/>
              </w:rPr>
            </w:rPrChange>
          </w:rPr>
          <w:t xml:space="preserve"> </w:t>
        </w:r>
      </w:ins>
      <w:ins w:id="624" w:author="Yoonsu Cho" w:date="2019-07-24T14:09:00Z">
        <w:r w:rsidR="0009160F">
          <w:rPr>
            <w:rFonts w:ascii="Times New Roman" w:eastAsia="Times New Roman" w:hAnsi="Times New Roman" w:cs="Times New Roman"/>
            <w:sz w:val="24"/>
            <w:szCs w:val="24"/>
          </w:rPr>
          <w:t>we tested if t</w:t>
        </w:r>
      </w:ins>
      <w:ins w:id="625" w:author="Yoonsu Cho" w:date="2019-07-23T20:23:00Z">
        <w:r w:rsidR="00454D50" w:rsidRPr="00454D50">
          <w:rPr>
            <w:rFonts w:ascii="Times New Roman" w:eastAsia="Times New Roman" w:hAnsi="Times New Roman" w:cs="Times New Roman"/>
            <w:sz w:val="24"/>
            <w:szCs w:val="24"/>
            <w:rPrChange w:id="626" w:author="Yoonsu Cho" w:date="2019-07-23T20:24:00Z">
              <w:rPr>
                <w:rFonts w:ascii="Times New Roman" w:eastAsia="Times New Roman"/>
                <w:sz w:val="24"/>
                <w:szCs w:val="24"/>
              </w:rPr>
            </w:rPrChange>
          </w:rPr>
          <w:t xml:space="preserve">he </w:t>
        </w:r>
      </w:ins>
      <w:ins w:id="627" w:author="Yoonsu Cho" w:date="2019-07-24T14:09:00Z">
        <w:r w:rsidR="00B0074E">
          <w:rPr>
            <w:rFonts w:ascii="Times New Roman" w:eastAsia="Times New Roman" w:hAnsi="Times New Roman" w:cs="Times New Roman"/>
            <w:sz w:val="24"/>
            <w:szCs w:val="24"/>
          </w:rPr>
          <w:t xml:space="preserve">performance of </w:t>
        </w:r>
      </w:ins>
      <w:ins w:id="628" w:author="Yoonsu Cho" w:date="2019-07-23T20:23:00Z">
        <w:r w:rsidR="00454D50" w:rsidRPr="00454D50">
          <w:rPr>
            <w:rFonts w:ascii="Times New Roman" w:eastAsia="Times New Roman" w:hAnsi="Times New Roman" w:cs="Times New Roman"/>
            <w:sz w:val="24"/>
            <w:szCs w:val="24"/>
            <w:rPrChange w:id="629" w:author="Yoonsu Cho" w:date="2019-07-23T20:24:00Z">
              <w:rPr>
                <w:rFonts w:ascii="Times New Roman" w:eastAsia="Times New Roman"/>
                <w:sz w:val="24"/>
                <w:szCs w:val="24"/>
              </w:rPr>
            </w:rPrChange>
          </w:rPr>
          <w:t xml:space="preserve">LASSO step </w:t>
        </w:r>
      </w:ins>
      <w:ins w:id="630" w:author="Yoonsu Cho" w:date="2019-07-24T14:09:00Z">
        <w:r w:rsidR="00B0074E">
          <w:rPr>
            <w:rFonts w:ascii="Times New Roman" w:eastAsia="Times New Roman" w:hAnsi="Times New Roman" w:cs="Times New Roman"/>
            <w:sz w:val="24"/>
            <w:szCs w:val="24"/>
          </w:rPr>
          <w:t>is aff</w:t>
        </w:r>
      </w:ins>
      <w:ins w:id="631" w:author="Yoonsu Cho" w:date="2019-07-24T14:10:00Z">
        <w:r w:rsidR="00B0074E">
          <w:rPr>
            <w:rFonts w:ascii="Times New Roman" w:eastAsia="Times New Roman" w:hAnsi="Times New Roman" w:cs="Times New Roman"/>
            <w:sz w:val="24"/>
            <w:szCs w:val="24"/>
          </w:rPr>
          <w:t xml:space="preserve">ected by </w:t>
        </w:r>
      </w:ins>
      <w:ins w:id="632" w:author="Yoonsu Cho" w:date="2019-07-23T20:23:00Z">
        <w:r w:rsidR="00454D50" w:rsidRPr="00454D50">
          <w:rPr>
            <w:rFonts w:ascii="Times New Roman" w:eastAsia="Times New Roman" w:hAnsi="Times New Roman" w:cs="Times New Roman"/>
            <w:sz w:val="24"/>
            <w:szCs w:val="24"/>
            <w:rPrChange w:id="633" w:author="Yoonsu Cho" w:date="2019-07-23T20:24:00Z">
              <w:rPr>
                <w:rFonts w:ascii="Times New Roman" w:eastAsia="Times New Roman"/>
                <w:sz w:val="24"/>
                <w:szCs w:val="24"/>
              </w:rPr>
            </w:rPrChange>
          </w:rPr>
          <w:t>the number of instruments for the traits (Supplementary Table S4). The LASSO kept both X</w:t>
        </w:r>
        <w:r w:rsidR="00454D50" w:rsidRPr="009D521E">
          <w:rPr>
            <w:rFonts w:ascii="Times New Roman" w:eastAsia="Times New Roman" w:hAnsi="Times New Roman" w:cs="Times New Roman"/>
            <w:sz w:val="24"/>
            <w:szCs w:val="24"/>
            <w:vertAlign w:val="subscript"/>
            <w:rPrChange w:id="634" w:author="Yoonsu Cho" w:date="2019-07-24T15:31: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35" w:author="Yoonsu Cho" w:date="2019-07-23T20:24:00Z">
              <w:rPr>
                <w:rFonts w:ascii="Times New Roman" w:eastAsia="Times New Roman"/>
                <w:sz w:val="24"/>
                <w:szCs w:val="24"/>
              </w:rPr>
            </w:rPrChange>
          </w:rPr>
          <w:t xml:space="preserve"> and X</w:t>
        </w:r>
        <w:r w:rsidR="00454D50" w:rsidRPr="009D521E">
          <w:rPr>
            <w:rFonts w:ascii="Times New Roman" w:eastAsia="Times New Roman" w:hAnsi="Times New Roman" w:cs="Times New Roman"/>
            <w:sz w:val="24"/>
            <w:szCs w:val="24"/>
            <w:vertAlign w:val="subscript"/>
            <w:rPrChange w:id="636" w:author="Yoonsu Cho" w:date="2019-07-24T15:31: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37" w:author="Yoonsu Cho" w:date="2019-07-23T20:24:00Z">
              <w:rPr>
                <w:rFonts w:ascii="Times New Roman" w:eastAsia="Times New Roman"/>
                <w:sz w:val="24"/>
                <w:szCs w:val="24"/>
              </w:rPr>
            </w:rPrChange>
          </w:rPr>
          <w:t xml:space="preserve"> when both traits (Scenario 3) have effects on the outcome Y with a probability of 1.000 (1000 times per 1000 </w:t>
        </w:r>
        <w:r w:rsidR="00454D50" w:rsidRPr="00454D50">
          <w:rPr>
            <w:rFonts w:ascii="Times New Roman" w:eastAsia="Times New Roman" w:hAnsi="Times New Roman" w:cs="Times New Roman"/>
            <w:sz w:val="24"/>
            <w:szCs w:val="24"/>
            <w:rPrChange w:id="638" w:author="Yoonsu Cho" w:date="2019-07-23T20:24:00Z">
              <w:rPr>
                <w:rFonts w:ascii="Times New Roman" w:eastAsia="Times New Roman"/>
                <w:sz w:val="24"/>
                <w:szCs w:val="24"/>
              </w:rPr>
            </w:rPrChange>
          </w:rPr>
          <w:lastRenderedPageBreak/>
          <w:t>simulations). Whilst, the LASSO removed both traits with a probability of 0.693 when both of X</w:t>
        </w:r>
        <w:r w:rsidR="00454D50" w:rsidRPr="00D50936">
          <w:rPr>
            <w:rFonts w:ascii="Times New Roman" w:eastAsia="Times New Roman" w:hAnsi="Times New Roman" w:cs="Times New Roman"/>
            <w:sz w:val="24"/>
            <w:szCs w:val="24"/>
            <w:vertAlign w:val="subscript"/>
            <w:rPrChange w:id="639" w:author="Yoonsu Cho" w:date="2019-07-30T11:05: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40" w:author="Yoonsu Cho" w:date="2019-07-23T20:24:00Z">
              <w:rPr>
                <w:rFonts w:ascii="Times New Roman" w:eastAsia="Times New Roman"/>
                <w:sz w:val="24"/>
                <w:szCs w:val="24"/>
              </w:rPr>
            </w:rPrChange>
          </w:rPr>
          <w:t xml:space="preserve"> and X</w:t>
        </w:r>
        <w:r w:rsidR="00454D50" w:rsidRPr="00D50936">
          <w:rPr>
            <w:rFonts w:ascii="Times New Roman" w:eastAsia="Times New Roman" w:hAnsi="Times New Roman" w:cs="Times New Roman"/>
            <w:sz w:val="24"/>
            <w:szCs w:val="24"/>
            <w:vertAlign w:val="subscript"/>
            <w:rPrChange w:id="641"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42" w:author="Yoonsu Cho" w:date="2019-07-23T20:24:00Z">
              <w:rPr>
                <w:rFonts w:ascii="Times New Roman" w:eastAsia="Times New Roman"/>
                <w:sz w:val="24"/>
                <w:szCs w:val="24"/>
              </w:rPr>
            </w:rPrChange>
          </w:rPr>
          <w:t xml:space="preserve"> have no effects on Y (Scenario 4). In this scenario, the trait X</w:t>
        </w:r>
        <w:r w:rsidR="00454D50" w:rsidRPr="00D50936">
          <w:rPr>
            <w:rFonts w:ascii="Times New Roman" w:eastAsia="Times New Roman" w:hAnsi="Times New Roman" w:cs="Times New Roman"/>
            <w:sz w:val="24"/>
            <w:szCs w:val="24"/>
            <w:vertAlign w:val="subscript"/>
            <w:rPrChange w:id="643" w:author="Yoonsu Cho" w:date="2019-07-30T11:05: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44" w:author="Yoonsu Cho" w:date="2019-07-23T20:24:00Z">
              <w:rPr>
                <w:rFonts w:ascii="Times New Roman" w:eastAsia="Times New Roman"/>
                <w:sz w:val="24"/>
                <w:szCs w:val="24"/>
              </w:rPr>
            </w:rPrChange>
          </w:rPr>
          <w:t xml:space="preserve"> was removed with a probability of 0.775 where the trait X</w:t>
        </w:r>
        <w:r w:rsidR="00454D50" w:rsidRPr="00D50936">
          <w:rPr>
            <w:rFonts w:ascii="Times New Roman" w:eastAsia="Times New Roman" w:hAnsi="Times New Roman" w:cs="Times New Roman"/>
            <w:sz w:val="24"/>
            <w:szCs w:val="24"/>
            <w:vertAlign w:val="subscript"/>
            <w:rPrChange w:id="645"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46" w:author="Yoonsu Cho" w:date="2019-07-23T20:24:00Z">
              <w:rPr>
                <w:rFonts w:ascii="Times New Roman" w:eastAsia="Times New Roman"/>
                <w:sz w:val="24"/>
                <w:szCs w:val="24"/>
              </w:rPr>
            </w:rPrChange>
          </w:rPr>
          <w:t xml:space="preserve"> was removed with a probability of 0.783. In the scenario 1, LASSO kept the trait X</w:t>
        </w:r>
        <w:r w:rsidR="00454D50" w:rsidRPr="00D50936">
          <w:rPr>
            <w:rFonts w:ascii="Times New Roman" w:eastAsia="Times New Roman" w:hAnsi="Times New Roman" w:cs="Times New Roman"/>
            <w:sz w:val="24"/>
            <w:szCs w:val="24"/>
            <w:vertAlign w:val="subscript"/>
            <w:rPrChange w:id="647" w:author="Yoonsu Cho" w:date="2019-07-30T11:06: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48" w:author="Yoonsu Cho" w:date="2019-07-23T20:24:00Z">
              <w:rPr>
                <w:rFonts w:ascii="Times New Roman" w:eastAsia="Times New Roman"/>
                <w:sz w:val="24"/>
                <w:szCs w:val="24"/>
              </w:rPr>
            </w:rPrChange>
          </w:rPr>
          <w:t xml:space="preserve"> with a 100% of probability. However, LASSO failed sometime to remove X</w:t>
        </w:r>
        <w:r w:rsidR="00454D50" w:rsidRPr="00D50936">
          <w:rPr>
            <w:rFonts w:ascii="Times New Roman" w:eastAsia="Times New Roman" w:hAnsi="Times New Roman" w:cs="Times New Roman"/>
            <w:sz w:val="24"/>
            <w:szCs w:val="24"/>
            <w:vertAlign w:val="subscript"/>
            <w:rPrChange w:id="649"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50" w:author="Yoonsu Cho" w:date="2019-07-23T20:24:00Z">
              <w:rPr>
                <w:rFonts w:ascii="Times New Roman" w:eastAsia="Times New Roman"/>
                <w:sz w:val="24"/>
                <w:szCs w:val="24"/>
              </w:rPr>
            </w:rPrChange>
          </w:rPr>
          <w:t>, which is instrumented by a smaller number of variants, with a probability of 0.473. In scenario 2, X</w:t>
        </w:r>
        <w:r w:rsidR="00454D50" w:rsidRPr="00D50936">
          <w:rPr>
            <w:rFonts w:ascii="Times New Roman" w:eastAsia="Times New Roman" w:hAnsi="Times New Roman" w:cs="Times New Roman"/>
            <w:sz w:val="24"/>
            <w:szCs w:val="24"/>
            <w:vertAlign w:val="subscript"/>
            <w:rPrChange w:id="651" w:author="Yoonsu Cho" w:date="2019-07-30T11:05:00Z">
              <w:rPr>
                <w:rFonts w:ascii="Times New Roman" w:eastAsia="Times New Roman"/>
                <w:sz w:val="24"/>
                <w:szCs w:val="24"/>
              </w:rPr>
            </w:rPrChange>
          </w:rPr>
          <w:t>2</w:t>
        </w:r>
        <w:r w:rsidR="00454D50" w:rsidRPr="00454D50">
          <w:rPr>
            <w:rFonts w:ascii="Times New Roman" w:eastAsia="Times New Roman" w:hAnsi="Times New Roman" w:cs="Times New Roman"/>
            <w:sz w:val="24"/>
            <w:szCs w:val="24"/>
            <w:rPrChange w:id="652" w:author="Yoonsu Cho" w:date="2019-07-23T20:24:00Z">
              <w:rPr>
                <w:rFonts w:ascii="Times New Roman" w:eastAsia="Times New Roman"/>
                <w:sz w:val="24"/>
                <w:szCs w:val="24"/>
              </w:rPr>
            </w:rPrChange>
          </w:rPr>
          <w:t xml:space="preserve"> wasn</w:t>
        </w:r>
        <w:r w:rsidR="00454D50" w:rsidRPr="00454D50">
          <w:rPr>
            <w:rFonts w:ascii="Times New Roman" w:eastAsia="Times New Roman" w:hAnsi="Times New Roman" w:cs="Times New Roman"/>
            <w:sz w:val="24"/>
            <w:szCs w:val="24"/>
            <w:rPrChange w:id="653" w:author="Yoonsu Cho" w:date="2019-07-23T20:24:00Z">
              <w:rPr>
                <w:rFonts w:ascii="Times New Roman" w:eastAsia="Times New Roman"/>
                <w:sz w:val="24"/>
                <w:szCs w:val="24"/>
              </w:rPr>
            </w:rPrChange>
          </w:rPr>
          <w:t>’</w:t>
        </w:r>
        <w:r w:rsidR="00454D50" w:rsidRPr="00454D50">
          <w:rPr>
            <w:rFonts w:ascii="Times New Roman" w:eastAsia="Times New Roman" w:hAnsi="Times New Roman" w:cs="Times New Roman"/>
            <w:sz w:val="24"/>
            <w:szCs w:val="24"/>
            <w:rPrChange w:id="654" w:author="Yoonsu Cho" w:date="2019-07-23T20:24:00Z">
              <w:rPr>
                <w:rFonts w:ascii="Times New Roman" w:eastAsia="Times New Roman"/>
                <w:sz w:val="24"/>
                <w:szCs w:val="24"/>
              </w:rPr>
            </w:rPrChange>
          </w:rPr>
          <w:t>t removed by LASSO step but X</w:t>
        </w:r>
        <w:r w:rsidR="00454D50" w:rsidRPr="00D50936">
          <w:rPr>
            <w:rFonts w:ascii="Times New Roman" w:eastAsia="Times New Roman" w:hAnsi="Times New Roman" w:cs="Times New Roman"/>
            <w:sz w:val="24"/>
            <w:szCs w:val="24"/>
            <w:vertAlign w:val="subscript"/>
            <w:rPrChange w:id="655" w:author="Yoonsu Cho" w:date="2019-07-30T11:05:00Z">
              <w:rPr>
                <w:rFonts w:ascii="Times New Roman" w:eastAsia="Times New Roman"/>
                <w:sz w:val="24"/>
                <w:szCs w:val="24"/>
              </w:rPr>
            </w:rPrChange>
          </w:rPr>
          <w:t>1</w:t>
        </w:r>
        <w:r w:rsidR="00454D50" w:rsidRPr="00454D50">
          <w:rPr>
            <w:rFonts w:ascii="Times New Roman" w:eastAsia="Times New Roman" w:hAnsi="Times New Roman" w:cs="Times New Roman"/>
            <w:sz w:val="24"/>
            <w:szCs w:val="24"/>
            <w:rPrChange w:id="656" w:author="Yoonsu Cho" w:date="2019-07-23T20:24:00Z">
              <w:rPr>
                <w:rFonts w:ascii="Times New Roman" w:eastAsia="Times New Roman"/>
                <w:sz w:val="24"/>
                <w:szCs w:val="24"/>
              </w:rPr>
            </w:rPrChange>
          </w:rPr>
          <w:t xml:space="preserve"> was remained with a probability of 0.467. Considering the similar probability of the trait being eliminated in each scenario, it can be suggested that the LASSO may not favour to the candidate traits with a larger number of instruments, but it removes a trait weakly associated with the outcome.</w:t>
        </w:r>
      </w:ins>
    </w:p>
    <w:p w14:paraId="5C9248BE" w14:textId="77777777" w:rsidR="00501D7B" w:rsidRPr="00501D7B" w:rsidRDefault="00501D7B" w:rsidP="000C0344">
      <w:pPr>
        <w:spacing w:line="480" w:lineRule="auto"/>
        <w:jc w:val="both"/>
        <w:rPr>
          <w:ins w:id="657" w:author="Yoonsu Cho" w:date="2019-07-23T20:24:00Z"/>
          <w:rFonts w:ascii="Times New Roman" w:eastAsia="Times New Roman" w:hAnsi="Times New Roman" w:cs="Times New Roman"/>
          <w:sz w:val="24"/>
          <w:szCs w:val="24"/>
          <w:rPrChange w:id="658" w:author="Yoonsu Cho" w:date="2019-07-23T20:24:00Z">
            <w:rPr>
              <w:ins w:id="659" w:author="Yoonsu Cho" w:date="2019-07-23T20:24:00Z"/>
              <w:rFonts w:ascii="Times New Roman" w:hAnsi="Times New Roman" w:cs="Times New Roman"/>
              <w:sz w:val="24"/>
              <w:szCs w:val="24"/>
            </w:rPr>
          </w:rPrChange>
        </w:rPr>
      </w:pPr>
    </w:p>
    <w:p w14:paraId="31A236AC" w14:textId="77777777" w:rsidR="000C0344" w:rsidRPr="00454C7F" w:rsidRDefault="000C0344" w:rsidP="000C0344">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MR-TRYX analyses using four exposure-outcome hypotheses</w:t>
      </w:r>
    </w:p>
    <w:p w14:paraId="37182885" w14:textId="77777777" w:rsidR="000C0344" w:rsidRPr="00454C7F" w:rsidRDefault="000C0344" w:rsidP="000C0344">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To examine the performance of MR-TRYX analysis, we tested four independent exposure-outcome hypotheses. For each analysis we: a) obtain MR estimates of the exposure-outcome causal relationship and detect outlier instruments; b) identify putative novel influences (candidate traits) on the outcome trait based on their associations with outlier variants (Table 1; Supplementary Table S2); c) adjust the original SNP-outcome estimates for the putative influences operating through the candidate traits (Table 2); and d) compare the changes in heterogeneity in the MR estimates of the adjusted SNP-outcome effects to standard outlier removal methods (Figure 4).</w:t>
      </w:r>
    </w:p>
    <w:p w14:paraId="34D74D76"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660" w:name="_ku5vohevtub1" w:colFirst="0" w:colLast="0"/>
      <w:bookmarkStart w:id="661" w:name="_25reeqjl57kp" w:colFirst="0" w:colLast="0"/>
      <w:bookmarkEnd w:id="660"/>
      <w:bookmarkEnd w:id="661"/>
      <w:r w:rsidRPr="00454C7F">
        <w:rPr>
          <w:rFonts w:ascii="Times New Roman" w:hAnsi="Times New Roman" w:cs="Times New Roman"/>
          <w:sz w:val="24"/>
          <w:szCs w:val="24"/>
        </w:rPr>
        <w:t>e</w:t>
      </w:r>
    </w:p>
    <w:p w14:paraId="42C364DC"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Blood pressure is a well-established risk factor for CHD. Random effects IVW estimates indicated that higher SBP is causally associated with higher risk of CHD (Odds ratio [OR] per 1SD: 1.76; 95% CI: 1.47, 2.10). While there was substantial heterogeneity in this estimate (Q=682.7 on 157 SNPs, p=5.74 x 10</w:t>
      </w:r>
      <w:r w:rsidRPr="00454C7F">
        <w:rPr>
          <w:rFonts w:ascii="Times New Roman" w:hAnsi="Times New Roman" w:cs="Times New Roman"/>
          <w:sz w:val="24"/>
          <w:szCs w:val="24"/>
          <w:vertAlign w:val="superscript"/>
        </w:rPr>
        <w:t>-67</w:t>
      </w:r>
      <w:r w:rsidRPr="00454C7F">
        <w:rPr>
          <w:rFonts w:ascii="Times New Roman" w:hAnsi="Times New Roman" w:cs="Times New Roman"/>
          <w:sz w:val="24"/>
          <w:szCs w:val="24"/>
        </w:rPr>
        <w:t xml:space="preserve">), the estimates from MR Egger, weighted median and </w:t>
      </w:r>
      <w:r w:rsidRPr="00454C7F">
        <w:rPr>
          <w:rFonts w:ascii="Times New Roman" w:hAnsi="Times New Roman" w:cs="Times New Roman"/>
          <w:sz w:val="24"/>
          <w:szCs w:val="24"/>
        </w:rPr>
        <w:lastRenderedPageBreak/>
        <w:t>weighted mode methods were consistent (Table 2). Seven of the 157 SNPs</w:t>
      </w:r>
      <w:r w:rsidRPr="00454C7F">
        <w:rPr>
          <w:rFonts w:ascii="Times New Roman" w:eastAsia="Calibri" w:hAnsi="Times New Roman" w:cs="Times New Roman"/>
          <w:sz w:val="24"/>
          <w:szCs w:val="24"/>
        </w:rPr>
        <w:t xml:space="preserve"> </w:t>
      </w:r>
      <w:r w:rsidRPr="00454C7F">
        <w:rPr>
          <w:rFonts w:ascii="Times New Roman" w:hAnsi="Times New Roman" w:cs="Times New Roman"/>
          <w:sz w:val="24"/>
          <w:szCs w:val="24"/>
        </w:rPr>
        <w:t>were detected as strong outliers based on Q statistics. We identified 69 candidate traits that were associated with these outliers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We manually removed redundant traits and traits that are </w:t>
      </w:r>
      <w:proofErr w:type="gramStart"/>
      <w:r w:rsidRPr="00454C7F">
        <w:rPr>
          <w:rFonts w:ascii="Times New Roman" w:hAnsi="Times New Roman" w:cs="Times New Roman"/>
          <w:sz w:val="24"/>
          <w:szCs w:val="24"/>
        </w:rPr>
        <w:t>similar to</w:t>
      </w:r>
      <w:proofErr w:type="gramEnd"/>
      <w:r w:rsidRPr="00454C7F">
        <w:rPr>
          <w:rFonts w:ascii="Times New Roman" w:hAnsi="Times New Roman" w:cs="Times New Roman"/>
          <w:sz w:val="24"/>
          <w:szCs w:val="24"/>
        </w:rPr>
        <w:t xml:space="preserve"> the exposure and the outcome (e.g. high blood pressure). Among the candidate traits, 15 were putatively causally associated with the risk of CHD (Figure 3A). After we applied LASSO regression, 6 traits remained (Table 1): Anthropometric measures (e.g. height), lipid levels (e.g. cholesterol level), and self-reported ibuprofen use were amongst the candidate traits that associated with CHD, which were uncovered due to two outliers (rs3184504 near </w:t>
      </w:r>
      <w:r w:rsidRPr="00454C7F">
        <w:rPr>
          <w:rFonts w:ascii="Times New Roman" w:hAnsi="Times New Roman" w:cs="Times New Roman"/>
          <w:i/>
          <w:sz w:val="24"/>
          <w:szCs w:val="24"/>
        </w:rPr>
        <w:t>SH2B3</w:t>
      </w:r>
      <w:r w:rsidRPr="00454C7F">
        <w:rPr>
          <w:rFonts w:ascii="Times New Roman" w:hAnsi="Times New Roman" w:cs="Times New Roman"/>
          <w:sz w:val="24"/>
          <w:szCs w:val="24"/>
        </w:rPr>
        <w:t xml:space="preserve"> and rs9349279 near </w:t>
      </w:r>
      <w:r w:rsidRPr="00454C7F">
        <w:rPr>
          <w:rFonts w:ascii="Times New Roman" w:hAnsi="Times New Roman" w:cs="Times New Roman"/>
          <w:i/>
          <w:sz w:val="24"/>
          <w:szCs w:val="24"/>
        </w:rPr>
        <w:t>PHACTR</w:t>
      </w:r>
      <w:r w:rsidRPr="00454C7F">
        <w:rPr>
          <w:rFonts w:ascii="Times New Roman" w:hAnsi="Times New Roman" w:cs="Times New Roman"/>
          <w:sz w:val="24"/>
          <w:szCs w:val="24"/>
        </w:rPr>
        <w:t xml:space="preserve">). </w:t>
      </w:r>
    </w:p>
    <w:p w14:paraId="5D012037" w14:textId="77777777" w:rsidR="000C0344" w:rsidRPr="00454C7F" w:rsidRDefault="000C0344" w:rsidP="000C0344">
      <w:pPr>
        <w:spacing w:line="480" w:lineRule="auto"/>
        <w:jc w:val="both"/>
        <w:rPr>
          <w:rFonts w:ascii="Times New Roman" w:hAnsi="Times New Roman" w:cs="Times New Roman"/>
          <w:sz w:val="24"/>
          <w:szCs w:val="24"/>
        </w:rPr>
      </w:pPr>
    </w:p>
    <w:p w14:paraId="0F3DC516"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adjusted the exposure-outcome association for the detected pleiotropic pathways and obtained an adjusted IVW estimate. The total heterogeneity, based on adjusting only these two of 157 SNP effects, was reduced by 17% (Q=567.6). The effect estimate remained consistent with the original estimate, as did the IVW estimates when removing all outliers, or just outliers known to associate with candidate traits that associated with the outcome. However, the width of the confidence interval was substantially larger (including the null) after removing outliers known to associate with candidate traits (1 OR per SD: 1.80; 95% CI: 0.56, 5.79). </w:t>
      </w:r>
    </w:p>
    <w:p w14:paraId="4FBE8E12" w14:textId="77777777" w:rsidR="000C0344" w:rsidRPr="00454C7F" w:rsidRDefault="000C0344" w:rsidP="000C0344">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2: Urate and coronary heart disease</w:t>
      </w:r>
    </w:p>
    <w:p w14:paraId="5C5D2167" w14:textId="7718FC23"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Several MR studies have investigated the inflated effect of urate on CHD, which appeared to be 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 </w:instrText>
      </w:r>
      <w:r w:rsidR="0045593D">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Y051bT4yPC9SZWNOdW0+PERpc3BsYXlUZXh0PjxzdHlsZSBmYWNlPSJzdXBlcnNjcmlwdCI+MjY8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45593D">
        <w:rPr>
          <w:rFonts w:ascii="Times New Roman" w:hAnsi="Times New Roman" w:cs="Times New Roman"/>
          <w:sz w:val="24"/>
          <w:szCs w:val="24"/>
        </w:rPr>
        <w:instrText xml:space="preserve"> ADDIN EN.CITE.DATA </w:instrText>
      </w:r>
      <w:r w:rsidR="0045593D">
        <w:rPr>
          <w:rFonts w:ascii="Times New Roman" w:hAnsi="Times New Roman" w:cs="Times New Roman"/>
          <w:sz w:val="24"/>
          <w:szCs w:val="24"/>
        </w:rPr>
      </w:r>
      <w:r w:rsidR="0045593D">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26</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30</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We re-estimated the associations here using a range of MR methods. As has been previously reported the estimate from IVW suggested a weak association between urate and the risk of CHD using all variants (OR per 1 SD: 1.08; 95% CI: 1.00, 1.17), while there was a large intercept in the MR-Egger analysis (intercept = 1.02; 95% CI: 1.00, 1.03) with a </w:t>
      </w:r>
      <w:r w:rsidRPr="00454C7F">
        <w:rPr>
          <w:rFonts w:ascii="Times New Roman" w:hAnsi="Times New Roman" w:cs="Times New Roman"/>
          <w:sz w:val="24"/>
          <w:szCs w:val="24"/>
        </w:rPr>
        <w:lastRenderedPageBreak/>
        <w:t>much-attenuated causal effect estimate (Table 2). The median and mode-based estimates were also consistent with the MR-Egger estimate, indicating weak support for urate having a causal influence on CHD.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Among those outliers, rs653178, and rs642803 were associated with 14 traits that had conditionally independent influences on the outcome (Figure 3B), including anthropometric measures (e.g. hip circumference), cholesterol levels, diagnosis of thyroid disease, and smoking status.</w:t>
      </w:r>
    </w:p>
    <w:p w14:paraId="7BD75697" w14:textId="77777777" w:rsidR="000C0344" w:rsidRPr="00454C7F" w:rsidRDefault="000C0344" w:rsidP="000C0344">
      <w:pPr>
        <w:spacing w:line="480" w:lineRule="auto"/>
        <w:jc w:val="both"/>
        <w:rPr>
          <w:rFonts w:ascii="Times New Roman" w:hAnsi="Times New Roman" w:cs="Times New Roman"/>
          <w:sz w:val="24"/>
          <w:szCs w:val="24"/>
        </w:rPr>
      </w:pPr>
    </w:p>
    <w:p w14:paraId="0F21C775"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Removing the outliers in the IVW analysis led to a more precise (though slightly attenuated) estimate of the influence of higher urate levels on CHD risk (OR per 1 SD: 1.05; 95% CI: 1.01, 1.10 and OR per 1 SD: 1.06, 95% CIs: 1.06, 1.12, respectively, Table 2). The adjustment model also indicated an attenuated IVW estimate in comparison to the ‘raw’ approach, with confidence intervals spanning the null (OR per 1 SD: 1.07, 95% CI: 0.99, 1.16) whilst the degree of heterogeneity was reduced by half by accounting for the pleiotropic pathways through two outlier SNPs. The adjusted scatter plot showed that outliers moved towards the fitted line after controlling for the SNP effect on the candidate traits (Figure 4B). The results in this analysis suggest that it is unlikely that urate has a strong causal influence on CHD. Here, outlier removal appears to strengthen evidence that may lead to wrong conclusion.</w:t>
      </w:r>
    </w:p>
    <w:p w14:paraId="1DED9CDC" w14:textId="77777777" w:rsidR="000C0344" w:rsidRPr="00454C7F" w:rsidRDefault="000C0344" w:rsidP="000C0344">
      <w:pPr>
        <w:spacing w:line="480" w:lineRule="auto"/>
        <w:jc w:val="both"/>
        <w:rPr>
          <w:rFonts w:ascii="Times New Roman" w:hAnsi="Times New Roman" w:cs="Times New Roman"/>
          <w:sz w:val="24"/>
          <w:szCs w:val="24"/>
        </w:rPr>
      </w:pPr>
    </w:p>
    <w:p w14:paraId="3FA77718" w14:textId="77777777" w:rsidR="000C0344" w:rsidRPr="00454C7F" w:rsidRDefault="000C0344" w:rsidP="000C0344">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Example 3: Sleep duration and schizophrenia</w:t>
      </w:r>
    </w:p>
    <w:p w14:paraId="16909F06" w14:textId="31724B2C"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Previous studies have shown that sleep disorder is associated with schizophrenia </w:t>
      </w:r>
      <w:r w:rsidRPr="00454C7F">
        <w:rPr>
          <w:rFonts w:ascii="Times New Roman" w:hAnsi="Times New Roman" w:cs="Times New Roman"/>
          <w:sz w:val="24"/>
          <w:szCs w:val="24"/>
        </w:rPr>
        <w:fldChar w:fldCharType="begin"/>
      </w:r>
      <w:r w:rsidR="0045593D">
        <w:rPr>
          <w:rFonts w:ascii="Times New Roman" w:hAnsi="Times New Roman" w:cs="Times New Roman"/>
          <w:sz w:val="24"/>
          <w:szCs w:val="24"/>
        </w:rPr>
        <w:instrText xml:space="preserve"> ADDIN EN.CITE &lt;EndNote&gt;&lt;Cite&gt;&lt;Author&gt;Kaskie&lt;/Author&gt;&lt;Year&gt;2017&lt;/Year&gt;&lt;RecNum&gt;50&lt;/RecNum&gt;&lt;DisplayText&gt;&lt;style face="superscript"&gt;28&lt;/style&gt;&lt;/DisplayText&gt;&lt;record&gt;&lt;rec-number&gt;50&lt;/rec-number&gt;&lt;foreign-keys&gt;&lt;key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Pr="00454C7F">
        <w:rPr>
          <w:rFonts w:ascii="Times New Roman" w:hAnsi="Times New Roman" w:cs="Times New Roman"/>
          <w:sz w:val="24"/>
          <w:szCs w:val="24"/>
        </w:rPr>
        <w:fldChar w:fldCharType="separate"/>
      </w:r>
      <w:r w:rsidR="0045593D" w:rsidRPr="0045593D">
        <w:rPr>
          <w:rFonts w:ascii="Times New Roman" w:hAnsi="Times New Roman" w:cs="Times New Roman"/>
          <w:noProof/>
          <w:sz w:val="24"/>
          <w:szCs w:val="24"/>
          <w:vertAlign w:val="superscript"/>
        </w:rPr>
        <w:t>28</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However, none of them confirmed the causality between sleep disorder and schizophrenia. </w:t>
      </w:r>
    </w:p>
    <w:p w14:paraId="453171B6" w14:textId="77777777" w:rsidR="000C0344" w:rsidRPr="00454C7F" w:rsidRDefault="000C0344" w:rsidP="000C0344">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We observed weak evidence for any association between sleep duration and schizophrenia (OR per 1 SD: 1.18; 95% CIs: 0.57, 2.45), but there was substantial heterogeneity when all SNPs were used (Q= 204.8, p=6.9 x 10</w:t>
      </w:r>
      <w:r w:rsidRPr="00454C7F">
        <w:rPr>
          <w:rFonts w:ascii="Times New Roman" w:hAnsi="Times New Roman" w:cs="Times New Roman"/>
          <w:sz w:val="24"/>
          <w:szCs w:val="24"/>
          <w:vertAlign w:val="superscript"/>
        </w:rPr>
        <w:t>-26</w:t>
      </w:r>
      <w:r w:rsidRPr="00454C7F">
        <w:rPr>
          <w:rFonts w:ascii="Times New Roman" w:hAnsi="Times New Roman" w:cs="Times New Roman"/>
          <w:sz w:val="24"/>
          <w:szCs w:val="24"/>
        </w:rPr>
        <w:t xml:space="preserve">). Six outlier instruments were detected, which associated </w:t>
      </w:r>
      <w:r w:rsidRPr="00454C7F">
        <w:rPr>
          <w:rFonts w:ascii="Times New Roman" w:hAnsi="Times New Roman" w:cs="Times New Roman"/>
          <w:sz w:val="24"/>
          <w:szCs w:val="24"/>
        </w:rPr>
        <w:lastRenderedPageBreak/>
        <w:t>with 46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the SNPs rs7764984 (near </w:t>
      </w:r>
      <w:r w:rsidRPr="00454C7F">
        <w:rPr>
          <w:rFonts w:ascii="Times New Roman" w:hAnsi="Times New Roman" w:cs="Times New Roman"/>
          <w:i/>
          <w:sz w:val="24"/>
          <w:szCs w:val="24"/>
        </w:rPr>
        <w:t>HIST1H2BJ)</w:t>
      </w:r>
      <w:r w:rsidRPr="00454C7F">
        <w:rPr>
          <w:rFonts w:ascii="Times New Roman" w:hAnsi="Times New Roman" w:cs="Times New Roman"/>
          <w:sz w:val="24"/>
          <w:szCs w:val="24"/>
        </w:rPr>
        <w:t xml:space="preserve"> and rs13107325 (near </w:t>
      </w:r>
      <w:r w:rsidRPr="00454C7F">
        <w:rPr>
          <w:rFonts w:ascii="Times New Roman" w:hAnsi="Times New Roman" w:cs="Times New Roman"/>
          <w:i/>
          <w:sz w:val="24"/>
          <w:szCs w:val="24"/>
        </w:rPr>
        <w:t>SLC39A8)</w:t>
      </w:r>
      <w:r w:rsidRPr="00454C7F">
        <w:rPr>
          <w:rFonts w:ascii="Times New Roman" w:hAnsi="Times New Roman" w:cs="Times New Roman"/>
          <w:sz w:val="24"/>
          <w:szCs w:val="24"/>
        </w:rPr>
        <w:t xml:space="preserve"> were associated with three traits that putatively influenced the outcome: self-reported coeliac disease, body composition (impedance of leg) and memory function (Figure 4C).</w:t>
      </w:r>
    </w:p>
    <w:p w14:paraId="14E4265E" w14:textId="77777777" w:rsidR="000C0344" w:rsidRPr="00454C7F" w:rsidRDefault="000C0344" w:rsidP="000C0344">
      <w:pPr>
        <w:pStyle w:val="NoSpacing"/>
        <w:spacing w:line="480" w:lineRule="auto"/>
        <w:jc w:val="both"/>
        <w:rPr>
          <w:rFonts w:ascii="Times New Roman" w:hAnsi="Times New Roman" w:cs="Times New Roman"/>
          <w:sz w:val="24"/>
          <w:szCs w:val="24"/>
        </w:rPr>
      </w:pPr>
    </w:p>
    <w:p w14:paraId="0FA0900F"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The degree of heterogeneity was reduced by 74% (Q=54.1) when removing all 6 outliers and by 46% (Q=147.7) when adjusting for the two SNP effects that had putative pleiotropic pathways. Both methods of outlier removal and adjustment provide similar estimates in terms of direction, whilst the magnitude of estimates differed. After removing outliers, MR Egger causal estimates were substantially larger (OR per 1 SD= 2.43; 95% CI: 0.49, 12.16 and Beta= 0.20; 95% CI: -0.40, 0.79, respectively) than those from the method using all variants. IVW causal estimates from the adjustment method were virtually identical with the original estimates, with narrower CIs (OR per 1 SD= 2.36; 95% CI: 0.25, 21.96). While all methods indicate that sleep duration is unlikely to be a major causal risk factor for schizophrenia, pursuing outliers in the analysis provided putative indications that coeliac disease and memory function may be risk factors for schizophrenia (Figure 4D). </w:t>
      </w:r>
    </w:p>
    <w:p w14:paraId="1DC353DC" w14:textId="77777777" w:rsidR="000C0344" w:rsidRPr="00454C7F" w:rsidRDefault="000C0344" w:rsidP="000C0344">
      <w:pPr>
        <w:spacing w:line="480" w:lineRule="auto"/>
        <w:jc w:val="both"/>
        <w:rPr>
          <w:rFonts w:ascii="Times New Roman" w:hAnsi="Times New Roman" w:cs="Times New Roman"/>
          <w:sz w:val="24"/>
          <w:szCs w:val="24"/>
        </w:rPr>
      </w:pPr>
      <w:bookmarkStart w:id="662" w:name="_kuxg9mn933qi" w:colFirst="0" w:colLast="0"/>
      <w:bookmarkStart w:id="663" w:name="_yqzqnblzidmg" w:colFirst="0" w:colLast="0"/>
      <w:bookmarkEnd w:id="662"/>
      <w:bookmarkEnd w:id="663"/>
    </w:p>
    <w:p w14:paraId="6974F28A" w14:textId="77777777" w:rsidR="000C0344" w:rsidRPr="00454C7F" w:rsidRDefault="000C0344" w:rsidP="000C0344">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Example 4: Years of schooling and body mass index</w:t>
      </w:r>
    </w:p>
    <w:p w14:paraId="46898D3F" w14:textId="078972CE" w:rsidR="000C0344" w:rsidRPr="00454C7F" w:rsidRDefault="000C0344" w:rsidP="000C0344">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 </w:instrText>
      </w:r>
      <w:r w:rsidR="0045593D">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Ij4zMiwgMzM8L3N0eWxlPjwvRGlzcGxheVRleHQ+PHJlY29yZD48cmVjLW51bWJlcj40NTwvcmVj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</w:fldData>
        </w:fldChar>
      </w:r>
      <w:r w:rsidR="0045593D">
        <w:rPr>
          <w:rFonts w:ascii="Times New Roman" w:hAnsi="Times New Roman" w:cs="Times New Roman"/>
          <w:color w:val="000000" w:themeColor="text1"/>
          <w:sz w:val="24"/>
          <w:szCs w:val="24"/>
        </w:rPr>
        <w:instrText xml:space="preserve"> ADDIN EN.CITE.DATA </w:instrText>
      </w:r>
      <w:r w:rsidR="0045593D">
        <w:rPr>
          <w:rFonts w:ascii="Times New Roman" w:hAnsi="Times New Roman" w:cs="Times New Roman"/>
          <w:color w:val="000000" w:themeColor="text1"/>
          <w:sz w:val="24"/>
          <w:szCs w:val="24"/>
        </w:rPr>
      </w:r>
      <w:r w:rsidR="0045593D">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45593D" w:rsidRPr="0045593D">
        <w:rPr>
          <w:rFonts w:ascii="Times New Roman" w:hAnsi="Times New Roman" w:cs="Times New Roman"/>
          <w:noProof/>
          <w:color w:val="000000" w:themeColor="text1"/>
          <w:sz w:val="24"/>
          <w:szCs w:val="24"/>
          <w:vertAlign w:val="superscript"/>
        </w:rPr>
        <w:t>32, 33</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xml:space="preserve">. </w:t>
      </w:r>
      <w:r w:rsidRPr="00454C7F">
        <w:rPr>
          <w:rFonts w:ascii="Times New Roman" w:hAnsi="Times New Roman" w:cs="Times New Roman"/>
          <w:sz w:val="24"/>
          <w:szCs w:val="24"/>
        </w:rPr>
        <w:t xml:space="preserve"> 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BMI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beneficial effect on BMI (e.g. IVW Beta: -0.27; 95% CI: -0.39, -0.16), except the estimate from MR Egger which had a very imprecise estimate (beta: 0.01; 95% CI: -0.67, 0.70), </w:t>
      </w:r>
      <w:r w:rsidRPr="00454C7F">
        <w:rPr>
          <w:rFonts w:ascii="Times New Roman" w:hAnsi="Times New Roman" w:cs="Times New Roman"/>
          <w:sz w:val="24"/>
          <w:szCs w:val="24"/>
        </w:rPr>
        <w:lastRenderedPageBreak/>
        <w:t>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associated with BMI (Figure 3B): alcohol intake frequency (which associated with all three outliers) and usual walking pace. </w:t>
      </w:r>
    </w:p>
    <w:p w14:paraId="25FC800E" w14:textId="77777777" w:rsidR="000C0344" w:rsidRPr="00454C7F" w:rsidRDefault="000C0344" w:rsidP="000C0344">
      <w:pPr>
        <w:spacing w:line="480" w:lineRule="auto"/>
        <w:jc w:val="both"/>
        <w:rPr>
          <w:rFonts w:ascii="Times New Roman" w:hAnsi="Times New Roman" w:cs="Times New Roman"/>
          <w:sz w:val="24"/>
          <w:szCs w:val="24"/>
        </w:rPr>
      </w:pPr>
    </w:p>
    <w:p w14:paraId="62C96E94" w14:textId="77777777" w:rsidR="000C0344" w:rsidRPr="00454C7F" w:rsidRDefault="000C0344" w:rsidP="000C0344">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next re-estimated the influence of years of schooling on BMI by accounting for outliers. Adjusting the outliers for candidate trait pathways such as alcohol intake and usual walking pace reduced heterogeneity by 15% and had a small reduction in the confidence intervals while the point estimate remained consistent (Table 1). By contrast,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on the scatter plot moved away from the fitted line after adjusting for the pleiotropic pathway, indicating that if this outlier is due to a pleiotropic pathway we have estimated its indirect effect inaccurately or partially (e.g. where GWAS summary statistics are not available to identify other effective pleiotropic pathways).</w:t>
      </w:r>
    </w:p>
    <w:p w14:paraId="64A40745" w14:textId="77777777" w:rsidR="000C0344" w:rsidRPr="00454C7F" w:rsidRDefault="000C0344" w:rsidP="000C0344">
      <w:pPr>
        <w:pStyle w:val="Heading2"/>
        <w:spacing w:line="480" w:lineRule="auto"/>
        <w:rPr>
          <w:rFonts w:ascii="Times New Roman" w:hAnsi="Times New Roman" w:cs="Times New Roman"/>
          <w:b/>
          <w:sz w:val="24"/>
          <w:szCs w:val="24"/>
        </w:rPr>
      </w:pPr>
      <w:bookmarkStart w:id="664" w:name="_slx055nwzdle" w:colFirst="0" w:colLast="0"/>
      <w:bookmarkEnd w:id="664"/>
      <w:r w:rsidRPr="00454C7F">
        <w:rPr>
          <w:rFonts w:ascii="Times New Roman" w:hAnsi="Times New Roman" w:cs="Times New Roman"/>
          <w:b/>
          <w:sz w:val="24"/>
          <w:szCs w:val="24"/>
        </w:rPr>
        <w:t>Discussion</w:t>
      </w:r>
    </w:p>
    <w:p w14:paraId="03B7C44D" w14:textId="243FF71B"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instrumental variables being invalid due to horizontal pleiotropy has received much attention in MR analysis. Detecting and excluding such invalid instruments, based on whether they appear to be outliers in the analysis, is now a common strategy that exists in various forms </w:t>
      </w:r>
      <w:r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LCA4LCAxNCwgMTUsIDM2PC9zdHlsZT48L0Rpc3BsYXlUZXh0PjxyZWNvcmQ+PHJlYy1udW1iZXI+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7, 8, 14, 15, 36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 have shown here that outlier removal could, in some circumstances, compound rather than reduce bias, and misses an opportunity to better understand the traits under study. We developed the MR-TRYX framework, which utilises the MR-Base database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10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of GWAS summary data to identify potential explanations for outlying </w:t>
      </w:r>
      <w:r w:rsidRPr="00454C7F">
        <w:rPr>
          <w:rFonts w:ascii="Times New Roman" w:eastAsia="Calibri" w:hAnsi="Times New Roman" w:cs="Times New Roman"/>
          <w:sz w:val="24"/>
          <w:szCs w:val="24"/>
        </w:rPr>
        <w:lastRenderedPageBreak/>
        <w:t>SNP instruments, and to improve estimates by accounting for the pleiotropic pathways that give rise to them. We have also demonstrated the use and interpretation of MR-TRYX in four sets of empirical analyses.</w:t>
      </w:r>
    </w:p>
    <w:p w14:paraId="3BF27678" w14:textId="77777777" w:rsidR="000C0344"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For accurate performance, MR-TRYX depends upon the performance of three methodological components: (</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detecting instruments that exhibit horizontal pleiotropy; (ii) identifying the candidate traits on the alternative pathways from the variant to the outcome; and (iii) </w:t>
      </w:r>
      <w:r>
        <w:rPr>
          <w:rFonts w:ascii="Times New Roman" w:eastAsia="Calibri" w:hAnsi="Times New Roman" w:cs="Times New Roman"/>
          <w:sz w:val="24"/>
          <w:szCs w:val="24"/>
        </w:rPr>
        <w:t xml:space="preserve">adequately </w:t>
      </w:r>
      <w:r w:rsidRPr="00454C7F">
        <w:rPr>
          <w:rFonts w:ascii="Times New Roman" w:eastAsia="Calibri" w:hAnsi="Times New Roman" w:cs="Times New Roman"/>
          <w:sz w:val="24"/>
          <w:szCs w:val="24"/>
        </w:rPr>
        <w:t>estimating the effects of the candidate traits on the outcome. Each of these components is a difficult problem, but they are all modular and build upon existing methods and resources, and the MR-TRYX framework will naturally improve as those methods and resources themselves improve. We will now discuss the consequences of underperformance of each of these components on the TRYX analysis.</w:t>
      </w:r>
    </w:p>
    <w:p w14:paraId="5FB7B1C8" w14:textId="7EB36330" w:rsidR="000C0344" w:rsidRPr="00454C7F" w:rsidRDefault="000C0344" w:rsidP="000C0344">
      <w:pPr>
        <w:spacing w:after="16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First it is important to notice that a major motivation for development of MR is that observational associations are often deemed unreliable because it is impossible to prove that there is no residual or unmeasured confounding biasing the effect estimate. But somewhat ironically, we find ourselves in a situation now where horizontal pleiotropy poses a similar challenge, in that proving that it is either absent or perfectly balanced is impossible. Some methods exist that attempt to adjust for horizontal pleiotropy, such as </w:t>
      </w:r>
      <w:commentRangeStart w:id="665"/>
      <w:r>
        <w:rPr>
          <w:rFonts w:ascii="Times New Roman" w:eastAsia="Calibri" w:hAnsi="Times New Roman" w:cs="Times New Roman"/>
          <w:sz w:val="24"/>
          <w:szCs w:val="24"/>
        </w:rPr>
        <w:t>multivariable MR</w:t>
      </w:r>
      <w:commentRangeEnd w:id="665"/>
      <w:r>
        <w:rPr>
          <w:rStyle w:val="CommentReference"/>
        </w:rPr>
        <w:commentReference w:id="665"/>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PEVuZE5vdGU+PENpdGU+PEF1dGhvcj5CdXJnZXNzPC9BdXRob3I+PFllYXI+MjAxNTwvWWVhcj48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==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37</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by including in the same model the genetic effects on one or more traits that are hypothesised to mediate the horizontal pleiotropic pathways, which depends upon those pathways being identified. While clearly not a panacea for MR analysis, it is a valuable method to be included within the MR toolkit, and its efficacy has been demonstrated. However, there is another important issue with multivariable MR in that it fails to distinguish between a pleiotropic model where the exposure (X) doesn’t influence the outcome (Y) but has instruments that associate with another trait (A) which does influences Y, versus</w:t>
      </w:r>
      <w:r w:rsidRPr="006C34A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a causal model in which trait A mediates the causal effect of X on Y. In both situations X will be deemed to be non-causal, despite it </w:t>
      </w:r>
      <w:r>
        <w:rPr>
          <w:rFonts w:ascii="Times New Roman" w:eastAsia="Calibri" w:hAnsi="Times New Roman" w:cs="Times New Roman"/>
          <w:sz w:val="24"/>
          <w:szCs w:val="24"/>
        </w:rPr>
        <w:lastRenderedPageBreak/>
        <w:t xml:space="preserve">being truly causal in the latter case. This issue is discussed in detail in </w:t>
      </w:r>
      <w:commentRangeStart w:id="666"/>
      <w:del w:id="667" w:author="Yoonsu Cho" w:date="2019-07-30T11:15:00Z">
        <w:r w:rsidDel="00A1408F">
          <w:rPr>
            <w:rFonts w:ascii="Times New Roman" w:eastAsia="Calibri" w:hAnsi="Times New Roman" w:cs="Times New Roman"/>
            <w:sz w:val="24"/>
            <w:szCs w:val="24"/>
          </w:rPr>
          <w:delText>Anderson et al 2018</w:delText>
        </w:r>
        <w:commentRangeEnd w:id="666"/>
        <w:r w:rsidDel="00A1408F">
          <w:rPr>
            <w:rStyle w:val="CommentReference"/>
          </w:rPr>
          <w:commentReference w:id="666"/>
        </w:r>
      </w:del>
      <w:ins w:id="668" w:author="Yoonsu Cho" w:date="2019-07-30T11:15:00Z">
        <w:r w:rsidR="00A1408F">
          <w:rPr>
            <w:rFonts w:ascii="Times New Roman" w:eastAsia="Calibri" w:hAnsi="Times New Roman" w:cs="Times New Roman"/>
            <w:sz w:val="24"/>
            <w:szCs w:val="24"/>
          </w:rPr>
          <w:t>elsewhere</w:t>
        </w:r>
      </w:ins>
      <w:ins w:id="669" w:author="Yoonsu Cho" w:date="2019-07-30T11:17:00Z">
        <w:r w:rsidR="00A1408F">
          <w:rPr>
            <w:rFonts w:ascii="Times New Roman" w:eastAsia="Calibri" w:hAnsi="Times New Roman" w:cs="Times New Roman"/>
            <w:sz w:val="24"/>
            <w:szCs w:val="24"/>
          </w:rPr>
          <w:t xml:space="preserve"> </w:t>
        </w:r>
      </w:ins>
      <w:r w:rsidR="00A1408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&lt;EndNote&gt;&lt;Cite&gt;&lt;Author&gt;Anderson&lt;/Author&gt;&lt;Year&gt;2018&lt;/Year&gt;&lt;RecNum&gt;91&lt;/RecNum&gt;&lt;DisplayText&gt;&lt;style face="superscript"&gt;29&lt;/style&gt;&lt;/DisplayText&gt;&lt;record&gt;&lt;rec-number&gt;91&lt;/rec-number&gt;&lt;foreign-keys&gt;&lt;key app="EN" db-id="x0teevaf5a05akervd25v50wfwp9z5x2vwxd" timestamp="1564479885"&gt;91&lt;/key&gt;&lt;/foreign-keys&gt;&lt;ref-type name="Journal Article"&gt;17&lt;/ref-type&gt;&lt;contributors&gt;&lt;authors&gt;&lt;author&gt;Anderson, Emma L&lt;/author&gt;&lt;author&gt;Howe, Laura D&lt;/author&gt;&lt;author&gt;Wade, Kaitlin H&lt;/author&gt;&lt;author&gt;Ben-Shlomo, Yoav&lt;/author&gt;&lt;author&gt;Hill, W. David&lt;/author&gt;&lt;author&gt;Deary, Ian J&lt;/author&gt;&lt;author&gt;Sanderson, Eleanor C&lt;/author&gt;&lt;author&gt;Zheng, Jie&lt;/author&gt;&lt;author&gt;Korologou-Linden, Roxanna&lt;/author&gt;&lt;author&gt;Stergiakouli, Evie&lt;/author&gt;&lt;author&gt;Smith, George Davey&lt;/author&gt;&lt;author&gt;Davies, Neil M&lt;/author&gt;&lt;author&gt;Hemani, Gibran&lt;/author&gt;&lt;/authors&gt;&lt;/contributors&gt;&lt;titles&gt;&lt;title&gt;Education, intelligence and Alzheimer’s disease: Evidence from a multivariable two-sample Mendelian randomization study&lt;/title&gt;&lt;secondary-title&gt;bioRxiv&lt;/secondary-title&gt;&lt;/titles&gt;&lt;periodical&gt;&lt;full-title&gt;BioRxiv&lt;/full-title&gt;&lt;/periodical&gt;&lt;dates&gt;&lt;year&gt;2018&lt;/year&gt;&lt;pub-dates&gt;&lt;date&gt;2018-01-01 00:00:00&lt;/date&gt;&lt;/pub-dates&gt;&lt;/dates&gt;&lt;urls&gt;&lt;/urls&gt;&lt;/record&gt;&lt;/Cite&gt;&lt;/EndNote&gt;</w:instrText>
      </w:r>
      <w:r w:rsidR="00A1408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29</w:t>
      </w:r>
      <w:r w:rsidR="00A1408F">
        <w:rPr>
          <w:rFonts w:ascii="Times New Roman" w:eastAsia="Calibri" w:hAnsi="Times New Roman" w:cs="Times New Roman"/>
          <w:sz w:val="24"/>
          <w:szCs w:val="24"/>
        </w:rPr>
        <w:fldChar w:fldCharType="end"/>
      </w:r>
      <w:r>
        <w:rPr>
          <w:rFonts w:ascii="Times New Roman" w:eastAsia="Calibri" w:hAnsi="Times New Roman" w:cs="Times New Roman"/>
          <w:sz w:val="24"/>
          <w:szCs w:val="24"/>
        </w:rPr>
        <w:t>. Here, MR-TRYX improves on the matter because instead of adjusting all instruments for the mediator, only the outlier variant is adjusted. Thus, the risk of erroneously removing all instrument effects is replaced by the lesser risk of incorrectly adjusting for the bias due to a minority of outliers.</w:t>
      </w:r>
    </w:p>
    <w:p w14:paraId="252C3DD8" w14:textId="3503F3DF"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 in MR analysis can be based on the statistical estimates of how 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 </w:t>
      </w:r>
      <w:r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MiwgMTc8L3N0eWxlPjwvRGlzcGxheVRleHQ+PHJlY29yZD48cmVjLW51bWJlcj4zNDwvcmVjLW51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12, 17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extent to which a single SNP disproportionately influences the overall result (e.g. Cook’s distance) </w:t>
      </w:r>
      <w:r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ODwvc3R5bGU+PC9EaXNwbGF5VGV4dD48cmVjb3JkPjxyZWMtbnVtYmVyPjU2PC9yZWMtbnVtYmVy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most commonly the extent to which a SNP contributes to heterogeneity (e.g. Cochran’s Q statistic, MR-PRESSO, and implicitly in median- and mode-based estimators) </w:t>
      </w:r>
      <w:r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 </w:instrText>
      </w:r>
      <w:r w:rsidR="0045593D">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LCA4LCAxNCwgMTU8L3N0eWxlPjwvRGlzcGxheVRleHQ+PHJlY29yZD48cmVjLW51bWJlcj4yOTwv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==
</w:fldData>
        </w:fldChar>
      </w:r>
      <w:r w:rsidR="0045593D">
        <w:rPr>
          <w:rFonts w:ascii="Times New Roman" w:eastAsia="Calibri" w:hAnsi="Times New Roman" w:cs="Times New Roman"/>
          <w:sz w:val="24"/>
          <w:szCs w:val="24"/>
        </w:rPr>
        <w:instrText xml:space="preserve"> ADDIN EN.CITE.DATA </w:instrText>
      </w:r>
      <w:r w:rsidR="0045593D">
        <w:rPr>
          <w:rFonts w:ascii="Times New Roman" w:eastAsia="Calibri" w:hAnsi="Times New Roman" w:cs="Times New Roman"/>
          <w:sz w:val="24"/>
          <w:szCs w:val="24"/>
        </w:rPr>
      </w:r>
      <w:r w:rsidR="0045593D">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7, 8, 14, 15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The philosophy of the latter two approaches is that proving horizontal pleiotropy is impossible, but that it should lead to outliers </w:t>
      </w:r>
      <w:r w:rsidRPr="00454C7F">
        <w:rPr>
          <w:rFonts w:ascii="Times New Roman" w:eastAsia="Calibri" w:hAnsi="Times New Roman" w:cs="Times New Roman"/>
          <w:sz w:val="24"/>
          <w:szCs w:val="24"/>
        </w:rPr>
        <w:fldChar w:fldCharType="begin"/>
      </w:r>
      <w:r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Pr="00454C7F">
        <w:rPr>
          <w:rFonts w:ascii="Times New Roman" w:eastAsia="Calibri" w:hAnsi="Times New Roman" w:cs="Times New Roman"/>
          <w:sz w:val="24"/>
          <w:szCs w:val="24"/>
        </w:rPr>
        <w:fldChar w:fldCharType="separate"/>
      </w:r>
      <w:r w:rsidRPr="00454C7F">
        <w:rPr>
          <w:rFonts w:ascii="Times New Roman" w:eastAsia="Calibri" w:hAnsi="Times New Roman" w:cs="Times New Roman"/>
          <w:noProof/>
          <w:sz w:val="24"/>
          <w:szCs w:val="24"/>
          <w:vertAlign w:val="superscript"/>
        </w:rPr>
        <w:t>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While a useful approximation, these approaches have two main limitations. First, determining whether a SNP is an outlier depends on the use of arbitrary thresholds, and this entails a trade-off between specificity and sensitivity. Second, if most variants are pleiotropic, then it is possible that the outlier SNPs are the only valid instruments. Such a scenario can arise for complex traits such as gene expression or protein levels that have a few large effects and many small effects. For example, for C-reactive protein (CRP) levels, the SNP in the </w:t>
      </w:r>
      <w:r w:rsidRPr="00454C7F">
        <w:rPr>
          <w:rFonts w:ascii="Times New Roman" w:eastAsia="Calibri" w:hAnsi="Times New Roman" w:cs="Times New Roman"/>
          <w:i/>
          <w:sz w:val="24"/>
          <w:szCs w:val="24"/>
        </w:rPr>
        <w:t>CRP</w:t>
      </w:r>
      <w:r w:rsidRPr="00454C7F">
        <w:rPr>
          <w:rFonts w:ascii="Times New Roman" w:eastAsia="Calibri" w:hAnsi="Times New Roman" w:cs="Times New Roman"/>
          <w:sz w:val="24"/>
          <w:szCs w:val="24"/>
        </w:rPr>
        <w:t xml:space="preserve"> gene region is likely the only valid instrument in some analyses </w:t>
      </w:r>
      <w:r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Mzk8L3N0eWxlPjwvRGlzcGxheVRleHQ+PHJlY29yZD48cmVjLW51bWJlcj41ODwvcmVjLW51bWJl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39</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this context, bias due to horizontal pleiotropy cannot be avoided by selection of instruments since this approach may generate more bias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face="superscript"&gt;40&lt;/style&gt;&lt;/DisplayText&gt;&lt;record&gt;&lt;rec-number&gt;12&lt;/rec-number&gt;&lt;foreign-keys&gt;&lt;key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This is supported by our simulation which demonstrates that in the presence of extensive pleiotropy removing outliers increased FDR and bias. </w:t>
      </w:r>
    </w:p>
    <w:p w14:paraId="2D4D486F" w14:textId="43A59487"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should, in principle, avoid the problem of outlier removal because instead of removing outliers in their entirety, it attempts to eliminate the component of the SNP-outcome effect that is due to horizontal pleiotropy. Hence, we avoid implicitly cherry picking from </w:t>
      </w:r>
      <w:r w:rsidRPr="00454C7F">
        <w:rPr>
          <w:rFonts w:ascii="Times New Roman" w:eastAsia="Calibri" w:hAnsi="Times New Roman" w:cs="Times New Roman"/>
          <w:sz w:val="24"/>
          <w:szCs w:val="24"/>
        </w:rPr>
        <w:lastRenderedPageBreak/>
        <w:t xml:space="preserve">amongst the SNPs to be used in the analysis, and if we have low sensitivity (i.e. a more relaxed threshold for outlier detection) it doesn’t mean that there will be an unnecessary loss of power in the overall analysis. Previous work has adjusted for the effect of pleiotropic phenotypes, but they treated pleiotropic phenotypes as exogenous variables that are not associated with the causal pathways of interest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face="superscript"&gt;41&lt;/style&gt;&lt;/DisplayText&gt;&lt;record&gt;&lt;rec-number&gt;69&lt;/rec-number&gt;&lt;foreign-keys&gt;&lt;key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In MR-TRYX, candidate traits are treated as endogenous variables to account for the effect of the traits on the original association. Moreover, our method is applicable in the two-sample context, whereas the previous method requires individual level data. The problem of outlier detection which remains in MR-TRYX could be sidestepped by applying the adjustment approach to all SNPs irrespective of their contributions to heterogeneity.</w:t>
      </w:r>
    </w:p>
    <w:p w14:paraId="08E09050" w14:textId="5F75B1B9" w:rsidR="000C0344" w:rsidRPr="00454C7F" w:rsidRDefault="000C0344" w:rsidP="000C0344">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r>
        <w:rPr>
          <w:rFonts w:ascii="Times New Roman" w:eastAsia="Calibri" w:hAnsi="Times New Roman" w:cs="Times New Roman"/>
          <w:sz w:val="24"/>
          <w:szCs w:val="24"/>
        </w:rPr>
        <w:t xml:space="preserve"> (605 traits from UK Biobank and 342 other complex traits and diseases obtained from previous GWA studies)</w:t>
      </w:r>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it may not be possible to adjust it away. In the empirical analyses, often fewer than half of the candidate traits were inferred to be associated with the outcome. </w:t>
      </w:r>
      <w:r>
        <w:rPr>
          <w:rFonts w:ascii="Times New Roman" w:eastAsia="Calibri" w:hAnsi="Times New Roman" w:cs="Times New Roman"/>
          <w:sz w:val="24"/>
          <w:szCs w:val="24"/>
        </w:rPr>
        <w:t xml:space="preserve"> Also, </w:t>
      </w:r>
      <w:r w:rsidRPr="00DC2830">
        <w:rPr>
          <w:rFonts w:ascii="Times New Roman" w:eastAsia="Calibri" w:hAnsi="Times New Roman" w:cs="Times New Roman"/>
          <w:sz w:val="24"/>
          <w:szCs w:val="24"/>
        </w:rPr>
        <w:t>MR-Base database is currently biased towards discovery GWAS, with few results from replication studies.</w:t>
      </w:r>
      <w:r>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Yet, as we illustrated, MR-TRYX allows for an informative analysis that could routinely be applied in MR analyses. Broadening phenotype coverage is an on-going pursuit that will continually improve MR-TRYX analysis </w:t>
      </w:r>
      <w:r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PjQyPC9zdHlsZT48L0Rpc3BsYXlUZXh0PjxyZWNvcmQ+PHJlYy1udW1iZXI+NTk8L3JlYy1udW1i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A0CF334" w14:textId="483A5CDB" w:rsidR="000C0344" w:rsidRPr="00454C7F" w:rsidDel="00FD5064" w:rsidRDefault="000C0344" w:rsidP="000C0344">
      <w:pPr>
        <w:spacing w:after="160" w:line="480" w:lineRule="auto"/>
        <w:jc w:val="both"/>
        <w:rPr>
          <w:moveFrom w:id="670" w:author="Yoonsu Cho" w:date="2019-08-02T17:15:00Z"/>
          <w:rFonts w:ascii="Times New Roman" w:eastAsia="Calibri" w:hAnsi="Times New Roman" w:cs="Times New Roman"/>
          <w:sz w:val="24"/>
          <w:szCs w:val="24"/>
        </w:rPr>
      </w:pPr>
      <w:moveFromRangeStart w:id="671" w:author="Yoonsu Cho" w:date="2019-08-02T17:15:00Z" w:name="move15658559"/>
      <w:moveFrom w:id="672" w:author="Yoonsu Cho" w:date="2019-08-02T17:15:00Z">
        <w:r w:rsidRPr="00454C7F" w:rsidDel="00FD5064">
          <w:rPr>
            <w:rFonts w:ascii="Times New Roman" w:eastAsia="Calibri" w:hAnsi="Times New Roman" w:cs="Times New Roman"/>
            <w:sz w:val="24"/>
            <w:szCs w:val="24"/>
          </w:rPr>
          <w:t xml:space="preserve">Finally, it is necessary for the effects through the identified pleiotropic pathways to be accurately estimated. This is a recursive problem – MR-TRYX adjusts the SNP-outcome </w:t>
        </w:r>
        <w:r w:rsidRPr="00454C7F" w:rsidDel="00FD5064">
          <w:rPr>
            <w:rFonts w:ascii="Times New Roman" w:eastAsia="Calibri" w:hAnsi="Times New Roman" w:cs="Times New Roman"/>
            <w:sz w:val="24"/>
            <w:szCs w:val="24"/>
          </w:rPr>
          <w:lastRenderedPageBreak/>
          <w:t>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moveFrom>
    </w:p>
    <w:moveFromRangeEnd w:id="671"/>
    <w:p w14:paraId="0D3F3B7F" w14:textId="77777777" w:rsidR="00FD5064" w:rsidRPr="00454C7F" w:rsidRDefault="000C0344" w:rsidP="00FD5064">
      <w:pPr>
        <w:spacing w:after="160" w:line="480" w:lineRule="auto"/>
        <w:jc w:val="both"/>
        <w:rPr>
          <w:moveTo w:id="673" w:author="Yoonsu Cho" w:date="2019-08-02T17:15:00Z"/>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 A shrinkage step of LASSO may increase the SNP-exposure effect heterogeneity</w:t>
      </w:r>
      <w:r>
        <w:rPr>
          <w:rFonts w:ascii="Times New Roman" w:eastAsia="Calibri" w:hAnsi="Times New Roman" w:cs="Times New Roman"/>
          <w:sz w:val="24"/>
          <w:szCs w:val="24"/>
        </w:rPr>
        <w:t>, which is</w:t>
      </w:r>
      <w:r w:rsidRPr="00454C7F">
        <w:rPr>
          <w:rFonts w:ascii="Times New Roman" w:eastAsia="Calibri" w:hAnsi="Times New Roman" w:cs="Times New Roman"/>
          <w:sz w:val="24"/>
          <w:szCs w:val="24"/>
        </w:rPr>
        <w:t xml:space="preserve"> necessary </w:t>
      </w:r>
      <w:r>
        <w:rPr>
          <w:rFonts w:ascii="Times New Roman" w:eastAsia="Calibri" w:hAnsi="Times New Roman" w:cs="Times New Roman"/>
          <w:sz w:val="24"/>
          <w:szCs w:val="24"/>
        </w:rPr>
        <w:t xml:space="preserve">to assess </w:t>
      </w:r>
      <w:r w:rsidRPr="00454C7F">
        <w:rPr>
          <w:rFonts w:ascii="Times New Roman" w:eastAsia="Calibri" w:hAnsi="Times New Roman" w:cs="Times New Roman"/>
          <w:sz w:val="24"/>
          <w:szCs w:val="24"/>
        </w:rPr>
        <w:t xml:space="preserve">the power of multivariable MR </w:t>
      </w:r>
      <w:r w:rsidRPr="00454C7F">
        <w:rPr>
          <w:rFonts w:ascii="Times New Roman" w:eastAsia="Calibri" w:hAnsi="Times New Roman" w:cs="Times New Roman"/>
          <w:sz w:val="24"/>
          <w:szCs w:val="24"/>
        </w:rPr>
        <w:fldChar w:fldCharType="begin"/>
      </w:r>
      <w:r w:rsidR="0045593D">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face="superscript"&gt;24&lt;/style&gt;&lt;/DisplayText&gt;&lt;record&gt;&lt;rec-number&gt;41&lt;/rec-number&gt;&lt;foreign-keys&gt;&lt;key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Pr="00454C7F">
        <w:rPr>
          <w:rFonts w:ascii="Times New Roman" w:eastAsia="Calibri" w:hAnsi="Times New Roman" w:cs="Times New Roman"/>
          <w:sz w:val="24"/>
          <w:szCs w:val="24"/>
        </w:rPr>
        <w:fldChar w:fldCharType="separate"/>
      </w:r>
      <w:r w:rsidR="0045593D" w:rsidRPr="0045593D">
        <w:rPr>
          <w:rFonts w:ascii="Times New Roman" w:eastAsia="Calibri" w:hAnsi="Times New Roman" w:cs="Times New Roman"/>
          <w:noProof/>
          <w:sz w:val="24"/>
          <w:szCs w:val="24"/>
          <w:vertAlign w:val="superscript"/>
        </w:rPr>
        <w:t>24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their total effects were biased by pleiotropy or b) they are mediated by the exposures that are included in the model. Interpretations of a) and b) are very different, because in the case of mediation the exposure is a causal factor for the outcome. Second, we were primarily using the multivariable approach for practical purposes to avoid having multiple highly related exposures taken forward to the adjustment step (e.g. multiple different measures of body composition such as body weight and BMI). This approach worked effectively, although a problem remains unsolved in automating the removal of traits that are “similar” to the outcome. For example, if a trait </w:t>
      </w:r>
      <w:proofErr w:type="gramStart"/>
      <w:r w:rsidRPr="00454C7F">
        <w:rPr>
          <w:rFonts w:ascii="Times New Roman" w:eastAsia="Calibri" w:hAnsi="Times New Roman" w:cs="Times New Roman"/>
          <w:sz w:val="24"/>
          <w:szCs w:val="24"/>
        </w:rPr>
        <w:t>similar to</w:t>
      </w:r>
      <w:proofErr w:type="gramEnd"/>
      <w:r w:rsidRPr="00454C7F">
        <w:rPr>
          <w:rFonts w:ascii="Times New Roman" w:eastAsia="Calibri" w:hAnsi="Times New Roman" w:cs="Times New Roman"/>
          <w:sz w:val="24"/>
          <w:szCs w:val="24"/>
        </w:rPr>
        <w:t xml:space="preserve">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 in fact, synonymous with or closely related to the outcome. Third, we note that heterogeneity does not </w:t>
      </w:r>
      <w:r w:rsidRPr="00454C7F">
        <w:rPr>
          <w:rFonts w:ascii="Times New Roman" w:eastAsia="Calibri" w:hAnsi="Times New Roman" w:cs="Times New Roman"/>
          <w:sz w:val="24"/>
          <w:szCs w:val="24"/>
        </w:rPr>
        <w:lastRenderedPageBreak/>
        <w:t xml:space="preserve">necessarily arise only because of pleiotropy, for example the non-collapsibility of odds ratios will introduce heterogeneity automatically which cannot be adjusted away through the TRYX approach. Many other mechanisms exist that can lead to bias in MR, as has been described in detail elsewhere. Fourth, SNPs can appear to be outliers not through being pleiotropic, but through other mechanisms, such as population stratification (association of alleles with phenotypes being confounded by ancestral population), canalization (developmental compensation to a genetic change) </w:t>
      </w:r>
      <w:r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cHQiPjIsIDQzPC9zdHlsZT48L0Rpc3BsYXlUZXh0PjxyZWNvcmQ+PHJlYy1udW1iZXI+MTc8L3Jl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2, 43</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or the influence on phenotype being changeable across the life course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face="superscript"&gt;44&lt;/style&gt;&lt;/DisplayText&gt;&lt;record&gt;&lt;rec-number&gt;90&lt;/rec-number&gt;&lt;foreign-keys&gt;&lt;key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Pr>
          <w:rFonts w:ascii="Times New Roman" w:eastAsia="Calibri" w:hAnsi="Times New Roman" w:cs="Times New Roman"/>
          <w:sz w:val="24"/>
          <w:szCs w:val="24"/>
        </w:rPr>
        <w:fldChar w:fldCharType="separate"/>
      </w:r>
      <w:r w:rsidRPr="00A400F9">
        <w:rPr>
          <w:rFonts w:ascii="Times New Roman" w:eastAsia="Calibri" w:hAnsi="Times New Roman" w:cs="Times New Roman"/>
          <w:noProof/>
          <w:sz w:val="24"/>
          <w:szCs w:val="24"/>
          <w:vertAlign w:val="superscript"/>
        </w:rPr>
        <w:t>10</w:t>
      </w:r>
      <w:r>
        <w:rPr>
          <w:rFonts w:ascii="Times New Roman" w:eastAsia="Calibri" w:hAnsi="Times New Roman" w:cs="Times New Roman"/>
          <w:sz w:val="24"/>
          <w:szCs w:val="24"/>
        </w:rPr>
        <w:fldChar w:fldCharType="end"/>
      </w:r>
      <w:r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Pr>
          <w:rFonts w:ascii="Times New Roman" w:eastAsia="Calibri" w:hAnsi="Times New Roman" w:cs="Times New Roman"/>
          <w:sz w:val="24"/>
          <w:szCs w:val="24"/>
        </w:rPr>
        <w:t xml:space="preserve">. </w:t>
      </w:r>
      <w:del w:id="674" w:author="Yoonsu Cho" w:date="2019-08-02T17:15:00Z">
        <w:r w:rsidRPr="00454C7F" w:rsidDel="00FD5064">
          <w:rPr>
            <w:rFonts w:ascii="Times New Roman" w:eastAsia="Calibri" w:hAnsi="Times New Roman" w:cs="Times New Roman"/>
            <w:sz w:val="24"/>
            <w:szCs w:val="24"/>
          </w:rPr>
          <w:delText>Finally</w:delText>
        </w:r>
      </w:del>
      <w:ins w:id="675" w:author="Yoonsu Cho" w:date="2019-08-02T17:15:00Z">
        <w:r w:rsidR="00FD5064">
          <w:rPr>
            <w:rFonts w:ascii="Times New Roman" w:eastAsia="Calibri" w:hAnsi="Times New Roman" w:cs="Times New Roman"/>
            <w:sz w:val="24"/>
            <w:szCs w:val="24"/>
          </w:rPr>
          <w:t>Sixth</w:t>
        </w:r>
      </w:ins>
      <w:r w:rsidRPr="00454C7F">
        <w:rPr>
          <w:rFonts w:ascii="Times New Roman" w:eastAsia="Calibri" w:hAnsi="Times New Roman" w:cs="Times New Roman"/>
          <w:sz w:val="24"/>
          <w:szCs w:val="24"/>
        </w:rPr>
        <w:t xml:space="preserve">, in the case of a binary outcome, there may be parametric restrictions on the conditional causal odds ratio in our multivariable MR model where the exposure effect is linear in the exposure on the log odds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However, the two-stage estimator with a logistic second-stage model still yields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aXB0Ij40NTwvc3R5bGU+PC9EaXNwbGF5VGV4dD48cmVjb3JkPjxyZWMtbnVtYmVyPjE2PC9yZWMt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moveToRangeStart w:id="676" w:author="Yoonsu Cho" w:date="2019-08-02T17:15:00Z" w:name="move15658559"/>
      <w:moveTo w:id="677" w:author="Yoonsu Cho" w:date="2019-08-02T17:15:00Z">
        <w:r w:rsidR="00FD5064" w:rsidRPr="00454C7F">
          <w:rPr>
            <w:rFonts w:ascii="Times New Roman" w:eastAsia="Calibri" w:hAnsi="Times New Roman" w:cs="Times New Roman"/>
            <w:sz w:val="24"/>
            <w:szCs w:val="24"/>
          </w:rPr>
          <w:t>Finally, it is necessary for the effects through the identified pleiotropic pathways to be accurately estimated. This is a recursive problem – MR-TRYX adjusts the SNP-outcome 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 requiring a second round of TRYX-style candidate trait searches; and so on. In the example of education level and BMI, adjustment for the pleiotropic pathway failed to substantially reduce the degree of heterogeneity. Further developments could involve recursively analysing alternative pathways.</w:t>
        </w:r>
      </w:moveTo>
    </w:p>
    <w:p w14:paraId="4DDAD6D3" w14:textId="4AF75330" w:rsidR="000C0344" w:rsidRPr="00454C7F" w:rsidRDefault="000C0344" w:rsidP="000C0344">
      <w:pPr>
        <w:spacing w:after="160" w:line="480" w:lineRule="auto"/>
        <w:jc w:val="both"/>
        <w:rPr>
          <w:rFonts w:ascii="Times New Roman" w:eastAsia="Calibri" w:hAnsi="Times New Roman" w:cs="Times New Roman"/>
          <w:sz w:val="24"/>
          <w:szCs w:val="24"/>
        </w:rPr>
      </w:pPr>
      <w:bookmarkStart w:id="678" w:name="_GoBack"/>
      <w:bookmarkEnd w:id="678"/>
      <w:moveToRangeEnd w:id="676"/>
    </w:p>
    <w:p w14:paraId="5F703AB0" w14:textId="0C0D2586"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four examples of identifying putative pathways. In the first empirical example (SBP on CHD), we illustrated the validity of MR-TRYX to detect the traits that possibly influence the disease outcome. Apart from SBP, MR-TRYX also detected well established risk factors for CHD including adiposity, cholesterol levels and standing height. An interesting finding of this example is that headache related traits (e.g. experience of pain due to headache and self-reported status of ibuprofen intake) were identified as candidate traits, which may influence the original association. </w:t>
      </w:r>
      <w:r w:rsidRPr="00454C7F">
        <w:rPr>
          <w:rFonts w:ascii="Times New Roman" w:hAnsi="Times New Roman" w:cs="Times New Roman"/>
          <w:sz w:val="24"/>
          <w:szCs w:val="24"/>
        </w:rPr>
        <w:t>In support of the putative finding for self-reported ibuprofen use associating with CHD, we also 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PjQ2PC9zdHlsZT48L0Rpc3BsYXlUZXh0PjxyZWNvcmQ+PHJlYy1udW1iZXI+MTQ8L3JlYy1udW1i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 alternative mechanism that could give rise to this association is that the effect of pain on lower CHD risk is entirely mediated </w:t>
      </w:r>
      <w:proofErr w:type="gramStart"/>
      <w:r w:rsidRPr="00454C7F">
        <w:rPr>
          <w:rFonts w:ascii="Times New Roman" w:eastAsia="Calibri" w:hAnsi="Times New Roman" w:cs="Times New Roman"/>
          <w:sz w:val="24"/>
          <w:szCs w:val="24"/>
        </w:rPr>
        <w:t>through the use of</w:t>
      </w:r>
      <w:proofErr w:type="gramEnd"/>
      <w:r w:rsidRPr="00454C7F">
        <w:rPr>
          <w:rFonts w:ascii="Times New Roman" w:eastAsia="Calibri" w:hAnsi="Times New Roman" w:cs="Times New Roman"/>
          <w:sz w:val="24"/>
          <w:szCs w:val="24"/>
        </w:rPr>
        <w:t xml:space="preserve"> medications such as aspirin that have known protective effects on CHD. </w:t>
      </w:r>
    </w:p>
    <w:p w14:paraId="6F884A33"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A9385AE" w14:textId="60021B1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demonstrated the benefit of the adjustment method showing that the noise due to pleiotropy was substantially reduced after correcting for the effect of candidate traits. The presence of hypothyroidism and self-reported levothyroxine sodium intake status were identified as putative risk factors for risk of CHD, which is consistent with previous clinical trial studies: thyroid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NDc8L3N0eWxlPjwvRGlzcGxheVRleHQ+PHJlY29yZD48cmVjLW51bWJlcj42NDwvcmVjLW51bWJl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NDg8L3N0eWxlPjwvRGlzcGxheVRleHQ+PHJlY29yZD48cmVjLW51bWJlcj42MzwvcmVjLW51bWJl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48</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In the education – BMI example, we showed that increased alcohol intake and slower usual walking pace may influence the obesity of individuals. These identified traits have been reported as possible risk factors for higher BMI </w:t>
      </w:r>
      <w:r w:rsidRPr="00454C7F">
        <w:rPr>
          <w:rFonts w:ascii="Times New Roman" w:eastAsia="Calibri" w:hAnsi="Times New Roman" w:cs="Times New Roman"/>
          <w:sz w:val="24"/>
          <w:szCs w:val="24"/>
        </w:rPr>
        <w:lastRenderedPageBreak/>
        <w:t xml:space="preserve">and obesity </w:t>
      </w:r>
      <w:r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dW0+NjE8L1JlY051bT48RGlzcGxheVRleHQ+PHN0eWxlIGZhY2U9InN1cGVyc2NyaXB0Ij40OSwg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49, 50</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Additionally, the example of sleep duration and risk of schizophrenia suggested coeliac disease and body composition as putative risk factors for schizophrenia. A number of observational studies suggested that schizophrenia is linked with body composition </w:t>
      </w:r>
      <w:r w:rsidRPr="00454C7F">
        <w:rPr>
          <w:rFonts w:ascii="Times New Roman" w:eastAsia="Calibri" w:hAnsi="Times New Roman" w:cs="Times New Roman"/>
          <w:sz w:val="24"/>
          <w:szCs w:val="24"/>
        </w:rPr>
        <w:fldChar w:fldCharType="begin"/>
      </w:r>
      <w:r w:rsidR="00A1408F">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face="superscript"&gt;51&lt;/style&gt;&lt;/DisplayText&gt;&lt;record&gt;&lt;rec-number&gt;66&lt;/rec-number&gt;&lt;foreign-keys&gt;&lt;key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51</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and coeliac disease </w:t>
      </w:r>
      <w:r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 </w:instrText>
      </w:r>
      <w:r w:rsidR="00A1408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dCI+NTI8L3N0eWxlPjwvRGlzcGxheVRleHQ+PHJlY29yZD48cmVjLW51bWJlcj42NzwvcmVjLW51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A1408F">
        <w:rPr>
          <w:rFonts w:ascii="Times New Roman" w:eastAsia="Calibri" w:hAnsi="Times New Roman" w:cs="Times New Roman"/>
          <w:sz w:val="24"/>
          <w:szCs w:val="24"/>
        </w:rPr>
        <w:instrText xml:space="preserve"> ADDIN EN.CITE.DATA </w:instrText>
      </w:r>
      <w:r w:rsidR="00A1408F">
        <w:rPr>
          <w:rFonts w:ascii="Times New Roman" w:eastAsia="Calibri" w:hAnsi="Times New Roman" w:cs="Times New Roman"/>
          <w:sz w:val="24"/>
          <w:szCs w:val="24"/>
        </w:rPr>
      </w:r>
      <w:r w:rsidR="00A1408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A1408F" w:rsidRPr="00A1408F">
        <w:rPr>
          <w:rFonts w:ascii="Times New Roman" w:eastAsia="Calibri" w:hAnsi="Times New Roman" w:cs="Times New Roman"/>
          <w:noProof/>
          <w:sz w:val="24"/>
          <w:szCs w:val="24"/>
          <w:vertAlign w:val="superscript"/>
        </w:rPr>
        <w:t>52</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Nevertheless, this is a valuable finding since the causal effect of those putative risk factors on risk of schizophrenia has not been investigated using an MR approach. Therefore, our example illustrates how outliers can be used to identify alternative pathways, opening the door for hypothesis-free MR approaches and a network-based approach to disease.</w:t>
      </w:r>
    </w:p>
    <w:p w14:paraId="687C477D" w14:textId="77777777" w:rsidR="000C0344" w:rsidRPr="00454C7F" w:rsidRDefault="000C0344" w:rsidP="000C0344">
      <w:pPr>
        <w:spacing w:after="160" w:line="480" w:lineRule="auto"/>
        <w:jc w:val="both"/>
        <w:rPr>
          <w:rFonts w:ascii="Times New Roman" w:eastAsia="Calibri" w:hAnsi="Times New Roman" w:cs="Times New Roman"/>
          <w:sz w:val="24"/>
          <w:szCs w:val="24"/>
        </w:rPr>
      </w:pPr>
    </w:p>
    <w:p w14:paraId="02CF7A1A"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 in a more directed manner than typical hypothesis-free analyses, by exploiting outliers. Heterogeneity is widespread across MR analyses and so we are tapping into a potential new reservoir of information for understanding the aetiology of disease. The strategy is a departure from previous ones dealing with pleiotropy – we have shown that enlarging the problem by searching across all traits for a better understanding of a specific exposure-outcome hypothesis can be fruitful.</w:t>
      </w:r>
    </w:p>
    <w:p w14:paraId="6C8BFC4D"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515B1367"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2E0449E2"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Pr>
          <w:rFonts w:ascii="Times New Roman" w:eastAsia="Calibri" w:hAnsi="Times New Roman" w:cs="Times New Roman"/>
          <w:sz w:val="24"/>
          <w:szCs w:val="24"/>
        </w:rPr>
        <w:t>anuscript.</w:t>
      </w:r>
    </w:p>
    <w:p w14:paraId="7593396A"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2C0EA14D"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484EE24F"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154CDAA7" w14:textId="77777777" w:rsidR="000C0344" w:rsidRPr="00454C7F" w:rsidRDefault="000C0344" w:rsidP="000C0344">
      <w:pPr>
        <w:spacing w:line="480" w:lineRule="auto"/>
        <w:jc w:val="both"/>
        <w:rPr>
          <w:rFonts w:ascii="Times New Roman" w:eastAsia="Calibri" w:hAnsi="Times New Roman" w:cs="Times New Roman"/>
          <w:sz w:val="24"/>
          <w:szCs w:val="24"/>
        </w:rPr>
      </w:pPr>
    </w:p>
    <w:p w14:paraId="406CE600" w14:textId="77777777" w:rsidR="000C0344" w:rsidRPr="00454C7F" w:rsidRDefault="000C0344" w:rsidP="000C0344">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2CC063B8" w14:textId="77777777" w:rsidR="000C0344" w:rsidRPr="00454C7F" w:rsidRDefault="000C0344" w:rsidP="000C0344">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 are available from MR-Base (</w:t>
      </w:r>
      <w:hyperlink r:id="rId89" w:history="1">
        <w:r w:rsidRPr="00454C7F">
          <w:rPr>
            <w:rStyle w:val="Hyperlink"/>
            <w:rFonts w:ascii="Times New Roman" w:eastAsia="Calibri" w:hAnsi="Times New Roman" w:cs="Times New Roman"/>
            <w:sz w:val="24"/>
            <w:szCs w:val="24"/>
          </w:rPr>
          <w:t>www.mrbase.org</w:t>
        </w:r>
      </w:hyperlink>
      <w:r w:rsidRPr="00454C7F">
        <w:rPr>
          <w:rFonts w:ascii="Times New Roman" w:eastAsia="Calibri" w:hAnsi="Times New Roman" w:cs="Times New Roman"/>
          <w:sz w:val="24"/>
          <w:szCs w:val="24"/>
        </w:rPr>
        <w:t>).</w:t>
      </w:r>
    </w:p>
    <w:p w14:paraId="6BBE5BE3" w14:textId="77777777" w:rsidR="000C0344" w:rsidRPr="00454C7F" w:rsidRDefault="000C0344" w:rsidP="000C0344">
      <w:pPr>
        <w:spacing w:line="480" w:lineRule="auto"/>
        <w:jc w:val="both"/>
        <w:rPr>
          <w:rFonts w:ascii="Times New Roman" w:eastAsia="Calibri" w:hAnsi="Times New Roman" w:cs="Times New Roman"/>
          <w:sz w:val="24"/>
          <w:szCs w:val="24"/>
        </w:rPr>
        <w:sectPr w:rsidR="000C0344" w:rsidRPr="00454C7F" w:rsidSect="00BB19B5">
          <w:pgSz w:w="11909" w:h="16834"/>
          <w:pgMar w:top="1440" w:right="1440" w:bottom="1440" w:left="1440" w:header="0" w:footer="720" w:gutter="0"/>
          <w:pgNumType w:start="1"/>
          <w:cols w:space="720"/>
          <w:docGrid w:linePitch="299"/>
        </w:sectPr>
      </w:pPr>
    </w:p>
    <w:p w14:paraId="00D80FB3" w14:textId="77777777" w:rsidR="000C0344" w:rsidRPr="009C735F" w:rsidRDefault="000C0344" w:rsidP="000C0344">
      <w:pPr>
        <w:pStyle w:val="Heading2"/>
        <w:spacing w:before="40" w:after="0" w:line="480" w:lineRule="auto"/>
        <w:jc w:val="both"/>
        <w:rPr>
          <w:rFonts w:ascii="Times New Roman" w:eastAsia="Calibri" w:hAnsi="Times New Roman" w:cs="Times New Roman"/>
          <w:b/>
          <w:sz w:val="24"/>
          <w:szCs w:val="24"/>
        </w:rPr>
      </w:pPr>
      <w:bookmarkStart w:id="679" w:name="_ert10e813tkt" w:colFirst="0" w:colLast="0"/>
      <w:bookmarkEnd w:id="679"/>
      <w:r w:rsidRPr="009C735F">
        <w:rPr>
          <w:rFonts w:ascii="Times New Roman" w:eastAsia="Calibri" w:hAnsi="Times New Roman" w:cs="Times New Roman"/>
          <w:b/>
          <w:sz w:val="24"/>
          <w:szCs w:val="24"/>
        </w:rPr>
        <w:lastRenderedPageBreak/>
        <w:t>References</w:t>
      </w:r>
    </w:p>
    <w:p w14:paraId="7BDEFFCB" w14:textId="77777777" w:rsidR="000C0344" w:rsidRPr="00A1408F" w:rsidRDefault="000C0344">
      <w:pPr>
        <w:spacing w:line="360" w:lineRule="auto"/>
        <w:ind w:left="567" w:hanging="567"/>
        <w:jc w:val="both"/>
        <w:rPr>
          <w:rFonts w:ascii="Times New Roman" w:eastAsia="Calibri" w:hAnsi="Times New Roman" w:cs="Times New Roman"/>
          <w:sz w:val="24"/>
          <w:szCs w:val="24"/>
        </w:rPr>
        <w:pPrChange w:id="680" w:author="Yoonsu Cho" w:date="2019-07-30T11:18:00Z">
          <w:pPr>
            <w:spacing w:line="480" w:lineRule="auto"/>
            <w:ind w:left="567" w:hanging="567"/>
            <w:jc w:val="both"/>
          </w:pPr>
        </w:pPrChange>
      </w:pPr>
    </w:p>
    <w:p w14:paraId="61C1D54B" w14:textId="77777777" w:rsidR="00A1408F" w:rsidRPr="00A1408F" w:rsidRDefault="000C0344">
      <w:pPr>
        <w:pStyle w:val="EndNoteBibliography"/>
        <w:spacing w:line="360" w:lineRule="auto"/>
        <w:ind w:left="720" w:hanging="720"/>
        <w:jc w:val="both"/>
        <w:rPr>
          <w:rFonts w:ascii="Times New Roman" w:hAnsi="Times New Roman" w:cs="Times New Roman"/>
          <w:sz w:val="24"/>
          <w:szCs w:val="24"/>
          <w:rPrChange w:id="681" w:author="Yoonsu Cho" w:date="2019-07-30T11:18:00Z">
            <w:rPr/>
          </w:rPrChange>
        </w:rPr>
        <w:pPrChange w:id="682" w:author="Yoonsu Cho" w:date="2019-07-30T11:18:00Z">
          <w:pPr>
            <w:pStyle w:val="EndNoteBibliography"/>
            <w:ind w:left="720" w:hanging="720"/>
          </w:pPr>
        </w:pPrChange>
      </w:pPr>
      <w:r w:rsidRPr="00A1408F">
        <w:rPr>
          <w:rFonts w:ascii="Times New Roman" w:eastAsia="Calibri" w:hAnsi="Times New Roman" w:cs="Times New Roman"/>
          <w:sz w:val="24"/>
          <w:szCs w:val="24"/>
        </w:rPr>
        <w:fldChar w:fldCharType="begin"/>
      </w:r>
      <w:r w:rsidRPr="00A1408F">
        <w:rPr>
          <w:rFonts w:ascii="Times New Roman" w:eastAsia="Calibri" w:hAnsi="Times New Roman" w:cs="Times New Roman"/>
          <w:sz w:val="24"/>
          <w:szCs w:val="24"/>
        </w:rPr>
        <w:instrText xml:space="preserve"> ADDIN EN.REFLIST </w:instrText>
      </w:r>
      <w:r w:rsidRPr="00A1408F">
        <w:rPr>
          <w:rFonts w:ascii="Times New Roman" w:eastAsia="Calibri" w:hAnsi="Times New Roman" w:cs="Times New Roman"/>
          <w:sz w:val="24"/>
          <w:szCs w:val="24"/>
          <w:rPrChange w:id="683" w:author="Yoonsu Cho" w:date="2019-07-30T11:18:00Z">
            <w:rPr>
              <w:rFonts w:ascii="Times New Roman" w:eastAsia="Calibri" w:hAnsi="Times New Roman" w:cs="Times New Roman"/>
              <w:noProof w:val="0"/>
              <w:sz w:val="24"/>
              <w:szCs w:val="24"/>
            </w:rPr>
          </w:rPrChange>
        </w:rPr>
        <w:fldChar w:fldCharType="separate"/>
      </w:r>
      <w:r w:rsidR="00A1408F" w:rsidRPr="00A1408F">
        <w:rPr>
          <w:rFonts w:ascii="Times New Roman" w:hAnsi="Times New Roman" w:cs="Times New Roman"/>
          <w:sz w:val="24"/>
          <w:szCs w:val="24"/>
          <w:rPrChange w:id="684" w:author="Yoonsu Cho" w:date="2019-07-30T11:18:00Z">
            <w:rPr/>
          </w:rPrChange>
        </w:rPr>
        <w:t>1.</w:t>
      </w:r>
      <w:r w:rsidR="00A1408F" w:rsidRPr="00A1408F">
        <w:rPr>
          <w:rFonts w:ascii="Times New Roman" w:hAnsi="Times New Roman" w:cs="Times New Roman"/>
          <w:sz w:val="24"/>
          <w:szCs w:val="24"/>
          <w:rPrChange w:id="685" w:author="Yoonsu Cho" w:date="2019-07-30T11:18:00Z">
            <w:rPr/>
          </w:rPrChange>
        </w:rPr>
        <w:tab/>
        <w:t xml:space="preserve">Holmes MV, Ala-Korpela M, Davey Smith G. Mendelian randomization in cardiometabolic disease: challenges in evaluating causality. </w:t>
      </w:r>
      <w:r w:rsidR="00A1408F" w:rsidRPr="00A1408F">
        <w:rPr>
          <w:rFonts w:ascii="Times New Roman" w:hAnsi="Times New Roman" w:cs="Times New Roman"/>
          <w:i/>
          <w:sz w:val="24"/>
          <w:szCs w:val="24"/>
          <w:rPrChange w:id="686" w:author="Yoonsu Cho" w:date="2019-07-30T11:18:00Z">
            <w:rPr>
              <w:i/>
            </w:rPr>
          </w:rPrChange>
        </w:rPr>
        <w:t>Nat Rev Cardiol</w:t>
      </w:r>
      <w:r w:rsidR="00A1408F" w:rsidRPr="00A1408F">
        <w:rPr>
          <w:rFonts w:ascii="Times New Roman" w:hAnsi="Times New Roman" w:cs="Times New Roman"/>
          <w:sz w:val="24"/>
          <w:szCs w:val="24"/>
          <w:rPrChange w:id="687" w:author="Yoonsu Cho" w:date="2019-07-30T11:18:00Z">
            <w:rPr/>
          </w:rPrChange>
        </w:rPr>
        <w:t xml:space="preserve"> </w:t>
      </w:r>
      <w:r w:rsidR="00A1408F" w:rsidRPr="00A1408F">
        <w:rPr>
          <w:rFonts w:ascii="Times New Roman" w:hAnsi="Times New Roman" w:cs="Times New Roman"/>
          <w:b/>
          <w:sz w:val="24"/>
          <w:szCs w:val="24"/>
          <w:rPrChange w:id="688" w:author="Yoonsu Cho" w:date="2019-07-30T11:18:00Z">
            <w:rPr>
              <w:b/>
            </w:rPr>
          </w:rPrChange>
        </w:rPr>
        <w:t>14</w:t>
      </w:r>
      <w:r w:rsidR="00A1408F" w:rsidRPr="00A1408F">
        <w:rPr>
          <w:rFonts w:ascii="Times New Roman" w:hAnsi="Times New Roman" w:cs="Times New Roman"/>
          <w:sz w:val="24"/>
          <w:szCs w:val="24"/>
          <w:rPrChange w:id="689" w:author="Yoonsu Cho" w:date="2019-07-30T11:18:00Z">
            <w:rPr/>
          </w:rPrChange>
        </w:rPr>
        <w:t>, 577-590 (2017).</w:t>
      </w:r>
    </w:p>
    <w:p w14:paraId="51A51C5F" w14:textId="77777777" w:rsidR="00A1408F" w:rsidRPr="00A1408F" w:rsidRDefault="00A1408F">
      <w:pPr>
        <w:pStyle w:val="EndNoteBibliography"/>
        <w:spacing w:line="360" w:lineRule="auto"/>
        <w:jc w:val="both"/>
        <w:rPr>
          <w:rFonts w:ascii="Times New Roman" w:hAnsi="Times New Roman" w:cs="Times New Roman"/>
          <w:sz w:val="24"/>
          <w:szCs w:val="24"/>
          <w:rPrChange w:id="690" w:author="Yoonsu Cho" w:date="2019-07-30T11:18:00Z">
            <w:rPr/>
          </w:rPrChange>
        </w:rPr>
        <w:pPrChange w:id="691" w:author="Yoonsu Cho" w:date="2019-07-30T11:18:00Z">
          <w:pPr>
            <w:pStyle w:val="EndNoteBibliography"/>
          </w:pPr>
        </w:pPrChange>
      </w:pPr>
    </w:p>
    <w:p w14:paraId="053BE32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692" w:author="Yoonsu Cho" w:date="2019-07-30T11:18:00Z">
            <w:rPr/>
          </w:rPrChange>
        </w:rPr>
        <w:pPrChange w:id="693" w:author="Yoonsu Cho" w:date="2019-07-30T11:18:00Z">
          <w:pPr>
            <w:pStyle w:val="EndNoteBibliography"/>
            <w:ind w:left="720" w:hanging="720"/>
          </w:pPr>
        </w:pPrChange>
      </w:pPr>
      <w:r w:rsidRPr="00A1408F">
        <w:rPr>
          <w:rFonts w:ascii="Times New Roman" w:hAnsi="Times New Roman" w:cs="Times New Roman"/>
          <w:sz w:val="24"/>
          <w:szCs w:val="24"/>
          <w:rPrChange w:id="694" w:author="Yoonsu Cho" w:date="2019-07-30T11:18:00Z">
            <w:rPr/>
          </w:rPrChange>
        </w:rPr>
        <w:t>2.</w:t>
      </w:r>
      <w:r w:rsidRPr="00A1408F">
        <w:rPr>
          <w:rFonts w:ascii="Times New Roman" w:hAnsi="Times New Roman" w:cs="Times New Roman"/>
          <w:sz w:val="24"/>
          <w:szCs w:val="24"/>
          <w:rPrChange w:id="695" w:author="Yoonsu Cho" w:date="2019-07-30T11:18:00Z">
            <w:rPr/>
          </w:rPrChange>
        </w:rPr>
        <w:tab/>
        <w:t xml:space="preserve">Davey Smith G, Ebrahim S. 'Mendelian randomization': can genetic epidemiology contribute to understanding environmental determinants of disease? </w:t>
      </w:r>
      <w:r w:rsidRPr="00A1408F">
        <w:rPr>
          <w:rFonts w:ascii="Times New Roman" w:hAnsi="Times New Roman" w:cs="Times New Roman"/>
          <w:i/>
          <w:sz w:val="24"/>
          <w:szCs w:val="24"/>
          <w:rPrChange w:id="696" w:author="Yoonsu Cho" w:date="2019-07-30T11:18:00Z">
            <w:rPr>
              <w:i/>
            </w:rPr>
          </w:rPrChange>
        </w:rPr>
        <w:t>International Journal of Epidemiology</w:t>
      </w:r>
      <w:r w:rsidRPr="00A1408F">
        <w:rPr>
          <w:rFonts w:ascii="Times New Roman" w:hAnsi="Times New Roman" w:cs="Times New Roman"/>
          <w:sz w:val="24"/>
          <w:szCs w:val="24"/>
          <w:rPrChange w:id="697" w:author="Yoonsu Cho" w:date="2019-07-30T11:18:00Z">
            <w:rPr/>
          </w:rPrChange>
        </w:rPr>
        <w:t xml:space="preserve"> </w:t>
      </w:r>
      <w:r w:rsidRPr="00A1408F">
        <w:rPr>
          <w:rFonts w:ascii="Times New Roman" w:hAnsi="Times New Roman" w:cs="Times New Roman"/>
          <w:b/>
          <w:sz w:val="24"/>
          <w:szCs w:val="24"/>
          <w:rPrChange w:id="698" w:author="Yoonsu Cho" w:date="2019-07-30T11:18:00Z">
            <w:rPr>
              <w:b/>
            </w:rPr>
          </w:rPrChange>
        </w:rPr>
        <w:t>32</w:t>
      </w:r>
      <w:r w:rsidRPr="00A1408F">
        <w:rPr>
          <w:rFonts w:ascii="Times New Roman" w:hAnsi="Times New Roman" w:cs="Times New Roman"/>
          <w:sz w:val="24"/>
          <w:szCs w:val="24"/>
          <w:rPrChange w:id="699" w:author="Yoonsu Cho" w:date="2019-07-30T11:18:00Z">
            <w:rPr/>
          </w:rPrChange>
        </w:rPr>
        <w:t>, 1-22 (2003).</w:t>
      </w:r>
    </w:p>
    <w:p w14:paraId="3CE726D2" w14:textId="77777777" w:rsidR="00A1408F" w:rsidRPr="00A1408F" w:rsidRDefault="00A1408F">
      <w:pPr>
        <w:pStyle w:val="EndNoteBibliography"/>
        <w:spacing w:line="360" w:lineRule="auto"/>
        <w:jc w:val="both"/>
        <w:rPr>
          <w:rFonts w:ascii="Times New Roman" w:hAnsi="Times New Roman" w:cs="Times New Roman"/>
          <w:sz w:val="24"/>
          <w:szCs w:val="24"/>
          <w:rPrChange w:id="700" w:author="Yoonsu Cho" w:date="2019-07-30T11:18:00Z">
            <w:rPr/>
          </w:rPrChange>
        </w:rPr>
        <w:pPrChange w:id="701" w:author="Yoonsu Cho" w:date="2019-07-30T11:18:00Z">
          <w:pPr>
            <w:pStyle w:val="EndNoteBibliography"/>
          </w:pPr>
        </w:pPrChange>
      </w:pPr>
    </w:p>
    <w:p w14:paraId="0612DE0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02" w:author="Yoonsu Cho" w:date="2019-07-30T11:18:00Z">
            <w:rPr/>
          </w:rPrChange>
        </w:rPr>
        <w:pPrChange w:id="703" w:author="Yoonsu Cho" w:date="2019-07-30T11:18:00Z">
          <w:pPr>
            <w:pStyle w:val="EndNoteBibliography"/>
            <w:ind w:left="720" w:hanging="720"/>
          </w:pPr>
        </w:pPrChange>
      </w:pPr>
      <w:r w:rsidRPr="00A1408F">
        <w:rPr>
          <w:rFonts w:ascii="Times New Roman" w:hAnsi="Times New Roman" w:cs="Times New Roman"/>
          <w:sz w:val="24"/>
          <w:szCs w:val="24"/>
          <w:rPrChange w:id="704" w:author="Yoonsu Cho" w:date="2019-07-30T11:18:00Z">
            <w:rPr/>
          </w:rPrChange>
        </w:rPr>
        <w:t>3.</w:t>
      </w:r>
      <w:r w:rsidRPr="00A1408F">
        <w:rPr>
          <w:rFonts w:ascii="Times New Roman" w:hAnsi="Times New Roman" w:cs="Times New Roman"/>
          <w:sz w:val="24"/>
          <w:szCs w:val="24"/>
          <w:rPrChange w:id="705" w:author="Yoonsu Cho" w:date="2019-07-30T11:18:00Z">
            <w:rPr/>
          </w:rPrChange>
        </w:rPr>
        <w:tab/>
        <w:t xml:space="preserve">Davey Smith G, Hemani G. Mendelian randomization: genetic anchors for causal inference in epidemiological studies. </w:t>
      </w:r>
      <w:r w:rsidRPr="00A1408F">
        <w:rPr>
          <w:rFonts w:ascii="Times New Roman" w:hAnsi="Times New Roman" w:cs="Times New Roman"/>
          <w:i/>
          <w:sz w:val="24"/>
          <w:szCs w:val="24"/>
          <w:rPrChange w:id="706" w:author="Yoonsu Cho" w:date="2019-07-30T11:18:00Z">
            <w:rPr>
              <w:i/>
            </w:rPr>
          </w:rPrChange>
        </w:rPr>
        <w:t>Hum Mol Genet</w:t>
      </w:r>
      <w:r w:rsidRPr="00A1408F">
        <w:rPr>
          <w:rFonts w:ascii="Times New Roman" w:hAnsi="Times New Roman" w:cs="Times New Roman"/>
          <w:sz w:val="24"/>
          <w:szCs w:val="24"/>
          <w:rPrChange w:id="707" w:author="Yoonsu Cho" w:date="2019-07-30T11:18:00Z">
            <w:rPr/>
          </w:rPrChange>
        </w:rPr>
        <w:t xml:space="preserve"> </w:t>
      </w:r>
      <w:r w:rsidRPr="00A1408F">
        <w:rPr>
          <w:rFonts w:ascii="Times New Roman" w:hAnsi="Times New Roman" w:cs="Times New Roman"/>
          <w:b/>
          <w:sz w:val="24"/>
          <w:szCs w:val="24"/>
          <w:rPrChange w:id="708" w:author="Yoonsu Cho" w:date="2019-07-30T11:18:00Z">
            <w:rPr>
              <w:b/>
            </w:rPr>
          </w:rPrChange>
        </w:rPr>
        <w:t>23</w:t>
      </w:r>
      <w:r w:rsidRPr="00A1408F">
        <w:rPr>
          <w:rFonts w:ascii="Times New Roman" w:hAnsi="Times New Roman" w:cs="Times New Roman"/>
          <w:sz w:val="24"/>
          <w:szCs w:val="24"/>
          <w:rPrChange w:id="709" w:author="Yoonsu Cho" w:date="2019-07-30T11:18:00Z">
            <w:rPr/>
          </w:rPrChange>
        </w:rPr>
        <w:t>, R89-98 (2014).</w:t>
      </w:r>
    </w:p>
    <w:p w14:paraId="504AE814" w14:textId="77777777" w:rsidR="00A1408F" w:rsidRPr="00A1408F" w:rsidRDefault="00A1408F">
      <w:pPr>
        <w:pStyle w:val="EndNoteBibliography"/>
        <w:spacing w:line="360" w:lineRule="auto"/>
        <w:jc w:val="both"/>
        <w:rPr>
          <w:rFonts w:ascii="Times New Roman" w:hAnsi="Times New Roman" w:cs="Times New Roman"/>
          <w:sz w:val="24"/>
          <w:szCs w:val="24"/>
          <w:rPrChange w:id="710" w:author="Yoonsu Cho" w:date="2019-07-30T11:18:00Z">
            <w:rPr/>
          </w:rPrChange>
        </w:rPr>
        <w:pPrChange w:id="711" w:author="Yoonsu Cho" w:date="2019-07-30T11:18:00Z">
          <w:pPr>
            <w:pStyle w:val="EndNoteBibliography"/>
          </w:pPr>
        </w:pPrChange>
      </w:pPr>
    </w:p>
    <w:p w14:paraId="3D42D66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12" w:author="Yoonsu Cho" w:date="2019-07-30T11:18:00Z">
            <w:rPr/>
          </w:rPrChange>
        </w:rPr>
        <w:pPrChange w:id="713" w:author="Yoonsu Cho" w:date="2019-07-30T11:18:00Z">
          <w:pPr>
            <w:pStyle w:val="EndNoteBibliography"/>
            <w:ind w:left="720" w:hanging="720"/>
          </w:pPr>
        </w:pPrChange>
      </w:pPr>
      <w:r w:rsidRPr="00A1408F">
        <w:rPr>
          <w:rFonts w:ascii="Times New Roman" w:hAnsi="Times New Roman" w:cs="Times New Roman"/>
          <w:sz w:val="24"/>
          <w:szCs w:val="24"/>
          <w:rPrChange w:id="714" w:author="Yoonsu Cho" w:date="2019-07-30T11:18:00Z">
            <w:rPr/>
          </w:rPrChange>
        </w:rPr>
        <w:t>4.</w:t>
      </w:r>
      <w:r w:rsidRPr="00A1408F">
        <w:rPr>
          <w:rFonts w:ascii="Times New Roman" w:hAnsi="Times New Roman" w:cs="Times New Roman"/>
          <w:sz w:val="24"/>
          <w:szCs w:val="24"/>
          <w:rPrChange w:id="715" w:author="Yoonsu Cho" w:date="2019-07-30T11:18:00Z">
            <w:rPr/>
          </w:rPrChange>
        </w:rPr>
        <w:tab/>
        <w:t xml:space="preserve">Johnson T, Uk S. Efficient calculation for multi-SNP genetic risk scores. In: </w:t>
      </w:r>
      <w:r w:rsidRPr="00A1408F">
        <w:rPr>
          <w:rFonts w:ascii="Times New Roman" w:hAnsi="Times New Roman" w:cs="Times New Roman"/>
          <w:i/>
          <w:sz w:val="24"/>
          <w:szCs w:val="24"/>
          <w:rPrChange w:id="716" w:author="Yoonsu Cho" w:date="2019-07-30T11:18:00Z">
            <w:rPr>
              <w:i/>
            </w:rPr>
          </w:rPrChange>
        </w:rPr>
        <w:t>Technical report, The Comprehensive R Archive Network</w:t>
      </w:r>
      <w:r w:rsidRPr="00A1408F">
        <w:rPr>
          <w:rFonts w:ascii="Times New Roman" w:hAnsi="Times New Roman" w:cs="Times New Roman"/>
          <w:sz w:val="24"/>
          <w:szCs w:val="24"/>
          <w:rPrChange w:id="717" w:author="Yoonsu Cho" w:date="2019-07-30T11:18:00Z">
            <w:rPr/>
          </w:rPrChange>
        </w:rPr>
        <w:t xml:space="preserve"> (ed^(eds) (2013).</w:t>
      </w:r>
    </w:p>
    <w:p w14:paraId="3D0561B3" w14:textId="77777777" w:rsidR="00A1408F" w:rsidRPr="00A1408F" w:rsidRDefault="00A1408F">
      <w:pPr>
        <w:pStyle w:val="EndNoteBibliography"/>
        <w:spacing w:line="360" w:lineRule="auto"/>
        <w:jc w:val="both"/>
        <w:rPr>
          <w:rFonts w:ascii="Times New Roman" w:hAnsi="Times New Roman" w:cs="Times New Roman"/>
          <w:sz w:val="24"/>
          <w:szCs w:val="24"/>
          <w:rPrChange w:id="718" w:author="Yoonsu Cho" w:date="2019-07-30T11:18:00Z">
            <w:rPr/>
          </w:rPrChange>
        </w:rPr>
        <w:pPrChange w:id="719" w:author="Yoonsu Cho" w:date="2019-07-30T11:18:00Z">
          <w:pPr>
            <w:pStyle w:val="EndNoteBibliography"/>
          </w:pPr>
        </w:pPrChange>
      </w:pPr>
    </w:p>
    <w:p w14:paraId="57269EF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20" w:author="Yoonsu Cho" w:date="2019-07-30T11:18:00Z">
            <w:rPr/>
          </w:rPrChange>
        </w:rPr>
        <w:pPrChange w:id="721" w:author="Yoonsu Cho" w:date="2019-07-30T11:18:00Z">
          <w:pPr>
            <w:pStyle w:val="EndNoteBibliography"/>
            <w:ind w:left="720" w:hanging="720"/>
          </w:pPr>
        </w:pPrChange>
      </w:pPr>
      <w:r w:rsidRPr="00A1408F">
        <w:rPr>
          <w:rFonts w:ascii="Times New Roman" w:hAnsi="Times New Roman" w:cs="Times New Roman"/>
          <w:sz w:val="24"/>
          <w:szCs w:val="24"/>
          <w:rPrChange w:id="722" w:author="Yoonsu Cho" w:date="2019-07-30T11:18:00Z">
            <w:rPr/>
          </w:rPrChange>
        </w:rPr>
        <w:t>5.</w:t>
      </w:r>
      <w:r w:rsidRPr="00A1408F">
        <w:rPr>
          <w:rFonts w:ascii="Times New Roman" w:hAnsi="Times New Roman" w:cs="Times New Roman"/>
          <w:sz w:val="24"/>
          <w:szCs w:val="24"/>
          <w:rPrChange w:id="723" w:author="Yoonsu Cho" w:date="2019-07-30T11:18:00Z">
            <w:rPr/>
          </w:rPrChange>
        </w:rPr>
        <w:tab/>
        <w:t xml:space="preserve">Pierce BL, Burgess S. Efficient design for Mendelian randomization studies: subsample and 2-sample instrumental variable estimators. </w:t>
      </w:r>
      <w:r w:rsidRPr="00A1408F">
        <w:rPr>
          <w:rFonts w:ascii="Times New Roman" w:hAnsi="Times New Roman" w:cs="Times New Roman"/>
          <w:i/>
          <w:sz w:val="24"/>
          <w:szCs w:val="24"/>
          <w:rPrChange w:id="724" w:author="Yoonsu Cho" w:date="2019-07-30T11:18:00Z">
            <w:rPr>
              <w:i/>
            </w:rPr>
          </w:rPrChange>
        </w:rPr>
        <w:t>Am J Epidemiol</w:t>
      </w:r>
      <w:r w:rsidRPr="00A1408F">
        <w:rPr>
          <w:rFonts w:ascii="Times New Roman" w:hAnsi="Times New Roman" w:cs="Times New Roman"/>
          <w:sz w:val="24"/>
          <w:szCs w:val="24"/>
          <w:rPrChange w:id="725" w:author="Yoonsu Cho" w:date="2019-07-30T11:18:00Z">
            <w:rPr/>
          </w:rPrChange>
        </w:rPr>
        <w:t xml:space="preserve"> </w:t>
      </w:r>
      <w:r w:rsidRPr="00A1408F">
        <w:rPr>
          <w:rFonts w:ascii="Times New Roman" w:hAnsi="Times New Roman" w:cs="Times New Roman"/>
          <w:b/>
          <w:sz w:val="24"/>
          <w:szCs w:val="24"/>
          <w:rPrChange w:id="726" w:author="Yoonsu Cho" w:date="2019-07-30T11:18:00Z">
            <w:rPr>
              <w:b/>
            </w:rPr>
          </w:rPrChange>
        </w:rPr>
        <w:t>178</w:t>
      </w:r>
      <w:r w:rsidRPr="00A1408F">
        <w:rPr>
          <w:rFonts w:ascii="Times New Roman" w:hAnsi="Times New Roman" w:cs="Times New Roman"/>
          <w:sz w:val="24"/>
          <w:szCs w:val="24"/>
          <w:rPrChange w:id="727" w:author="Yoonsu Cho" w:date="2019-07-30T11:18:00Z">
            <w:rPr/>
          </w:rPrChange>
        </w:rPr>
        <w:t>, 1177-1184 (2013).</w:t>
      </w:r>
    </w:p>
    <w:p w14:paraId="4525D000" w14:textId="77777777" w:rsidR="00A1408F" w:rsidRPr="00A1408F" w:rsidRDefault="00A1408F">
      <w:pPr>
        <w:pStyle w:val="EndNoteBibliography"/>
        <w:spacing w:line="360" w:lineRule="auto"/>
        <w:jc w:val="both"/>
        <w:rPr>
          <w:rFonts w:ascii="Times New Roman" w:hAnsi="Times New Roman" w:cs="Times New Roman"/>
          <w:sz w:val="24"/>
          <w:szCs w:val="24"/>
          <w:rPrChange w:id="728" w:author="Yoonsu Cho" w:date="2019-07-30T11:18:00Z">
            <w:rPr/>
          </w:rPrChange>
        </w:rPr>
        <w:pPrChange w:id="729" w:author="Yoonsu Cho" w:date="2019-07-30T11:18:00Z">
          <w:pPr>
            <w:pStyle w:val="EndNoteBibliography"/>
          </w:pPr>
        </w:pPrChange>
      </w:pPr>
    </w:p>
    <w:p w14:paraId="08FD208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30" w:author="Yoonsu Cho" w:date="2019-07-30T11:18:00Z">
            <w:rPr/>
          </w:rPrChange>
        </w:rPr>
        <w:pPrChange w:id="731" w:author="Yoonsu Cho" w:date="2019-07-30T11:18:00Z">
          <w:pPr>
            <w:pStyle w:val="EndNoteBibliography"/>
            <w:ind w:left="720" w:hanging="720"/>
          </w:pPr>
        </w:pPrChange>
      </w:pPr>
      <w:r w:rsidRPr="00A1408F">
        <w:rPr>
          <w:rFonts w:ascii="Times New Roman" w:hAnsi="Times New Roman" w:cs="Times New Roman"/>
          <w:sz w:val="24"/>
          <w:szCs w:val="24"/>
          <w:rPrChange w:id="732" w:author="Yoonsu Cho" w:date="2019-07-30T11:18:00Z">
            <w:rPr/>
          </w:rPrChange>
        </w:rPr>
        <w:t>6.</w:t>
      </w:r>
      <w:r w:rsidRPr="00A1408F">
        <w:rPr>
          <w:rFonts w:ascii="Times New Roman" w:hAnsi="Times New Roman" w:cs="Times New Roman"/>
          <w:sz w:val="24"/>
          <w:szCs w:val="24"/>
          <w:rPrChange w:id="733" w:author="Yoonsu Cho" w:date="2019-07-30T11:18:00Z">
            <w:rPr/>
          </w:rPrChange>
        </w:rPr>
        <w:tab/>
        <w:t xml:space="preserve">Bowden J, Davey Smith G, Burgess S. Mendelian randomization with invalid instruments: effect estimation and bias detection through Egger regression. </w:t>
      </w:r>
      <w:r w:rsidRPr="00A1408F">
        <w:rPr>
          <w:rFonts w:ascii="Times New Roman" w:hAnsi="Times New Roman" w:cs="Times New Roman"/>
          <w:i/>
          <w:sz w:val="24"/>
          <w:szCs w:val="24"/>
          <w:rPrChange w:id="734" w:author="Yoonsu Cho" w:date="2019-07-30T11:18:00Z">
            <w:rPr>
              <w:i/>
            </w:rPr>
          </w:rPrChange>
        </w:rPr>
        <w:t>International Journal of Epidemiology</w:t>
      </w:r>
      <w:r w:rsidRPr="00A1408F">
        <w:rPr>
          <w:rFonts w:ascii="Times New Roman" w:hAnsi="Times New Roman" w:cs="Times New Roman"/>
          <w:sz w:val="24"/>
          <w:szCs w:val="24"/>
          <w:rPrChange w:id="735" w:author="Yoonsu Cho" w:date="2019-07-30T11:18:00Z">
            <w:rPr/>
          </w:rPrChange>
        </w:rPr>
        <w:t xml:space="preserve"> </w:t>
      </w:r>
      <w:r w:rsidRPr="00A1408F">
        <w:rPr>
          <w:rFonts w:ascii="Times New Roman" w:hAnsi="Times New Roman" w:cs="Times New Roman"/>
          <w:b/>
          <w:sz w:val="24"/>
          <w:szCs w:val="24"/>
          <w:rPrChange w:id="736" w:author="Yoonsu Cho" w:date="2019-07-30T11:18:00Z">
            <w:rPr>
              <w:b/>
            </w:rPr>
          </w:rPrChange>
        </w:rPr>
        <w:t>44</w:t>
      </w:r>
      <w:r w:rsidRPr="00A1408F">
        <w:rPr>
          <w:rFonts w:ascii="Times New Roman" w:hAnsi="Times New Roman" w:cs="Times New Roman"/>
          <w:sz w:val="24"/>
          <w:szCs w:val="24"/>
          <w:rPrChange w:id="737" w:author="Yoonsu Cho" w:date="2019-07-30T11:18:00Z">
            <w:rPr/>
          </w:rPrChange>
        </w:rPr>
        <w:t>, 512-525 (2015).</w:t>
      </w:r>
    </w:p>
    <w:p w14:paraId="5326CE0A" w14:textId="77777777" w:rsidR="00A1408F" w:rsidRPr="00A1408F" w:rsidRDefault="00A1408F">
      <w:pPr>
        <w:pStyle w:val="EndNoteBibliography"/>
        <w:spacing w:line="360" w:lineRule="auto"/>
        <w:jc w:val="both"/>
        <w:rPr>
          <w:rFonts w:ascii="Times New Roman" w:hAnsi="Times New Roman" w:cs="Times New Roman"/>
          <w:sz w:val="24"/>
          <w:szCs w:val="24"/>
          <w:rPrChange w:id="738" w:author="Yoonsu Cho" w:date="2019-07-30T11:18:00Z">
            <w:rPr/>
          </w:rPrChange>
        </w:rPr>
        <w:pPrChange w:id="739" w:author="Yoonsu Cho" w:date="2019-07-30T11:18:00Z">
          <w:pPr>
            <w:pStyle w:val="EndNoteBibliography"/>
          </w:pPr>
        </w:pPrChange>
      </w:pPr>
    </w:p>
    <w:p w14:paraId="360CD91B"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40" w:author="Yoonsu Cho" w:date="2019-07-30T11:18:00Z">
            <w:rPr/>
          </w:rPrChange>
        </w:rPr>
        <w:pPrChange w:id="741" w:author="Yoonsu Cho" w:date="2019-07-30T11:18:00Z">
          <w:pPr>
            <w:pStyle w:val="EndNoteBibliography"/>
            <w:ind w:left="720" w:hanging="720"/>
          </w:pPr>
        </w:pPrChange>
      </w:pPr>
      <w:r w:rsidRPr="00A1408F">
        <w:rPr>
          <w:rFonts w:ascii="Times New Roman" w:hAnsi="Times New Roman" w:cs="Times New Roman"/>
          <w:sz w:val="24"/>
          <w:szCs w:val="24"/>
          <w:rPrChange w:id="742" w:author="Yoonsu Cho" w:date="2019-07-30T11:18:00Z">
            <w:rPr/>
          </w:rPrChange>
        </w:rPr>
        <w:t>7.</w:t>
      </w:r>
      <w:r w:rsidRPr="00A1408F">
        <w:rPr>
          <w:rFonts w:ascii="Times New Roman" w:hAnsi="Times New Roman" w:cs="Times New Roman"/>
          <w:sz w:val="24"/>
          <w:szCs w:val="24"/>
          <w:rPrChange w:id="743" w:author="Yoonsu Cho" w:date="2019-07-30T11:18:00Z">
            <w:rPr/>
          </w:rPrChange>
        </w:rPr>
        <w:tab/>
        <w:t xml:space="preserve">Bowden J, Davey Smith G, Haycock PC, Burgess S. Consistent Estimation in Mendelian Randomization with Some Invalid Instruments Using a Weighted Median Estimator. </w:t>
      </w:r>
      <w:r w:rsidRPr="00A1408F">
        <w:rPr>
          <w:rFonts w:ascii="Times New Roman" w:hAnsi="Times New Roman" w:cs="Times New Roman"/>
          <w:i/>
          <w:sz w:val="24"/>
          <w:szCs w:val="24"/>
          <w:rPrChange w:id="744" w:author="Yoonsu Cho" w:date="2019-07-30T11:18:00Z">
            <w:rPr>
              <w:i/>
            </w:rPr>
          </w:rPrChange>
        </w:rPr>
        <w:t>Genet Epidemiol</w:t>
      </w:r>
      <w:r w:rsidRPr="00A1408F">
        <w:rPr>
          <w:rFonts w:ascii="Times New Roman" w:hAnsi="Times New Roman" w:cs="Times New Roman"/>
          <w:sz w:val="24"/>
          <w:szCs w:val="24"/>
          <w:rPrChange w:id="745" w:author="Yoonsu Cho" w:date="2019-07-30T11:18:00Z">
            <w:rPr/>
          </w:rPrChange>
        </w:rPr>
        <w:t xml:space="preserve"> </w:t>
      </w:r>
      <w:r w:rsidRPr="00A1408F">
        <w:rPr>
          <w:rFonts w:ascii="Times New Roman" w:hAnsi="Times New Roman" w:cs="Times New Roman"/>
          <w:b/>
          <w:sz w:val="24"/>
          <w:szCs w:val="24"/>
          <w:rPrChange w:id="746" w:author="Yoonsu Cho" w:date="2019-07-30T11:18:00Z">
            <w:rPr>
              <w:b/>
            </w:rPr>
          </w:rPrChange>
        </w:rPr>
        <w:t>40</w:t>
      </w:r>
      <w:r w:rsidRPr="00A1408F">
        <w:rPr>
          <w:rFonts w:ascii="Times New Roman" w:hAnsi="Times New Roman" w:cs="Times New Roman"/>
          <w:sz w:val="24"/>
          <w:szCs w:val="24"/>
          <w:rPrChange w:id="747" w:author="Yoonsu Cho" w:date="2019-07-30T11:18:00Z">
            <w:rPr/>
          </w:rPrChange>
        </w:rPr>
        <w:t>, 304-314 (2016).</w:t>
      </w:r>
    </w:p>
    <w:p w14:paraId="4694F856" w14:textId="77777777" w:rsidR="00A1408F" w:rsidRPr="00A1408F" w:rsidRDefault="00A1408F">
      <w:pPr>
        <w:pStyle w:val="EndNoteBibliography"/>
        <w:spacing w:line="360" w:lineRule="auto"/>
        <w:jc w:val="both"/>
        <w:rPr>
          <w:rFonts w:ascii="Times New Roman" w:hAnsi="Times New Roman" w:cs="Times New Roman"/>
          <w:sz w:val="24"/>
          <w:szCs w:val="24"/>
          <w:rPrChange w:id="748" w:author="Yoonsu Cho" w:date="2019-07-30T11:18:00Z">
            <w:rPr/>
          </w:rPrChange>
        </w:rPr>
        <w:pPrChange w:id="749" w:author="Yoonsu Cho" w:date="2019-07-30T11:18:00Z">
          <w:pPr>
            <w:pStyle w:val="EndNoteBibliography"/>
          </w:pPr>
        </w:pPrChange>
      </w:pPr>
    </w:p>
    <w:p w14:paraId="6912316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50" w:author="Yoonsu Cho" w:date="2019-07-30T11:18:00Z">
            <w:rPr/>
          </w:rPrChange>
        </w:rPr>
        <w:pPrChange w:id="751" w:author="Yoonsu Cho" w:date="2019-07-30T11:18:00Z">
          <w:pPr>
            <w:pStyle w:val="EndNoteBibliography"/>
            <w:ind w:left="720" w:hanging="720"/>
          </w:pPr>
        </w:pPrChange>
      </w:pPr>
      <w:r w:rsidRPr="00A1408F">
        <w:rPr>
          <w:rFonts w:ascii="Times New Roman" w:hAnsi="Times New Roman" w:cs="Times New Roman"/>
          <w:sz w:val="24"/>
          <w:szCs w:val="24"/>
          <w:rPrChange w:id="752" w:author="Yoonsu Cho" w:date="2019-07-30T11:18:00Z">
            <w:rPr/>
          </w:rPrChange>
        </w:rPr>
        <w:t>8.</w:t>
      </w:r>
      <w:r w:rsidRPr="00A1408F">
        <w:rPr>
          <w:rFonts w:ascii="Times New Roman" w:hAnsi="Times New Roman" w:cs="Times New Roman"/>
          <w:sz w:val="24"/>
          <w:szCs w:val="24"/>
          <w:rPrChange w:id="753" w:author="Yoonsu Cho" w:date="2019-07-30T11:18:00Z">
            <w:rPr/>
          </w:rPrChange>
        </w:rPr>
        <w:tab/>
        <w:t xml:space="preserve">Hartwig FP, Davey Smith G, Bowden J. Robust inference in summary data Mendelian randomization via the zero modal pleiotropy assumption. </w:t>
      </w:r>
      <w:r w:rsidRPr="00A1408F">
        <w:rPr>
          <w:rFonts w:ascii="Times New Roman" w:hAnsi="Times New Roman" w:cs="Times New Roman"/>
          <w:i/>
          <w:sz w:val="24"/>
          <w:szCs w:val="24"/>
          <w:rPrChange w:id="754" w:author="Yoonsu Cho" w:date="2019-07-30T11:18:00Z">
            <w:rPr>
              <w:i/>
            </w:rPr>
          </w:rPrChange>
        </w:rPr>
        <w:t>Int J Epidemiol</w:t>
      </w:r>
      <w:r w:rsidRPr="00A1408F">
        <w:rPr>
          <w:rFonts w:ascii="Times New Roman" w:hAnsi="Times New Roman" w:cs="Times New Roman"/>
          <w:sz w:val="24"/>
          <w:szCs w:val="24"/>
          <w:rPrChange w:id="755" w:author="Yoonsu Cho" w:date="2019-07-30T11:18:00Z">
            <w:rPr/>
          </w:rPrChange>
        </w:rPr>
        <w:t xml:space="preserve"> </w:t>
      </w:r>
      <w:r w:rsidRPr="00A1408F">
        <w:rPr>
          <w:rFonts w:ascii="Times New Roman" w:hAnsi="Times New Roman" w:cs="Times New Roman"/>
          <w:b/>
          <w:sz w:val="24"/>
          <w:szCs w:val="24"/>
          <w:rPrChange w:id="756" w:author="Yoonsu Cho" w:date="2019-07-30T11:18:00Z">
            <w:rPr>
              <w:b/>
            </w:rPr>
          </w:rPrChange>
        </w:rPr>
        <w:t>46</w:t>
      </w:r>
      <w:r w:rsidRPr="00A1408F">
        <w:rPr>
          <w:rFonts w:ascii="Times New Roman" w:hAnsi="Times New Roman" w:cs="Times New Roman"/>
          <w:sz w:val="24"/>
          <w:szCs w:val="24"/>
          <w:rPrChange w:id="757" w:author="Yoonsu Cho" w:date="2019-07-30T11:18:00Z">
            <w:rPr/>
          </w:rPrChange>
        </w:rPr>
        <w:t>, 1985-1998 (2017).</w:t>
      </w:r>
    </w:p>
    <w:p w14:paraId="4D9EB05B" w14:textId="77777777" w:rsidR="00A1408F" w:rsidRPr="00A1408F" w:rsidRDefault="00A1408F">
      <w:pPr>
        <w:pStyle w:val="EndNoteBibliography"/>
        <w:spacing w:line="360" w:lineRule="auto"/>
        <w:jc w:val="both"/>
        <w:rPr>
          <w:rFonts w:ascii="Times New Roman" w:hAnsi="Times New Roman" w:cs="Times New Roman"/>
          <w:sz w:val="24"/>
          <w:szCs w:val="24"/>
          <w:rPrChange w:id="758" w:author="Yoonsu Cho" w:date="2019-07-30T11:18:00Z">
            <w:rPr/>
          </w:rPrChange>
        </w:rPr>
        <w:pPrChange w:id="759" w:author="Yoonsu Cho" w:date="2019-07-30T11:18:00Z">
          <w:pPr>
            <w:pStyle w:val="EndNoteBibliography"/>
          </w:pPr>
        </w:pPrChange>
      </w:pPr>
    </w:p>
    <w:p w14:paraId="3D27546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60" w:author="Yoonsu Cho" w:date="2019-07-30T11:18:00Z">
            <w:rPr/>
          </w:rPrChange>
        </w:rPr>
        <w:pPrChange w:id="761" w:author="Yoonsu Cho" w:date="2019-07-30T11:18:00Z">
          <w:pPr>
            <w:pStyle w:val="EndNoteBibliography"/>
            <w:ind w:left="720" w:hanging="720"/>
          </w:pPr>
        </w:pPrChange>
      </w:pPr>
      <w:r w:rsidRPr="00A1408F">
        <w:rPr>
          <w:rFonts w:ascii="Times New Roman" w:hAnsi="Times New Roman" w:cs="Times New Roman"/>
          <w:sz w:val="24"/>
          <w:szCs w:val="24"/>
          <w:rPrChange w:id="762" w:author="Yoonsu Cho" w:date="2019-07-30T11:18:00Z">
            <w:rPr/>
          </w:rPrChange>
        </w:rPr>
        <w:t>9.</w:t>
      </w:r>
      <w:r w:rsidRPr="00A1408F">
        <w:rPr>
          <w:rFonts w:ascii="Times New Roman" w:hAnsi="Times New Roman" w:cs="Times New Roman"/>
          <w:sz w:val="24"/>
          <w:szCs w:val="24"/>
          <w:rPrChange w:id="763" w:author="Yoonsu Cho" w:date="2019-07-30T11:18:00Z">
            <w:rPr/>
          </w:rPrChange>
        </w:rPr>
        <w:tab/>
        <w:t xml:space="preserve">Hemani G, Bowden J, Davey Smith G. Evaluating the potential role of pleiotropy in Mendelian randomization studies. </w:t>
      </w:r>
      <w:r w:rsidRPr="00A1408F">
        <w:rPr>
          <w:rFonts w:ascii="Times New Roman" w:hAnsi="Times New Roman" w:cs="Times New Roman"/>
          <w:i/>
          <w:sz w:val="24"/>
          <w:szCs w:val="24"/>
          <w:rPrChange w:id="764" w:author="Yoonsu Cho" w:date="2019-07-30T11:18:00Z">
            <w:rPr>
              <w:i/>
            </w:rPr>
          </w:rPrChange>
        </w:rPr>
        <w:t>Hum Mol Genet</w:t>
      </w:r>
      <w:r w:rsidRPr="00A1408F">
        <w:rPr>
          <w:rFonts w:ascii="Times New Roman" w:hAnsi="Times New Roman" w:cs="Times New Roman"/>
          <w:sz w:val="24"/>
          <w:szCs w:val="24"/>
          <w:rPrChange w:id="765" w:author="Yoonsu Cho" w:date="2019-07-30T11:18:00Z">
            <w:rPr/>
          </w:rPrChange>
        </w:rPr>
        <w:t>,  (2018).</w:t>
      </w:r>
    </w:p>
    <w:p w14:paraId="688CAD44" w14:textId="77777777" w:rsidR="00A1408F" w:rsidRPr="00A1408F" w:rsidRDefault="00A1408F">
      <w:pPr>
        <w:pStyle w:val="EndNoteBibliography"/>
        <w:spacing w:line="360" w:lineRule="auto"/>
        <w:jc w:val="both"/>
        <w:rPr>
          <w:rFonts w:ascii="Times New Roman" w:hAnsi="Times New Roman" w:cs="Times New Roman"/>
          <w:sz w:val="24"/>
          <w:szCs w:val="24"/>
          <w:rPrChange w:id="766" w:author="Yoonsu Cho" w:date="2019-07-30T11:18:00Z">
            <w:rPr/>
          </w:rPrChange>
        </w:rPr>
        <w:pPrChange w:id="767" w:author="Yoonsu Cho" w:date="2019-07-30T11:18:00Z">
          <w:pPr>
            <w:pStyle w:val="EndNoteBibliography"/>
          </w:pPr>
        </w:pPrChange>
      </w:pPr>
    </w:p>
    <w:p w14:paraId="63BBB692"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68" w:author="Yoonsu Cho" w:date="2019-07-30T11:18:00Z">
            <w:rPr/>
          </w:rPrChange>
        </w:rPr>
        <w:pPrChange w:id="769" w:author="Yoonsu Cho" w:date="2019-07-30T11:18:00Z">
          <w:pPr>
            <w:pStyle w:val="EndNoteBibliography"/>
            <w:ind w:left="720" w:hanging="720"/>
          </w:pPr>
        </w:pPrChange>
      </w:pPr>
      <w:r w:rsidRPr="00A1408F">
        <w:rPr>
          <w:rFonts w:ascii="Times New Roman" w:hAnsi="Times New Roman" w:cs="Times New Roman"/>
          <w:sz w:val="24"/>
          <w:szCs w:val="24"/>
          <w:rPrChange w:id="770" w:author="Yoonsu Cho" w:date="2019-07-30T11:18:00Z">
            <w:rPr/>
          </w:rPrChange>
        </w:rPr>
        <w:t>10.</w:t>
      </w:r>
      <w:r w:rsidRPr="00A1408F">
        <w:rPr>
          <w:rFonts w:ascii="Times New Roman" w:hAnsi="Times New Roman" w:cs="Times New Roman"/>
          <w:sz w:val="24"/>
          <w:szCs w:val="24"/>
          <w:rPrChange w:id="771" w:author="Yoonsu Cho" w:date="2019-07-30T11:18:00Z">
            <w:rPr/>
          </w:rPrChange>
        </w:rPr>
        <w:tab/>
        <w:t>Hemani G</w:t>
      </w:r>
      <w:r w:rsidRPr="00A1408F">
        <w:rPr>
          <w:rFonts w:ascii="Times New Roman" w:hAnsi="Times New Roman" w:cs="Times New Roman"/>
          <w:i/>
          <w:sz w:val="24"/>
          <w:szCs w:val="24"/>
          <w:rPrChange w:id="772" w:author="Yoonsu Cho" w:date="2019-07-30T11:18:00Z">
            <w:rPr>
              <w:i/>
            </w:rPr>
          </w:rPrChange>
        </w:rPr>
        <w:t>, et al.</w:t>
      </w:r>
      <w:r w:rsidRPr="00A1408F">
        <w:rPr>
          <w:rFonts w:ascii="Times New Roman" w:hAnsi="Times New Roman" w:cs="Times New Roman"/>
          <w:sz w:val="24"/>
          <w:szCs w:val="24"/>
          <w:rPrChange w:id="773" w:author="Yoonsu Cho" w:date="2019-07-30T11:18:00Z">
            <w:rPr/>
          </w:rPrChange>
        </w:rPr>
        <w:t xml:space="preserve"> The MR-Base platform supports systematic causal inference across the human phenome. </w:t>
      </w:r>
      <w:r w:rsidRPr="00A1408F">
        <w:rPr>
          <w:rFonts w:ascii="Times New Roman" w:hAnsi="Times New Roman" w:cs="Times New Roman"/>
          <w:i/>
          <w:sz w:val="24"/>
          <w:szCs w:val="24"/>
          <w:rPrChange w:id="774" w:author="Yoonsu Cho" w:date="2019-07-30T11:18:00Z">
            <w:rPr>
              <w:i/>
            </w:rPr>
          </w:rPrChange>
        </w:rPr>
        <w:t>eLife</w:t>
      </w:r>
      <w:r w:rsidRPr="00A1408F">
        <w:rPr>
          <w:rFonts w:ascii="Times New Roman" w:hAnsi="Times New Roman" w:cs="Times New Roman"/>
          <w:sz w:val="24"/>
          <w:szCs w:val="24"/>
          <w:rPrChange w:id="775" w:author="Yoonsu Cho" w:date="2019-07-30T11:18:00Z">
            <w:rPr/>
          </w:rPrChange>
        </w:rPr>
        <w:t xml:space="preserve"> </w:t>
      </w:r>
      <w:r w:rsidRPr="00A1408F">
        <w:rPr>
          <w:rFonts w:ascii="Times New Roman" w:hAnsi="Times New Roman" w:cs="Times New Roman"/>
          <w:b/>
          <w:sz w:val="24"/>
          <w:szCs w:val="24"/>
          <w:rPrChange w:id="776" w:author="Yoonsu Cho" w:date="2019-07-30T11:18:00Z">
            <w:rPr>
              <w:b/>
            </w:rPr>
          </w:rPrChange>
        </w:rPr>
        <w:t>7</w:t>
      </w:r>
      <w:r w:rsidRPr="00A1408F">
        <w:rPr>
          <w:rFonts w:ascii="Times New Roman" w:hAnsi="Times New Roman" w:cs="Times New Roman"/>
          <w:sz w:val="24"/>
          <w:szCs w:val="24"/>
          <w:rPrChange w:id="777" w:author="Yoonsu Cho" w:date="2019-07-30T11:18:00Z">
            <w:rPr/>
          </w:rPrChange>
        </w:rPr>
        <w:t>, e34408 (2018).</w:t>
      </w:r>
    </w:p>
    <w:p w14:paraId="4F191F87" w14:textId="77777777" w:rsidR="00A1408F" w:rsidRPr="00A1408F" w:rsidRDefault="00A1408F">
      <w:pPr>
        <w:pStyle w:val="EndNoteBibliography"/>
        <w:spacing w:line="360" w:lineRule="auto"/>
        <w:jc w:val="both"/>
        <w:rPr>
          <w:rFonts w:ascii="Times New Roman" w:hAnsi="Times New Roman" w:cs="Times New Roman"/>
          <w:sz w:val="24"/>
          <w:szCs w:val="24"/>
          <w:rPrChange w:id="778" w:author="Yoonsu Cho" w:date="2019-07-30T11:18:00Z">
            <w:rPr/>
          </w:rPrChange>
        </w:rPr>
        <w:pPrChange w:id="779" w:author="Yoonsu Cho" w:date="2019-07-30T11:18:00Z">
          <w:pPr>
            <w:pStyle w:val="EndNoteBibliography"/>
          </w:pPr>
        </w:pPrChange>
      </w:pPr>
    </w:p>
    <w:p w14:paraId="508B501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80" w:author="Yoonsu Cho" w:date="2019-07-30T11:18:00Z">
            <w:rPr/>
          </w:rPrChange>
        </w:rPr>
        <w:pPrChange w:id="781" w:author="Yoonsu Cho" w:date="2019-07-30T11:18:00Z">
          <w:pPr>
            <w:pStyle w:val="EndNoteBibliography"/>
            <w:ind w:left="720" w:hanging="720"/>
          </w:pPr>
        </w:pPrChange>
      </w:pPr>
      <w:r w:rsidRPr="00A1408F">
        <w:rPr>
          <w:rFonts w:ascii="Times New Roman" w:hAnsi="Times New Roman" w:cs="Times New Roman"/>
          <w:sz w:val="24"/>
          <w:szCs w:val="24"/>
          <w:rPrChange w:id="782" w:author="Yoonsu Cho" w:date="2019-07-30T11:18:00Z">
            <w:rPr/>
          </w:rPrChange>
        </w:rPr>
        <w:t>11.</w:t>
      </w:r>
      <w:r w:rsidRPr="00A1408F">
        <w:rPr>
          <w:rFonts w:ascii="Times New Roman" w:hAnsi="Times New Roman" w:cs="Times New Roman"/>
          <w:sz w:val="24"/>
          <w:szCs w:val="24"/>
          <w:rPrChange w:id="783" w:author="Yoonsu Cho" w:date="2019-07-30T11:18:00Z">
            <w:rPr/>
          </w:rPrChange>
        </w:rPr>
        <w:tab/>
        <w:t>Corbin LJ</w:t>
      </w:r>
      <w:r w:rsidRPr="00A1408F">
        <w:rPr>
          <w:rFonts w:ascii="Times New Roman" w:hAnsi="Times New Roman" w:cs="Times New Roman"/>
          <w:i/>
          <w:sz w:val="24"/>
          <w:szCs w:val="24"/>
          <w:rPrChange w:id="784" w:author="Yoonsu Cho" w:date="2019-07-30T11:18:00Z">
            <w:rPr>
              <w:i/>
            </w:rPr>
          </w:rPrChange>
        </w:rPr>
        <w:t>, et al.</w:t>
      </w:r>
      <w:r w:rsidRPr="00A1408F">
        <w:rPr>
          <w:rFonts w:ascii="Times New Roman" w:hAnsi="Times New Roman" w:cs="Times New Roman"/>
          <w:sz w:val="24"/>
          <w:szCs w:val="24"/>
          <w:rPrChange w:id="785"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786" w:author="Yoonsu Cho" w:date="2019-07-30T11:18:00Z">
            <w:rPr>
              <w:i/>
            </w:rPr>
          </w:rPrChange>
        </w:rPr>
        <w:t>Diabetes</w:t>
      </w:r>
      <w:r w:rsidRPr="00A1408F">
        <w:rPr>
          <w:rFonts w:ascii="Times New Roman" w:hAnsi="Times New Roman" w:cs="Times New Roman"/>
          <w:sz w:val="24"/>
          <w:szCs w:val="24"/>
          <w:rPrChange w:id="787" w:author="Yoonsu Cho" w:date="2019-07-30T11:18:00Z">
            <w:rPr/>
          </w:rPrChange>
        </w:rPr>
        <w:t xml:space="preserve"> </w:t>
      </w:r>
      <w:r w:rsidRPr="00A1408F">
        <w:rPr>
          <w:rFonts w:ascii="Times New Roman" w:hAnsi="Times New Roman" w:cs="Times New Roman"/>
          <w:b/>
          <w:sz w:val="24"/>
          <w:szCs w:val="24"/>
          <w:rPrChange w:id="788" w:author="Yoonsu Cho" w:date="2019-07-30T11:18:00Z">
            <w:rPr>
              <w:b/>
            </w:rPr>
          </w:rPrChange>
        </w:rPr>
        <w:t>65</w:t>
      </w:r>
      <w:r w:rsidRPr="00A1408F">
        <w:rPr>
          <w:rFonts w:ascii="Times New Roman" w:hAnsi="Times New Roman" w:cs="Times New Roman"/>
          <w:sz w:val="24"/>
          <w:szCs w:val="24"/>
          <w:rPrChange w:id="789" w:author="Yoonsu Cho" w:date="2019-07-30T11:18:00Z">
            <w:rPr/>
          </w:rPrChange>
        </w:rPr>
        <w:t>, 3002-3007 (2016).</w:t>
      </w:r>
    </w:p>
    <w:p w14:paraId="7FBFAEAF" w14:textId="77777777" w:rsidR="00A1408F" w:rsidRPr="00A1408F" w:rsidRDefault="00A1408F">
      <w:pPr>
        <w:pStyle w:val="EndNoteBibliography"/>
        <w:spacing w:line="360" w:lineRule="auto"/>
        <w:jc w:val="both"/>
        <w:rPr>
          <w:rFonts w:ascii="Times New Roman" w:hAnsi="Times New Roman" w:cs="Times New Roman"/>
          <w:sz w:val="24"/>
          <w:szCs w:val="24"/>
          <w:rPrChange w:id="790" w:author="Yoonsu Cho" w:date="2019-07-30T11:18:00Z">
            <w:rPr/>
          </w:rPrChange>
        </w:rPr>
        <w:pPrChange w:id="791" w:author="Yoonsu Cho" w:date="2019-07-30T11:18:00Z">
          <w:pPr>
            <w:pStyle w:val="EndNoteBibliography"/>
          </w:pPr>
        </w:pPrChange>
      </w:pPr>
    </w:p>
    <w:p w14:paraId="2F2CD6E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792" w:author="Yoonsu Cho" w:date="2019-07-30T11:18:00Z">
            <w:rPr/>
          </w:rPrChange>
        </w:rPr>
        <w:pPrChange w:id="793" w:author="Yoonsu Cho" w:date="2019-07-30T11:18:00Z">
          <w:pPr>
            <w:pStyle w:val="EndNoteBibliography"/>
            <w:ind w:left="720" w:hanging="720"/>
          </w:pPr>
        </w:pPrChange>
      </w:pPr>
      <w:r w:rsidRPr="00A1408F">
        <w:rPr>
          <w:rFonts w:ascii="Times New Roman" w:hAnsi="Times New Roman" w:cs="Times New Roman"/>
          <w:sz w:val="24"/>
          <w:szCs w:val="24"/>
          <w:rPrChange w:id="794" w:author="Yoonsu Cho" w:date="2019-07-30T11:18:00Z">
            <w:rPr/>
          </w:rPrChange>
        </w:rPr>
        <w:t>12.</w:t>
      </w:r>
      <w:r w:rsidRPr="00A1408F">
        <w:rPr>
          <w:rFonts w:ascii="Times New Roman" w:hAnsi="Times New Roman" w:cs="Times New Roman"/>
          <w:sz w:val="24"/>
          <w:szCs w:val="24"/>
          <w:rPrChange w:id="795" w:author="Yoonsu Cho" w:date="2019-07-30T11:18:00Z">
            <w:rPr/>
          </w:rPrChange>
        </w:rPr>
        <w:tab/>
        <w:t xml:space="preserve">Hemani G, Tilling K, Davey Smith G. Orienting the causal relationship between imprecisely measured traits using GWAS summary data. </w:t>
      </w:r>
      <w:r w:rsidRPr="00A1408F">
        <w:rPr>
          <w:rFonts w:ascii="Times New Roman" w:hAnsi="Times New Roman" w:cs="Times New Roman"/>
          <w:i/>
          <w:sz w:val="24"/>
          <w:szCs w:val="24"/>
          <w:rPrChange w:id="796" w:author="Yoonsu Cho" w:date="2019-07-30T11:18:00Z">
            <w:rPr>
              <w:i/>
            </w:rPr>
          </w:rPrChange>
        </w:rPr>
        <w:t>Plos Genet</w:t>
      </w:r>
      <w:r w:rsidRPr="00A1408F">
        <w:rPr>
          <w:rFonts w:ascii="Times New Roman" w:hAnsi="Times New Roman" w:cs="Times New Roman"/>
          <w:sz w:val="24"/>
          <w:szCs w:val="24"/>
          <w:rPrChange w:id="797" w:author="Yoonsu Cho" w:date="2019-07-30T11:18:00Z">
            <w:rPr/>
          </w:rPrChange>
        </w:rPr>
        <w:t xml:space="preserve"> </w:t>
      </w:r>
      <w:r w:rsidRPr="00A1408F">
        <w:rPr>
          <w:rFonts w:ascii="Times New Roman" w:hAnsi="Times New Roman" w:cs="Times New Roman"/>
          <w:b/>
          <w:sz w:val="24"/>
          <w:szCs w:val="24"/>
          <w:rPrChange w:id="798" w:author="Yoonsu Cho" w:date="2019-07-30T11:18:00Z">
            <w:rPr>
              <w:b/>
            </w:rPr>
          </w:rPrChange>
        </w:rPr>
        <w:t>13</w:t>
      </w:r>
      <w:r w:rsidRPr="00A1408F">
        <w:rPr>
          <w:rFonts w:ascii="Times New Roman" w:hAnsi="Times New Roman" w:cs="Times New Roman"/>
          <w:sz w:val="24"/>
          <w:szCs w:val="24"/>
          <w:rPrChange w:id="799" w:author="Yoonsu Cho" w:date="2019-07-30T11:18:00Z">
            <w:rPr/>
          </w:rPrChange>
        </w:rPr>
        <w:t>,  (2017).</w:t>
      </w:r>
    </w:p>
    <w:p w14:paraId="64CE7229" w14:textId="77777777" w:rsidR="00A1408F" w:rsidRPr="00A1408F" w:rsidRDefault="00A1408F">
      <w:pPr>
        <w:pStyle w:val="EndNoteBibliography"/>
        <w:spacing w:line="360" w:lineRule="auto"/>
        <w:jc w:val="both"/>
        <w:rPr>
          <w:rFonts w:ascii="Times New Roman" w:hAnsi="Times New Roman" w:cs="Times New Roman"/>
          <w:sz w:val="24"/>
          <w:szCs w:val="24"/>
          <w:rPrChange w:id="800" w:author="Yoonsu Cho" w:date="2019-07-30T11:18:00Z">
            <w:rPr/>
          </w:rPrChange>
        </w:rPr>
        <w:pPrChange w:id="801" w:author="Yoonsu Cho" w:date="2019-07-30T11:18:00Z">
          <w:pPr>
            <w:pStyle w:val="EndNoteBibliography"/>
          </w:pPr>
        </w:pPrChange>
      </w:pPr>
    </w:p>
    <w:p w14:paraId="62D6710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02" w:author="Yoonsu Cho" w:date="2019-07-30T11:18:00Z">
            <w:rPr/>
          </w:rPrChange>
        </w:rPr>
        <w:pPrChange w:id="803" w:author="Yoonsu Cho" w:date="2019-07-30T11:18:00Z">
          <w:pPr>
            <w:pStyle w:val="EndNoteBibliography"/>
            <w:ind w:left="720" w:hanging="720"/>
          </w:pPr>
        </w:pPrChange>
      </w:pPr>
      <w:r w:rsidRPr="00A1408F">
        <w:rPr>
          <w:rFonts w:ascii="Times New Roman" w:hAnsi="Times New Roman" w:cs="Times New Roman"/>
          <w:sz w:val="24"/>
          <w:szCs w:val="24"/>
          <w:rPrChange w:id="804" w:author="Yoonsu Cho" w:date="2019-07-30T11:18:00Z">
            <w:rPr/>
          </w:rPrChange>
        </w:rPr>
        <w:t>13.</w:t>
      </w:r>
      <w:r w:rsidRPr="00A1408F">
        <w:rPr>
          <w:rFonts w:ascii="Times New Roman" w:hAnsi="Times New Roman" w:cs="Times New Roman"/>
          <w:sz w:val="24"/>
          <w:szCs w:val="24"/>
          <w:rPrChange w:id="805" w:author="Yoonsu Cho" w:date="2019-07-30T11:18:00Z">
            <w:rPr/>
          </w:rPrChange>
        </w:rPr>
        <w:tab/>
        <w:t xml:space="preserve">Bowden J, Del Greco MF, Minelli C, Davey Smith G, Sheehan N, Thompson J. A framework for the investigation of pleiotropy in two-sample summary data Mendelian randomization. </w:t>
      </w:r>
      <w:r w:rsidRPr="00A1408F">
        <w:rPr>
          <w:rFonts w:ascii="Times New Roman" w:hAnsi="Times New Roman" w:cs="Times New Roman"/>
          <w:i/>
          <w:sz w:val="24"/>
          <w:szCs w:val="24"/>
          <w:rPrChange w:id="806" w:author="Yoonsu Cho" w:date="2019-07-30T11:18:00Z">
            <w:rPr>
              <w:i/>
            </w:rPr>
          </w:rPrChange>
        </w:rPr>
        <w:t>Stat Med</w:t>
      </w:r>
      <w:r w:rsidRPr="00A1408F">
        <w:rPr>
          <w:rFonts w:ascii="Times New Roman" w:hAnsi="Times New Roman" w:cs="Times New Roman"/>
          <w:sz w:val="24"/>
          <w:szCs w:val="24"/>
          <w:rPrChange w:id="807" w:author="Yoonsu Cho" w:date="2019-07-30T11:18:00Z">
            <w:rPr/>
          </w:rPrChange>
        </w:rPr>
        <w:t xml:space="preserve"> </w:t>
      </w:r>
      <w:r w:rsidRPr="00A1408F">
        <w:rPr>
          <w:rFonts w:ascii="Times New Roman" w:hAnsi="Times New Roman" w:cs="Times New Roman"/>
          <w:b/>
          <w:sz w:val="24"/>
          <w:szCs w:val="24"/>
          <w:rPrChange w:id="808" w:author="Yoonsu Cho" w:date="2019-07-30T11:18:00Z">
            <w:rPr>
              <w:b/>
            </w:rPr>
          </w:rPrChange>
        </w:rPr>
        <w:t>36</w:t>
      </w:r>
      <w:r w:rsidRPr="00A1408F">
        <w:rPr>
          <w:rFonts w:ascii="Times New Roman" w:hAnsi="Times New Roman" w:cs="Times New Roman"/>
          <w:sz w:val="24"/>
          <w:szCs w:val="24"/>
          <w:rPrChange w:id="809" w:author="Yoonsu Cho" w:date="2019-07-30T11:18:00Z">
            <w:rPr/>
          </w:rPrChange>
        </w:rPr>
        <w:t>, 1783-1802 (2017).</w:t>
      </w:r>
    </w:p>
    <w:p w14:paraId="2C36E81F" w14:textId="77777777" w:rsidR="00A1408F" w:rsidRPr="00A1408F" w:rsidRDefault="00A1408F">
      <w:pPr>
        <w:pStyle w:val="EndNoteBibliography"/>
        <w:spacing w:line="360" w:lineRule="auto"/>
        <w:jc w:val="both"/>
        <w:rPr>
          <w:rFonts w:ascii="Times New Roman" w:hAnsi="Times New Roman" w:cs="Times New Roman"/>
          <w:sz w:val="24"/>
          <w:szCs w:val="24"/>
          <w:rPrChange w:id="810" w:author="Yoonsu Cho" w:date="2019-07-30T11:18:00Z">
            <w:rPr/>
          </w:rPrChange>
        </w:rPr>
        <w:pPrChange w:id="811" w:author="Yoonsu Cho" w:date="2019-07-30T11:18:00Z">
          <w:pPr>
            <w:pStyle w:val="EndNoteBibliography"/>
          </w:pPr>
        </w:pPrChange>
      </w:pPr>
    </w:p>
    <w:p w14:paraId="44919BA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12" w:author="Yoonsu Cho" w:date="2019-07-30T11:18:00Z">
            <w:rPr/>
          </w:rPrChange>
        </w:rPr>
        <w:pPrChange w:id="813" w:author="Yoonsu Cho" w:date="2019-07-30T11:18:00Z">
          <w:pPr>
            <w:pStyle w:val="EndNoteBibliography"/>
            <w:ind w:left="720" w:hanging="720"/>
          </w:pPr>
        </w:pPrChange>
      </w:pPr>
      <w:r w:rsidRPr="00A1408F">
        <w:rPr>
          <w:rFonts w:ascii="Times New Roman" w:hAnsi="Times New Roman" w:cs="Times New Roman"/>
          <w:sz w:val="24"/>
          <w:szCs w:val="24"/>
          <w:rPrChange w:id="814" w:author="Yoonsu Cho" w:date="2019-07-30T11:18:00Z">
            <w:rPr/>
          </w:rPrChange>
        </w:rPr>
        <w:t>14.</w:t>
      </w:r>
      <w:r w:rsidRPr="00A1408F">
        <w:rPr>
          <w:rFonts w:ascii="Times New Roman" w:hAnsi="Times New Roman" w:cs="Times New Roman"/>
          <w:sz w:val="24"/>
          <w:szCs w:val="24"/>
          <w:rPrChange w:id="815" w:author="Yoonsu Cho" w:date="2019-07-30T11:18:00Z">
            <w:rPr/>
          </w:rPrChange>
        </w:rPr>
        <w:tab/>
        <w:t>Bowden J</w:t>
      </w:r>
      <w:r w:rsidRPr="00A1408F">
        <w:rPr>
          <w:rFonts w:ascii="Times New Roman" w:hAnsi="Times New Roman" w:cs="Times New Roman"/>
          <w:i/>
          <w:sz w:val="24"/>
          <w:szCs w:val="24"/>
          <w:rPrChange w:id="816" w:author="Yoonsu Cho" w:date="2019-07-30T11:18:00Z">
            <w:rPr>
              <w:i/>
            </w:rPr>
          </w:rPrChange>
        </w:rPr>
        <w:t>, et al.</w:t>
      </w:r>
      <w:r w:rsidRPr="00A1408F">
        <w:rPr>
          <w:rFonts w:ascii="Times New Roman" w:hAnsi="Times New Roman" w:cs="Times New Roman"/>
          <w:sz w:val="24"/>
          <w:szCs w:val="24"/>
          <w:rPrChange w:id="817"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818" w:author="Yoonsu Cho" w:date="2019-07-30T11:18:00Z">
            <w:rPr>
              <w:i/>
            </w:rPr>
          </w:rPrChange>
        </w:rPr>
        <w:t>Int J Epidemiol</w:t>
      </w:r>
      <w:r w:rsidRPr="00A1408F">
        <w:rPr>
          <w:rFonts w:ascii="Times New Roman" w:hAnsi="Times New Roman" w:cs="Times New Roman"/>
          <w:sz w:val="24"/>
          <w:szCs w:val="24"/>
          <w:rPrChange w:id="819" w:author="Yoonsu Cho" w:date="2019-07-30T11:18:00Z">
            <w:rPr/>
          </w:rPrChange>
        </w:rPr>
        <w:t>,  (2018).</w:t>
      </w:r>
    </w:p>
    <w:p w14:paraId="6C8EADE8" w14:textId="77777777" w:rsidR="00A1408F" w:rsidRPr="00A1408F" w:rsidRDefault="00A1408F">
      <w:pPr>
        <w:pStyle w:val="EndNoteBibliography"/>
        <w:spacing w:line="360" w:lineRule="auto"/>
        <w:jc w:val="both"/>
        <w:rPr>
          <w:rFonts w:ascii="Times New Roman" w:hAnsi="Times New Roman" w:cs="Times New Roman"/>
          <w:sz w:val="24"/>
          <w:szCs w:val="24"/>
          <w:rPrChange w:id="820" w:author="Yoonsu Cho" w:date="2019-07-30T11:18:00Z">
            <w:rPr/>
          </w:rPrChange>
        </w:rPr>
        <w:pPrChange w:id="821" w:author="Yoonsu Cho" w:date="2019-07-30T11:18:00Z">
          <w:pPr>
            <w:pStyle w:val="EndNoteBibliography"/>
          </w:pPr>
        </w:pPrChange>
      </w:pPr>
    </w:p>
    <w:p w14:paraId="34681FE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22" w:author="Yoonsu Cho" w:date="2019-07-30T11:18:00Z">
            <w:rPr/>
          </w:rPrChange>
        </w:rPr>
        <w:pPrChange w:id="823" w:author="Yoonsu Cho" w:date="2019-07-30T11:18:00Z">
          <w:pPr>
            <w:pStyle w:val="EndNoteBibliography"/>
            <w:ind w:left="720" w:hanging="720"/>
          </w:pPr>
        </w:pPrChange>
      </w:pPr>
      <w:r w:rsidRPr="00A1408F">
        <w:rPr>
          <w:rFonts w:ascii="Times New Roman" w:hAnsi="Times New Roman" w:cs="Times New Roman"/>
          <w:sz w:val="24"/>
          <w:szCs w:val="24"/>
          <w:rPrChange w:id="824" w:author="Yoonsu Cho" w:date="2019-07-30T11:18:00Z">
            <w:rPr/>
          </w:rPrChange>
        </w:rPr>
        <w:t>15.</w:t>
      </w:r>
      <w:r w:rsidRPr="00A1408F">
        <w:rPr>
          <w:rFonts w:ascii="Times New Roman" w:hAnsi="Times New Roman" w:cs="Times New Roman"/>
          <w:sz w:val="24"/>
          <w:szCs w:val="24"/>
          <w:rPrChange w:id="825" w:author="Yoonsu Cho" w:date="2019-07-30T11:18:00Z">
            <w:rPr/>
          </w:rPrChange>
        </w:rPr>
        <w:tab/>
        <w:t xml:space="preserve">Verbanck M, Chen CY, Neale B, Do R. Detection of widespread horizontal pleiotropy in causal relationships inferred from Mendelian randomization between complex traits and diseases. </w:t>
      </w:r>
      <w:r w:rsidRPr="00A1408F">
        <w:rPr>
          <w:rFonts w:ascii="Times New Roman" w:hAnsi="Times New Roman" w:cs="Times New Roman"/>
          <w:i/>
          <w:sz w:val="24"/>
          <w:szCs w:val="24"/>
          <w:rPrChange w:id="826" w:author="Yoonsu Cho" w:date="2019-07-30T11:18:00Z">
            <w:rPr>
              <w:i/>
            </w:rPr>
          </w:rPrChange>
        </w:rPr>
        <w:t>Nat Genet</w:t>
      </w:r>
      <w:r w:rsidRPr="00A1408F">
        <w:rPr>
          <w:rFonts w:ascii="Times New Roman" w:hAnsi="Times New Roman" w:cs="Times New Roman"/>
          <w:sz w:val="24"/>
          <w:szCs w:val="24"/>
          <w:rPrChange w:id="827" w:author="Yoonsu Cho" w:date="2019-07-30T11:18:00Z">
            <w:rPr/>
          </w:rPrChange>
        </w:rPr>
        <w:t xml:space="preserve"> </w:t>
      </w:r>
      <w:r w:rsidRPr="00A1408F">
        <w:rPr>
          <w:rFonts w:ascii="Times New Roman" w:hAnsi="Times New Roman" w:cs="Times New Roman"/>
          <w:b/>
          <w:sz w:val="24"/>
          <w:szCs w:val="24"/>
          <w:rPrChange w:id="828" w:author="Yoonsu Cho" w:date="2019-07-30T11:18:00Z">
            <w:rPr>
              <w:b/>
            </w:rPr>
          </w:rPrChange>
        </w:rPr>
        <w:t>50</w:t>
      </w:r>
      <w:r w:rsidRPr="00A1408F">
        <w:rPr>
          <w:rFonts w:ascii="Times New Roman" w:hAnsi="Times New Roman" w:cs="Times New Roman"/>
          <w:sz w:val="24"/>
          <w:szCs w:val="24"/>
          <w:rPrChange w:id="829" w:author="Yoonsu Cho" w:date="2019-07-30T11:18:00Z">
            <w:rPr/>
          </w:rPrChange>
        </w:rPr>
        <w:t>, 693-698 (2018).</w:t>
      </w:r>
    </w:p>
    <w:p w14:paraId="46BC8A5F" w14:textId="77777777" w:rsidR="00A1408F" w:rsidRPr="00A1408F" w:rsidRDefault="00A1408F">
      <w:pPr>
        <w:pStyle w:val="EndNoteBibliography"/>
        <w:spacing w:line="360" w:lineRule="auto"/>
        <w:jc w:val="both"/>
        <w:rPr>
          <w:rFonts w:ascii="Times New Roman" w:hAnsi="Times New Roman" w:cs="Times New Roman"/>
          <w:sz w:val="24"/>
          <w:szCs w:val="24"/>
          <w:rPrChange w:id="830" w:author="Yoonsu Cho" w:date="2019-07-30T11:18:00Z">
            <w:rPr/>
          </w:rPrChange>
        </w:rPr>
        <w:pPrChange w:id="831" w:author="Yoonsu Cho" w:date="2019-07-30T11:18:00Z">
          <w:pPr>
            <w:pStyle w:val="EndNoteBibliography"/>
          </w:pPr>
        </w:pPrChange>
      </w:pPr>
    </w:p>
    <w:p w14:paraId="060AEE6B"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32" w:author="Yoonsu Cho" w:date="2019-07-30T11:18:00Z">
            <w:rPr/>
          </w:rPrChange>
        </w:rPr>
        <w:pPrChange w:id="833" w:author="Yoonsu Cho" w:date="2019-07-30T11:18:00Z">
          <w:pPr>
            <w:pStyle w:val="EndNoteBibliography"/>
            <w:ind w:left="720" w:hanging="720"/>
          </w:pPr>
        </w:pPrChange>
      </w:pPr>
      <w:r w:rsidRPr="00A1408F">
        <w:rPr>
          <w:rFonts w:ascii="Times New Roman" w:hAnsi="Times New Roman" w:cs="Times New Roman"/>
          <w:sz w:val="24"/>
          <w:szCs w:val="24"/>
          <w:rPrChange w:id="834" w:author="Yoonsu Cho" w:date="2019-07-30T11:18:00Z">
            <w:rPr/>
          </w:rPrChange>
        </w:rPr>
        <w:t>16.</w:t>
      </w:r>
      <w:r w:rsidRPr="00A1408F">
        <w:rPr>
          <w:rFonts w:ascii="Times New Roman" w:hAnsi="Times New Roman" w:cs="Times New Roman"/>
          <w:sz w:val="24"/>
          <w:szCs w:val="24"/>
          <w:rPrChange w:id="835" w:author="Yoonsu Cho" w:date="2019-07-30T11:18:00Z">
            <w:rPr/>
          </w:rPrChange>
        </w:rPr>
        <w:tab/>
        <w:t xml:space="preserve">Bakker M, Wicherts JM. Outlier removal, sum scores, and the inflation of the Type I error rate in independent samples t tests: the power of alternatives and recommendations. </w:t>
      </w:r>
      <w:r w:rsidRPr="00A1408F">
        <w:rPr>
          <w:rFonts w:ascii="Times New Roman" w:hAnsi="Times New Roman" w:cs="Times New Roman"/>
          <w:i/>
          <w:sz w:val="24"/>
          <w:szCs w:val="24"/>
          <w:rPrChange w:id="836" w:author="Yoonsu Cho" w:date="2019-07-30T11:18:00Z">
            <w:rPr>
              <w:i/>
            </w:rPr>
          </w:rPrChange>
        </w:rPr>
        <w:t>Psychol Methods</w:t>
      </w:r>
      <w:r w:rsidRPr="00A1408F">
        <w:rPr>
          <w:rFonts w:ascii="Times New Roman" w:hAnsi="Times New Roman" w:cs="Times New Roman"/>
          <w:sz w:val="24"/>
          <w:szCs w:val="24"/>
          <w:rPrChange w:id="837" w:author="Yoonsu Cho" w:date="2019-07-30T11:18:00Z">
            <w:rPr/>
          </w:rPrChange>
        </w:rPr>
        <w:t xml:space="preserve"> </w:t>
      </w:r>
      <w:r w:rsidRPr="00A1408F">
        <w:rPr>
          <w:rFonts w:ascii="Times New Roman" w:hAnsi="Times New Roman" w:cs="Times New Roman"/>
          <w:b/>
          <w:sz w:val="24"/>
          <w:szCs w:val="24"/>
          <w:rPrChange w:id="838" w:author="Yoonsu Cho" w:date="2019-07-30T11:18:00Z">
            <w:rPr>
              <w:b/>
            </w:rPr>
          </w:rPrChange>
        </w:rPr>
        <w:t>19</w:t>
      </w:r>
      <w:r w:rsidRPr="00A1408F">
        <w:rPr>
          <w:rFonts w:ascii="Times New Roman" w:hAnsi="Times New Roman" w:cs="Times New Roman"/>
          <w:sz w:val="24"/>
          <w:szCs w:val="24"/>
          <w:rPrChange w:id="839" w:author="Yoonsu Cho" w:date="2019-07-30T11:18:00Z">
            <w:rPr/>
          </w:rPrChange>
        </w:rPr>
        <w:t>, 409-427 (2014).</w:t>
      </w:r>
    </w:p>
    <w:p w14:paraId="188CCB3A" w14:textId="77777777" w:rsidR="00A1408F" w:rsidRPr="00A1408F" w:rsidRDefault="00A1408F">
      <w:pPr>
        <w:pStyle w:val="EndNoteBibliography"/>
        <w:spacing w:line="360" w:lineRule="auto"/>
        <w:jc w:val="both"/>
        <w:rPr>
          <w:rFonts w:ascii="Times New Roman" w:hAnsi="Times New Roman" w:cs="Times New Roman"/>
          <w:sz w:val="24"/>
          <w:szCs w:val="24"/>
          <w:rPrChange w:id="840" w:author="Yoonsu Cho" w:date="2019-07-30T11:18:00Z">
            <w:rPr/>
          </w:rPrChange>
        </w:rPr>
        <w:pPrChange w:id="841" w:author="Yoonsu Cho" w:date="2019-07-30T11:18:00Z">
          <w:pPr>
            <w:pStyle w:val="EndNoteBibliography"/>
          </w:pPr>
        </w:pPrChange>
      </w:pPr>
    </w:p>
    <w:p w14:paraId="26DA9572"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42" w:author="Yoonsu Cho" w:date="2019-07-30T11:18:00Z">
            <w:rPr/>
          </w:rPrChange>
        </w:rPr>
        <w:pPrChange w:id="843" w:author="Yoonsu Cho" w:date="2019-07-30T11:18:00Z">
          <w:pPr>
            <w:pStyle w:val="EndNoteBibliography"/>
            <w:ind w:left="720" w:hanging="720"/>
          </w:pPr>
        </w:pPrChange>
      </w:pPr>
      <w:r w:rsidRPr="00A1408F">
        <w:rPr>
          <w:rFonts w:ascii="Times New Roman" w:hAnsi="Times New Roman" w:cs="Times New Roman"/>
          <w:sz w:val="24"/>
          <w:szCs w:val="24"/>
          <w:rPrChange w:id="844" w:author="Yoonsu Cho" w:date="2019-07-30T11:18:00Z">
            <w:rPr/>
          </w:rPrChange>
        </w:rPr>
        <w:t>17.</w:t>
      </w:r>
      <w:r w:rsidRPr="00A1408F">
        <w:rPr>
          <w:rFonts w:ascii="Times New Roman" w:hAnsi="Times New Roman" w:cs="Times New Roman"/>
          <w:sz w:val="24"/>
          <w:szCs w:val="24"/>
          <w:rPrChange w:id="845" w:author="Yoonsu Cho" w:date="2019-07-30T11:18:00Z">
            <w:rPr/>
          </w:rPrChange>
        </w:rPr>
        <w:tab/>
        <w:t>Hemani G</w:t>
      </w:r>
      <w:r w:rsidRPr="00A1408F">
        <w:rPr>
          <w:rFonts w:ascii="Times New Roman" w:hAnsi="Times New Roman" w:cs="Times New Roman"/>
          <w:i/>
          <w:sz w:val="24"/>
          <w:szCs w:val="24"/>
          <w:rPrChange w:id="846" w:author="Yoonsu Cho" w:date="2019-07-30T11:18:00Z">
            <w:rPr>
              <w:i/>
            </w:rPr>
          </w:rPrChange>
        </w:rPr>
        <w:t>, et al.</w:t>
      </w:r>
      <w:r w:rsidRPr="00A1408F">
        <w:rPr>
          <w:rFonts w:ascii="Times New Roman" w:hAnsi="Times New Roman" w:cs="Times New Roman"/>
          <w:sz w:val="24"/>
          <w:szCs w:val="24"/>
          <w:rPrChange w:id="847" w:author="Yoonsu Cho" w:date="2019-07-30T11:18:00Z">
            <w:rPr/>
          </w:rPrChange>
        </w:rPr>
        <w:t xml:space="preserve"> Automating Mendelian randomization through machine learning to construct a putative causal map of the human phenome. </w:t>
      </w:r>
      <w:r w:rsidRPr="00A1408F">
        <w:rPr>
          <w:rFonts w:ascii="Times New Roman" w:hAnsi="Times New Roman" w:cs="Times New Roman"/>
          <w:i/>
          <w:sz w:val="24"/>
          <w:szCs w:val="24"/>
          <w:rPrChange w:id="848" w:author="Yoonsu Cho" w:date="2019-07-30T11:18:00Z">
            <w:rPr>
              <w:i/>
            </w:rPr>
          </w:rPrChange>
        </w:rPr>
        <w:t>bioRxiv</w:t>
      </w:r>
      <w:r w:rsidRPr="00A1408F">
        <w:rPr>
          <w:rFonts w:ascii="Times New Roman" w:hAnsi="Times New Roman" w:cs="Times New Roman"/>
          <w:sz w:val="24"/>
          <w:szCs w:val="24"/>
          <w:rPrChange w:id="849" w:author="Yoonsu Cho" w:date="2019-07-30T11:18:00Z">
            <w:rPr/>
          </w:rPrChange>
        </w:rPr>
        <w:t>, 173682 (2017).</w:t>
      </w:r>
    </w:p>
    <w:p w14:paraId="719D8FF7" w14:textId="77777777" w:rsidR="00A1408F" w:rsidRPr="00A1408F" w:rsidRDefault="00A1408F">
      <w:pPr>
        <w:pStyle w:val="EndNoteBibliography"/>
        <w:spacing w:line="360" w:lineRule="auto"/>
        <w:jc w:val="both"/>
        <w:rPr>
          <w:rFonts w:ascii="Times New Roman" w:hAnsi="Times New Roman" w:cs="Times New Roman"/>
          <w:sz w:val="24"/>
          <w:szCs w:val="24"/>
          <w:rPrChange w:id="850" w:author="Yoonsu Cho" w:date="2019-07-30T11:18:00Z">
            <w:rPr/>
          </w:rPrChange>
        </w:rPr>
        <w:pPrChange w:id="851" w:author="Yoonsu Cho" w:date="2019-07-30T11:18:00Z">
          <w:pPr>
            <w:pStyle w:val="EndNoteBibliography"/>
          </w:pPr>
        </w:pPrChange>
      </w:pPr>
    </w:p>
    <w:p w14:paraId="2032EAB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52" w:author="Yoonsu Cho" w:date="2019-07-30T11:18:00Z">
            <w:rPr/>
          </w:rPrChange>
        </w:rPr>
        <w:pPrChange w:id="853" w:author="Yoonsu Cho" w:date="2019-07-30T11:18:00Z">
          <w:pPr>
            <w:pStyle w:val="EndNoteBibliography"/>
            <w:ind w:left="720" w:hanging="720"/>
          </w:pPr>
        </w:pPrChange>
      </w:pPr>
      <w:r w:rsidRPr="00A1408F">
        <w:rPr>
          <w:rFonts w:ascii="Times New Roman" w:hAnsi="Times New Roman" w:cs="Times New Roman"/>
          <w:sz w:val="24"/>
          <w:szCs w:val="24"/>
          <w:rPrChange w:id="854" w:author="Yoonsu Cho" w:date="2019-07-30T11:18:00Z">
            <w:rPr/>
          </w:rPrChange>
        </w:rPr>
        <w:t>18.</w:t>
      </w:r>
      <w:r w:rsidRPr="00A1408F">
        <w:rPr>
          <w:rFonts w:ascii="Times New Roman" w:hAnsi="Times New Roman" w:cs="Times New Roman"/>
          <w:sz w:val="24"/>
          <w:szCs w:val="24"/>
          <w:rPrChange w:id="855" w:author="Yoonsu Cho" w:date="2019-07-30T11:18:00Z">
            <w:rPr/>
          </w:rPrChange>
        </w:rPr>
        <w:tab/>
        <w:t xml:space="preserve">Bateson W. </w:t>
      </w:r>
      <w:r w:rsidRPr="00A1408F">
        <w:rPr>
          <w:rFonts w:ascii="Times New Roman" w:hAnsi="Times New Roman" w:cs="Times New Roman"/>
          <w:i/>
          <w:sz w:val="24"/>
          <w:szCs w:val="24"/>
          <w:rPrChange w:id="856" w:author="Yoonsu Cho" w:date="2019-07-30T11:18:00Z">
            <w:rPr>
              <w:i/>
            </w:rPr>
          </w:rPrChange>
        </w:rPr>
        <w:t>The methods and scope of genetics</w:t>
      </w:r>
      <w:r w:rsidRPr="00A1408F">
        <w:rPr>
          <w:rFonts w:ascii="Times New Roman" w:hAnsi="Times New Roman" w:cs="Times New Roman"/>
          <w:sz w:val="24"/>
          <w:szCs w:val="24"/>
          <w:rPrChange w:id="857" w:author="Yoonsu Cho" w:date="2019-07-30T11:18:00Z">
            <w:rPr/>
          </w:rPrChange>
        </w:rPr>
        <w:t>. Cambridge University Press (2014).</w:t>
      </w:r>
    </w:p>
    <w:p w14:paraId="64D5063F" w14:textId="77777777" w:rsidR="00A1408F" w:rsidRPr="00A1408F" w:rsidRDefault="00A1408F">
      <w:pPr>
        <w:pStyle w:val="EndNoteBibliography"/>
        <w:spacing w:line="360" w:lineRule="auto"/>
        <w:jc w:val="both"/>
        <w:rPr>
          <w:rFonts w:ascii="Times New Roman" w:hAnsi="Times New Roman" w:cs="Times New Roman"/>
          <w:sz w:val="24"/>
          <w:szCs w:val="24"/>
          <w:rPrChange w:id="858" w:author="Yoonsu Cho" w:date="2019-07-30T11:18:00Z">
            <w:rPr/>
          </w:rPrChange>
        </w:rPr>
        <w:pPrChange w:id="859" w:author="Yoonsu Cho" w:date="2019-07-30T11:18:00Z">
          <w:pPr>
            <w:pStyle w:val="EndNoteBibliography"/>
          </w:pPr>
        </w:pPrChange>
      </w:pPr>
    </w:p>
    <w:p w14:paraId="31036EA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60" w:author="Yoonsu Cho" w:date="2019-07-30T11:18:00Z">
            <w:rPr/>
          </w:rPrChange>
        </w:rPr>
        <w:pPrChange w:id="861" w:author="Yoonsu Cho" w:date="2019-07-30T11:18:00Z">
          <w:pPr>
            <w:pStyle w:val="EndNoteBibliography"/>
            <w:ind w:left="720" w:hanging="720"/>
          </w:pPr>
        </w:pPrChange>
      </w:pPr>
      <w:r w:rsidRPr="00A1408F">
        <w:rPr>
          <w:rFonts w:ascii="Times New Roman" w:hAnsi="Times New Roman" w:cs="Times New Roman"/>
          <w:sz w:val="24"/>
          <w:szCs w:val="24"/>
          <w:rPrChange w:id="862" w:author="Yoonsu Cho" w:date="2019-07-30T11:18:00Z">
            <w:rPr/>
          </w:rPrChange>
        </w:rPr>
        <w:t>19.</w:t>
      </w:r>
      <w:r w:rsidRPr="00A1408F">
        <w:rPr>
          <w:rFonts w:ascii="Times New Roman" w:hAnsi="Times New Roman" w:cs="Times New Roman"/>
          <w:sz w:val="24"/>
          <w:szCs w:val="24"/>
          <w:rPrChange w:id="863" w:author="Yoonsu Cho" w:date="2019-07-30T11:18:00Z">
            <w:rPr/>
          </w:rPrChange>
        </w:rPr>
        <w:tab/>
        <w:t xml:space="preserve">Burgess S, Butterworth A, Thompson SG. Mendelian randomization analysis with multiple genetic variants using summarized data. </w:t>
      </w:r>
      <w:r w:rsidRPr="00A1408F">
        <w:rPr>
          <w:rFonts w:ascii="Times New Roman" w:hAnsi="Times New Roman" w:cs="Times New Roman"/>
          <w:i/>
          <w:sz w:val="24"/>
          <w:szCs w:val="24"/>
          <w:rPrChange w:id="864" w:author="Yoonsu Cho" w:date="2019-07-30T11:18:00Z">
            <w:rPr>
              <w:i/>
            </w:rPr>
          </w:rPrChange>
        </w:rPr>
        <w:t>Genet Epidemiol</w:t>
      </w:r>
      <w:r w:rsidRPr="00A1408F">
        <w:rPr>
          <w:rFonts w:ascii="Times New Roman" w:hAnsi="Times New Roman" w:cs="Times New Roman"/>
          <w:sz w:val="24"/>
          <w:szCs w:val="24"/>
          <w:rPrChange w:id="865" w:author="Yoonsu Cho" w:date="2019-07-30T11:18:00Z">
            <w:rPr/>
          </w:rPrChange>
        </w:rPr>
        <w:t xml:space="preserve"> </w:t>
      </w:r>
      <w:r w:rsidRPr="00A1408F">
        <w:rPr>
          <w:rFonts w:ascii="Times New Roman" w:hAnsi="Times New Roman" w:cs="Times New Roman"/>
          <w:b/>
          <w:sz w:val="24"/>
          <w:szCs w:val="24"/>
          <w:rPrChange w:id="866" w:author="Yoonsu Cho" w:date="2019-07-30T11:18:00Z">
            <w:rPr>
              <w:b/>
            </w:rPr>
          </w:rPrChange>
        </w:rPr>
        <w:t>37</w:t>
      </w:r>
      <w:r w:rsidRPr="00A1408F">
        <w:rPr>
          <w:rFonts w:ascii="Times New Roman" w:hAnsi="Times New Roman" w:cs="Times New Roman"/>
          <w:sz w:val="24"/>
          <w:szCs w:val="24"/>
          <w:rPrChange w:id="867" w:author="Yoonsu Cho" w:date="2019-07-30T11:18:00Z">
            <w:rPr/>
          </w:rPrChange>
        </w:rPr>
        <w:t>, 658-665 (2013).</w:t>
      </w:r>
    </w:p>
    <w:p w14:paraId="34A9D316" w14:textId="77777777" w:rsidR="00A1408F" w:rsidRPr="00A1408F" w:rsidRDefault="00A1408F">
      <w:pPr>
        <w:pStyle w:val="EndNoteBibliography"/>
        <w:spacing w:line="360" w:lineRule="auto"/>
        <w:jc w:val="both"/>
        <w:rPr>
          <w:rFonts w:ascii="Times New Roman" w:hAnsi="Times New Roman" w:cs="Times New Roman"/>
          <w:sz w:val="24"/>
          <w:szCs w:val="24"/>
          <w:rPrChange w:id="868" w:author="Yoonsu Cho" w:date="2019-07-30T11:18:00Z">
            <w:rPr/>
          </w:rPrChange>
        </w:rPr>
        <w:pPrChange w:id="869" w:author="Yoonsu Cho" w:date="2019-07-30T11:18:00Z">
          <w:pPr>
            <w:pStyle w:val="EndNoteBibliography"/>
          </w:pPr>
        </w:pPrChange>
      </w:pPr>
    </w:p>
    <w:p w14:paraId="7CF095A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70" w:author="Yoonsu Cho" w:date="2019-07-30T11:18:00Z">
            <w:rPr/>
          </w:rPrChange>
        </w:rPr>
        <w:pPrChange w:id="871" w:author="Yoonsu Cho" w:date="2019-07-30T11:18:00Z">
          <w:pPr>
            <w:pStyle w:val="EndNoteBibliography"/>
            <w:ind w:left="720" w:hanging="720"/>
          </w:pPr>
        </w:pPrChange>
      </w:pPr>
      <w:r w:rsidRPr="00A1408F">
        <w:rPr>
          <w:rFonts w:ascii="Times New Roman" w:hAnsi="Times New Roman" w:cs="Times New Roman"/>
          <w:sz w:val="24"/>
          <w:szCs w:val="24"/>
          <w:rPrChange w:id="872" w:author="Yoonsu Cho" w:date="2019-07-30T11:18:00Z">
            <w:rPr/>
          </w:rPrChange>
        </w:rPr>
        <w:t>20.</w:t>
      </w:r>
      <w:r w:rsidRPr="00A1408F">
        <w:rPr>
          <w:rFonts w:ascii="Times New Roman" w:hAnsi="Times New Roman" w:cs="Times New Roman"/>
          <w:sz w:val="24"/>
          <w:szCs w:val="24"/>
          <w:rPrChange w:id="873" w:author="Yoonsu Cho" w:date="2019-07-30T11:18:00Z">
            <w:rPr/>
          </w:rPrChange>
        </w:rPr>
        <w:tab/>
        <w:t>Bowden J</w:t>
      </w:r>
      <w:r w:rsidRPr="00A1408F">
        <w:rPr>
          <w:rFonts w:ascii="Times New Roman" w:hAnsi="Times New Roman" w:cs="Times New Roman"/>
          <w:i/>
          <w:sz w:val="24"/>
          <w:szCs w:val="24"/>
          <w:rPrChange w:id="874" w:author="Yoonsu Cho" w:date="2019-07-30T11:18:00Z">
            <w:rPr>
              <w:i/>
            </w:rPr>
          </w:rPrChange>
        </w:rPr>
        <w:t>, et al.</w:t>
      </w:r>
      <w:r w:rsidRPr="00A1408F">
        <w:rPr>
          <w:rFonts w:ascii="Times New Roman" w:hAnsi="Times New Roman" w:cs="Times New Roman"/>
          <w:sz w:val="24"/>
          <w:szCs w:val="24"/>
          <w:rPrChange w:id="875" w:author="Yoonsu Cho" w:date="2019-07-30T11:18:00Z">
            <w:rPr/>
          </w:rPrChange>
        </w:rPr>
        <w:t xml:space="preserve"> Improving the visualization, interpretation and analysis of two-sample summary data Mendelian randomization via the Radial plot and Radial regression. </w:t>
      </w:r>
      <w:r w:rsidRPr="00A1408F">
        <w:rPr>
          <w:rFonts w:ascii="Times New Roman" w:hAnsi="Times New Roman" w:cs="Times New Roman"/>
          <w:i/>
          <w:sz w:val="24"/>
          <w:szCs w:val="24"/>
          <w:rPrChange w:id="876" w:author="Yoonsu Cho" w:date="2019-07-30T11:18:00Z">
            <w:rPr>
              <w:i/>
            </w:rPr>
          </w:rPrChange>
        </w:rPr>
        <w:t>Int J Epidemiol</w:t>
      </w:r>
      <w:r w:rsidRPr="00A1408F">
        <w:rPr>
          <w:rFonts w:ascii="Times New Roman" w:hAnsi="Times New Roman" w:cs="Times New Roman"/>
          <w:sz w:val="24"/>
          <w:szCs w:val="24"/>
          <w:rPrChange w:id="877" w:author="Yoonsu Cho" w:date="2019-07-30T11:18:00Z">
            <w:rPr/>
          </w:rPrChange>
        </w:rPr>
        <w:t xml:space="preserve"> </w:t>
      </w:r>
      <w:r w:rsidRPr="00A1408F">
        <w:rPr>
          <w:rFonts w:ascii="Times New Roman" w:hAnsi="Times New Roman" w:cs="Times New Roman"/>
          <w:b/>
          <w:sz w:val="24"/>
          <w:szCs w:val="24"/>
          <w:rPrChange w:id="878" w:author="Yoonsu Cho" w:date="2019-07-30T11:18:00Z">
            <w:rPr>
              <w:b/>
            </w:rPr>
          </w:rPrChange>
        </w:rPr>
        <w:t>47</w:t>
      </w:r>
      <w:r w:rsidRPr="00A1408F">
        <w:rPr>
          <w:rFonts w:ascii="Times New Roman" w:hAnsi="Times New Roman" w:cs="Times New Roman"/>
          <w:sz w:val="24"/>
          <w:szCs w:val="24"/>
          <w:rPrChange w:id="879" w:author="Yoonsu Cho" w:date="2019-07-30T11:18:00Z">
            <w:rPr/>
          </w:rPrChange>
        </w:rPr>
        <w:t>, 1264-1278 (2018).</w:t>
      </w:r>
    </w:p>
    <w:p w14:paraId="2DE5C91C" w14:textId="77777777" w:rsidR="00A1408F" w:rsidRPr="00A1408F" w:rsidRDefault="00A1408F">
      <w:pPr>
        <w:pStyle w:val="EndNoteBibliography"/>
        <w:spacing w:line="360" w:lineRule="auto"/>
        <w:jc w:val="both"/>
        <w:rPr>
          <w:rFonts w:ascii="Times New Roman" w:hAnsi="Times New Roman" w:cs="Times New Roman"/>
          <w:sz w:val="24"/>
          <w:szCs w:val="24"/>
          <w:rPrChange w:id="880" w:author="Yoonsu Cho" w:date="2019-07-30T11:18:00Z">
            <w:rPr/>
          </w:rPrChange>
        </w:rPr>
        <w:pPrChange w:id="881" w:author="Yoonsu Cho" w:date="2019-07-30T11:18:00Z">
          <w:pPr>
            <w:pStyle w:val="EndNoteBibliography"/>
          </w:pPr>
        </w:pPrChange>
      </w:pPr>
    </w:p>
    <w:p w14:paraId="103FED45"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82" w:author="Yoonsu Cho" w:date="2019-07-30T11:18:00Z">
            <w:rPr/>
          </w:rPrChange>
        </w:rPr>
        <w:pPrChange w:id="883" w:author="Yoonsu Cho" w:date="2019-07-30T11:18:00Z">
          <w:pPr>
            <w:pStyle w:val="EndNoteBibliography"/>
            <w:ind w:left="720" w:hanging="720"/>
          </w:pPr>
        </w:pPrChange>
      </w:pPr>
      <w:r w:rsidRPr="00A1408F">
        <w:rPr>
          <w:rFonts w:ascii="Times New Roman" w:hAnsi="Times New Roman" w:cs="Times New Roman"/>
          <w:sz w:val="24"/>
          <w:szCs w:val="24"/>
          <w:rPrChange w:id="884" w:author="Yoonsu Cho" w:date="2019-07-30T11:18:00Z">
            <w:rPr/>
          </w:rPrChange>
        </w:rPr>
        <w:t>21.</w:t>
      </w:r>
      <w:r w:rsidRPr="00A1408F">
        <w:rPr>
          <w:rFonts w:ascii="Times New Roman" w:hAnsi="Times New Roman" w:cs="Times New Roman"/>
          <w:sz w:val="24"/>
          <w:szCs w:val="24"/>
          <w:rPrChange w:id="885" w:author="Yoonsu Cho" w:date="2019-07-30T11:18:00Z">
            <w:rPr/>
          </w:rPrChange>
        </w:rPr>
        <w:tab/>
        <w:t xml:space="preserve">Bowden J, Hemani G, Davey Smith G. Detecting individual and global horizontal pleiotropy in Mendelian randomization: a job for the humble heterogeneity statistic? </w:t>
      </w:r>
      <w:r w:rsidRPr="00A1408F">
        <w:rPr>
          <w:rFonts w:ascii="Times New Roman" w:hAnsi="Times New Roman" w:cs="Times New Roman"/>
          <w:i/>
          <w:sz w:val="24"/>
          <w:szCs w:val="24"/>
          <w:rPrChange w:id="886" w:author="Yoonsu Cho" w:date="2019-07-30T11:18:00Z">
            <w:rPr>
              <w:i/>
            </w:rPr>
          </w:rPrChange>
        </w:rPr>
        <w:t>Am J Epidemiol</w:t>
      </w:r>
      <w:r w:rsidRPr="00A1408F">
        <w:rPr>
          <w:rFonts w:ascii="Times New Roman" w:hAnsi="Times New Roman" w:cs="Times New Roman"/>
          <w:sz w:val="24"/>
          <w:szCs w:val="24"/>
          <w:rPrChange w:id="887" w:author="Yoonsu Cho" w:date="2019-07-30T11:18:00Z">
            <w:rPr/>
          </w:rPrChange>
        </w:rPr>
        <w:t>,  (2018).</w:t>
      </w:r>
    </w:p>
    <w:p w14:paraId="2434E809" w14:textId="77777777" w:rsidR="00A1408F" w:rsidRPr="00A1408F" w:rsidRDefault="00A1408F">
      <w:pPr>
        <w:pStyle w:val="EndNoteBibliography"/>
        <w:spacing w:line="360" w:lineRule="auto"/>
        <w:jc w:val="both"/>
        <w:rPr>
          <w:rFonts w:ascii="Times New Roman" w:hAnsi="Times New Roman" w:cs="Times New Roman"/>
          <w:sz w:val="24"/>
          <w:szCs w:val="24"/>
          <w:rPrChange w:id="888" w:author="Yoonsu Cho" w:date="2019-07-30T11:18:00Z">
            <w:rPr/>
          </w:rPrChange>
        </w:rPr>
        <w:pPrChange w:id="889" w:author="Yoonsu Cho" w:date="2019-07-30T11:18:00Z">
          <w:pPr>
            <w:pStyle w:val="EndNoteBibliography"/>
          </w:pPr>
        </w:pPrChange>
      </w:pPr>
    </w:p>
    <w:p w14:paraId="654268F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890" w:author="Yoonsu Cho" w:date="2019-07-30T11:18:00Z">
            <w:rPr/>
          </w:rPrChange>
        </w:rPr>
        <w:pPrChange w:id="891" w:author="Yoonsu Cho" w:date="2019-07-30T11:18:00Z">
          <w:pPr>
            <w:pStyle w:val="EndNoteBibliography"/>
            <w:ind w:left="720" w:hanging="720"/>
          </w:pPr>
        </w:pPrChange>
      </w:pPr>
      <w:r w:rsidRPr="00A1408F">
        <w:rPr>
          <w:rFonts w:ascii="Times New Roman" w:hAnsi="Times New Roman" w:cs="Times New Roman"/>
          <w:sz w:val="24"/>
          <w:szCs w:val="24"/>
          <w:rPrChange w:id="892" w:author="Yoonsu Cho" w:date="2019-07-30T11:18:00Z">
            <w:rPr/>
          </w:rPrChange>
        </w:rPr>
        <w:t>22.</w:t>
      </w:r>
      <w:r w:rsidRPr="00A1408F">
        <w:rPr>
          <w:rFonts w:ascii="Times New Roman" w:hAnsi="Times New Roman" w:cs="Times New Roman"/>
          <w:sz w:val="24"/>
          <w:szCs w:val="24"/>
          <w:rPrChange w:id="893" w:author="Yoonsu Cho" w:date="2019-07-30T11:18:00Z">
            <w:rPr/>
          </w:rPrChange>
        </w:rPr>
        <w:tab/>
        <w:t xml:space="preserve">Sterne JA, Davey Smith G. Sifting the evidence-what's wrong with significance tests? </w:t>
      </w:r>
      <w:r w:rsidRPr="00A1408F">
        <w:rPr>
          <w:rFonts w:ascii="Times New Roman" w:hAnsi="Times New Roman" w:cs="Times New Roman"/>
          <w:i/>
          <w:sz w:val="24"/>
          <w:szCs w:val="24"/>
          <w:rPrChange w:id="894" w:author="Yoonsu Cho" w:date="2019-07-30T11:18:00Z">
            <w:rPr>
              <w:i/>
            </w:rPr>
          </w:rPrChange>
        </w:rPr>
        <w:t>Phys Ther</w:t>
      </w:r>
      <w:r w:rsidRPr="00A1408F">
        <w:rPr>
          <w:rFonts w:ascii="Times New Roman" w:hAnsi="Times New Roman" w:cs="Times New Roman"/>
          <w:sz w:val="24"/>
          <w:szCs w:val="24"/>
          <w:rPrChange w:id="895" w:author="Yoonsu Cho" w:date="2019-07-30T11:18:00Z">
            <w:rPr/>
          </w:rPrChange>
        </w:rPr>
        <w:t xml:space="preserve"> </w:t>
      </w:r>
      <w:r w:rsidRPr="00A1408F">
        <w:rPr>
          <w:rFonts w:ascii="Times New Roman" w:hAnsi="Times New Roman" w:cs="Times New Roman"/>
          <w:b/>
          <w:sz w:val="24"/>
          <w:szCs w:val="24"/>
          <w:rPrChange w:id="896" w:author="Yoonsu Cho" w:date="2019-07-30T11:18:00Z">
            <w:rPr>
              <w:b/>
            </w:rPr>
          </w:rPrChange>
        </w:rPr>
        <w:t>81</w:t>
      </w:r>
      <w:r w:rsidRPr="00A1408F">
        <w:rPr>
          <w:rFonts w:ascii="Times New Roman" w:hAnsi="Times New Roman" w:cs="Times New Roman"/>
          <w:sz w:val="24"/>
          <w:szCs w:val="24"/>
          <w:rPrChange w:id="897" w:author="Yoonsu Cho" w:date="2019-07-30T11:18:00Z">
            <w:rPr/>
          </w:rPrChange>
        </w:rPr>
        <w:t>, 1464-1469 (2001).</w:t>
      </w:r>
    </w:p>
    <w:p w14:paraId="01AF1296" w14:textId="77777777" w:rsidR="00A1408F" w:rsidRPr="00A1408F" w:rsidRDefault="00A1408F">
      <w:pPr>
        <w:pStyle w:val="EndNoteBibliography"/>
        <w:spacing w:line="360" w:lineRule="auto"/>
        <w:jc w:val="both"/>
        <w:rPr>
          <w:rFonts w:ascii="Times New Roman" w:hAnsi="Times New Roman" w:cs="Times New Roman"/>
          <w:sz w:val="24"/>
          <w:szCs w:val="24"/>
          <w:rPrChange w:id="898" w:author="Yoonsu Cho" w:date="2019-07-30T11:18:00Z">
            <w:rPr/>
          </w:rPrChange>
        </w:rPr>
        <w:pPrChange w:id="899" w:author="Yoonsu Cho" w:date="2019-07-30T11:18:00Z">
          <w:pPr>
            <w:pStyle w:val="EndNoteBibliography"/>
          </w:pPr>
        </w:pPrChange>
      </w:pPr>
    </w:p>
    <w:p w14:paraId="325D8023"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00" w:author="Yoonsu Cho" w:date="2019-07-30T11:18:00Z">
            <w:rPr/>
          </w:rPrChange>
        </w:rPr>
        <w:pPrChange w:id="901" w:author="Yoonsu Cho" w:date="2019-07-30T11:18:00Z">
          <w:pPr>
            <w:pStyle w:val="EndNoteBibliography"/>
            <w:ind w:left="720" w:hanging="720"/>
          </w:pPr>
        </w:pPrChange>
      </w:pPr>
      <w:r w:rsidRPr="00A1408F">
        <w:rPr>
          <w:rFonts w:ascii="Times New Roman" w:hAnsi="Times New Roman" w:cs="Times New Roman"/>
          <w:sz w:val="24"/>
          <w:szCs w:val="24"/>
          <w:rPrChange w:id="902" w:author="Yoonsu Cho" w:date="2019-07-30T11:18:00Z">
            <w:rPr/>
          </w:rPrChange>
        </w:rPr>
        <w:t>23.</w:t>
      </w:r>
      <w:r w:rsidRPr="00A1408F">
        <w:rPr>
          <w:rFonts w:ascii="Times New Roman" w:hAnsi="Times New Roman" w:cs="Times New Roman"/>
          <w:sz w:val="24"/>
          <w:szCs w:val="24"/>
          <w:rPrChange w:id="903" w:author="Yoonsu Cho" w:date="2019-07-30T11:18:00Z">
            <w:rPr/>
          </w:rPrChange>
        </w:rPr>
        <w:tab/>
        <w:t xml:space="preserve">Wasserstein RL, Lazar NA. The ASA's Statement on p-Values: Context, Process, and Purpose. </w:t>
      </w:r>
      <w:r w:rsidRPr="00A1408F">
        <w:rPr>
          <w:rFonts w:ascii="Times New Roman" w:hAnsi="Times New Roman" w:cs="Times New Roman"/>
          <w:i/>
          <w:sz w:val="24"/>
          <w:szCs w:val="24"/>
          <w:rPrChange w:id="904" w:author="Yoonsu Cho" w:date="2019-07-30T11:18:00Z">
            <w:rPr>
              <w:i/>
            </w:rPr>
          </w:rPrChange>
        </w:rPr>
        <w:t>Am Stat</w:t>
      </w:r>
      <w:r w:rsidRPr="00A1408F">
        <w:rPr>
          <w:rFonts w:ascii="Times New Roman" w:hAnsi="Times New Roman" w:cs="Times New Roman"/>
          <w:sz w:val="24"/>
          <w:szCs w:val="24"/>
          <w:rPrChange w:id="905" w:author="Yoonsu Cho" w:date="2019-07-30T11:18:00Z">
            <w:rPr/>
          </w:rPrChange>
        </w:rPr>
        <w:t xml:space="preserve"> </w:t>
      </w:r>
      <w:r w:rsidRPr="00A1408F">
        <w:rPr>
          <w:rFonts w:ascii="Times New Roman" w:hAnsi="Times New Roman" w:cs="Times New Roman"/>
          <w:b/>
          <w:sz w:val="24"/>
          <w:szCs w:val="24"/>
          <w:rPrChange w:id="906" w:author="Yoonsu Cho" w:date="2019-07-30T11:18:00Z">
            <w:rPr>
              <w:b/>
            </w:rPr>
          </w:rPrChange>
        </w:rPr>
        <w:t>70</w:t>
      </w:r>
      <w:r w:rsidRPr="00A1408F">
        <w:rPr>
          <w:rFonts w:ascii="Times New Roman" w:hAnsi="Times New Roman" w:cs="Times New Roman"/>
          <w:sz w:val="24"/>
          <w:szCs w:val="24"/>
          <w:rPrChange w:id="907" w:author="Yoonsu Cho" w:date="2019-07-30T11:18:00Z">
            <w:rPr/>
          </w:rPrChange>
        </w:rPr>
        <w:t>, 129-131 (2016).</w:t>
      </w:r>
    </w:p>
    <w:p w14:paraId="31F7DF3A" w14:textId="77777777" w:rsidR="00A1408F" w:rsidRPr="00A1408F" w:rsidRDefault="00A1408F">
      <w:pPr>
        <w:pStyle w:val="EndNoteBibliography"/>
        <w:spacing w:line="360" w:lineRule="auto"/>
        <w:jc w:val="both"/>
        <w:rPr>
          <w:rFonts w:ascii="Times New Roman" w:hAnsi="Times New Roman" w:cs="Times New Roman"/>
          <w:sz w:val="24"/>
          <w:szCs w:val="24"/>
          <w:rPrChange w:id="908" w:author="Yoonsu Cho" w:date="2019-07-30T11:18:00Z">
            <w:rPr/>
          </w:rPrChange>
        </w:rPr>
        <w:pPrChange w:id="909" w:author="Yoonsu Cho" w:date="2019-07-30T11:18:00Z">
          <w:pPr>
            <w:pStyle w:val="EndNoteBibliography"/>
          </w:pPr>
        </w:pPrChange>
      </w:pPr>
    </w:p>
    <w:p w14:paraId="297020C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10" w:author="Yoonsu Cho" w:date="2019-07-30T11:18:00Z">
            <w:rPr/>
          </w:rPrChange>
        </w:rPr>
        <w:pPrChange w:id="911" w:author="Yoonsu Cho" w:date="2019-07-30T11:18:00Z">
          <w:pPr>
            <w:pStyle w:val="EndNoteBibliography"/>
            <w:ind w:left="720" w:hanging="720"/>
          </w:pPr>
        </w:pPrChange>
      </w:pPr>
      <w:r w:rsidRPr="00A1408F">
        <w:rPr>
          <w:rFonts w:ascii="Times New Roman" w:hAnsi="Times New Roman" w:cs="Times New Roman"/>
          <w:sz w:val="24"/>
          <w:szCs w:val="24"/>
          <w:rPrChange w:id="912" w:author="Yoonsu Cho" w:date="2019-07-30T11:18:00Z">
            <w:rPr/>
          </w:rPrChange>
        </w:rPr>
        <w:t>24.</w:t>
      </w:r>
      <w:r w:rsidRPr="00A1408F">
        <w:rPr>
          <w:rFonts w:ascii="Times New Roman" w:hAnsi="Times New Roman" w:cs="Times New Roman"/>
          <w:sz w:val="24"/>
          <w:szCs w:val="24"/>
          <w:rPrChange w:id="913" w:author="Yoonsu Cho" w:date="2019-07-30T11:18:00Z">
            <w:rPr/>
          </w:rPrChange>
        </w:rPr>
        <w:tab/>
        <w:t xml:space="preserve">Sanderson E, Davey Smith G, Windmeijer F, Bowden J. An examination of multivariable Mendelian randomization in the single sample and two-sample summary data settings. </w:t>
      </w:r>
      <w:r w:rsidRPr="00A1408F">
        <w:rPr>
          <w:rFonts w:ascii="Times New Roman" w:hAnsi="Times New Roman" w:cs="Times New Roman"/>
          <w:i/>
          <w:sz w:val="24"/>
          <w:szCs w:val="24"/>
          <w:rPrChange w:id="914" w:author="Yoonsu Cho" w:date="2019-07-30T11:18:00Z">
            <w:rPr>
              <w:i/>
            </w:rPr>
          </w:rPrChange>
        </w:rPr>
        <w:t>bioRxiv</w:t>
      </w:r>
      <w:r w:rsidRPr="00A1408F">
        <w:rPr>
          <w:rFonts w:ascii="Times New Roman" w:hAnsi="Times New Roman" w:cs="Times New Roman"/>
          <w:sz w:val="24"/>
          <w:szCs w:val="24"/>
          <w:rPrChange w:id="915" w:author="Yoonsu Cho" w:date="2019-07-30T11:18:00Z">
            <w:rPr/>
          </w:rPrChange>
        </w:rPr>
        <w:t>,  (2018).</w:t>
      </w:r>
    </w:p>
    <w:p w14:paraId="7DBB3D6E" w14:textId="77777777" w:rsidR="00A1408F" w:rsidRPr="00A1408F" w:rsidRDefault="00A1408F">
      <w:pPr>
        <w:pStyle w:val="EndNoteBibliography"/>
        <w:spacing w:line="360" w:lineRule="auto"/>
        <w:jc w:val="both"/>
        <w:rPr>
          <w:rFonts w:ascii="Times New Roman" w:hAnsi="Times New Roman" w:cs="Times New Roman"/>
          <w:sz w:val="24"/>
          <w:szCs w:val="24"/>
          <w:rPrChange w:id="916" w:author="Yoonsu Cho" w:date="2019-07-30T11:18:00Z">
            <w:rPr/>
          </w:rPrChange>
        </w:rPr>
        <w:pPrChange w:id="917" w:author="Yoonsu Cho" w:date="2019-07-30T11:18:00Z">
          <w:pPr>
            <w:pStyle w:val="EndNoteBibliography"/>
          </w:pPr>
        </w:pPrChange>
      </w:pPr>
    </w:p>
    <w:p w14:paraId="48F8939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18" w:author="Yoonsu Cho" w:date="2019-07-30T11:18:00Z">
            <w:rPr/>
          </w:rPrChange>
        </w:rPr>
        <w:pPrChange w:id="919" w:author="Yoonsu Cho" w:date="2019-07-30T11:18:00Z">
          <w:pPr>
            <w:pStyle w:val="EndNoteBibliography"/>
            <w:ind w:left="720" w:hanging="720"/>
          </w:pPr>
        </w:pPrChange>
      </w:pPr>
      <w:r w:rsidRPr="00A1408F">
        <w:rPr>
          <w:rFonts w:ascii="Times New Roman" w:hAnsi="Times New Roman" w:cs="Times New Roman"/>
          <w:sz w:val="24"/>
          <w:szCs w:val="24"/>
          <w:rPrChange w:id="920" w:author="Yoonsu Cho" w:date="2019-07-30T11:18:00Z">
            <w:rPr/>
          </w:rPrChange>
        </w:rPr>
        <w:t>25.</w:t>
      </w:r>
      <w:r w:rsidRPr="00A1408F">
        <w:rPr>
          <w:rFonts w:ascii="Times New Roman" w:hAnsi="Times New Roman" w:cs="Times New Roman"/>
          <w:sz w:val="24"/>
          <w:szCs w:val="24"/>
          <w:rPrChange w:id="921" w:author="Yoonsu Cho" w:date="2019-07-30T11:18:00Z">
            <w:rPr/>
          </w:rPrChange>
        </w:rPr>
        <w:tab/>
        <w:t xml:space="preserve">Bennett DA, Holmes MV. Mendelian randomisation in cardiovascular research: an introduction for clinicians. </w:t>
      </w:r>
      <w:r w:rsidRPr="00A1408F">
        <w:rPr>
          <w:rFonts w:ascii="Times New Roman" w:hAnsi="Times New Roman" w:cs="Times New Roman"/>
          <w:i/>
          <w:sz w:val="24"/>
          <w:szCs w:val="24"/>
          <w:rPrChange w:id="922" w:author="Yoonsu Cho" w:date="2019-07-30T11:18:00Z">
            <w:rPr>
              <w:i/>
            </w:rPr>
          </w:rPrChange>
        </w:rPr>
        <w:t>Heart</w:t>
      </w:r>
      <w:r w:rsidRPr="00A1408F">
        <w:rPr>
          <w:rFonts w:ascii="Times New Roman" w:hAnsi="Times New Roman" w:cs="Times New Roman"/>
          <w:sz w:val="24"/>
          <w:szCs w:val="24"/>
          <w:rPrChange w:id="923" w:author="Yoonsu Cho" w:date="2019-07-30T11:18:00Z">
            <w:rPr/>
          </w:rPrChange>
        </w:rPr>
        <w:t xml:space="preserve"> </w:t>
      </w:r>
      <w:r w:rsidRPr="00A1408F">
        <w:rPr>
          <w:rFonts w:ascii="Times New Roman" w:hAnsi="Times New Roman" w:cs="Times New Roman"/>
          <w:b/>
          <w:sz w:val="24"/>
          <w:szCs w:val="24"/>
          <w:rPrChange w:id="924" w:author="Yoonsu Cho" w:date="2019-07-30T11:18:00Z">
            <w:rPr>
              <w:b/>
            </w:rPr>
          </w:rPrChange>
        </w:rPr>
        <w:t>103</w:t>
      </w:r>
      <w:r w:rsidRPr="00A1408F">
        <w:rPr>
          <w:rFonts w:ascii="Times New Roman" w:hAnsi="Times New Roman" w:cs="Times New Roman"/>
          <w:sz w:val="24"/>
          <w:szCs w:val="24"/>
          <w:rPrChange w:id="925" w:author="Yoonsu Cho" w:date="2019-07-30T11:18:00Z">
            <w:rPr/>
          </w:rPrChange>
        </w:rPr>
        <w:t>, 1400-1407 (2017).</w:t>
      </w:r>
    </w:p>
    <w:p w14:paraId="11081A6B" w14:textId="77777777" w:rsidR="00A1408F" w:rsidRPr="00A1408F" w:rsidRDefault="00A1408F">
      <w:pPr>
        <w:pStyle w:val="EndNoteBibliography"/>
        <w:spacing w:line="360" w:lineRule="auto"/>
        <w:jc w:val="both"/>
        <w:rPr>
          <w:rFonts w:ascii="Times New Roman" w:hAnsi="Times New Roman" w:cs="Times New Roman"/>
          <w:sz w:val="24"/>
          <w:szCs w:val="24"/>
          <w:rPrChange w:id="926" w:author="Yoonsu Cho" w:date="2019-07-30T11:18:00Z">
            <w:rPr/>
          </w:rPrChange>
        </w:rPr>
        <w:pPrChange w:id="927" w:author="Yoonsu Cho" w:date="2019-07-30T11:18:00Z">
          <w:pPr>
            <w:pStyle w:val="EndNoteBibliography"/>
          </w:pPr>
        </w:pPrChange>
      </w:pPr>
    </w:p>
    <w:p w14:paraId="737354D8"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28" w:author="Yoonsu Cho" w:date="2019-07-30T11:18:00Z">
            <w:rPr/>
          </w:rPrChange>
        </w:rPr>
        <w:pPrChange w:id="929" w:author="Yoonsu Cho" w:date="2019-07-30T11:18:00Z">
          <w:pPr>
            <w:pStyle w:val="EndNoteBibliography"/>
            <w:ind w:left="720" w:hanging="720"/>
          </w:pPr>
        </w:pPrChange>
      </w:pPr>
      <w:r w:rsidRPr="00A1408F">
        <w:rPr>
          <w:rFonts w:ascii="Times New Roman" w:hAnsi="Times New Roman" w:cs="Times New Roman"/>
          <w:sz w:val="24"/>
          <w:szCs w:val="24"/>
          <w:rPrChange w:id="930" w:author="Yoonsu Cho" w:date="2019-07-30T11:18:00Z">
            <w:rPr/>
          </w:rPrChange>
        </w:rPr>
        <w:t>26.</w:t>
      </w:r>
      <w:r w:rsidRPr="00A1408F">
        <w:rPr>
          <w:rFonts w:ascii="Times New Roman" w:hAnsi="Times New Roman" w:cs="Times New Roman"/>
          <w:sz w:val="24"/>
          <w:szCs w:val="24"/>
          <w:rPrChange w:id="931" w:author="Yoonsu Cho" w:date="2019-07-30T11:18:00Z">
            <w:rPr/>
          </w:rPrChange>
        </w:rPr>
        <w:tab/>
        <w:t>White J</w:t>
      </w:r>
      <w:r w:rsidRPr="00A1408F">
        <w:rPr>
          <w:rFonts w:ascii="Times New Roman" w:hAnsi="Times New Roman" w:cs="Times New Roman"/>
          <w:i/>
          <w:sz w:val="24"/>
          <w:szCs w:val="24"/>
          <w:rPrChange w:id="932" w:author="Yoonsu Cho" w:date="2019-07-30T11:18:00Z">
            <w:rPr>
              <w:i/>
            </w:rPr>
          </w:rPrChange>
        </w:rPr>
        <w:t>, et al.</w:t>
      </w:r>
      <w:r w:rsidRPr="00A1408F">
        <w:rPr>
          <w:rFonts w:ascii="Times New Roman" w:hAnsi="Times New Roman" w:cs="Times New Roman"/>
          <w:sz w:val="24"/>
          <w:szCs w:val="24"/>
          <w:rPrChange w:id="933" w:author="Yoonsu Cho" w:date="2019-07-30T11:18:00Z">
            <w:rPr/>
          </w:rPrChange>
        </w:rPr>
        <w:t xml:space="preserve"> Plasma urate concentration and risk of coronary heart disease: a Mendelian randomisation analysis. </w:t>
      </w:r>
      <w:r w:rsidRPr="00A1408F">
        <w:rPr>
          <w:rFonts w:ascii="Times New Roman" w:hAnsi="Times New Roman" w:cs="Times New Roman"/>
          <w:i/>
          <w:sz w:val="24"/>
          <w:szCs w:val="24"/>
          <w:rPrChange w:id="934" w:author="Yoonsu Cho" w:date="2019-07-30T11:18:00Z">
            <w:rPr>
              <w:i/>
            </w:rPr>
          </w:rPrChange>
        </w:rPr>
        <w:t>Lancet Diabetes Endocrinol</w:t>
      </w:r>
      <w:r w:rsidRPr="00A1408F">
        <w:rPr>
          <w:rFonts w:ascii="Times New Roman" w:hAnsi="Times New Roman" w:cs="Times New Roman"/>
          <w:sz w:val="24"/>
          <w:szCs w:val="24"/>
          <w:rPrChange w:id="935" w:author="Yoonsu Cho" w:date="2019-07-30T11:18:00Z">
            <w:rPr/>
          </w:rPrChange>
        </w:rPr>
        <w:t xml:space="preserve"> </w:t>
      </w:r>
      <w:r w:rsidRPr="00A1408F">
        <w:rPr>
          <w:rFonts w:ascii="Times New Roman" w:hAnsi="Times New Roman" w:cs="Times New Roman"/>
          <w:b/>
          <w:sz w:val="24"/>
          <w:szCs w:val="24"/>
          <w:rPrChange w:id="936" w:author="Yoonsu Cho" w:date="2019-07-30T11:18:00Z">
            <w:rPr>
              <w:b/>
            </w:rPr>
          </w:rPrChange>
        </w:rPr>
        <w:t>4</w:t>
      </w:r>
      <w:r w:rsidRPr="00A1408F">
        <w:rPr>
          <w:rFonts w:ascii="Times New Roman" w:hAnsi="Times New Roman" w:cs="Times New Roman"/>
          <w:sz w:val="24"/>
          <w:szCs w:val="24"/>
          <w:rPrChange w:id="937" w:author="Yoonsu Cho" w:date="2019-07-30T11:18:00Z">
            <w:rPr/>
          </w:rPrChange>
        </w:rPr>
        <w:t>, 327-336 (2016).</w:t>
      </w:r>
    </w:p>
    <w:p w14:paraId="2C12BEA6" w14:textId="77777777" w:rsidR="00A1408F" w:rsidRPr="00A1408F" w:rsidRDefault="00A1408F">
      <w:pPr>
        <w:pStyle w:val="EndNoteBibliography"/>
        <w:spacing w:line="360" w:lineRule="auto"/>
        <w:jc w:val="both"/>
        <w:rPr>
          <w:rFonts w:ascii="Times New Roman" w:hAnsi="Times New Roman" w:cs="Times New Roman"/>
          <w:sz w:val="24"/>
          <w:szCs w:val="24"/>
          <w:rPrChange w:id="938" w:author="Yoonsu Cho" w:date="2019-07-30T11:18:00Z">
            <w:rPr/>
          </w:rPrChange>
        </w:rPr>
        <w:pPrChange w:id="939" w:author="Yoonsu Cho" w:date="2019-07-30T11:18:00Z">
          <w:pPr>
            <w:pStyle w:val="EndNoteBibliography"/>
          </w:pPr>
        </w:pPrChange>
      </w:pPr>
    </w:p>
    <w:p w14:paraId="0F661DE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40" w:author="Yoonsu Cho" w:date="2019-07-30T11:18:00Z">
            <w:rPr/>
          </w:rPrChange>
        </w:rPr>
        <w:pPrChange w:id="941" w:author="Yoonsu Cho" w:date="2019-07-30T11:18:00Z">
          <w:pPr>
            <w:pStyle w:val="EndNoteBibliography"/>
            <w:ind w:left="720" w:hanging="720"/>
          </w:pPr>
        </w:pPrChange>
      </w:pPr>
      <w:r w:rsidRPr="00A1408F">
        <w:rPr>
          <w:rFonts w:ascii="Times New Roman" w:hAnsi="Times New Roman" w:cs="Times New Roman"/>
          <w:sz w:val="24"/>
          <w:szCs w:val="24"/>
          <w:rPrChange w:id="942" w:author="Yoonsu Cho" w:date="2019-07-30T11:18:00Z">
            <w:rPr/>
          </w:rPrChange>
        </w:rPr>
        <w:t>27.</w:t>
      </w:r>
      <w:r w:rsidRPr="00A1408F">
        <w:rPr>
          <w:rFonts w:ascii="Times New Roman" w:hAnsi="Times New Roman" w:cs="Times New Roman"/>
          <w:sz w:val="24"/>
          <w:szCs w:val="24"/>
          <w:rPrChange w:id="943" w:author="Yoonsu Cho" w:date="2019-07-30T11:18:00Z">
            <w:rPr/>
          </w:rPrChange>
        </w:rPr>
        <w:tab/>
        <w:t>Tyrrell J</w:t>
      </w:r>
      <w:r w:rsidRPr="00A1408F">
        <w:rPr>
          <w:rFonts w:ascii="Times New Roman" w:hAnsi="Times New Roman" w:cs="Times New Roman"/>
          <w:i/>
          <w:sz w:val="24"/>
          <w:szCs w:val="24"/>
          <w:rPrChange w:id="944" w:author="Yoonsu Cho" w:date="2019-07-30T11:18:00Z">
            <w:rPr>
              <w:i/>
            </w:rPr>
          </w:rPrChange>
        </w:rPr>
        <w:t>, et al.</w:t>
      </w:r>
      <w:r w:rsidRPr="00A1408F">
        <w:rPr>
          <w:rFonts w:ascii="Times New Roman" w:hAnsi="Times New Roman" w:cs="Times New Roman"/>
          <w:sz w:val="24"/>
          <w:szCs w:val="24"/>
          <w:rPrChange w:id="945" w:author="Yoonsu Cho" w:date="2019-07-30T11:18:00Z">
            <w:rPr/>
          </w:rPrChange>
        </w:rPr>
        <w:t xml:space="preserve"> Height, body mass index, and socioeconomic status: mendelian randomisation study in UK Biobank. </w:t>
      </w:r>
      <w:r w:rsidRPr="00A1408F">
        <w:rPr>
          <w:rFonts w:ascii="Times New Roman" w:hAnsi="Times New Roman" w:cs="Times New Roman"/>
          <w:i/>
          <w:sz w:val="24"/>
          <w:szCs w:val="24"/>
          <w:rPrChange w:id="946" w:author="Yoonsu Cho" w:date="2019-07-30T11:18:00Z">
            <w:rPr>
              <w:i/>
            </w:rPr>
          </w:rPrChange>
        </w:rPr>
        <w:t>BMJ</w:t>
      </w:r>
      <w:r w:rsidRPr="00A1408F">
        <w:rPr>
          <w:rFonts w:ascii="Times New Roman" w:hAnsi="Times New Roman" w:cs="Times New Roman"/>
          <w:sz w:val="24"/>
          <w:szCs w:val="24"/>
          <w:rPrChange w:id="947" w:author="Yoonsu Cho" w:date="2019-07-30T11:18:00Z">
            <w:rPr/>
          </w:rPrChange>
        </w:rPr>
        <w:t xml:space="preserve"> </w:t>
      </w:r>
      <w:r w:rsidRPr="00A1408F">
        <w:rPr>
          <w:rFonts w:ascii="Times New Roman" w:hAnsi="Times New Roman" w:cs="Times New Roman"/>
          <w:b/>
          <w:sz w:val="24"/>
          <w:szCs w:val="24"/>
          <w:rPrChange w:id="948" w:author="Yoonsu Cho" w:date="2019-07-30T11:18:00Z">
            <w:rPr>
              <w:b/>
            </w:rPr>
          </w:rPrChange>
        </w:rPr>
        <w:t>352</w:t>
      </w:r>
      <w:r w:rsidRPr="00A1408F">
        <w:rPr>
          <w:rFonts w:ascii="Times New Roman" w:hAnsi="Times New Roman" w:cs="Times New Roman"/>
          <w:sz w:val="24"/>
          <w:szCs w:val="24"/>
          <w:rPrChange w:id="949" w:author="Yoonsu Cho" w:date="2019-07-30T11:18:00Z">
            <w:rPr/>
          </w:rPrChange>
        </w:rPr>
        <w:t>, i582 (2016).</w:t>
      </w:r>
    </w:p>
    <w:p w14:paraId="1F891F20" w14:textId="77777777" w:rsidR="00A1408F" w:rsidRPr="00A1408F" w:rsidRDefault="00A1408F">
      <w:pPr>
        <w:pStyle w:val="EndNoteBibliography"/>
        <w:spacing w:line="360" w:lineRule="auto"/>
        <w:jc w:val="both"/>
        <w:rPr>
          <w:rFonts w:ascii="Times New Roman" w:hAnsi="Times New Roman" w:cs="Times New Roman"/>
          <w:sz w:val="24"/>
          <w:szCs w:val="24"/>
          <w:rPrChange w:id="950" w:author="Yoonsu Cho" w:date="2019-07-30T11:18:00Z">
            <w:rPr/>
          </w:rPrChange>
        </w:rPr>
        <w:pPrChange w:id="951" w:author="Yoonsu Cho" w:date="2019-07-30T11:18:00Z">
          <w:pPr>
            <w:pStyle w:val="EndNoteBibliography"/>
          </w:pPr>
        </w:pPrChange>
      </w:pPr>
    </w:p>
    <w:p w14:paraId="28A9F2E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52" w:author="Yoonsu Cho" w:date="2019-07-30T11:18:00Z">
            <w:rPr/>
          </w:rPrChange>
        </w:rPr>
        <w:pPrChange w:id="953" w:author="Yoonsu Cho" w:date="2019-07-30T11:18:00Z">
          <w:pPr>
            <w:pStyle w:val="EndNoteBibliography"/>
            <w:ind w:left="720" w:hanging="720"/>
          </w:pPr>
        </w:pPrChange>
      </w:pPr>
      <w:r w:rsidRPr="00A1408F">
        <w:rPr>
          <w:rFonts w:ascii="Times New Roman" w:hAnsi="Times New Roman" w:cs="Times New Roman"/>
          <w:sz w:val="24"/>
          <w:szCs w:val="24"/>
          <w:rPrChange w:id="954" w:author="Yoonsu Cho" w:date="2019-07-30T11:18:00Z">
            <w:rPr/>
          </w:rPrChange>
        </w:rPr>
        <w:t>28.</w:t>
      </w:r>
      <w:r w:rsidRPr="00A1408F">
        <w:rPr>
          <w:rFonts w:ascii="Times New Roman" w:hAnsi="Times New Roman" w:cs="Times New Roman"/>
          <w:sz w:val="24"/>
          <w:szCs w:val="24"/>
          <w:rPrChange w:id="955" w:author="Yoonsu Cho" w:date="2019-07-30T11:18:00Z">
            <w:rPr/>
          </w:rPrChange>
        </w:rPr>
        <w:tab/>
        <w:t xml:space="preserve">Kaskie RE, Graziano B, Ferrarelli F. Schizophrenia and sleep disorders: links, risks, and management challenges. </w:t>
      </w:r>
      <w:r w:rsidRPr="00A1408F">
        <w:rPr>
          <w:rFonts w:ascii="Times New Roman" w:hAnsi="Times New Roman" w:cs="Times New Roman"/>
          <w:i/>
          <w:sz w:val="24"/>
          <w:szCs w:val="24"/>
          <w:rPrChange w:id="956" w:author="Yoonsu Cho" w:date="2019-07-30T11:18:00Z">
            <w:rPr>
              <w:i/>
            </w:rPr>
          </w:rPrChange>
        </w:rPr>
        <w:t>Nat Sci Sleep</w:t>
      </w:r>
      <w:r w:rsidRPr="00A1408F">
        <w:rPr>
          <w:rFonts w:ascii="Times New Roman" w:hAnsi="Times New Roman" w:cs="Times New Roman"/>
          <w:sz w:val="24"/>
          <w:szCs w:val="24"/>
          <w:rPrChange w:id="957" w:author="Yoonsu Cho" w:date="2019-07-30T11:18:00Z">
            <w:rPr/>
          </w:rPrChange>
        </w:rPr>
        <w:t xml:space="preserve"> </w:t>
      </w:r>
      <w:r w:rsidRPr="00A1408F">
        <w:rPr>
          <w:rFonts w:ascii="Times New Roman" w:hAnsi="Times New Roman" w:cs="Times New Roman"/>
          <w:b/>
          <w:sz w:val="24"/>
          <w:szCs w:val="24"/>
          <w:rPrChange w:id="958" w:author="Yoonsu Cho" w:date="2019-07-30T11:18:00Z">
            <w:rPr>
              <w:b/>
            </w:rPr>
          </w:rPrChange>
        </w:rPr>
        <w:t>9</w:t>
      </w:r>
      <w:r w:rsidRPr="00A1408F">
        <w:rPr>
          <w:rFonts w:ascii="Times New Roman" w:hAnsi="Times New Roman" w:cs="Times New Roman"/>
          <w:sz w:val="24"/>
          <w:szCs w:val="24"/>
          <w:rPrChange w:id="959" w:author="Yoonsu Cho" w:date="2019-07-30T11:18:00Z">
            <w:rPr/>
          </w:rPrChange>
        </w:rPr>
        <w:t>, 227-239 (2017).</w:t>
      </w:r>
    </w:p>
    <w:p w14:paraId="1F7DF346" w14:textId="77777777" w:rsidR="00A1408F" w:rsidRPr="00A1408F" w:rsidRDefault="00A1408F">
      <w:pPr>
        <w:pStyle w:val="EndNoteBibliography"/>
        <w:spacing w:line="360" w:lineRule="auto"/>
        <w:jc w:val="both"/>
        <w:rPr>
          <w:rFonts w:ascii="Times New Roman" w:hAnsi="Times New Roman" w:cs="Times New Roman"/>
          <w:sz w:val="24"/>
          <w:szCs w:val="24"/>
          <w:rPrChange w:id="960" w:author="Yoonsu Cho" w:date="2019-07-30T11:18:00Z">
            <w:rPr/>
          </w:rPrChange>
        </w:rPr>
        <w:pPrChange w:id="961" w:author="Yoonsu Cho" w:date="2019-07-30T11:18:00Z">
          <w:pPr>
            <w:pStyle w:val="EndNoteBibliography"/>
          </w:pPr>
        </w:pPrChange>
      </w:pPr>
    </w:p>
    <w:p w14:paraId="73FD9A9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62" w:author="Yoonsu Cho" w:date="2019-07-30T11:18:00Z">
            <w:rPr/>
          </w:rPrChange>
        </w:rPr>
        <w:pPrChange w:id="963" w:author="Yoonsu Cho" w:date="2019-07-30T11:18:00Z">
          <w:pPr>
            <w:pStyle w:val="EndNoteBibliography"/>
            <w:ind w:left="720" w:hanging="720"/>
          </w:pPr>
        </w:pPrChange>
      </w:pPr>
      <w:r w:rsidRPr="00A1408F">
        <w:rPr>
          <w:rFonts w:ascii="Times New Roman" w:hAnsi="Times New Roman" w:cs="Times New Roman"/>
          <w:sz w:val="24"/>
          <w:szCs w:val="24"/>
          <w:rPrChange w:id="964" w:author="Yoonsu Cho" w:date="2019-07-30T11:18:00Z">
            <w:rPr/>
          </w:rPrChange>
        </w:rPr>
        <w:t>29.</w:t>
      </w:r>
      <w:r w:rsidRPr="00A1408F">
        <w:rPr>
          <w:rFonts w:ascii="Times New Roman" w:hAnsi="Times New Roman" w:cs="Times New Roman"/>
          <w:sz w:val="24"/>
          <w:szCs w:val="24"/>
          <w:rPrChange w:id="965" w:author="Yoonsu Cho" w:date="2019-07-30T11:18:00Z">
            <w:rPr/>
          </w:rPrChange>
        </w:rPr>
        <w:tab/>
        <w:t>Anderson EL</w:t>
      </w:r>
      <w:r w:rsidRPr="00A1408F">
        <w:rPr>
          <w:rFonts w:ascii="Times New Roman" w:hAnsi="Times New Roman" w:cs="Times New Roman"/>
          <w:i/>
          <w:sz w:val="24"/>
          <w:szCs w:val="24"/>
          <w:rPrChange w:id="966" w:author="Yoonsu Cho" w:date="2019-07-30T11:18:00Z">
            <w:rPr>
              <w:i/>
            </w:rPr>
          </w:rPrChange>
        </w:rPr>
        <w:t>, et al.</w:t>
      </w:r>
      <w:r w:rsidRPr="00A1408F">
        <w:rPr>
          <w:rFonts w:ascii="Times New Roman" w:hAnsi="Times New Roman" w:cs="Times New Roman"/>
          <w:sz w:val="24"/>
          <w:szCs w:val="24"/>
          <w:rPrChange w:id="967" w:author="Yoonsu Cho" w:date="2019-07-30T11:18:00Z">
            <w:rPr/>
          </w:rPrChange>
        </w:rPr>
        <w:t xml:space="preserve"> Education, intelligence and Alzheimer’s disease: Evidence from a multivariable two-sample Mendelian randomization study. </w:t>
      </w:r>
      <w:r w:rsidRPr="00A1408F">
        <w:rPr>
          <w:rFonts w:ascii="Times New Roman" w:hAnsi="Times New Roman" w:cs="Times New Roman"/>
          <w:i/>
          <w:sz w:val="24"/>
          <w:szCs w:val="24"/>
          <w:rPrChange w:id="968" w:author="Yoonsu Cho" w:date="2019-07-30T11:18:00Z">
            <w:rPr>
              <w:i/>
            </w:rPr>
          </w:rPrChange>
        </w:rPr>
        <w:t>bioRxiv</w:t>
      </w:r>
      <w:r w:rsidRPr="00A1408F">
        <w:rPr>
          <w:rFonts w:ascii="Times New Roman" w:hAnsi="Times New Roman" w:cs="Times New Roman"/>
          <w:sz w:val="24"/>
          <w:szCs w:val="24"/>
          <w:rPrChange w:id="969" w:author="Yoonsu Cho" w:date="2019-07-30T11:18:00Z">
            <w:rPr/>
          </w:rPrChange>
        </w:rPr>
        <w:t>,  (2018).</w:t>
      </w:r>
    </w:p>
    <w:p w14:paraId="1D9B35C2" w14:textId="77777777" w:rsidR="00A1408F" w:rsidRPr="00A1408F" w:rsidRDefault="00A1408F">
      <w:pPr>
        <w:pStyle w:val="EndNoteBibliography"/>
        <w:spacing w:line="360" w:lineRule="auto"/>
        <w:jc w:val="both"/>
        <w:rPr>
          <w:rFonts w:ascii="Times New Roman" w:hAnsi="Times New Roman" w:cs="Times New Roman"/>
          <w:sz w:val="24"/>
          <w:szCs w:val="24"/>
          <w:rPrChange w:id="970" w:author="Yoonsu Cho" w:date="2019-07-30T11:18:00Z">
            <w:rPr/>
          </w:rPrChange>
        </w:rPr>
        <w:pPrChange w:id="971" w:author="Yoonsu Cho" w:date="2019-07-30T11:18:00Z">
          <w:pPr>
            <w:pStyle w:val="EndNoteBibliography"/>
          </w:pPr>
        </w:pPrChange>
      </w:pPr>
    </w:p>
    <w:p w14:paraId="0FD28B33"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72" w:author="Yoonsu Cho" w:date="2019-07-30T11:18:00Z">
            <w:rPr/>
          </w:rPrChange>
        </w:rPr>
        <w:pPrChange w:id="973" w:author="Yoonsu Cho" w:date="2019-07-30T11:18:00Z">
          <w:pPr>
            <w:pStyle w:val="EndNoteBibliography"/>
            <w:ind w:left="720" w:hanging="720"/>
          </w:pPr>
        </w:pPrChange>
      </w:pPr>
      <w:r w:rsidRPr="00A1408F">
        <w:rPr>
          <w:rFonts w:ascii="Times New Roman" w:hAnsi="Times New Roman" w:cs="Times New Roman"/>
          <w:sz w:val="24"/>
          <w:szCs w:val="24"/>
          <w:rPrChange w:id="974" w:author="Yoonsu Cho" w:date="2019-07-30T11:18:00Z">
            <w:rPr/>
          </w:rPrChange>
        </w:rPr>
        <w:lastRenderedPageBreak/>
        <w:t>30.</w:t>
      </w:r>
      <w:r w:rsidRPr="00A1408F">
        <w:rPr>
          <w:rFonts w:ascii="Times New Roman" w:hAnsi="Times New Roman" w:cs="Times New Roman"/>
          <w:sz w:val="24"/>
          <w:szCs w:val="24"/>
          <w:rPrChange w:id="975" w:author="Yoonsu Cho" w:date="2019-07-30T11:18:00Z">
            <w:rPr/>
          </w:rPrChange>
        </w:rPr>
        <w:tab/>
        <w:t>Kleber ME</w:t>
      </w:r>
      <w:r w:rsidRPr="00A1408F">
        <w:rPr>
          <w:rFonts w:ascii="Times New Roman" w:hAnsi="Times New Roman" w:cs="Times New Roman"/>
          <w:i/>
          <w:sz w:val="24"/>
          <w:szCs w:val="24"/>
          <w:rPrChange w:id="976" w:author="Yoonsu Cho" w:date="2019-07-30T11:18:00Z">
            <w:rPr>
              <w:i/>
            </w:rPr>
          </w:rPrChange>
        </w:rPr>
        <w:t>, et al.</w:t>
      </w:r>
      <w:r w:rsidRPr="00A1408F">
        <w:rPr>
          <w:rFonts w:ascii="Times New Roman" w:hAnsi="Times New Roman" w:cs="Times New Roman"/>
          <w:sz w:val="24"/>
          <w:szCs w:val="24"/>
          <w:rPrChange w:id="977" w:author="Yoonsu Cho" w:date="2019-07-30T11:18:00Z">
            <w:rPr/>
          </w:rPrChange>
        </w:rPr>
        <w:t xml:space="preserve"> Uric Acid and Cardiovascular Events: A Mendelian Randomization Study. </w:t>
      </w:r>
      <w:r w:rsidRPr="00A1408F">
        <w:rPr>
          <w:rFonts w:ascii="Times New Roman" w:hAnsi="Times New Roman" w:cs="Times New Roman"/>
          <w:i/>
          <w:sz w:val="24"/>
          <w:szCs w:val="24"/>
          <w:rPrChange w:id="978" w:author="Yoonsu Cho" w:date="2019-07-30T11:18:00Z">
            <w:rPr>
              <w:i/>
            </w:rPr>
          </w:rPrChange>
        </w:rPr>
        <w:t>J Am Soc Nephrol</w:t>
      </w:r>
      <w:r w:rsidRPr="00A1408F">
        <w:rPr>
          <w:rFonts w:ascii="Times New Roman" w:hAnsi="Times New Roman" w:cs="Times New Roman"/>
          <w:sz w:val="24"/>
          <w:szCs w:val="24"/>
          <w:rPrChange w:id="979" w:author="Yoonsu Cho" w:date="2019-07-30T11:18:00Z">
            <w:rPr/>
          </w:rPrChange>
        </w:rPr>
        <w:t xml:space="preserve"> </w:t>
      </w:r>
      <w:r w:rsidRPr="00A1408F">
        <w:rPr>
          <w:rFonts w:ascii="Times New Roman" w:hAnsi="Times New Roman" w:cs="Times New Roman"/>
          <w:b/>
          <w:sz w:val="24"/>
          <w:szCs w:val="24"/>
          <w:rPrChange w:id="980" w:author="Yoonsu Cho" w:date="2019-07-30T11:18:00Z">
            <w:rPr>
              <w:b/>
            </w:rPr>
          </w:rPrChange>
        </w:rPr>
        <w:t>26</w:t>
      </w:r>
      <w:r w:rsidRPr="00A1408F">
        <w:rPr>
          <w:rFonts w:ascii="Times New Roman" w:hAnsi="Times New Roman" w:cs="Times New Roman"/>
          <w:sz w:val="24"/>
          <w:szCs w:val="24"/>
          <w:rPrChange w:id="981" w:author="Yoonsu Cho" w:date="2019-07-30T11:18:00Z">
            <w:rPr/>
          </w:rPrChange>
        </w:rPr>
        <w:t>, 2831-2838 (2015).</w:t>
      </w:r>
    </w:p>
    <w:p w14:paraId="0957E890" w14:textId="77777777" w:rsidR="00A1408F" w:rsidRPr="00A1408F" w:rsidRDefault="00A1408F">
      <w:pPr>
        <w:pStyle w:val="EndNoteBibliography"/>
        <w:spacing w:line="360" w:lineRule="auto"/>
        <w:jc w:val="both"/>
        <w:rPr>
          <w:rFonts w:ascii="Times New Roman" w:hAnsi="Times New Roman" w:cs="Times New Roman"/>
          <w:sz w:val="24"/>
          <w:szCs w:val="24"/>
          <w:rPrChange w:id="982" w:author="Yoonsu Cho" w:date="2019-07-30T11:18:00Z">
            <w:rPr/>
          </w:rPrChange>
        </w:rPr>
        <w:pPrChange w:id="983" w:author="Yoonsu Cho" w:date="2019-07-30T11:18:00Z">
          <w:pPr>
            <w:pStyle w:val="EndNoteBibliography"/>
          </w:pPr>
        </w:pPrChange>
      </w:pPr>
    </w:p>
    <w:p w14:paraId="5ADB6267"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84" w:author="Yoonsu Cho" w:date="2019-07-30T11:18:00Z">
            <w:rPr/>
          </w:rPrChange>
        </w:rPr>
        <w:pPrChange w:id="985" w:author="Yoonsu Cho" w:date="2019-07-30T11:18:00Z">
          <w:pPr>
            <w:pStyle w:val="EndNoteBibliography"/>
            <w:ind w:left="720" w:hanging="720"/>
          </w:pPr>
        </w:pPrChange>
      </w:pPr>
      <w:r w:rsidRPr="00A1408F">
        <w:rPr>
          <w:rFonts w:ascii="Times New Roman" w:hAnsi="Times New Roman" w:cs="Times New Roman"/>
          <w:sz w:val="24"/>
          <w:szCs w:val="24"/>
          <w:rPrChange w:id="986" w:author="Yoonsu Cho" w:date="2019-07-30T11:18:00Z">
            <w:rPr/>
          </w:rPrChange>
        </w:rPr>
        <w:t>31.</w:t>
      </w:r>
      <w:r w:rsidRPr="00A1408F">
        <w:rPr>
          <w:rFonts w:ascii="Times New Roman" w:hAnsi="Times New Roman" w:cs="Times New Roman"/>
          <w:sz w:val="24"/>
          <w:szCs w:val="24"/>
          <w:rPrChange w:id="987" w:author="Yoonsu Cho" w:date="2019-07-30T11:18:00Z">
            <w:rPr/>
          </w:rPrChange>
        </w:rPr>
        <w:tab/>
        <w:t xml:space="preserve">Strom D, Dudovitz R, Guerrero LR, Wong MD. The Link between Education and Health: It Is Not What You Know, but Whom You Know. </w:t>
      </w:r>
      <w:r w:rsidRPr="00A1408F">
        <w:rPr>
          <w:rFonts w:ascii="Times New Roman" w:hAnsi="Times New Roman" w:cs="Times New Roman"/>
          <w:i/>
          <w:sz w:val="24"/>
          <w:szCs w:val="24"/>
          <w:rPrChange w:id="988" w:author="Yoonsu Cho" w:date="2019-07-30T11:18:00Z">
            <w:rPr>
              <w:i/>
            </w:rPr>
          </w:rPrChange>
        </w:rPr>
        <w:t>J Gen Intern Med</w:t>
      </w:r>
      <w:r w:rsidRPr="00A1408F">
        <w:rPr>
          <w:rFonts w:ascii="Times New Roman" w:hAnsi="Times New Roman" w:cs="Times New Roman"/>
          <w:sz w:val="24"/>
          <w:szCs w:val="24"/>
          <w:rPrChange w:id="989" w:author="Yoonsu Cho" w:date="2019-07-30T11:18:00Z">
            <w:rPr/>
          </w:rPrChange>
        </w:rPr>
        <w:t xml:space="preserve"> </w:t>
      </w:r>
      <w:r w:rsidRPr="00A1408F">
        <w:rPr>
          <w:rFonts w:ascii="Times New Roman" w:hAnsi="Times New Roman" w:cs="Times New Roman"/>
          <w:b/>
          <w:sz w:val="24"/>
          <w:szCs w:val="24"/>
          <w:rPrChange w:id="990" w:author="Yoonsu Cho" w:date="2019-07-30T11:18:00Z">
            <w:rPr>
              <w:b/>
            </w:rPr>
          </w:rPrChange>
        </w:rPr>
        <w:t>30</w:t>
      </w:r>
      <w:r w:rsidRPr="00A1408F">
        <w:rPr>
          <w:rFonts w:ascii="Times New Roman" w:hAnsi="Times New Roman" w:cs="Times New Roman"/>
          <w:sz w:val="24"/>
          <w:szCs w:val="24"/>
          <w:rPrChange w:id="991" w:author="Yoonsu Cho" w:date="2019-07-30T11:18:00Z">
            <w:rPr/>
          </w:rPrChange>
        </w:rPr>
        <w:t>, S277-S278 (2015).</w:t>
      </w:r>
    </w:p>
    <w:p w14:paraId="1390A3DB" w14:textId="77777777" w:rsidR="00A1408F" w:rsidRPr="00A1408F" w:rsidRDefault="00A1408F">
      <w:pPr>
        <w:pStyle w:val="EndNoteBibliography"/>
        <w:spacing w:line="360" w:lineRule="auto"/>
        <w:jc w:val="both"/>
        <w:rPr>
          <w:rFonts w:ascii="Times New Roman" w:hAnsi="Times New Roman" w:cs="Times New Roman"/>
          <w:sz w:val="24"/>
          <w:szCs w:val="24"/>
          <w:rPrChange w:id="992" w:author="Yoonsu Cho" w:date="2019-07-30T11:18:00Z">
            <w:rPr/>
          </w:rPrChange>
        </w:rPr>
        <w:pPrChange w:id="993" w:author="Yoonsu Cho" w:date="2019-07-30T11:18:00Z">
          <w:pPr>
            <w:pStyle w:val="EndNoteBibliography"/>
          </w:pPr>
        </w:pPrChange>
      </w:pPr>
    </w:p>
    <w:p w14:paraId="34F09AA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994" w:author="Yoonsu Cho" w:date="2019-07-30T11:18:00Z">
            <w:rPr/>
          </w:rPrChange>
        </w:rPr>
        <w:pPrChange w:id="995" w:author="Yoonsu Cho" w:date="2019-07-30T11:18:00Z">
          <w:pPr>
            <w:pStyle w:val="EndNoteBibliography"/>
            <w:ind w:left="720" w:hanging="720"/>
          </w:pPr>
        </w:pPrChange>
      </w:pPr>
      <w:r w:rsidRPr="00A1408F">
        <w:rPr>
          <w:rFonts w:ascii="Times New Roman" w:hAnsi="Times New Roman" w:cs="Times New Roman"/>
          <w:sz w:val="24"/>
          <w:szCs w:val="24"/>
          <w:rPrChange w:id="996" w:author="Yoonsu Cho" w:date="2019-07-30T11:18:00Z">
            <w:rPr/>
          </w:rPrChange>
        </w:rPr>
        <w:t>32.</w:t>
      </w:r>
      <w:r w:rsidRPr="00A1408F">
        <w:rPr>
          <w:rFonts w:ascii="Times New Roman" w:hAnsi="Times New Roman" w:cs="Times New Roman"/>
          <w:sz w:val="24"/>
          <w:szCs w:val="24"/>
          <w:rPrChange w:id="997" w:author="Yoonsu Cho" w:date="2019-07-30T11:18:00Z">
            <w:rPr/>
          </w:rPrChange>
        </w:rPr>
        <w:tab/>
        <w:t>Bockerman P</w:t>
      </w:r>
      <w:r w:rsidRPr="00A1408F">
        <w:rPr>
          <w:rFonts w:ascii="Times New Roman" w:hAnsi="Times New Roman" w:cs="Times New Roman"/>
          <w:i/>
          <w:sz w:val="24"/>
          <w:szCs w:val="24"/>
          <w:rPrChange w:id="998" w:author="Yoonsu Cho" w:date="2019-07-30T11:18:00Z">
            <w:rPr>
              <w:i/>
            </w:rPr>
          </w:rPrChange>
        </w:rPr>
        <w:t>, et al.</w:t>
      </w:r>
      <w:r w:rsidRPr="00A1408F">
        <w:rPr>
          <w:rFonts w:ascii="Times New Roman" w:hAnsi="Times New Roman" w:cs="Times New Roman"/>
          <w:sz w:val="24"/>
          <w:szCs w:val="24"/>
          <w:rPrChange w:id="999" w:author="Yoonsu Cho" w:date="2019-07-30T11:18:00Z">
            <w:rPr/>
          </w:rPrChange>
        </w:rPr>
        <w:t xml:space="preserve"> Does higher education protect against obesity? Evidence using Mendelian randomization. </w:t>
      </w:r>
      <w:r w:rsidRPr="00A1408F">
        <w:rPr>
          <w:rFonts w:ascii="Times New Roman" w:hAnsi="Times New Roman" w:cs="Times New Roman"/>
          <w:i/>
          <w:sz w:val="24"/>
          <w:szCs w:val="24"/>
          <w:rPrChange w:id="1000" w:author="Yoonsu Cho" w:date="2019-07-30T11:18:00Z">
            <w:rPr>
              <w:i/>
            </w:rPr>
          </w:rPrChange>
        </w:rPr>
        <w:t>Prev Med</w:t>
      </w:r>
      <w:r w:rsidRPr="00A1408F">
        <w:rPr>
          <w:rFonts w:ascii="Times New Roman" w:hAnsi="Times New Roman" w:cs="Times New Roman"/>
          <w:sz w:val="24"/>
          <w:szCs w:val="24"/>
          <w:rPrChange w:id="1001" w:author="Yoonsu Cho" w:date="2019-07-30T11:18:00Z">
            <w:rPr/>
          </w:rPrChange>
        </w:rPr>
        <w:t xml:space="preserve"> </w:t>
      </w:r>
      <w:r w:rsidRPr="00A1408F">
        <w:rPr>
          <w:rFonts w:ascii="Times New Roman" w:hAnsi="Times New Roman" w:cs="Times New Roman"/>
          <w:b/>
          <w:sz w:val="24"/>
          <w:szCs w:val="24"/>
          <w:rPrChange w:id="1002" w:author="Yoonsu Cho" w:date="2019-07-30T11:18:00Z">
            <w:rPr>
              <w:b/>
            </w:rPr>
          </w:rPrChange>
        </w:rPr>
        <w:t>101</w:t>
      </w:r>
      <w:r w:rsidRPr="00A1408F">
        <w:rPr>
          <w:rFonts w:ascii="Times New Roman" w:hAnsi="Times New Roman" w:cs="Times New Roman"/>
          <w:sz w:val="24"/>
          <w:szCs w:val="24"/>
          <w:rPrChange w:id="1003" w:author="Yoonsu Cho" w:date="2019-07-30T11:18:00Z">
            <w:rPr/>
          </w:rPrChange>
        </w:rPr>
        <w:t>, 195-198 (2017).</w:t>
      </w:r>
    </w:p>
    <w:p w14:paraId="4D25FB32" w14:textId="77777777" w:rsidR="00A1408F" w:rsidRPr="00A1408F" w:rsidRDefault="00A1408F">
      <w:pPr>
        <w:pStyle w:val="EndNoteBibliography"/>
        <w:spacing w:line="360" w:lineRule="auto"/>
        <w:jc w:val="both"/>
        <w:rPr>
          <w:rFonts w:ascii="Times New Roman" w:hAnsi="Times New Roman" w:cs="Times New Roman"/>
          <w:sz w:val="24"/>
          <w:szCs w:val="24"/>
          <w:rPrChange w:id="1004" w:author="Yoonsu Cho" w:date="2019-07-30T11:18:00Z">
            <w:rPr/>
          </w:rPrChange>
        </w:rPr>
        <w:pPrChange w:id="1005" w:author="Yoonsu Cho" w:date="2019-07-30T11:18:00Z">
          <w:pPr>
            <w:pStyle w:val="EndNoteBibliography"/>
          </w:pPr>
        </w:pPrChange>
      </w:pPr>
    </w:p>
    <w:p w14:paraId="5B03679E"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06" w:author="Yoonsu Cho" w:date="2019-07-30T11:18:00Z">
            <w:rPr/>
          </w:rPrChange>
        </w:rPr>
        <w:pPrChange w:id="1007" w:author="Yoonsu Cho" w:date="2019-07-30T11:18:00Z">
          <w:pPr>
            <w:pStyle w:val="EndNoteBibliography"/>
            <w:ind w:left="720" w:hanging="720"/>
          </w:pPr>
        </w:pPrChange>
      </w:pPr>
      <w:r w:rsidRPr="00A1408F">
        <w:rPr>
          <w:rFonts w:ascii="Times New Roman" w:hAnsi="Times New Roman" w:cs="Times New Roman"/>
          <w:sz w:val="24"/>
          <w:szCs w:val="24"/>
          <w:rPrChange w:id="1008" w:author="Yoonsu Cho" w:date="2019-07-30T11:18:00Z">
            <w:rPr/>
          </w:rPrChange>
        </w:rPr>
        <w:t>33.</w:t>
      </w:r>
      <w:r w:rsidRPr="00A1408F">
        <w:rPr>
          <w:rFonts w:ascii="Times New Roman" w:hAnsi="Times New Roman" w:cs="Times New Roman"/>
          <w:sz w:val="24"/>
          <w:szCs w:val="24"/>
          <w:rPrChange w:id="1009" w:author="Yoonsu Cho" w:date="2019-07-30T11:18:00Z">
            <w:rPr/>
          </w:rPrChange>
        </w:rPr>
        <w:tab/>
        <w:t xml:space="preserve">Cohen AK, Rai M, Rehkopf DH, Abrams B. Educational attainment and obesity: a systematic review. </w:t>
      </w:r>
      <w:r w:rsidRPr="00A1408F">
        <w:rPr>
          <w:rFonts w:ascii="Times New Roman" w:hAnsi="Times New Roman" w:cs="Times New Roman"/>
          <w:i/>
          <w:sz w:val="24"/>
          <w:szCs w:val="24"/>
          <w:rPrChange w:id="1010" w:author="Yoonsu Cho" w:date="2019-07-30T11:18:00Z">
            <w:rPr>
              <w:i/>
            </w:rPr>
          </w:rPrChange>
        </w:rPr>
        <w:t>Obes Rev</w:t>
      </w:r>
      <w:r w:rsidRPr="00A1408F">
        <w:rPr>
          <w:rFonts w:ascii="Times New Roman" w:hAnsi="Times New Roman" w:cs="Times New Roman"/>
          <w:sz w:val="24"/>
          <w:szCs w:val="24"/>
          <w:rPrChange w:id="1011" w:author="Yoonsu Cho" w:date="2019-07-30T11:18:00Z">
            <w:rPr/>
          </w:rPrChange>
        </w:rPr>
        <w:t xml:space="preserve"> </w:t>
      </w:r>
      <w:r w:rsidRPr="00A1408F">
        <w:rPr>
          <w:rFonts w:ascii="Times New Roman" w:hAnsi="Times New Roman" w:cs="Times New Roman"/>
          <w:b/>
          <w:sz w:val="24"/>
          <w:szCs w:val="24"/>
          <w:rPrChange w:id="1012" w:author="Yoonsu Cho" w:date="2019-07-30T11:18:00Z">
            <w:rPr>
              <w:b/>
            </w:rPr>
          </w:rPrChange>
        </w:rPr>
        <w:t>14</w:t>
      </w:r>
      <w:r w:rsidRPr="00A1408F">
        <w:rPr>
          <w:rFonts w:ascii="Times New Roman" w:hAnsi="Times New Roman" w:cs="Times New Roman"/>
          <w:sz w:val="24"/>
          <w:szCs w:val="24"/>
          <w:rPrChange w:id="1013" w:author="Yoonsu Cho" w:date="2019-07-30T11:18:00Z">
            <w:rPr/>
          </w:rPrChange>
        </w:rPr>
        <w:t>, 989-1005 (2013).</w:t>
      </w:r>
    </w:p>
    <w:p w14:paraId="3658119B" w14:textId="77777777" w:rsidR="00A1408F" w:rsidRPr="00A1408F" w:rsidRDefault="00A1408F">
      <w:pPr>
        <w:pStyle w:val="EndNoteBibliography"/>
        <w:spacing w:line="360" w:lineRule="auto"/>
        <w:jc w:val="both"/>
        <w:rPr>
          <w:rFonts w:ascii="Times New Roman" w:hAnsi="Times New Roman" w:cs="Times New Roman"/>
          <w:sz w:val="24"/>
          <w:szCs w:val="24"/>
          <w:rPrChange w:id="1014" w:author="Yoonsu Cho" w:date="2019-07-30T11:18:00Z">
            <w:rPr/>
          </w:rPrChange>
        </w:rPr>
        <w:pPrChange w:id="1015" w:author="Yoonsu Cho" w:date="2019-07-30T11:18:00Z">
          <w:pPr>
            <w:pStyle w:val="EndNoteBibliography"/>
          </w:pPr>
        </w:pPrChange>
      </w:pPr>
    </w:p>
    <w:p w14:paraId="5697283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16" w:author="Yoonsu Cho" w:date="2019-07-30T11:18:00Z">
            <w:rPr/>
          </w:rPrChange>
        </w:rPr>
        <w:pPrChange w:id="1017" w:author="Yoonsu Cho" w:date="2019-07-30T11:18:00Z">
          <w:pPr>
            <w:pStyle w:val="EndNoteBibliography"/>
            <w:ind w:left="720" w:hanging="720"/>
          </w:pPr>
        </w:pPrChange>
      </w:pPr>
      <w:r w:rsidRPr="00A1408F">
        <w:rPr>
          <w:rFonts w:ascii="Times New Roman" w:hAnsi="Times New Roman" w:cs="Times New Roman"/>
          <w:sz w:val="24"/>
          <w:szCs w:val="24"/>
          <w:rPrChange w:id="1018" w:author="Yoonsu Cho" w:date="2019-07-30T11:18:00Z">
            <w:rPr/>
          </w:rPrChange>
        </w:rPr>
        <w:t>34.</w:t>
      </w:r>
      <w:r w:rsidRPr="00A1408F">
        <w:rPr>
          <w:rFonts w:ascii="Times New Roman" w:hAnsi="Times New Roman" w:cs="Times New Roman"/>
          <w:sz w:val="24"/>
          <w:szCs w:val="24"/>
          <w:rPrChange w:id="1019" w:author="Yoonsu Cho" w:date="2019-07-30T11:18:00Z">
            <w:rPr/>
          </w:rPrChange>
        </w:rPr>
        <w:tab/>
        <w:t>Okbay A</w:t>
      </w:r>
      <w:r w:rsidRPr="00A1408F">
        <w:rPr>
          <w:rFonts w:ascii="Times New Roman" w:hAnsi="Times New Roman" w:cs="Times New Roman"/>
          <w:i/>
          <w:sz w:val="24"/>
          <w:szCs w:val="24"/>
          <w:rPrChange w:id="1020" w:author="Yoonsu Cho" w:date="2019-07-30T11:18:00Z">
            <w:rPr>
              <w:i/>
            </w:rPr>
          </w:rPrChange>
        </w:rPr>
        <w:t>, et al.</w:t>
      </w:r>
      <w:r w:rsidRPr="00A1408F">
        <w:rPr>
          <w:rFonts w:ascii="Times New Roman" w:hAnsi="Times New Roman" w:cs="Times New Roman"/>
          <w:sz w:val="24"/>
          <w:szCs w:val="24"/>
          <w:rPrChange w:id="1021" w:author="Yoonsu Cho" w:date="2019-07-30T11:18:00Z">
            <w:rPr/>
          </w:rPrChange>
        </w:rPr>
        <w:t xml:space="preserve"> Genome-wide association study identifies 74 loci associated with educational attainment. </w:t>
      </w:r>
      <w:r w:rsidRPr="00A1408F">
        <w:rPr>
          <w:rFonts w:ascii="Times New Roman" w:hAnsi="Times New Roman" w:cs="Times New Roman"/>
          <w:i/>
          <w:sz w:val="24"/>
          <w:szCs w:val="24"/>
          <w:rPrChange w:id="1022" w:author="Yoonsu Cho" w:date="2019-07-30T11:18:00Z">
            <w:rPr>
              <w:i/>
            </w:rPr>
          </w:rPrChange>
        </w:rPr>
        <w:t>Nature</w:t>
      </w:r>
      <w:r w:rsidRPr="00A1408F">
        <w:rPr>
          <w:rFonts w:ascii="Times New Roman" w:hAnsi="Times New Roman" w:cs="Times New Roman"/>
          <w:sz w:val="24"/>
          <w:szCs w:val="24"/>
          <w:rPrChange w:id="1023" w:author="Yoonsu Cho" w:date="2019-07-30T11:18:00Z">
            <w:rPr/>
          </w:rPrChange>
        </w:rPr>
        <w:t xml:space="preserve"> </w:t>
      </w:r>
      <w:r w:rsidRPr="00A1408F">
        <w:rPr>
          <w:rFonts w:ascii="Times New Roman" w:hAnsi="Times New Roman" w:cs="Times New Roman"/>
          <w:b/>
          <w:sz w:val="24"/>
          <w:szCs w:val="24"/>
          <w:rPrChange w:id="1024" w:author="Yoonsu Cho" w:date="2019-07-30T11:18:00Z">
            <w:rPr>
              <w:b/>
            </w:rPr>
          </w:rPrChange>
        </w:rPr>
        <w:t>533</w:t>
      </w:r>
      <w:r w:rsidRPr="00A1408F">
        <w:rPr>
          <w:rFonts w:ascii="Times New Roman" w:hAnsi="Times New Roman" w:cs="Times New Roman"/>
          <w:sz w:val="24"/>
          <w:szCs w:val="24"/>
          <w:rPrChange w:id="1025" w:author="Yoonsu Cho" w:date="2019-07-30T11:18:00Z">
            <w:rPr/>
          </w:rPrChange>
        </w:rPr>
        <w:t>, 539-542 (2016).</w:t>
      </w:r>
    </w:p>
    <w:p w14:paraId="227EA4FA" w14:textId="77777777" w:rsidR="00A1408F" w:rsidRPr="00A1408F" w:rsidRDefault="00A1408F">
      <w:pPr>
        <w:pStyle w:val="EndNoteBibliography"/>
        <w:spacing w:line="360" w:lineRule="auto"/>
        <w:jc w:val="both"/>
        <w:rPr>
          <w:rFonts w:ascii="Times New Roman" w:hAnsi="Times New Roman" w:cs="Times New Roman"/>
          <w:sz w:val="24"/>
          <w:szCs w:val="24"/>
          <w:rPrChange w:id="1026" w:author="Yoonsu Cho" w:date="2019-07-30T11:18:00Z">
            <w:rPr/>
          </w:rPrChange>
        </w:rPr>
        <w:pPrChange w:id="1027" w:author="Yoonsu Cho" w:date="2019-07-30T11:18:00Z">
          <w:pPr>
            <w:pStyle w:val="EndNoteBibliography"/>
          </w:pPr>
        </w:pPrChange>
      </w:pPr>
    </w:p>
    <w:p w14:paraId="6154E128"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28" w:author="Yoonsu Cho" w:date="2019-07-30T11:18:00Z">
            <w:rPr/>
          </w:rPrChange>
        </w:rPr>
        <w:pPrChange w:id="1029" w:author="Yoonsu Cho" w:date="2019-07-30T11:18:00Z">
          <w:pPr>
            <w:pStyle w:val="EndNoteBibliography"/>
            <w:ind w:left="720" w:hanging="720"/>
          </w:pPr>
        </w:pPrChange>
      </w:pPr>
      <w:r w:rsidRPr="00A1408F">
        <w:rPr>
          <w:rFonts w:ascii="Times New Roman" w:hAnsi="Times New Roman" w:cs="Times New Roman"/>
          <w:sz w:val="24"/>
          <w:szCs w:val="24"/>
          <w:rPrChange w:id="1030" w:author="Yoonsu Cho" w:date="2019-07-30T11:18:00Z">
            <w:rPr/>
          </w:rPrChange>
        </w:rPr>
        <w:t>35.</w:t>
      </w:r>
      <w:r w:rsidRPr="00A1408F">
        <w:rPr>
          <w:rFonts w:ascii="Times New Roman" w:hAnsi="Times New Roman" w:cs="Times New Roman"/>
          <w:sz w:val="24"/>
          <w:szCs w:val="24"/>
          <w:rPrChange w:id="1031" w:author="Yoonsu Cho" w:date="2019-07-30T11:18:00Z">
            <w:rPr/>
          </w:rPrChange>
        </w:rPr>
        <w:tab/>
        <w:t>Locke AE</w:t>
      </w:r>
      <w:r w:rsidRPr="00A1408F">
        <w:rPr>
          <w:rFonts w:ascii="Times New Roman" w:hAnsi="Times New Roman" w:cs="Times New Roman"/>
          <w:i/>
          <w:sz w:val="24"/>
          <w:szCs w:val="24"/>
          <w:rPrChange w:id="1032" w:author="Yoonsu Cho" w:date="2019-07-30T11:18:00Z">
            <w:rPr>
              <w:i/>
            </w:rPr>
          </w:rPrChange>
        </w:rPr>
        <w:t>, et al.</w:t>
      </w:r>
      <w:r w:rsidRPr="00A1408F">
        <w:rPr>
          <w:rFonts w:ascii="Times New Roman" w:hAnsi="Times New Roman" w:cs="Times New Roman"/>
          <w:sz w:val="24"/>
          <w:szCs w:val="24"/>
          <w:rPrChange w:id="1033" w:author="Yoonsu Cho" w:date="2019-07-30T11:18:00Z">
            <w:rPr/>
          </w:rPrChange>
        </w:rPr>
        <w:t xml:space="preserve"> Genetic studies of body mass index yield new insights for obesity biology. </w:t>
      </w:r>
      <w:r w:rsidRPr="00A1408F">
        <w:rPr>
          <w:rFonts w:ascii="Times New Roman" w:hAnsi="Times New Roman" w:cs="Times New Roman"/>
          <w:i/>
          <w:sz w:val="24"/>
          <w:szCs w:val="24"/>
          <w:rPrChange w:id="1034" w:author="Yoonsu Cho" w:date="2019-07-30T11:18:00Z">
            <w:rPr>
              <w:i/>
            </w:rPr>
          </w:rPrChange>
        </w:rPr>
        <w:t>Nature</w:t>
      </w:r>
      <w:r w:rsidRPr="00A1408F">
        <w:rPr>
          <w:rFonts w:ascii="Times New Roman" w:hAnsi="Times New Roman" w:cs="Times New Roman"/>
          <w:sz w:val="24"/>
          <w:szCs w:val="24"/>
          <w:rPrChange w:id="1035" w:author="Yoonsu Cho" w:date="2019-07-30T11:18:00Z">
            <w:rPr/>
          </w:rPrChange>
        </w:rPr>
        <w:t xml:space="preserve"> </w:t>
      </w:r>
      <w:r w:rsidRPr="00A1408F">
        <w:rPr>
          <w:rFonts w:ascii="Times New Roman" w:hAnsi="Times New Roman" w:cs="Times New Roman"/>
          <w:b/>
          <w:sz w:val="24"/>
          <w:szCs w:val="24"/>
          <w:rPrChange w:id="1036" w:author="Yoonsu Cho" w:date="2019-07-30T11:18:00Z">
            <w:rPr>
              <w:b/>
            </w:rPr>
          </w:rPrChange>
        </w:rPr>
        <w:t>518</w:t>
      </w:r>
      <w:r w:rsidRPr="00A1408F">
        <w:rPr>
          <w:rFonts w:ascii="Times New Roman" w:hAnsi="Times New Roman" w:cs="Times New Roman"/>
          <w:sz w:val="24"/>
          <w:szCs w:val="24"/>
          <w:rPrChange w:id="1037" w:author="Yoonsu Cho" w:date="2019-07-30T11:18:00Z">
            <w:rPr/>
          </w:rPrChange>
        </w:rPr>
        <w:t>, 197-206 (2015).</w:t>
      </w:r>
    </w:p>
    <w:p w14:paraId="336E9C0B" w14:textId="77777777" w:rsidR="00A1408F" w:rsidRPr="00A1408F" w:rsidRDefault="00A1408F">
      <w:pPr>
        <w:pStyle w:val="EndNoteBibliography"/>
        <w:spacing w:line="360" w:lineRule="auto"/>
        <w:jc w:val="both"/>
        <w:rPr>
          <w:rFonts w:ascii="Times New Roman" w:hAnsi="Times New Roman" w:cs="Times New Roman"/>
          <w:sz w:val="24"/>
          <w:szCs w:val="24"/>
          <w:rPrChange w:id="1038" w:author="Yoonsu Cho" w:date="2019-07-30T11:18:00Z">
            <w:rPr/>
          </w:rPrChange>
        </w:rPr>
        <w:pPrChange w:id="1039" w:author="Yoonsu Cho" w:date="2019-07-30T11:18:00Z">
          <w:pPr>
            <w:pStyle w:val="EndNoteBibliography"/>
          </w:pPr>
        </w:pPrChange>
      </w:pPr>
    </w:p>
    <w:p w14:paraId="26F1FCDF"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40" w:author="Yoonsu Cho" w:date="2019-07-30T11:18:00Z">
            <w:rPr/>
          </w:rPrChange>
        </w:rPr>
        <w:pPrChange w:id="1041" w:author="Yoonsu Cho" w:date="2019-07-30T11:18:00Z">
          <w:pPr>
            <w:pStyle w:val="EndNoteBibliography"/>
            <w:ind w:left="720" w:hanging="720"/>
          </w:pPr>
        </w:pPrChange>
      </w:pPr>
      <w:r w:rsidRPr="00A1408F">
        <w:rPr>
          <w:rFonts w:ascii="Times New Roman" w:hAnsi="Times New Roman" w:cs="Times New Roman"/>
          <w:sz w:val="24"/>
          <w:szCs w:val="24"/>
          <w:rPrChange w:id="1042" w:author="Yoonsu Cho" w:date="2019-07-30T11:18:00Z">
            <w:rPr/>
          </w:rPrChange>
        </w:rPr>
        <w:t>36.</w:t>
      </w:r>
      <w:r w:rsidRPr="00A1408F">
        <w:rPr>
          <w:rFonts w:ascii="Times New Roman" w:hAnsi="Times New Roman" w:cs="Times New Roman"/>
          <w:sz w:val="24"/>
          <w:szCs w:val="24"/>
          <w:rPrChange w:id="1043" w:author="Yoonsu Cho" w:date="2019-07-30T11:18:00Z">
            <w:rPr/>
          </w:rPrChange>
        </w:rPr>
        <w:tab/>
        <w:t>Zhu ZH</w:t>
      </w:r>
      <w:r w:rsidRPr="00A1408F">
        <w:rPr>
          <w:rFonts w:ascii="Times New Roman" w:hAnsi="Times New Roman" w:cs="Times New Roman"/>
          <w:i/>
          <w:sz w:val="24"/>
          <w:szCs w:val="24"/>
          <w:rPrChange w:id="1044" w:author="Yoonsu Cho" w:date="2019-07-30T11:18:00Z">
            <w:rPr>
              <w:i/>
            </w:rPr>
          </w:rPrChange>
        </w:rPr>
        <w:t>, et al.</w:t>
      </w:r>
      <w:r w:rsidRPr="00A1408F">
        <w:rPr>
          <w:rFonts w:ascii="Times New Roman" w:hAnsi="Times New Roman" w:cs="Times New Roman"/>
          <w:sz w:val="24"/>
          <w:szCs w:val="24"/>
          <w:rPrChange w:id="1045" w:author="Yoonsu Cho" w:date="2019-07-30T11:18:00Z">
            <w:rPr/>
          </w:rPrChange>
        </w:rPr>
        <w:t xml:space="preserve"> Causal associations between risk factors and common diseases inferred from GWAS summary data. </w:t>
      </w:r>
      <w:r w:rsidRPr="00A1408F">
        <w:rPr>
          <w:rFonts w:ascii="Times New Roman" w:hAnsi="Times New Roman" w:cs="Times New Roman"/>
          <w:i/>
          <w:sz w:val="24"/>
          <w:szCs w:val="24"/>
          <w:rPrChange w:id="1046" w:author="Yoonsu Cho" w:date="2019-07-30T11:18:00Z">
            <w:rPr>
              <w:i/>
            </w:rPr>
          </w:rPrChange>
        </w:rPr>
        <w:t>Nat Commun</w:t>
      </w:r>
      <w:r w:rsidRPr="00A1408F">
        <w:rPr>
          <w:rFonts w:ascii="Times New Roman" w:hAnsi="Times New Roman" w:cs="Times New Roman"/>
          <w:sz w:val="24"/>
          <w:szCs w:val="24"/>
          <w:rPrChange w:id="1047" w:author="Yoonsu Cho" w:date="2019-07-30T11:18:00Z">
            <w:rPr/>
          </w:rPrChange>
        </w:rPr>
        <w:t xml:space="preserve"> </w:t>
      </w:r>
      <w:r w:rsidRPr="00A1408F">
        <w:rPr>
          <w:rFonts w:ascii="Times New Roman" w:hAnsi="Times New Roman" w:cs="Times New Roman"/>
          <w:b/>
          <w:sz w:val="24"/>
          <w:szCs w:val="24"/>
          <w:rPrChange w:id="1048" w:author="Yoonsu Cho" w:date="2019-07-30T11:18:00Z">
            <w:rPr>
              <w:b/>
            </w:rPr>
          </w:rPrChange>
        </w:rPr>
        <w:t>9</w:t>
      </w:r>
      <w:r w:rsidRPr="00A1408F">
        <w:rPr>
          <w:rFonts w:ascii="Times New Roman" w:hAnsi="Times New Roman" w:cs="Times New Roman"/>
          <w:sz w:val="24"/>
          <w:szCs w:val="24"/>
          <w:rPrChange w:id="1049" w:author="Yoonsu Cho" w:date="2019-07-30T11:18:00Z">
            <w:rPr/>
          </w:rPrChange>
        </w:rPr>
        <w:t>,  (2018).</w:t>
      </w:r>
    </w:p>
    <w:p w14:paraId="1336E563" w14:textId="77777777" w:rsidR="00A1408F" w:rsidRPr="00A1408F" w:rsidRDefault="00A1408F">
      <w:pPr>
        <w:pStyle w:val="EndNoteBibliography"/>
        <w:spacing w:line="360" w:lineRule="auto"/>
        <w:jc w:val="both"/>
        <w:rPr>
          <w:rFonts w:ascii="Times New Roman" w:hAnsi="Times New Roman" w:cs="Times New Roman"/>
          <w:sz w:val="24"/>
          <w:szCs w:val="24"/>
          <w:rPrChange w:id="1050" w:author="Yoonsu Cho" w:date="2019-07-30T11:18:00Z">
            <w:rPr/>
          </w:rPrChange>
        </w:rPr>
        <w:pPrChange w:id="1051" w:author="Yoonsu Cho" w:date="2019-07-30T11:18:00Z">
          <w:pPr>
            <w:pStyle w:val="EndNoteBibliography"/>
          </w:pPr>
        </w:pPrChange>
      </w:pPr>
    </w:p>
    <w:p w14:paraId="023AB74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52" w:author="Yoonsu Cho" w:date="2019-07-30T11:18:00Z">
            <w:rPr/>
          </w:rPrChange>
        </w:rPr>
        <w:pPrChange w:id="1053" w:author="Yoonsu Cho" w:date="2019-07-30T11:18:00Z">
          <w:pPr>
            <w:pStyle w:val="EndNoteBibliography"/>
            <w:ind w:left="720" w:hanging="720"/>
          </w:pPr>
        </w:pPrChange>
      </w:pPr>
      <w:r w:rsidRPr="00A1408F">
        <w:rPr>
          <w:rFonts w:ascii="Times New Roman" w:hAnsi="Times New Roman" w:cs="Times New Roman"/>
          <w:sz w:val="24"/>
          <w:szCs w:val="24"/>
          <w:rPrChange w:id="1054" w:author="Yoonsu Cho" w:date="2019-07-30T11:18:00Z">
            <w:rPr/>
          </w:rPrChange>
        </w:rPr>
        <w:t>37.</w:t>
      </w:r>
      <w:r w:rsidRPr="00A1408F">
        <w:rPr>
          <w:rFonts w:ascii="Times New Roman" w:hAnsi="Times New Roman" w:cs="Times New Roman"/>
          <w:sz w:val="24"/>
          <w:szCs w:val="24"/>
          <w:rPrChange w:id="1055" w:author="Yoonsu Cho" w:date="2019-07-30T11:18:00Z">
            <w:rPr/>
          </w:rPrChange>
        </w:rPr>
        <w:tab/>
        <w:t xml:space="preserve">Burgess S, Thompson SG. Multivariable Mendelian randomization: the use of pleiotropic genetic variants to estimate causal effects. </w:t>
      </w:r>
      <w:r w:rsidRPr="00A1408F">
        <w:rPr>
          <w:rFonts w:ascii="Times New Roman" w:hAnsi="Times New Roman" w:cs="Times New Roman"/>
          <w:i/>
          <w:sz w:val="24"/>
          <w:szCs w:val="24"/>
          <w:rPrChange w:id="1056" w:author="Yoonsu Cho" w:date="2019-07-30T11:18:00Z">
            <w:rPr>
              <w:i/>
            </w:rPr>
          </w:rPrChange>
        </w:rPr>
        <w:t>Am J Epidemiol</w:t>
      </w:r>
      <w:r w:rsidRPr="00A1408F">
        <w:rPr>
          <w:rFonts w:ascii="Times New Roman" w:hAnsi="Times New Roman" w:cs="Times New Roman"/>
          <w:sz w:val="24"/>
          <w:szCs w:val="24"/>
          <w:rPrChange w:id="1057" w:author="Yoonsu Cho" w:date="2019-07-30T11:18:00Z">
            <w:rPr/>
          </w:rPrChange>
        </w:rPr>
        <w:t xml:space="preserve"> </w:t>
      </w:r>
      <w:r w:rsidRPr="00A1408F">
        <w:rPr>
          <w:rFonts w:ascii="Times New Roman" w:hAnsi="Times New Roman" w:cs="Times New Roman"/>
          <w:b/>
          <w:sz w:val="24"/>
          <w:szCs w:val="24"/>
          <w:rPrChange w:id="1058" w:author="Yoonsu Cho" w:date="2019-07-30T11:18:00Z">
            <w:rPr>
              <w:b/>
            </w:rPr>
          </w:rPrChange>
        </w:rPr>
        <w:t>181</w:t>
      </w:r>
      <w:r w:rsidRPr="00A1408F">
        <w:rPr>
          <w:rFonts w:ascii="Times New Roman" w:hAnsi="Times New Roman" w:cs="Times New Roman"/>
          <w:sz w:val="24"/>
          <w:szCs w:val="24"/>
          <w:rPrChange w:id="1059" w:author="Yoonsu Cho" w:date="2019-07-30T11:18:00Z">
            <w:rPr/>
          </w:rPrChange>
        </w:rPr>
        <w:t>, 251-260 (2015).</w:t>
      </w:r>
    </w:p>
    <w:p w14:paraId="67BF30B6" w14:textId="77777777" w:rsidR="00A1408F" w:rsidRPr="00A1408F" w:rsidRDefault="00A1408F">
      <w:pPr>
        <w:pStyle w:val="EndNoteBibliography"/>
        <w:spacing w:line="360" w:lineRule="auto"/>
        <w:jc w:val="both"/>
        <w:rPr>
          <w:rFonts w:ascii="Times New Roman" w:hAnsi="Times New Roman" w:cs="Times New Roman"/>
          <w:sz w:val="24"/>
          <w:szCs w:val="24"/>
          <w:rPrChange w:id="1060" w:author="Yoonsu Cho" w:date="2019-07-30T11:18:00Z">
            <w:rPr/>
          </w:rPrChange>
        </w:rPr>
        <w:pPrChange w:id="1061" w:author="Yoonsu Cho" w:date="2019-07-30T11:18:00Z">
          <w:pPr>
            <w:pStyle w:val="EndNoteBibliography"/>
          </w:pPr>
        </w:pPrChange>
      </w:pPr>
    </w:p>
    <w:p w14:paraId="13AAC45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62" w:author="Yoonsu Cho" w:date="2019-07-30T11:18:00Z">
            <w:rPr/>
          </w:rPrChange>
        </w:rPr>
        <w:pPrChange w:id="1063" w:author="Yoonsu Cho" w:date="2019-07-30T11:18:00Z">
          <w:pPr>
            <w:pStyle w:val="EndNoteBibliography"/>
            <w:ind w:left="720" w:hanging="720"/>
          </w:pPr>
        </w:pPrChange>
      </w:pPr>
      <w:r w:rsidRPr="00A1408F">
        <w:rPr>
          <w:rFonts w:ascii="Times New Roman" w:hAnsi="Times New Roman" w:cs="Times New Roman"/>
          <w:sz w:val="24"/>
          <w:szCs w:val="24"/>
          <w:rPrChange w:id="1064" w:author="Yoonsu Cho" w:date="2019-07-30T11:18:00Z">
            <w:rPr/>
          </w:rPrChange>
        </w:rPr>
        <w:t>38.</w:t>
      </w:r>
      <w:r w:rsidRPr="00A1408F">
        <w:rPr>
          <w:rFonts w:ascii="Times New Roman" w:hAnsi="Times New Roman" w:cs="Times New Roman"/>
          <w:sz w:val="24"/>
          <w:szCs w:val="24"/>
          <w:rPrChange w:id="1065" w:author="Yoonsu Cho" w:date="2019-07-30T11:18:00Z">
            <w:rPr/>
          </w:rPrChange>
        </w:rPr>
        <w:tab/>
        <w:t>Corbin LJ</w:t>
      </w:r>
      <w:r w:rsidRPr="00A1408F">
        <w:rPr>
          <w:rFonts w:ascii="Times New Roman" w:hAnsi="Times New Roman" w:cs="Times New Roman"/>
          <w:i/>
          <w:sz w:val="24"/>
          <w:szCs w:val="24"/>
          <w:rPrChange w:id="1066" w:author="Yoonsu Cho" w:date="2019-07-30T11:18:00Z">
            <w:rPr>
              <w:i/>
            </w:rPr>
          </w:rPrChange>
        </w:rPr>
        <w:t>, et al.</w:t>
      </w:r>
      <w:r w:rsidRPr="00A1408F">
        <w:rPr>
          <w:rFonts w:ascii="Times New Roman" w:hAnsi="Times New Roman" w:cs="Times New Roman"/>
          <w:sz w:val="24"/>
          <w:szCs w:val="24"/>
          <w:rPrChange w:id="1067" w:author="Yoonsu Cho" w:date="2019-07-30T11:18:00Z">
            <w:rPr/>
          </w:rPrChange>
        </w:rPr>
        <w:t xml:space="preserve"> BMI as a Modifiable Risk Factor for Type 2 Diabetes: Refining and Understanding Causal Estimates Using Mendelian Randomization. </w:t>
      </w:r>
      <w:r w:rsidRPr="00A1408F">
        <w:rPr>
          <w:rFonts w:ascii="Times New Roman" w:hAnsi="Times New Roman" w:cs="Times New Roman"/>
          <w:i/>
          <w:sz w:val="24"/>
          <w:szCs w:val="24"/>
          <w:rPrChange w:id="1068" w:author="Yoonsu Cho" w:date="2019-07-30T11:18:00Z">
            <w:rPr>
              <w:i/>
            </w:rPr>
          </w:rPrChange>
        </w:rPr>
        <w:t>Diabetes</w:t>
      </w:r>
      <w:r w:rsidRPr="00A1408F">
        <w:rPr>
          <w:rFonts w:ascii="Times New Roman" w:hAnsi="Times New Roman" w:cs="Times New Roman"/>
          <w:sz w:val="24"/>
          <w:szCs w:val="24"/>
          <w:rPrChange w:id="1069" w:author="Yoonsu Cho" w:date="2019-07-30T11:18:00Z">
            <w:rPr/>
          </w:rPrChange>
        </w:rPr>
        <w:t xml:space="preserve"> </w:t>
      </w:r>
      <w:r w:rsidRPr="00A1408F">
        <w:rPr>
          <w:rFonts w:ascii="Times New Roman" w:hAnsi="Times New Roman" w:cs="Times New Roman"/>
          <w:b/>
          <w:sz w:val="24"/>
          <w:szCs w:val="24"/>
          <w:rPrChange w:id="1070" w:author="Yoonsu Cho" w:date="2019-07-30T11:18:00Z">
            <w:rPr>
              <w:b/>
            </w:rPr>
          </w:rPrChange>
        </w:rPr>
        <w:t>65</w:t>
      </w:r>
      <w:r w:rsidRPr="00A1408F">
        <w:rPr>
          <w:rFonts w:ascii="Times New Roman" w:hAnsi="Times New Roman" w:cs="Times New Roman"/>
          <w:sz w:val="24"/>
          <w:szCs w:val="24"/>
          <w:rPrChange w:id="1071" w:author="Yoonsu Cho" w:date="2019-07-30T11:18:00Z">
            <w:rPr/>
          </w:rPrChange>
        </w:rPr>
        <w:t>, 3002-3007 (2016).</w:t>
      </w:r>
    </w:p>
    <w:p w14:paraId="5C9138D9" w14:textId="77777777" w:rsidR="00A1408F" w:rsidRPr="00A1408F" w:rsidRDefault="00A1408F">
      <w:pPr>
        <w:pStyle w:val="EndNoteBibliography"/>
        <w:spacing w:line="360" w:lineRule="auto"/>
        <w:jc w:val="both"/>
        <w:rPr>
          <w:rFonts w:ascii="Times New Roman" w:hAnsi="Times New Roman" w:cs="Times New Roman"/>
          <w:sz w:val="24"/>
          <w:szCs w:val="24"/>
          <w:rPrChange w:id="1072" w:author="Yoonsu Cho" w:date="2019-07-30T11:18:00Z">
            <w:rPr/>
          </w:rPrChange>
        </w:rPr>
        <w:pPrChange w:id="1073" w:author="Yoonsu Cho" w:date="2019-07-30T11:18:00Z">
          <w:pPr>
            <w:pStyle w:val="EndNoteBibliography"/>
          </w:pPr>
        </w:pPrChange>
      </w:pPr>
    </w:p>
    <w:p w14:paraId="474A99F9"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74" w:author="Yoonsu Cho" w:date="2019-07-30T11:18:00Z">
            <w:rPr/>
          </w:rPrChange>
        </w:rPr>
        <w:pPrChange w:id="1075" w:author="Yoonsu Cho" w:date="2019-07-30T11:18:00Z">
          <w:pPr>
            <w:pStyle w:val="EndNoteBibliography"/>
            <w:ind w:left="720" w:hanging="720"/>
          </w:pPr>
        </w:pPrChange>
      </w:pPr>
      <w:r w:rsidRPr="00A1408F">
        <w:rPr>
          <w:rFonts w:ascii="Times New Roman" w:hAnsi="Times New Roman" w:cs="Times New Roman"/>
          <w:sz w:val="24"/>
          <w:szCs w:val="24"/>
          <w:rPrChange w:id="1076" w:author="Yoonsu Cho" w:date="2019-07-30T11:18:00Z">
            <w:rPr/>
          </w:rPrChange>
        </w:rPr>
        <w:t>39.</w:t>
      </w:r>
      <w:r w:rsidRPr="00A1408F">
        <w:rPr>
          <w:rFonts w:ascii="Times New Roman" w:hAnsi="Times New Roman" w:cs="Times New Roman"/>
          <w:sz w:val="24"/>
          <w:szCs w:val="24"/>
          <w:rPrChange w:id="1077" w:author="Yoonsu Cho" w:date="2019-07-30T11:18:00Z">
            <w:rPr/>
          </w:rPrChange>
        </w:rPr>
        <w:tab/>
        <w:t xml:space="preserve">Hartwig FP, Borges MC, Horta BL, Bowden J, Davey Smith G. Inflammatory Biomarkers and Risk of Schizophrenia A 2-Sample Mendelian Randomization Study. </w:t>
      </w:r>
      <w:r w:rsidRPr="00A1408F">
        <w:rPr>
          <w:rFonts w:ascii="Times New Roman" w:hAnsi="Times New Roman" w:cs="Times New Roman"/>
          <w:i/>
          <w:sz w:val="24"/>
          <w:szCs w:val="24"/>
          <w:rPrChange w:id="1078" w:author="Yoonsu Cho" w:date="2019-07-30T11:18:00Z">
            <w:rPr>
              <w:i/>
            </w:rPr>
          </w:rPrChange>
        </w:rPr>
        <w:t>Jama Psychiat</w:t>
      </w:r>
      <w:r w:rsidRPr="00A1408F">
        <w:rPr>
          <w:rFonts w:ascii="Times New Roman" w:hAnsi="Times New Roman" w:cs="Times New Roman"/>
          <w:sz w:val="24"/>
          <w:szCs w:val="24"/>
          <w:rPrChange w:id="1079" w:author="Yoonsu Cho" w:date="2019-07-30T11:18:00Z">
            <w:rPr/>
          </w:rPrChange>
        </w:rPr>
        <w:t xml:space="preserve"> </w:t>
      </w:r>
      <w:r w:rsidRPr="00A1408F">
        <w:rPr>
          <w:rFonts w:ascii="Times New Roman" w:hAnsi="Times New Roman" w:cs="Times New Roman"/>
          <w:b/>
          <w:sz w:val="24"/>
          <w:szCs w:val="24"/>
          <w:rPrChange w:id="1080" w:author="Yoonsu Cho" w:date="2019-07-30T11:18:00Z">
            <w:rPr>
              <w:b/>
            </w:rPr>
          </w:rPrChange>
        </w:rPr>
        <w:t>74</w:t>
      </w:r>
      <w:r w:rsidRPr="00A1408F">
        <w:rPr>
          <w:rFonts w:ascii="Times New Roman" w:hAnsi="Times New Roman" w:cs="Times New Roman"/>
          <w:sz w:val="24"/>
          <w:szCs w:val="24"/>
          <w:rPrChange w:id="1081" w:author="Yoonsu Cho" w:date="2019-07-30T11:18:00Z">
            <w:rPr/>
          </w:rPrChange>
        </w:rPr>
        <w:t>, 1226-1233 (2017).</w:t>
      </w:r>
    </w:p>
    <w:p w14:paraId="1FB333B3" w14:textId="77777777" w:rsidR="00A1408F" w:rsidRPr="00A1408F" w:rsidRDefault="00A1408F">
      <w:pPr>
        <w:pStyle w:val="EndNoteBibliography"/>
        <w:spacing w:line="360" w:lineRule="auto"/>
        <w:jc w:val="both"/>
        <w:rPr>
          <w:rFonts w:ascii="Times New Roman" w:hAnsi="Times New Roman" w:cs="Times New Roman"/>
          <w:sz w:val="24"/>
          <w:szCs w:val="24"/>
          <w:rPrChange w:id="1082" w:author="Yoonsu Cho" w:date="2019-07-30T11:18:00Z">
            <w:rPr/>
          </w:rPrChange>
        </w:rPr>
        <w:pPrChange w:id="1083" w:author="Yoonsu Cho" w:date="2019-07-30T11:18:00Z">
          <w:pPr>
            <w:pStyle w:val="EndNoteBibliography"/>
          </w:pPr>
        </w:pPrChange>
      </w:pPr>
    </w:p>
    <w:p w14:paraId="181AED1A"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84" w:author="Yoonsu Cho" w:date="2019-07-30T11:18:00Z">
            <w:rPr/>
          </w:rPrChange>
        </w:rPr>
        <w:pPrChange w:id="1085" w:author="Yoonsu Cho" w:date="2019-07-30T11:18:00Z">
          <w:pPr>
            <w:pStyle w:val="EndNoteBibliography"/>
            <w:ind w:left="720" w:hanging="720"/>
          </w:pPr>
        </w:pPrChange>
      </w:pPr>
      <w:r w:rsidRPr="00A1408F">
        <w:rPr>
          <w:rFonts w:ascii="Times New Roman" w:hAnsi="Times New Roman" w:cs="Times New Roman"/>
          <w:sz w:val="24"/>
          <w:szCs w:val="24"/>
          <w:rPrChange w:id="1086" w:author="Yoonsu Cho" w:date="2019-07-30T11:18:00Z">
            <w:rPr/>
          </w:rPrChange>
        </w:rPr>
        <w:lastRenderedPageBreak/>
        <w:t>40.</w:t>
      </w:r>
      <w:r w:rsidRPr="00A1408F">
        <w:rPr>
          <w:rFonts w:ascii="Times New Roman" w:hAnsi="Times New Roman" w:cs="Times New Roman"/>
          <w:sz w:val="24"/>
          <w:szCs w:val="24"/>
          <w:rPrChange w:id="1087" w:author="Yoonsu Cho" w:date="2019-07-30T11:18:00Z">
            <w:rPr/>
          </w:rPrChange>
        </w:rPr>
        <w:tab/>
        <w:t xml:space="preserve">Burgess S, Thompson SG, CRP CHD Genetics Collaboration. Avoiding bias from weak instruments in Mendelian randomization studies. </w:t>
      </w:r>
      <w:r w:rsidRPr="00A1408F">
        <w:rPr>
          <w:rFonts w:ascii="Times New Roman" w:hAnsi="Times New Roman" w:cs="Times New Roman"/>
          <w:i/>
          <w:sz w:val="24"/>
          <w:szCs w:val="24"/>
          <w:rPrChange w:id="1088" w:author="Yoonsu Cho" w:date="2019-07-30T11:18:00Z">
            <w:rPr>
              <w:i/>
            </w:rPr>
          </w:rPrChange>
        </w:rPr>
        <w:t>Int J Epidemiol</w:t>
      </w:r>
      <w:r w:rsidRPr="00A1408F">
        <w:rPr>
          <w:rFonts w:ascii="Times New Roman" w:hAnsi="Times New Roman" w:cs="Times New Roman"/>
          <w:sz w:val="24"/>
          <w:szCs w:val="24"/>
          <w:rPrChange w:id="1089" w:author="Yoonsu Cho" w:date="2019-07-30T11:18:00Z">
            <w:rPr/>
          </w:rPrChange>
        </w:rPr>
        <w:t xml:space="preserve"> </w:t>
      </w:r>
      <w:r w:rsidRPr="00A1408F">
        <w:rPr>
          <w:rFonts w:ascii="Times New Roman" w:hAnsi="Times New Roman" w:cs="Times New Roman"/>
          <w:b/>
          <w:sz w:val="24"/>
          <w:szCs w:val="24"/>
          <w:rPrChange w:id="1090" w:author="Yoonsu Cho" w:date="2019-07-30T11:18:00Z">
            <w:rPr>
              <w:b/>
            </w:rPr>
          </w:rPrChange>
        </w:rPr>
        <w:t>40</w:t>
      </w:r>
      <w:r w:rsidRPr="00A1408F">
        <w:rPr>
          <w:rFonts w:ascii="Times New Roman" w:hAnsi="Times New Roman" w:cs="Times New Roman"/>
          <w:sz w:val="24"/>
          <w:szCs w:val="24"/>
          <w:rPrChange w:id="1091" w:author="Yoonsu Cho" w:date="2019-07-30T11:18:00Z">
            <w:rPr/>
          </w:rPrChange>
        </w:rPr>
        <w:t>, 755-764 (2011).</w:t>
      </w:r>
    </w:p>
    <w:p w14:paraId="086E7634" w14:textId="77777777" w:rsidR="00A1408F" w:rsidRPr="00A1408F" w:rsidRDefault="00A1408F">
      <w:pPr>
        <w:pStyle w:val="EndNoteBibliography"/>
        <w:spacing w:line="360" w:lineRule="auto"/>
        <w:jc w:val="both"/>
        <w:rPr>
          <w:rFonts w:ascii="Times New Roman" w:hAnsi="Times New Roman" w:cs="Times New Roman"/>
          <w:sz w:val="24"/>
          <w:szCs w:val="24"/>
          <w:rPrChange w:id="1092" w:author="Yoonsu Cho" w:date="2019-07-30T11:18:00Z">
            <w:rPr/>
          </w:rPrChange>
        </w:rPr>
        <w:pPrChange w:id="1093" w:author="Yoonsu Cho" w:date="2019-07-30T11:18:00Z">
          <w:pPr>
            <w:pStyle w:val="EndNoteBibliography"/>
          </w:pPr>
        </w:pPrChange>
      </w:pPr>
    </w:p>
    <w:p w14:paraId="0509E61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094" w:author="Yoonsu Cho" w:date="2019-07-30T11:18:00Z">
            <w:rPr/>
          </w:rPrChange>
        </w:rPr>
        <w:pPrChange w:id="1095" w:author="Yoonsu Cho" w:date="2019-07-30T11:18:00Z">
          <w:pPr>
            <w:pStyle w:val="EndNoteBibliography"/>
            <w:ind w:left="720" w:hanging="720"/>
          </w:pPr>
        </w:pPrChange>
      </w:pPr>
      <w:r w:rsidRPr="00A1408F">
        <w:rPr>
          <w:rFonts w:ascii="Times New Roman" w:hAnsi="Times New Roman" w:cs="Times New Roman"/>
          <w:sz w:val="24"/>
          <w:szCs w:val="24"/>
          <w:rPrChange w:id="1096" w:author="Yoonsu Cho" w:date="2019-07-30T11:18:00Z">
            <w:rPr/>
          </w:rPrChange>
        </w:rPr>
        <w:t>41.</w:t>
      </w:r>
      <w:r w:rsidRPr="00A1408F">
        <w:rPr>
          <w:rFonts w:ascii="Times New Roman" w:hAnsi="Times New Roman" w:cs="Times New Roman"/>
          <w:sz w:val="24"/>
          <w:szCs w:val="24"/>
          <w:rPrChange w:id="1097" w:author="Yoonsu Cho" w:date="2019-07-30T11:18:00Z">
            <w:rPr/>
          </w:rPrChange>
        </w:rPr>
        <w:tab/>
        <w:t>Jiang L</w:t>
      </w:r>
      <w:r w:rsidRPr="00A1408F">
        <w:rPr>
          <w:rFonts w:ascii="Times New Roman" w:hAnsi="Times New Roman" w:cs="Times New Roman"/>
          <w:i/>
          <w:sz w:val="24"/>
          <w:szCs w:val="24"/>
          <w:rPrChange w:id="1098" w:author="Yoonsu Cho" w:date="2019-07-30T11:18:00Z">
            <w:rPr>
              <w:i/>
            </w:rPr>
          </w:rPrChange>
        </w:rPr>
        <w:t>, et al.</w:t>
      </w:r>
      <w:r w:rsidRPr="00A1408F">
        <w:rPr>
          <w:rFonts w:ascii="Times New Roman" w:hAnsi="Times New Roman" w:cs="Times New Roman"/>
          <w:sz w:val="24"/>
          <w:szCs w:val="24"/>
          <w:rPrChange w:id="1099" w:author="Yoonsu Cho" w:date="2019-07-30T11:18:00Z">
            <w:rPr/>
          </w:rPrChange>
        </w:rPr>
        <w:t xml:space="preserve"> Constrained Instruments and their Application to Mendelian Randomization with Pleiotropy. </w:t>
      </w:r>
      <w:r w:rsidRPr="00A1408F">
        <w:rPr>
          <w:rFonts w:ascii="Times New Roman" w:hAnsi="Times New Roman" w:cs="Times New Roman"/>
          <w:i/>
          <w:sz w:val="24"/>
          <w:szCs w:val="24"/>
          <w:rPrChange w:id="1100" w:author="Yoonsu Cho" w:date="2019-07-30T11:18:00Z">
            <w:rPr>
              <w:i/>
            </w:rPr>
          </w:rPrChange>
        </w:rPr>
        <w:t>bioRxiv</w:t>
      </w:r>
      <w:r w:rsidRPr="00A1408F">
        <w:rPr>
          <w:rFonts w:ascii="Times New Roman" w:hAnsi="Times New Roman" w:cs="Times New Roman"/>
          <w:sz w:val="24"/>
          <w:szCs w:val="24"/>
          <w:rPrChange w:id="1101" w:author="Yoonsu Cho" w:date="2019-07-30T11:18:00Z">
            <w:rPr/>
          </w:rPrChange>
        </w:rPr>
        <w:t>, 227454 (2017).</w:t>
      </w:r>
    </w:p>
    <w:p w14:paraId="2C8A2FB5" w14:textId="77777777" w:rsidR="00A1408F" w:rsidRPr="00A1408F" w:rsidRDefault="00A1408F">
      <w:pPr>
        <w:pStyle w:val="EndNoteBibliography"/>
        <w:spacing w:line="360" w:lineRule="auto"/>
        <w:jc w:val="both"/>
        <w:rPr>
          <w:rFonts w:ascii="Times New Roman" w:hAnsi="Times New Roman" w:cs="Times New Roman"/>
          <w:sz w:val="24"/>
          <w:szCs w:val="24"/>
          <w:rPrChange w:id="1102" w:author="Yoonsu Cho" w:date="2019-07-30T11:18:00Z">
            <w:rPr/>
          </w:rPrChange>
        </w:rPr>
        <w:pPrChange w:id="1103" w:author="Yoonsu Cho" w:date="2019-07-30T11:18:00Z">
          <w:pPr>
            <w:pStyle w:val="EndNoteBibliography"/>
          </w:pPr>
        </w:pPrChange>
      </w:pPr>
    </w:p>
    <w:p w14:paraId="74D6E02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04" w:author="Yoonsu Cho" w:date="2019-07-30T11:18:00Z">
            <w:rPr/>
          </w:rPrChange>
        </w:rPr>
        <w:pPrChange w:id="1105" w:author="Yoonsu Cho" w:date="2019-07-30T11:18:00Z">
          <w:pPr>
            <w:pStyle w:val="EndNoteBibliography"/>
            <w:ind w:left="720" w:hanging="720"/>
          </w:pPr>
        </w:pPrChange>
      </w:pPr>
      <w:r w:rsidRPr="00A1408F">
        <w:rPr>
          <w:rFonts w:ascii="Times New Roman" w:hAnsi="Times New Roman" w:cs="Times New Roman"/>
          <w:sz w:val="24"/>
          <w:szCs w:val="24"/>
          <w:rPrChange w:id="1106" w:author="Yoonsu Cho" w:date="2019-07-30T11:18:00Z">
            <w:rPr/>
          </w:rPrChange>
        </w:rPr>
        <w:t>42.</w:t>
      </w:r>
      <w:r w:rsidRPr="00A1408F">
        <w:rPr>
          <w:rFonts w:ascii="Times New Roman" w:hAnsi="Times New Roman" w:cs="Times New Roman"/>
          <w:sz w:val="24"/>
          <w:szCs w:val="24"/>
          <w:rPrChange w:id="1107" w:author="Yoonsu Cho" w:date="2019-07-30T11:18:00Z">
            <w:rPr/>
          </w:rPrChange>
        </w:rPr>
        <w:tab/>
        <w:t>Visscher PM</w:t>
      </w:r>
      <w:r w:rsidRPr="00A1408F">
        <w:rPr>
          <w:rFonts w:ascii="Times New Roman" w:hAnsi="Times New Roman" w:cs="Times New Roman"/>
          <w:i/>
          <w:sz w:val="24"/>
          <w:szCs w:val="24"/>
          <w:rPrChange w:id="1108" w:author="Yoonsu Cho" w:date="2019-07-30T11:18:00Z">
            <w:rPr>
              <w:i/>
            </w:rPr>
          </w:rPrChange>
        </w:rPr>
        <w:t>, et al.</w:t>
      </w:r>
      <w:r w:rsidRPr="00A1408F">
        <w:rPr>
          <w:rFonts w:ascii="Times New Roman" w:hAnsi="Times New Roman" w:cs="Times New Roman"/>
          <w:sz w:val="24"/>
          <w:szCs w:val="24"/>
          <w:rPrChange w:id="1109" w:author="Yoonsu Cho" w:date="2019-07-30T11:18:00Z">
            <w:rPr/>
          </w:rPrChange>
        </w:rPr>
        <w:t xml:space="preserve"> 10 Years of GWAS Discovery: Biology, Function, and Translation. </w:t>
      </w:r>
      <w:r w:rsidRPr="00A1408F">
        <w:rPr>
          <w:rFonts w:ascii="Times New Roman" w:hAnsi="Times New Roman" w:cs="Times New Roman"/>
          <w:i/>
          <w:sz w:val="24"/>
          <w:szCs w:val="24"/>
          <w:rPrChange w:id="1110" w:author="Yoonsu Cho" w:date="2019-07-30T11:18:00Z">
            <w:rPr>
              <w:i/>
            </w:rPr>
          </w:rPrChange>
        </w:rPr>
        <w:t>Am J Hum Genet</w:t>
      </w:r>
      <w:r w:rsidRPr="00A1408F">
        <w:rPr>
          <w:rFonts w:ascii="Times New Roman" w:hAnsi="Times New Roman" w:cs="Times New Roman"/>
          <w:sz w:val="24"/>
          <w:szCs w:val="24"/>
          <w:rPrChange w:id="1111" w:author="Yoonsu Cho" w:date="2019-07-30T11:18:00Z">
            <w:rPr/>
          </w:rPrChange>
        </w:rPr>
        <w:t xml:space="preserve"> </w:t>
      </w:r>
      <w:r w:rsidRPr="00A1408F">
        <w:rPr>
          <w:rFonts w:ascii="Times New Roman" w:hAnsi="Times New Roman" w:cs="Times New Roman"/>
          <w:b/>
          <w:sz w:val="24"/>
          <w:szCs w:val="24"/>
          <w:rPrChange w:id="1112" w:author="Yoonsu Cho" w:date="2019-07-30T11:18:00Z">
            <w:rPr>
              <w:b/>
            </w:rPr>
          </w:rPrChange>
        </w:rPr>
        <w:t>101</w:t>
      </w:r>
      <w:r w:rsidRPr="00A1408F">
        <w:rPr>
          <w:rFonts w:ascii="Times New Roman" w:hAnsi="Times New Roman" w:cs="Times New Roman"/>
          <w:sz w:val="24"/>
          <w:szCs w:val="24"/>
          <w:rPrChange w:id="1113" w:author="Yoonsu Cho" w:date="2019-07-30T11:18:00Z">
            <w:rPr/>
          </w:rPrChange>
        </w:rPr>
        <w:t>, 5-22 (2017).</w:t>
      </w:r>
    </w:p>
    <w:p w14:paraId="2805F914" w14:textId="77777777" w:rsidR="00A1408F" w:rsidRPr="00A1408F" w:rsidRDefault="00A1408F">
      <w:pPr>
        <w:pStyle w:val="EndNoteBibliography"/>
        <w:spacing w:line="360" w:lineRule="auto"/>
        <w:jc w:val="both"/>
        <w:rPr>
          <w:rFonts w:ascii="Times New Roman" w:hAnsi="Times New Roman" w:cs="Times New Roman"/>
          <w:sz w:val="24"/>
          <w:szCs w:val="24"/>
          <w:rPrChange w:id="1114" w:author="Yoonsu Cho" w:date="2019-07-30T11:18:00Z">
            <w:rPr/>
          </w:rPrChange>
        </w:rPr>
        <w:pPrChange w:id="1115" w:author="Yoonsu Cho" w:date="2019-07-30T11:18:00Z">
          <w:pPr>
            <w:pStyle w:val="EndNoteBibliography"/>
          </w:pPr>
        </w:pPrChange>
      </w:pPr>
    </w:p>
    <w:p w14:paraId="06267FF4"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16" w:author="Yoonsu Cho" w:date="2019-07-30T11:18:00Z">
            <w:rPr/>
          </w:rPrChange>
        </w:rPr>
        <w:pPrChange w:id="1117" w:author="Yoonsu Cho" w:date="2019-07-30T11:18:00Z">
          <w:pPr>
            <w:pStyle w:val="EndNoteBibliography"/>
            <w:ind w:left="720" w:hanging="720"/>
          </w:pPr>
        </w:pPrChange>
      </w:pPr>
      <w:r w:rsidRPr="00A1408F">
        <w:rPr>
          <w:rFonts w:ascii="Times New Roman" w:hAnsi="Times New Roman" w:cs="Times New Roman"/>
          <w:sz w:val="24"/>
          <w:szCs w:val="24"/>
          <w:rPrChange w:id="1118" w:author="Yoonsu Cho" w:date="2019-07-30T11:18:00Z">
            <w:rPr/>
          </w:rPrChange>
        </w:rPr>
        <w:t>43.</w:t>
      </w:r>
      <w:r w:rsidRPr="00A1408F">
        <w:rPr>
          <w:rFonts w:ascii="Times New Roman" w:hAnsi="Times New Roman" w:cs="Times New Roman"/>
          <w:sz w:val="24"/>
          <w:szCs w:val="24"/>
          <w:rPrChange w:id="1119" w:author="Yoonsu Cho" w:date="2019-07-30T11:18:00Z">
            <w:rPr/>
          </w:rPrChange>
        </w:rPr>
        <w:tab/>
        <w:t xml:space="preserve">Davey Smith G, Ebrahim S. Mendelian randomization: prospects, potentials, and limitations. </w:t>
      </w:r>
      <w:r w:rsidRPr="00A1408F">
        <w:rPr>
          <w:rFonts w:ascii="Times New Roman" w:hAnsi="Times New Roman" w:cs="Times New Roman"/>
          <w:i/>
          <w:sz w:val="24"/>
          <w:szCs w:val="24"/>
          <w:rPrChange w:id="1120" w:author="Yoonsu Cho" w:date="2019-07-30T11:18:00Z">
            <w:rPr>
              <w:i/>
            </w:rPr>
          </w:rPrChange>
        </w:rPr>
        <w:t>Int J Epidemiol</w:t>
      </w:r>
      <w:r w:rsidRPr="00A1408F">
        <w:rPr>
          <w:rFonts w:ascii="Times New Roman" w:hAnsi="Times New Roman" w:cs="Times New Roman"/>
          <w:sz w:val="24"/>
          <w:szCs w:val="24"/>
          <w:rPrChange w:id="1121" w:author="Yoonsu Cho" w:date="2019-07-30T11:18:00Z">
            <w:rPr/>
          </w:rPrChange>
        </w:rPr>
        <w:t xml:space="preserve"> </w:t>
      </w:r>
      <w:r w:rsidRPr="00A1408F">
        <w:rPr>
          <w:rFonts w:ascii="Times New Roman" w:hAnsi="Times New Roman" w:cs="Times New Roman"/>
          <w:b/>
          <w:sz w:val="24"/>
          <w:szCs w:val="24"/>
          <w:rPrChange w:id="1122" w:author="Yoonsu Cho" w:date="2019-07-30T11:18:00Z">
            <w:rPr>
              <w:b/>
            </w:rPr>
          </w:rPrChange>
        </w:rPr>
        <w:t>33</w:t>
      </w:r>
      <w:r w:rsidRPr="00A1408F">
        <w:rPr>
          <w:rFonts w:ascii="Times New Roman" w:hAnsi="Times New Roman" w:cs="Times New Roman"/>
          <w:sz w:val="24"/>
          <w:szCs w:val="24"/>
          <w:rPrChange w:id="1123" w:author="Yoonsu Cho" w:date="2019-07-30T11:18:00Z">
            <w:rPr/>
          </w:rPrChange>
        </w:rPr>
        <w:t>, 30-42 (2004).</w:t>
      </w:r>
    </w:p>
    <w:p w14:paraId="4ADB34CA" w14:textId="77777777" w:rsidR="00A1408F" w:rsidRPr="00A1408F" w:rsidRDefault="00A1408F">
      <w:pPr>
        <w:pStyle w:val="EndNoteBibliography"/>
        <w:spacing w:line="360" w:lineRule="auto"/>
        <w:jc w:val="both"/>
        <w:rPr>
          <w:rFonts w:ascii="Times New Roman" w:hAnsi="Times New Roman" w:cs="Times New Roman"/>
          <w:sz w:val="24"/>
          <w:szCs w:val="24"/>
          <w:rPrChange w:id="1124" w:author="Yoonsu Cho" w:date="2019-07-30T11:18:00Z">
            <w:rPr/>
          </w:rPrChange>
        </w:rPr>
        <w:pPrChange w:id="1125" w:author="Yoonsu Cho" w:date="2019-07-30T11:18:00Z">
          <w:pPr>
            <w:pStyle w:val="EndNoteBibliography"/>
          </w:pPr>
        </w:pPrChange>
      </w:pPr>
    </w:p>
    <w:p w14:paraId="4518833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26" w:author="Yoonsu Cho" w:date="2019-07-30T11:18:00Z">
            <w:rPr/>
          </w:rPrChange>
        </w:rPr>
        <w:pPrChange w:id="1127" w:author="Yoonsu Cho" w:date="2019-07-30T11:18:00Z">
          <w:pPr>
            <w:pStyle w:val="EndNoteBibliography"/>
            <w:ind w:left="720" w:hanging="720"/>
          </w:pPr>
        </w:pPrChange>
      </w:pPr>
      <w:r w:rsidRPr="00A1408F">
        <w:rPr>
          <w:rFonts w:ascii="Times New Roman" w:hAnsi="Times New Roman" w:cs="Times New Roman"/>
          <w:sz w:val="24"/>
          <w:szCs w:val="24"/>
          <w:rPrChange w:id="1128" w:author="Yoonsu Cho" w:date="2019-07-30T11:18:00Z">
            <w:rPr/>
          </w:rPrChange>
        </w:rPr>
        <w:t>44.</w:t>
      </w:r>
      <w:r w:rsidRPr="00A1408F">
        <w:rPr>
          <w:rFonts w:ascii="Times New Roman" w:hAnsi="Times New Roman" w:cs="Times New Roman"/>
          <w:sz w:val="24"/>
          <w:szCs w:val="24"/>
          <w:rPrChange w:id="1129" w:author="Yoonsu Cho" w:date="2019-07-30T11:18:00Z">
            <w:rPr/>
          </w:rPrChange>
        </w:rPr>
        <w:tab/>
        <w:t xml:space="preserve">Tan Q, Jacobsen R, Sorensen M, Christiansen L, Kruse TA, Christensen K. Analyzing age-specific genetic effects on human extreme age survival in cohort-based longitudinal studies. </w:t>
      </w:r>
      <w:r w:rsidRPr="00A1408F">
        <w:rPr>
          <w:rFonts w:ascii="Times New Roman" w:hAnsi="Times New Roman" w:cs="Times New Roman"/>
          <w:i/>
          <w:sz w:val="24"/>
          <w:szCs w:val="24"/>
          <w:rPrChange w:id="1130" w:author="Yoonsu Cho" w:date="2019-07-30T11:18:00Z">
            <w:rPr>
              <w:i/>
            </w:rPr>
          </w:rPrChange>
        </w:rPr>
        <w:t>Eur J Hum Genet</w:t>
      </w:r>
      <w:r w:rsidRPr="00A1408F">
        <w:rPr>
          <w:rFonts w:ascii="Times New Roman" w:hAnsi="Times New Roman" w:cs="Times New Roman"/>
          <w:sz w:val="24"/>
          <w:szCs w:val="24"/>
          <w:rPrChange w:id="1131" w:author="Yoonsu Cho" w:date="2019-07-30T11:18:00Z">
            <w:rPr/>
          </w:rPrChange>
        </w:rPr>
        <w:t xml:space="preserve"> </w:t>
      </w:r>
      <w:r w:rsidRPr="00A1408F">
        <w:rPr>
          <w:rFonts w:ascii="Times New Roman" w:hAnsi="Times New Roman" w:cs="Times New Roman"/>
          <w:b/>
          <w:sz w:val="24"/>
          <w:szCs w:val="24"/>
          <w:rPrChange w:id="1132" w:author="Yoonsu Cho" w:date="2019-07-30T11:18:00Z">
            <w:rPr>
              <w:b/>
            </w:rPr>
          </w:rPrChange>
        </w:rPr>
        <w:t>21</w:t>
      </w:r>
      <w:r w:rsidRPr="00A1408F">
        <w:rPr>
          <w:rFonts w:ascii="Times New Roman" w:hAnsi="Times New Roman" w:cs="Times New Roman"/>
          <w:sz w:val="24"/>
          <w:szCs w:val="24"/>
          <w:rPrChange w:id="1133" w:author="Yoonsu Cho" w:date="2019-07-30T11:18:00Z">
            <w:rPr/>
          </w:rPrChange>
        </w:rPr>
        <w:t>, 451-454 (2013).</w:t>
      </w:r>
    </w:p>
    <w:p w14:paraId="481C1C0E" w14:textId="77777777" w:rsidR="00A1408F" w:rsidRPr="00A1408F" w:rsidRDefault="00A1408F">
      <w:pPr>
        <w:pStyle w:val="EndNoteBibliography"/>
        <w:spacing w:line="360" w:lineRule="auto"/>
        <w:jc w:val="both"/>
        <w:rPr>
          <w:rFonts w:ascii="Times New Roman" w:hAnsi="Times New Roman" w:cs="Times New Roman"/>
          <w:sz w:val="24"/>
          <w:szCs w:val="24"/>
          <w:rPrChange w:id="1134" w:author="Yoonsu Cho" w:date="2019-07-30T11:18:00Z">
            <w:rPr/>
          </w:rPrChange>
        </w:rPr>
        <w:pPrChange w:id="1135" w:author="Yoonsu Cho" w:date="2019-07-30T11:18:00Z">
          <w:pPr>
            <w:pStyle w:val="EndNoteBibliography"/>
          </w:pPr>
        </w:pPrChange>
      </w:pPr>
    </w:p>
    <w:p w14:paraId="6C5EE3B6"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36" w:author="Yoonsu Cho" w:date="2019-07-30T11:18:00Z">
            <w:rPr/>
          </w:rPrChange>
        </w:rPr>
        <w:pPrChange w:id="1137" w:author="Yoonsu Cho" w:date="2019-07-30T11:18:00Z">
          <w:pPr>
            <w:pStyle w:val="EndNoteBibliography"/>
            <w:ind w:left="720" w:hanging="720"/>
          </w:pPr>
        </w:pPrChange>
      </w:pPr>
      <w:r w:rsidRPr="00A1408F">
        <w:rPr>
          <w:rFonts w:ascii="Times New Roman" w:hAnsi="Times New Roman" w:cs="Times New Roman"/>
          <w:sz w:val="24"/>
          <w:szCs w:val="24"/>
          <w:rPrChange w:id="1138" w:author="Yoonsu Cho" w:date="2019-07-30T11:18:00Z">
            <w:rPr/>
          </w:rPrChange>
        </w:rPr>
        <w:t>45.</w:t>
      </w:r>
      <w:r w:rsidRPr="00A1408F">
        <w:rPr>
          <w:rFonts w:ascii="Times New Roman" w:hAnsi="Times New Roman" w:cs="Times New Roman"/>
          <w:sz w:val="24"/>
          <w:szCs w:val="24"/>
          <w:rPrChange w:id="1139" w:author="Yoonsu Cho" w:date="2019-07-30T11:18:00Z">
            <w:rPr/>
          </w:rPrChange>
        </w:rPr>
        <w:tab/>
        <w:t xml:space="preserve">Vansteelandt S, Bowden J, Babanezhad M, Goetghebeur E. On Instrumental Variables Estimation of Causal Odds Ratios. </w:t>
      </w:r>
      <w:r w:rsidRPr="00A1408F">
        <w:rPr>
          <w:rFonts w:ascii="Times New Roman" w:hAnsi="Times New Roman" w:cs="Times New Roman"/>
          <w:i/>
          <w:sz w:val="24"/>
          <w:szCs w:val="24"/>
          <w:rPrChange w:id="1140" w:author="Yoonsu Cho" w:date="2019-07-30T11:18:00Z">
            <w:rPr>
              <w:i/>
            </w:rPr>
          </w:rPrChange>
        </w:rPr>
        <w:t>Stat Sci</w:t>
      </w:r>
      <w:r w:rsidRPr="00A1408F">
        <w:rPr>
          <w:rFonts w:ascii="Times New Roman" w:hAnsi="Times New Roman" w:cs="Times New Roman"/>
          <w:sz w:val="24"/>
          <w:szCs w:val="24"/>
          <w:rPrChange w:id="1141" w:author="Yoonsu Cho" w:date="2019-07-30T11:18:00Z">
            <w:rPr/>
          </w:rPrChange>
        </w:rPr>
        <w:t xml:space="preserve"> </w:t>
      </w:r>
      <w:r w:rsidRPr="00A1408F">
        <w:rPr>
          <w:rFonts w:ascii="Times New Roman" w:hAnsi="Times New Roman" w:cs="Times New Roman"/>
          <w:b/>
          <w:sz w:val="24"/>
          <w:szCs w:val="24"/>
          <w:rPrChange w:id="1142" w:author="Yoonsu Cho" w:date="2019-07-30T11:18:00Z">
            <w:rPr>
              <w:b/>
            </w:rPr>
          </w:rPrChange>
        </w:rPr>
        <w:t>26</w:t>
      </w:r>
      <w:r w:rsidRPr="00A1408F">
        <w:rPr>
          <w:rFonts w:ascii="Times New Roman" w:hAnsi="Times New Roman" w:cs="Times New Roman"/>
          <w:sz w:val="24"/>
          <w:szCs w:val="24"/>
          <w:rPrChange w:id="1143" w:author="Yoonsu Cho" w:date="2019-07-30T11:18:00Z">
            <w:rPr/>
          </w:rPrChange>
        </w:rPr>
        <w:t>, 403-422 (2011).</w:t>
      </w:r>
    </w:p>
    <w:p w14:paraId="74414404" w14:textId="77777777" w:rsidR="00A1408F" w:rsidRPr="00A1408F" w:rsidRDefault="00A1408F">
      <w:pPr>
        <w:pStyle w:val="EndNoteBibliography"/>
        <w:spacing w:line="360" w:lineRule="auto"/>
        <w:jc w:val="both"/>
        <w:rPr>
          <w:rFonts w:ascii="Times New Roman" w:hAnsi="Times New Roman" w:cs="Times New Roman"/>
          <w:sz w:val="24"/>
          <w:szCs w:val="24"/>
          <w:rPrChange w:id="1144" w:author="Yoonsu Cho" w:date="2019-07-30T11:18:00Z">
            <w:rPr/>
          </w:rPrChange>
        </w:rPr>
        <w:pPrChange w:id="1145" w:author="Yoonsu Cho" w:date="2019-07-30T11:18:00Z">
          <w:pPr>
            <w:pStyle w:val="EndNoteBibliography"/>
          </w:pPr>
        </w:pPrChange>
      </w:pPr>
    </w:p>
    <w:p w14:paraId="0E224A11"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46" w:author="Yoonsu Cho" w:date="2019-07-30T11:18:00Z">
            <w:rPr/>
          </w:rPrChange>
        </w:rPr>
        <w:pPrChange w:id="1147" w:author="Yoonsu Cho" w:date="2019-07-30T11:18:00Z">
          <w:pPr>
            <w:pStyle w:val="EndNoteBibliography"/>
            <w:ind w:left="720" w:hanging="720"/>
          </w:pPr>
        </w:pPrChange>
      </w:pPr>
      <w:r w:rsidRPr="00A1408F">
        <w:rPr>
          <w:rFonts w:ascii="Times New Roman" w:hAnsi="Times New Roman" w:cs="Times New Roman"/>
          <w:sz w:val="24"/>
          <w:szCs w:val="24"/>
          <w:rPrChange w:id="1148" w:author="Yoonsu Cho" w:date="2019-07-30T11:18:00Z">
            <w:rPr/>
          </w:rPrChange>
        </w:rPr>
        <w:t>46.</w:t>
      </w:r>
      <w:r w:rsidRPr="00A1408F">
        <w:rPr>
          <w:rFonts w:ascii="Times New Roman" w:hAnsi="Times New Roman" w:cs="Times New Roman"/>
          <w:sz w:val="24"/>
          <w:szCs w:val="24"/>
          <w:rPrChange w:id="1149" w:author="Yoonsu Cho" w:date="2019-07-30T11:18:00Z">
            <w:rPr/>
          </w:rPrChange>
        </w:rPr>
        <w:tab/>
        <w:t>Winsvold BS</w:t>
      </w:r>
      <w:r w:rsidRPr="00A1408F">
        <w:rPr>
          <w:rFonts w:ascii="Times New Roman" w:hAnsi="Times New Roman" w:cs="Times New Roman"/>
          <w:i/>
          <w:sz w:val="24"/>
          <w:szCs w:val="24"/>
          <w:rPrChange w:id="1150" w:author="Yoonsu Cho" w:date="2019-07-30T11:18:00Z">
            <w:rPr>
              <w:i/>
            </w:rPr>
          </w:rPrChange>
        </w:rPr>
        <w:t>, et al.</w:t>
      </w:r>
      <w:r w:rsidRPr="00A1408F">
        <w:rPr>
          <w:rFonts w:ascii="Times New Roman" w:hAnsi="Times New Roman" w:cs="Times New Roman"/>
          <w:sz w:val="24"/>
          <w:szCs w:val="24"/>
          <w:rPrChange w:id="1151" w:author="Yoonsu Cho" w:date="2019-07-30T11:18:00Z">
            <w:rPr/>
          </w:rPrChange>
        </w:rPr>
        <w:t xml:space="preserve"> Shared genetic risk between migraine and coronary artery disease: A genome-wide analysis of common variants. </w:t>
      </w:r>
      <w:r w:rsidRPr="00A1408F">
        <w:rPr>
          <w:rFonts w:ascii="Times New Roman" w:hAnsi="Times New Roman" w:cs="Times New Roman"/>
          <w:i/>
          <w:sz w:val="24"/>
          <w:szCs w:val="24"/>
          <w:rPrChange w:id="1152" w:author="Yoonsu Cho" w:date="2019-07-30T11:18:00Z">
            <w:rPr>
              <w:i/>
            </w:rPr>
          </w:rPrChange>
        </w:rPr>
        <w:t>Plos One</w:t>
      </w:r>
      <w:r w:rsidRPr="00A1408F">
        <w:rPr>
          <w:rFonts w:ascii="Times New Roman" w:hAnsi="Times New Roman" w:cs="Times New Roman"/>
          <w:sz w:val="24"/>
          <w:szCs w:val="24"/>
          <w:rPrChange w:id="1153" w:author="Yoonsu Cho" w:date="2019-07-30T11:18:00Z">
            <w:rPr/>
          </w:rPrChange>
        </w:rPr>
        <w:t xml:space="preserve"> </w:t>
      </w:r>
      <w:r w:rsidRPr="00A1408F">
        <w:rPr>
          <w:rFonts w:ascii="Times New Roman" w:hAnsi="Times New Roman" w:cs="Times New Roman"/>
          <w:b/>
          <w:sz w:val="24"/>
          <w:szCs w:val="24"/>
          <w:rPrChange w:id="1154" w:author="Yoonsu Cho" w:date="2019-07-30T11:18:00Z">
            <w:rPr>
              <w:b/>
            </w:rPr>
          </w:rPrChange>
        </w:rPr>
        <w:t>12</w:t>
      </w:r>
      <w:r w:rsidRPr="00A1408F">
        <w:rPr>
          <w:rFonts w:ascii="Times New Roman" w:hAnsi="Times New Roman" w:cs="Times New Roman"/>
          <w:sz w:val="24"/>
          <w:szCs w:val="24"/>
          <w:rPrChange w:id="1155" w:author="Yoonsu Cho" w:date="2019-07-30T11:18:00Z">
            <w:rPr/>
          </w:rPrChange>
        </w:rPr>
        <w:t>,  (2017).</w:t>
      </w:r>
    </w:p>
    <w:p w14:paraId="53A6092F" w14:textId="77777777" w:rsidR="00A1408F" w:rsidRPr="00A1408F" w:rsidRDefault="00A1408F">
      <w:pPr>
        <w:pStyle w:val="EndNoteBibliography"/>
        <w:spacing w:line="360" w:lineRule="auto"/>
        <w:jc w:val="both"/>
        <w:rPr>
          <w:rFonts w:ascii="Times New Roman" w:hAnsi="Times New Roman" w:cs="Times New Roman"/>
          <w:sz w:val="24"/>
          <w:szCs w:val="24"/>
          <w:rPrChange w:id="1156" w:author="Yoonsu Cho" w:date="2019-07-30T11:18:00Z">
            <w:rPr/>
          </w:rPrChange>
        </w:rPr>
        <w:pPrChange w:id="1157" w:author="Yoonsu Cho" w:date="2019-07-30T11:18:00Z">
          <w:pPr>
            <w:pStyle w:val="EndNoteBibliography"/>
          </w:pPr>
        </w:pPrChange>
      </w:pPr>
    </w:p>
    <w:p w14:paraId="5DA2CEE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58" w:author="Yoonsu Cho" w:date="2019-07-30T11:18:00Z">
            <w:rPr/>
          </w:rPrChange>
        </w:rPr>
        <w:pPrChange w:id="1159" w:author="Yoonsu Cho" w:date="2019-07-30T11:18:00Z">
          <w:pPr>
            <w:pStyle w:val="EndNoteBibliography"/>
            <w:ind w:left="720" w:hanging="720"/>
          </w:pPr>
        </w:pPrChange>
      </w:pPr>
      <w:r w:rsidRPr="00A1408F">
        <w:rPr>
          <w:rFonts w:ascii="Times New Roman" w:hAnsi="Times New Roman" w:cs="Times New Roman"/>
          <w:sz w:val="24"/>
          <w:szCs w:val="24"/>
          <w:rPrChange w:id="1160" w:author="Yoonsu Cho" w:date="2019-07-30T11:18:00Z">
            <w:rPr/>
          </w:rPrChange>
        </w:rPr>
        <w:t>47.</w:t>
      </w:r>
      <w:r w:rsidRPr="00A1408F">
        <w:rPr>
          <w:rFonts w:ascii="Times New Roman" w:hAnsi="Times New Roman" w:cs="Times New Roman"/>
          <w:sz w:val="24"/>
          <w:szCs w:val="24"/>
          <w:rPrChange w:id="1161" w:author="Yoonsu Cho" w:date="2019-07-30T11:18:00Z">
            <w:rPr/>
          </w:rPrChange>
        </w:rPr>
        <w:tab/>
        <w:t>Rodondi N</w:t>
      </w:r>
      <w:r w:rsidRPr="00A1408F">
        <w:rPr>
          <w:rFonts w:ascii="Times New Roman" w:hAnsi="Times New Roman" w:cs="Times New Roman"/>
          <w:i/>
          <w:sz w:val="24"/>
          <w:szCs w:val="24"/>
          <w:rPrChange w:id="1162" w:author="Yoonsu Cho" w:date="2019-07-30T11:18:00Z">
            <w:rPr>
              <w:i/>
            </w:rPr>
          </w:rPrChange>
        </w:rPr>
        <w:t>, et al.</w:t>
      </w:r>
      <w:r w:rsidRPr="00A1408F">
        <w:rPr>
          <w:rFonts w:ascii="Times New Roman" w:hAnsi="Times New Roman" w:cs="Times New Roman"/>
          <w:sz w:val="24"/>
          <w:szCs w:val="24"/>
          <w:rPrChange w:id="1163" w:author="Yoonsu Cho" w:date="2019-07-30T11:18:00Z">
            <w:rPr/>
          </w:rPrChange>
        </w:rPr>
        <w:t xml:space="preserve"> Subclinical hypothyroidism and the risk of coronary heart disease and mortality. </w:t>
      </w:r>
      <w:r w:rsidRPr="00A1408F">
        <w:rPr>
          <w:rFonts w:ascii="Times New Roman" w:hAnsi="Times New Roman" w:cs="Times New Roman"/>
          <w:i/>
          <w:sz w:val="24"/>
          <w:szCs w:val="24"/>
          <w:rPrChange w:id="1164" w:author="Yoonsu Cho" w:date="2019-07-30T11:18:00Z">
            <w:rPr>
              <w:i/>
            </w:rPr>
          </w:rPrChange>
        </w:rPr>
        <w:t>JAMA</w:t>
      </w:r>
      <w:r w:rsidRPr="00A1408F">
        <w:rPr>
          <w:rFonts w:ascii="Times New Roman" w:hAnsi="Times New Roman" w:cs="Times New Roman"/>
          <w:sz w:val="24"/>
          <w:szCs w:val="24"/>
          <w:rPrChange w:id="1165" w:author="Yoonsu Cho" w:date="2019-07-30T11:18:00Z">
            <w:rPr/>
          </w:rPrChange>
        </w:rPr>
        <w:t xml:space="preserve"> </w:t>
      </w:r>
      <w:r w:rsidRPr="00A1408F">
        <w:rPr>
          <w:rFonts w:ascii="Times New Roman" w:hAnsi="Times New Roman" w:cs="Times New Roman"/>
          <w:b/>
          <w:sz w:val="24"/>
          <w:szCs w:val="24"/>
          <w:rPrChange w:id="1166" w:author="Yoonsu Cho" w:date="2019-07-30T11:18:00Z">
            <w:rPr>
              <w:b/>
            </w:rPr>
          </w:rPrChange>
        </w:rPr>
        <w:t>304</w:t>
      </w:r>
      <w:r w:rsidRPr="00A1408F">
        <w:rPr>
          <w:rFonts w:ascii="Times New Roman" w:hAnsi="Times New Roman" w:cs="Times New Roman"/>
          <w:sz w:val="24"/>
          <w:szCs w:val="24"/>
          <w:rPrChange w:id="1167" w:author="Yoonsu Cho" w:date="2019-07-30T11:18:00Z">
            <w:rPr/>
          </w:rPrChange>
        </w:rPr>
        <w:t>, 1365-1374 (2010).</w:t>
      </w:r>
    </w:p>
    <w:p w14:paraId="0CC051D2" w14:textId="77777777" w:rsidR="00A1408F" w:rsidRPr="00A1408F" w:rsidRDefault="00A1408F">
      <w:pPr>
        <w:pStyle w:val="EndNoteBibliography"/>
        <w:spacing w:line="360" w:lineRule="auto"/>
        <w:jc w:val="both"/>
        <w:rPr>
          <w:rFonts w:ascii="Times New Roman" w:hAnsi="Times New Roman" w:cs="Times New Roman"/>
          <w:sz w:val="24"/>
          <w:szCs w:val="24"/>
          <w:rPrChange w:id="1168" w:author="Yoonsu Cho" w:date="2019-07-30T11:18:00Z">
            <w:rPr/>
          </w:rPrChange>
        </w:rPr>
        <w:pPrChange w:id="1169" w:author="Yoonsu Cho" w:date="2019-07-30T11:18:00Z">
          <w:pPr>
            <w:pStyle w:val="EndNoteBibliography"/>
          </w:pPr>
        </w:pPrChange>
      </w:pPr>
    </w:p>
    <w:p w14:paraId="7516F7E0"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70" w:author="Yoonsu Cho" w:date="2019-07-30T11:18:00Z">
            <w:rPr/>
          </w:rPrChange>
        </w:rPr>
        <w:pPrChange w:id="1171" w:author="Yoonsu Cho" w:date="2019-07-30T11:18:00Z">
          <w:pPr>
            <w:pStyle w:val="EndNoteBibliography"/>
            <w:ind w:left="720" w:hanging="720"/>
          </w:pPr>
        </w:pPrChange>
      </w:pPr>
      <w:r w:rsidRPr="00A1408F">
        <w:rPr>
          <w:rFonts w:ascii="Times New Roman" w:hAnsi="Times New Roman" w:cs="Times New Roman"/>
          <w:sz w:val="24"/>
          <w:szCs w:val="24"/>
          <w:rPrChange w:id="1172" w:author="Yoonsu Cho" w:date="2019-07-30T11:18:00Z">
            <w:rPr/>
          </w:rPrChange>
        </w:rPr>
        <w:t>48.</w:t>
      </w:r>
      <w:r w:rsidRPr="00A1408F">
        <w:rPr>
          <w:rFonts w:ascii="Times New Roman" w:hAnsi="Times New Roman" w:cs="Times New Roman"/>
          <w:sz w:val="24"/>
          <w:szCs w:val="24"/>
          <w:rPrChange w:id="1173" w:author="Yoonsu Cho" w:date="2019-07-30T11:18:00Z">
            <w:rPr/>
          </w:rPrChange>
        </w:rPr>
        <w:tab/>
        <w:t xml:space="preserve">Fadeyev VV, Sytch J, Kalashnikov V, Rojtman A, Syrkin A, Melnichenko G. Levothyroxine replacement therapy in patients with subclinical hypothyroidism and coronary artery disease. </w:t>
      </w:r>
      <w:r w:rsidRPr="00A1408F">
        <w:rPr>
          <w:rFonts w:ascii="Times New Roman" w:hAnsi="Times New Roman" w:cs="Times New Roman"/>
          <w:i/>
          <w:sz w:val="24"/>
          <w:szCs w:val="24"/>
          <w:rPrChange w:id="1174" w:author="Yoonsu Cho" w:date="2019-07-30T11:18:00Z">
            <w:rPr>
              <w:i/>
            </w:rPr>
          </w:rPrChange>
        </w:rPr>
        <w:t>Endocr Pract</w:t>
      </w:r>
      <w:r w:rsidRPr="00A1408F">
        <w:rPr>
          <w:rFonts w:ascii="Times New Roman" w:hAnsi="Times New Roman" w:cs="Times New Roman"/>
          <w:sz w:val="24"/>
          <w:szCs w:val="24"/>
          <w:rPrChange w:id="1175" w:author="Yoonsu Cho" w:date="2019-07-30T11:18:00Z">
            <w:rPr/>
          </w:rPrChange>
        </w:rPr>
        <w:t xml:space="preserve"> </w:t>
      </w:r>
      <w:r w:rsidRPr="00A1408F">
        <w:rPr>
          <w:rFonts w:ascii="Times New Roman" w:hAnsi="Times New Roman" w:cs="Times New Roman"/>
          <w:b/>
          <w:sz w:val="24"/>
          <w:szCs w:val="24"/>
          <w:rPrChange w:id="1176" w:author="Yoonsu Cho" w:date="2019-07-30T11:18:00Z">
            <w:rPr>
              <w:b/>
            </w:rPr>
          </w:rPrChange>
        </w:rPr>
        <w:t>12</w:t>
      </w:r>
      <w:r w:rsidRPr="00A1408F">
        <w:rPr>
          <w:rFonts w:ascii="Times New Roman" w:hAnsi="Times New Roman" w:cs="Times New Roman"/>
          <w:sz w:val="24"/>
          <w:szCs w:val="24"/>
          <w:rPrChange w:id="1177" w:author="Yoonsu Cho" w:date="2019-07-30T11:18:00Z">
            <w:rPr/>
          </w:rPrChange>
        </w:rPr>
        <w:t>, 5-17 (2006).</w:t>
      </w:r>
    </w:p>
    <w:p w14:paraId="0DCBFFFC" w14:textId="77777777" w:rsidR="00A1408F" w:rsidRPr="00A1408F" w:rsidRDefault="00A1408F">
      <w:pPr>
        <w:pStyle w:val="EndNoteBibliography"/>
        <w:spacing w:line="360" w:lineRule="auto"/>
        <w:jc w:val="both"/>
        <w:rPr>
          <w:rFonts w:ascii="Times New Roman" w:hAnsi="Times New Roman" w:cs="Times New Roman"/>
          <w:sz w:val="24"/>
          <w:szCs w:val="24"/>
          <w:rPrChange w:id="1178" w:author="Yoonsu Cho" w:date="2019-07-30T11:18:00Z">
            <w:rPr/>
          </w:rPrChange>
        </w:rPr>
        <w:pPrChange w:id="1179" w:author="Yoonsu Cho" w:date="2019-07-30T11:18:00Z">
          <w:pPr>
            <w:pStyle w:val="EndNoteBibliography"/>
          </w:pPr>
        </w:pPrChange>
      </w:pPr>
    </w:p>
    <w:p w14:paraId="463171A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80" w:author="Yoonsu Cho" w:date="2019-07-30T11:18:00Z">
            <w:rPr/>
          </w:rPrChange>
        </w:rPr>
        <w:pPrChange w:id="1181" w:author="Yoonsu Cho" w:date="2019-07-30T11:18:00Z">
          <w:pPr>
            <w:pStyle w:val="EndNoteBibliography"/>
            <w:ind w:left="720" w:hanging="720"/>
          </w:pPr>
        </w:pPrChange>
      </w:pPr>
      <w:r w:rsidRPr="00A1408F">
        <w:rPr>
          <w:rFonts w:ascii="Times New Roman" w:hAnsi="Times New Roman" w:cs="Times New Roman"/>
          <w:sz w:val="24"/>
          <w:szCs w:val="24"/>
          <w:rPrChange w:id="1182" w:author="Yoonsu Cho" w:date="2019-07-30T11:18:00Z">
            <w:rPr/>
          </w:rPrChange>
        </w:rPr>
        <w:t>49.</w:t>
      </w:r>
      <w:r w:rsidRPr="00A1408F">
        <w:rPr>
          <w:rFonts w:ascii="Times New Roman" w:hAnsi="Times New Roman" w:cs="Times New Roman"/>
          <w:sz w:val="24"/>
          <w:szCs w:val="24"/>
          <w:rPrChange w:id="1183" w:author="Yoonsu Cho" w:date="2019-07-30T11:18:00Z">
            <w:rPr/>
          </w:rPrChange>
        </w:rPr>
        <w:tab/>
        <w:t xml:space="preserve">Cho Y, Shin SY, Won S, Relton CL, Davey Smith G, Shin MJ. Alcohol intake and cardiovascular risk factors: A Mendelian randomisation study. </w:t>
      </w:r>
      <w:r w:rsidRPr="00A1408F">
        <w:rPr>
          <w:rFonts w:ascii="Times New Roman" w:hAnsi="Times New Roman" w:cs="Times New Roman"/>
          <w:i/>
          <w:sz w:val="24"/>
          <w:szCs w:val="24"/>
          <w:rPrChange w:id="1184" w:author="Yoonsu Cho" w:date="2019-07-30T11:18:00Z">
            <w:rPr>
              <w:i/>
            </w:rPr>
          </w:rPrChange>
        </w:rPr>
        <w:t>Sci Rep</w:t>
      </w:r>
      <w:r w:rsidRPr="00A1408F">
        <w:rPr>
          <w:rFonts w:ascii="Times New Roman" w:hAnsi="Times New Roman" w:cs="Times New Roman"/>
          <w:sz w:val="24"/>
          <w:szCs w:val="24"/>
          <w:rPrChange w:id="1185" w:author="Yoonsu Cho" w:date="2019-07-30T11:18:00Z">
            <w:rPr/>
          </w:rPrChange>
        </w:rPr>
        <w:t xml:space="preserve"> </w:t>
      </w:r>
      <w:r w:rsidRPr="00A1408F">
        <w:rPr>
          <w:rFonts w:ascii="Times New Roman" w:hAnsi="Times New Roman" w:cs="Times New Roman"/>
          <w:b/>
          <w:sz w:val="24"/>
          <w:szCs w:val="24"/>
          <w:rPrChange w:id="1186" w:author="Yoonsu Cho" w:date="2019-07-30T11:18:00Z">
            <w:rPr>
              <w:b/>
            </w:rPr>
          </w:rPrChange>
        </w:rPr>
        <w:t>5</w:t>
      </w:r>
      <w:r w:rsidRPr="00A1408F">
        <w:rPr>
          <w:rFonts w:ascii="Times New Roman" w:hAnsi="Times New Roman" w:cs="Times New Roman"/>
          <w:sz w:val="24"/>
          <w:szCs w:val="24"/>
          <w:rPrChange w:id="1187" w:author="Yoonsu Cho" w:date="2019-07-30T11:18:00Z">
            <w:rPr/>
          </w:rPrChange>
        </w:rPr>
        <w:t>, 18422 (2015).</w:t>
      </w:r>
    </w:p>
    <w:p w14:paraId="20315A0D" w14:textId="77777777" w:rsidR="00A1408F" w:rsidRPr="00A1408F" w:rsidRDefault="00A1408F">
      <w:pPr>
        <w:pStyle w:val="EndNoteBibliography"/>
        <w:spacing w:line="360" w:lineRule="auto"/>
        <w:jc w:val="both"/>
        <w:rPr>
          <w:rFonts w:ascii="Times New Roman" w:hAnsi="Times New Roman" w:cs="Times New Roman"/>
          <w:sz w:val="24"/>
          <w:szCs w:val="24"/>
          <w:rPrChange w:id="1188" w:author="Yoonsu Cho" w:date="2019-07-30T11:18:00Z">
            <w:rPr/>
          </w:rPrChange>
        </w:rPr>
        <w:pPrChange w:id="1189" w:author="Yoonsu Cho" w:date="2019-07-30T11:18:00Z">
          <w:pPr>
            <w:pStyle w:val="EndNoteBibliography"/>
          </w:pPr>
        </w:pPrChange>
      </w:pPr>
    </w:p>
    <w:p w14:paraId="11C540A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190" w:author="Yoonsu Cho" w:date="2019-07-30T11:18:00Z">
            <w:rPr/>
          </w:rPrChange>
        </w:rPr>
        <w:pPrChange w:id="1191" w:author="Yoonsu Cho" w:date="2019-07-30T11:18:00Z">
          <w:pPr>
            <w:pStyle w:val="EndNoteBibliography"/>
            <w:ind w:left="720" w:hanging="720"/>
          </w:pPr>
        </w:pPrChange>
      </w:pPr>
      <w:r w:rsidRPr="00A1408F">
        <w:rPr>
          <w:rFonts w:ascii="Times New Roman" w:hAnsi="Times New Roman" w:cs="Times New Roman"/>
          <w:sz w:val="24"/>
          <w:szCs w:val="24"/>
          <w:rPrChange w:id="1192" w:author="Yoonsu Cho" w:date="2019-07-30T11:18:00Z">
            <w:rPr/>
          </w:rPrChange>
        </w:rPr>
        <w:lastRenderedPageBreak/>
        <w:t>50.</w:t>
      </w:r>
      <w:r w:rsidRPr="00A1408F">
        <w:rPr>
          <w:rFonts w:ascii="Times New Roman" w:hAnsi="Times New Roman" w:cs="Times New Roman"/>
          <w:sz w:val="24"/>
          <w:szCs w:val="24"/>
          <w:rPrChange w:id="1193" w:author="Yoonsu Cho" w:date="2019-07-30T11:18:00Z">
            <w:rPr/>
          </w:rPrChange>
        </w:rPr>
        <w:tab/>
        <w:t xml:space="preserve">Williams PT, Thompson PD. The relationship of walking intensity to total and cause-specific mortality. Results from the National Walkers' Health Study. </w:t>
      </w:r>
      <w:r w:rsidRPr="00A1408F">
        <w:rPr>
          <w:rFonts w:ascii="Times New Roman" w:hAnsi="Times New Roman" w:cs="Times New Roman"/>
          <w:i/>
          <w:sz w:val="24"/>
          <w:szCs w:val="24"/>
          <w:rPrChange w:id="1194" w:author="Yoonsu Cho" w:date="2019-07-30T11:18:00Z">
            <w:rPr>
              <w:i/>
            </w:rPr>
          </w:rPrChange>
        </w:rPr>
        <w:t>Plos One</w:t>
      </w:r>
      <w:r w:rsidRPr="00A1408F">
        <w:rPr>
          <w:rFonts w:ascii="Times New Roman" w:hAnsi="Times New Roman" w:cs="Times New Roman"/>
          <w:sz w:val="24"/>
          <w:szCs w:val="24"/>
          <w:rPrChange w:id="1195" w:author="Yoonsu Cho" w:date="2019-07-30T11:18:00Z">
            <w:rPr/>
          </w:rPrChange>
        </w:rPr>
        <w:t xml:space="preserve"> </w:t>
      </w:r>
      <w:r w:rsidRPr="00A1408F">
        <w:rPr>
          <w:rFonts w:ascii="Times New Roman" w:hAnsi="Times New Roman" w:cs="Times New Roman"/>
          <w:b/>
          <w:sz w:val="24"/>
          <w:szCs w:val="24"/>
          <w:rPrChange w:id="1196" w:author="Yoonsu Cho" w:date="2019-07-30T11:18:00Z">
            <w:rPr>
              <w:b/>
            </w:rPr>
          </w:rPrChange>
        </w:rPr>
        <w:t>8</w:t>
      </w:r>
      <w:r w:rsidRPr="00A1408F">
        <w:rPr>
          <w:rFonts w:ascii="Times New Roman" w:hAnsi="Times New Roman" w:cs="Times New Roman"/>
          <w:sz w:val="24"/>
          <w:szCs w:val="24"/>
          <w:rPrChange w:id="1197" w:author="Yoonsu Cho" w:date="2019-07-30T11:18:00Z">
            <w:rPr/>
          </w:rPrChange>
        </w:rPr>
        <w:t>, e81098 (2013).</w:t>
      </w:r>
    </w:p>
    <w:p w14:paraId="0A67C627" w14:textId="77777777" w:rsidR="00A1408F" w:rsidRPr="00A1408F" w:rsidRDefault="00A1408F">
      <w:pPr>
        <w:pStyle w:val="EndNoteBibliography"/>
        <w:spacing w:line="360" w:lineRule="auto"/>
        <w:jc w:val="both"/>
        <w:rPr>
          <w:rFonts w:ascii="Times New Roman" w:hAnsi="Times New Roman" w:cs="Times New Roman"/>
          <w:sz w:val="24"/>
          <w:szCs w:val="24"/>
          <w:rPrChange w:id="1198" w:author="Yoonsu Cho" w:date="2019-07-30T11:18:00Z">
            <w:rPr/>
          </w:rPrChange>
        </w:rPr>
        <w:pPrChange w:id="1199" w:author="Yoonsu Cho" w:date="2019-07-30T11:18:00Z">
          <w:pPr>
            <w:pStyle w:val="EndNoteBibliography"/>
          </w:pPr>
        </w:pPrChange>
      </w:pPr>
    </w:p>
    <w:p w14:paraId="342C809D"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00" w:author="Yoonsu Cho" w:date="2019-07-30T11:18:00Z">
            <w:rPr/>
          </w:rPrChange>
        </w:rPr>
        <w:pPrChange w:id="1201" w:author="Yoonsu Cho" w:date="2019-07-30T11:18:00Z">
          <w:pPr>
            <w:pStyle w:val="EndNoteBibliography"/>
            <w:ind w:left="720" w:hanging="720"/>
          </w:pPr>
        </w:pPrChange>
      </w:pPr>
      <w:r w:rsidRPr="00A1408F">
        <w:rPr>
          <w:rFonts w:ascii="Times New Roman" w:hAnsi="Times New Roman" w:cs="Times New Roman"/>
          <w:sz w:val="24"/>
          <w:szCs w:val="24"/>
          <w:rPrChange w:id="1202" w:author="Yoonsu Cho" w:date="2019-07-30T11:18:00Z">
            <w:rPr/>
          </w:rPrChange>
        </w:rPr>
        <w:t>51.</w:t>
      </w:r>
      <w:r w:rsidRPr="00A1408F">
        <w:rPr>
          <w:rFonts w:ascii="Times New Roman" w:hAnsi="Times New Roman" w:cs="Times New Roman"/>
          <w:sz w:val="24"/>
          <w:szCs w:val="24"/>
          <w:rPrChange w:id="1203" w:author="Yoonsu Cho" w:date="2019-07-30T11:18:00Z">
            <w:rPr/>
          </w:rPrChange>
        </w:rPr>
        <w:tab/>
        <w:t>Sugawara N</w:t>
      </w:r>
      <w:r w:rsidRPr="00A1408F">
        <w:rPr>
          <w:rFonts w:ascii="Times New Roman" w:hAnsi="Times New Roman" w:cs="Times New Roman"/>
          <w:i/>
          <w:sz w:val="24"/>
          <w:szCs w:val="24"/>
          <w:rPrChange w:id="1204" w:author="Yoonsu Cho" w:date="2019-07-30T11:18:00Z">
            <w:rPr>
              <w:i/>
            </w:rPr>
          </w:rPrChange>
        </w:rPr>
        <w:t>, et al.</w:t>
      </w:r>
      <w:r w:rsidRPr="00A1408F">
        <w:rPr>
          <w:rFonts w:ascii="Times New Roman" w:hAnsi="Times New Roman" w:cs="Times New Roman"/>
          <w:sz w:val="24"/>
          <w:szCs w:val="24"/>
          <w:rPrChange w:id="1205" w:author="Yoonsu Cho" w:date="2019-07-30T11:18:00Z">
            <w:rPr/>
          </w:rPrChange>
        </w:rPr>
        <w:t xml:space="preserve"> Body composition in patients with schizophrenia: Comparison with healthy controls. </w:t>
      </w:r>
      <w:r w:rsidRPr="00A1408F">
        <w:rPr>
          <w:rFonts w:ascii="Times New Roman" w:hAnsi="Times New Roman" w:cs="Times New Roman"/>
          <w:i/>
          <w:sz w:val="24"/>
          <w:szCs w:val="24"/>
          <w:rPrChange w:id="1206" w:author="Yoonsu Cho" w:date="2019-07-30T11:18:00Z">
            <w:rPr>
              <w:i/>
            </w:rPr>
          </w:rPrChange>
        </w:rPr>
        <w:t>Annals of general psychiatry</w:t>
      </w:r>
      <w:r w:rsidRPr="00A1408F">
        <w:rPr>
          <w:rFonts w:ascii="Times New Roman" w:hAnsi="Times New Roman" w:cs="Times New Roman"/>
          <w:sz w:val="24"/>
          <w:szCs w:val="24"/>
          <w:rPrChange w:id="1207" w:author="Yoonsu Cho" w:date="2019-07-30T11:18:00Z">
            <w:rPr/>
          </w:rPrChange>
        </w:rPr>
        <w:t xml:space="preserve"> </w:t>
      </w:r>
      <w:r w:rsidRPr="00A1408F">
        <w:rPr>
          <w:rFonts w:ascii="Times New Roman" w:hAnsi="Times New Roman" w:cs="Times New Roman"/>
          <w:b/>
          <w:sz w:val="24"/>
          <w:szCs w:val="24"/>
          <w:rPrChange w:id="1208" w:author="Yoonsu Cho" w:date="2019-07-30T11:18:00Z">
            <w:rPr>
              <w:b/>
            </w:rPr>
          </w:rPrChange>
        </w:rPr>
        <w:t>11</w:t>
      </w:r>
      <w:r w:rsidRPr="00A1408F">
        <w:rPr>
          <w:rFonts w:ascii="Times New Roman" w:hAnsi="Times New Roman" w:cs="Times New Roman"/>
          <w:sz w:val="24"/>
          <w:szCs w:val="24"/>
          <w:rPrChange w:id="1209" w:author="Yoonsu Cho" w:date="2019-07-30T11:18:00Z">
            <w:rPr/>
          </w:rPrChange>
        </w:rPr>
        <w:t>, 11 (2012).</w:t>
      </w:r>
    </w:p>
    <w:p w14:paraId="2F0483D3" w14:textId="77777777" w:rsidR="00A1408F" w:rsidRPr="00A1408F" w:rsidRDefault="00A1408F">
      <w:pPr>
        <w:pStyle w:val="EndNoteBibliography"/>
        <w:spacing w:line="360" w:lineRule="auto"/>
        <w:jc w:val="both"/>
        <w:rPr>
          <w:rFonts w:ascii="Times New Roman" w:hAnsi="Times New Roman" w:cs="Times New Roman"/>
          <w:sz w:val="24"/>
          <w:szCs w:val="24"/>
          <w:rPrChange w:id="1210" w:author="Yoonsu Cho" w:date="2019-07-30T11:18:00Z">
            <w:rPr/>
          </w:rPrChange>
        </w:rPr>
        <w:pPrChange w:id="1211" w:author="Yoonsu Cho" w:date="2019-07-30T11:18:00Z">
          <w:pPr>
            <w:pStyle w:val="EndNoteBibliography"/>
          </w:pPr>
        </w:pPrChange>
      </w:pPr>
    </w:p>
    <w:p w14:paraId="4B6EF95C" w14:textId="77777777" w:rsidR="00A1408F" w:rsidRPr="00A1408F" w:rsidRDefault="00A1408F">
      <w:pPr>
        <w:pStyle w:val="EndNoteBibliography"/>
        <w:spacing w:line="360" w:lineRule="auto"/>
        <w:ind w:left="720" w:hanging="720"/>
        <w:jc w:val="both"/>
        <w:rPr>
          <w:rFonts w:ascii="Times New Roman" w:hAnsi="Times New Roman" w:cs="Times New Roman"/>
          <w:sz w:val="24"/>
          <w:szCs w:val="24"/>
          <w:rPrChange w:id="1212" w:author="Yoonsu Cho" w:date="2019-07-30T11:18:00Z">
            <w:rPr/>
          </w:rPrChange>
        </w:rPr>
        <w:pPrChange w:id="1213" w:author="Yoonsu Cho" w:date="2019-07-30T11:18:00Z">
          <w:pPr>
            <w:pStyle w:val="EndNoteBibliography"/>
            <w:ind w:left="720" w:hanging="720"/>
          </w:pPr>
        </w:pPrChange>
      </w:pPr>
      <w:r w:rsidRPr="00A1408F">
        <w:rPr>
          <w:rFonts w:ascii="Times New Roman" w:hAnsi="Times New Roman" w:cs="Times New Roman"/>
          <w:sz w:val="24"/>
          <w:szCs w:val="24"/>
          <w:rPrChange w:id="1214" w:author="Yoonsu Cho" w:date="2019-07-30T11:18:00Z">
            <w:rPr/>
          </w:rPrChange>
        </w:rPr>
        <w:t>52.</w:t>
      </w:r>
      <w:r w:rsidRPr="00A1408F">
        <w:rPr>
          <w:rFonts w:ascii="Times New Roman" w:hAnsi="Times New Roman" w:cs="Times New Roman"/>
          <w:sz w:val="24"/>
          <w:szCs w:val="24"/>
          <w:rPrChange w:id="1215" w:author="Yoonsu Cho" w:date="2019-07-30T11:18:00Z">
            <w:rPr/>
          </w:rPrChange>
        </w:rPr>
        <w:tab/>
        <w:t xml:space="preserve">Ludvigsson JF, Osby U, Ekbom A, Montgomery SM. Coeliac disease and risk of schizophrenia and other psychosis: a general population cohort study. </w:t>
      </w:r>
      <w:r w:rsidRPr="00A1408F">
        <w:rPr>
          <w:rFonts w:ascii="Times New Roman" w:hAnsi="Times New Roman" w:cs="Times New Roman"/>
          <w:i/>
          <w:sz w:val="24"/>
          <w:szCs w:val="24"/>
          <w:rPrChange w:id="1216" w:author="Yoonsu Cho" w:date="2019-07-30T11:18:00Z">
            <w:rPr>
              <w:i/>
            </w:rPr>
          </w:rPrChange>
        </w:rPr>
        <w:t>Scand J Gastroenterol</w:t>
      </w:r>
      <w:r w:rsidRPr="00A1408F">
        <w:rPr>
          <w:rFonts w:ascii="Times New Roman" w:hAnsi="Times New Roman" w:cs="Times New Roman"/>
          <w:sz w:val="24"/>
          <w:szCs w:val="24"/>
          <w:rPrChange w:id="1217" w:author="Yoonsu Cho" w:date="2019-07-30T11:18:00Z">
            <w:rPr/>
          </w:rPrChange>
        </w:rPr>
        <w:t xml:space="preserve"> </w:t>
      </w:r>
      <w:r w:rsidRPr="00A1408F">
        <w:rPr>
          <w:rFonts w:ascii="Times New Roman" w:hAnsi="Times New Roman" w:cs="Times New Roman"/>
          <w:b/>
          <w:sz w:val="24"/>
          <w:szCs w:val="24"/>
          <w:rPrChange w:id="1218" w:author="Yoonsu Cho" w:date="2019-07-30T11:18:00Z">
            <w:rPr>
              <w:b/>
            </w:rPr>
          </w:rPrChange>
        </w:rPr>
        <w:t>42</w:t>
      </w:r>
      <w:r w:rsidRPr="00A1408F">
        <w:rPr>
          <w:rFonts w:ascii="Times New Roman" w:hAnsi="Times New Roman" w:cs="Times New Roman"/>
          <w:sz w:val="24"/>
          <w:szCs w:val="24"/>
          <w:rPrChange w:id="1219" w:author="Yoonsu Cho" w:date="2019-07-30T11:18:00Z">
            <w:rPr/>
          </w:rPrChange>
        </w:rPr>
        <w:t>, 179-185 (2007).</w:t>
      </w:r>
    </w:p>
    <w:p w14:paraId="56207D31" w14:textId="77777777" w:rsidR="00A1408F" w:rsidRPr="00A1408F" w:rsidRDefault="00A1408F">
      <w:pPr>
        <w:pStyle w:val="EndNoteBibliography"/>
        <w:spacing w:line="360" w:lineRule="auto"/>
        <w:jc w:val="both"/>
        <w:rPr>
          <w:rFonts w:ascii="Times New Roman" w:hAnsi="Times New Roman" w:cs="Times New Roman"/>
          <w:sz w:val="24"/>
          <w:szCs w:val="24"/>
          <w:rPrChange w:id="1220" w:author="Yoonsu Cho" w:date="2019-07-30T11:18:00Z">
            <w:rPr/>
          </w:rPrChange>
        </w:rPr>
        <w:pPrChange w:id="1221" w:author="Yoonsu Cho" w:date="2019-07-30T11:18:00Z">
          <w:pPr>
            <w:pStyle w:val="EndNoteBibliography"/>
          </w:pPr>
        </w:pPrChange>
      </w:pPr>
    </w:p>
    <w:p w14:paraId="09832B23" w14:textId="7B6112F0" w:rsidR="000C0344" w:rsidRPr="00A1408F" w:rsidRDefault="000C0344">
      <w:pPr>
        <w:spacing w:line="360" w:lineRule="auto"/>
        <w:ind w:left="567" w:hanging="567"/>
        <w:jc w:val="both"/>
        <w:rPr>
          <w:rFonts w:ascii="Times New Roman" w:eastAsia="Calibri" w:hAnsi="Times New Roman" w:cs="Times New Roman"/>
          <w:sz w:val="24"/>
          <w:szCs w:val="24"/>
        </w:rPr>
        <w:sectPr w:rsidR="000C0344" w:rsidRPr="00A1408F">
          <w:pgSz w:w="11909" w:h="16834"/>
          <w:pgMar w:top="1440" w:right="1440" w:bottom="1440" w:left="1440" w:header="0" w:footer="720" w:gutter="0"/>
          <w:pgNumType w:start="1"/>
          <w:cols w:space="720"/>
        </w:sectPr>
        <w:pPrChange w:id="1222" w:author="Yoonsu Cho" w:date="2019-07-30T11:18:00Z">
          <w:pPr>
            <w:spacing w:line="480" w:lineRule="auto"/>
            <w:ind w:left="567" w:hanging="567"/>
            <w:jc w:val="both"/>
          </w:pPr>
        </w:pPrChange>
      </w:pPr>
      <w:r w:rsidRPr="00A1408F">
        <w:rPr>
          <w:rFonts w:ascii="Times New Roman" w:eastAsia="Calibri" w:hAnsi="Times New Roman" w:cs="Times New Roman"/>
          <w:sz w:val="24"/>
          <w:szCs w:val="24"/>
        </w:rPr>
        <w:fldChar w:fldCharType="end"/>
      </w:r>
    </w:p>
    <w:p w14:paraId="081A9132" w14:textId="77777777" w:rsidR="000C0344" w:rsidRPr="00454C7F" w:rsidRDefault="000C0344" w:rsidP="000C0344">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E40D678" w14:textId="77777777" w:rsidR="000C0344" w:rsidRPr="00454C7F" w:rsidRDefault="000C0344" w:rsidP="000C0344">
      <w:pPr>
        <w:spacing w:line="480" w:lineRule="auto"/>
        <w:rPr>
          <w:rFonts w:ascii="Times New Roman" w:eastAsia="Times New Roman" w:hAnsi="Times New Roman" w:cs="Times New Roman"/>
          <w:sz w:val="24"/>
          <w:szCs w:val="24"/>
        </w:rPr>
      </w:pPr>
    </w:p>
    <w:p w14:paraId="1870B959" w14:textId="056E465A"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w:t>
      </w:r>
      <w:ins w:id="1223" w:author="Gibran Hemani" w:date="2019-07-10T17:28:00Z">
        <w:r w:rsidR="002E0E47">
          <w:rPr>
            <w:rFonts w:ascii="Times New Roman" w:hAnsi="Times New Roman" w:cs="Times New Roman"/>
            <w:color w:val="000000"/>
            <w:sz w:val="24"/>
            <w:szCs w:val="24"/>
          </w:rPr>
          <w:t xml:space="preserve">Instruments excluding the original outlier SNP are obtained for each candidate trait, </w:t>
        </w:r>
      </w:ins>
      <w:ins w:id="1224" w:author="Gibran Hemani" w:date="2019-07-10T17:26:00Z">
        <w:r w:rsidR="002E0E47">
          <w:rPr>
            <w:rFonts w:ascii="Times New Roman" w:hAnsi="Times New Roman" w:cs="Times New Roman"/>
            <w:color w:val="000000"/>
            <w:sz w:val="24"/>
            <w:szCs w:val="24"/>
          </w:rPr>
          <w:t xml:space="preserve">LASSO-based multivariable MR is used to </w:t>
        </w:r>
      </w:ins>
      <w:ins w:id="1225" w:author="Gibran Hemani" w:date="2019-07-10T17:27:00Z">
        <w:r w:rsidR="002E0E47">
          <w:rPr>
            <w:rFonts w:ascii="Times New Roman" w:hAnsi="Times New Roman" w:cs="Times New Roman"/>
            <w:color w:val="000000"/>
            <w:sz w:val="24"/>
            <w:szCs w:val="24"/>
          </w:rPr>
          <w:t>prune the candidate traits to avoid redundancy, and t</w:t>
        </w:r>
      </w:ins>
      <w:del w:id="1226" w:author="Gibran Hemani" w:date="2019-07-10T17:27:00Z">
        <w:r w:rsidRPr="00454C7F" w:rsidDel="002E0E47">
          <w:rPr>
            <w:rFonts w:ascii="Times New Roman" w:hAnsi="Times New Roman" w:cs="Times New Roman"/>
            <w:color w:val="000000"/>
            <w:sz w:val="24"/>
            <w:szCs w:val="24"/>
          </w:rPr>
          <w:delText>T</w:delText>
        </w:r>
      </w:del>
      <w:r w:rsidRPr="00454C7F">
        <w:rPr>
          <w:rFonts w:ascii="Times New Roman" w:hAnsi="Times New Roman" w:cs="Times New Roman"/>
          <w:color w:val="000000"/>
          <w:sz w:val="24"/>
          <w:szCs w:val="24"/>
        </w:rPr>
        <w:t xml:space="preserve">he causal </w:t>
      </w:r>
      <w:del w:id="1227" w:author="Gibran Hemani" w:date="2019-07-10T17:30:00Z">
        <w:r w:rsidRPr="00454C7F" w:rsidDel="00F15B1B">
          <w:rPr>
            <w:rFonts w:ascii="Times New Roman" w:hAnsi="Times New Roman" w:cs="Times New Roman"/>
            <w:color w:val="000000"/>
            <w:sz w:val="24"/>
            <w:szCs w:val="24"/>
          </w:rPr>
          <w:delText xml:space="preserve">inference </w:delText>
        </w:r>
      </w:del>
      <w:ins w:id="1228" w:author="Gibran Hemani" w:date="2019-07-10T17:30:00Z">
        <w:r w:rsidR="00F15B1B">
          <w:rPr>
            <w:rFonts w:ascii="Times New Roman" w:hAnsi="Times New Roman" w:cs="Times New Roman"/>
            <w:color w:val="000000"/>
            <w:sz w:val="24"/>
            <w:szCs w:val="24"/>
          </w:rPr>
          <w:t xml:space="preserve">influence </w:t>
        </w:r>
      </w:ins>
      <w:r w:rsidRPr="00454C7F">
        <w:rPr>
          <w:rFonts w:ascii="Times New Roman" w:hAnsi="Times New Roman" w:cs="Times New Roman"/>
          <w:color w:val="000000"/>
          <w:sz w:val="24"/>
          <w:szCs w:val="24"/>
        </w:rPr>
        <w:t>of each of those</w:t>
      </w:r>
      <w:ins w:id="1229" w:author="Gibran Hemani" w:date="2019-07-10T17:27:00Z">
        <w:r w:rsidR="002E0E47">
          <w:rPr>
            <w:rFonts w:ascii="Times New Roman" w:hAnsi="Times New Roman" w:cs="Times New Roman"/>
            <w:color w:val="000000"/>
            <w:sz w:val="24"/>
            <w:szCs w:val="24"/>
          </w:rPr>
          <w:t xml:space="preserve"> independent</w:t>
        </w:r>
      </w:ins>
      <w:r w:rsidRPr="00454C7F">
        <w:rPr>
          <w:rFonts w:ascii="Times New Roman" w:hAnsi="Times New Roman" w:cs="Times New Roman"/>
          <w:color w:val="000000"/>
          <w:sz w:val="24"/>
          <w:szCs w:val="24"/>
        </w:rPr>
        <w:t xml:space="preserve"> candidate traits on the outcome can </w:t>
      </w:r>
      <w:ins w:id="1230" w:author="Gibran Hemani" w:date="2019-07-10T17:27:00Z">
        <w:r w:rsidR="002E0E47">
          <w:rPr>
            <w:rFonts w:ascii="Times New Roman" w:hAnsi="Times New Roman" w:cs="Times New Roman"/>
            <w:color w:val="000000"/>
            <w:sz w:val="24"/>
            <w:szCs w:val="24"/>
          </w:rPr>
          <w:t xml:space="preserve">subsequently </w:t>
        </w:r>
      </w:ins>
      <w:r w:rsidRPr="00454C7F">
        <w:rPr>
          <w:rFonts w:ascii="Times New Roman" w:hAnsi="Times New Roman" w:cs="Times New Roman"/>
          <w:color w:val="000000"/>
          <w:sz w:val="24"/>
          <w:szCs w:val="24"/>
        </w:rPr>
        <w:t>be estimated</w:t>
      </w:r>
      <w:del w:id="1231" w:author="Gibran Hemani" w:date="2019-07-10T17:30:00Z">
        <w:r w:rsidRPr="00454C7F" w:rsidDel="00F15B1B">
          <w:rPr>
            <w:rFonts w:ascii="Times New Roman" w:hAnsi="Times New Roman" w:cs="Times New Roman"/>
            <w:color w:val="000000"/>
            <w:sz w:val="24"/>
            <w:szCs w:val="24"/>
          </w:rPr>
          <w:delText xml:space="preserve"> using MR by identifying their instruments (excluding the original outlier SNP)</w:delText>
        </w:r>
      </w:del>
      <w:r w:rsidRPr="00454C7F">
        <w:rPr>
          <w:rFonts w:ascii="Times New Roman" w:hAnsi="Times New Roman" w:cs="Times New Roman"/>
          <w:color w:val="000000"/>
          <w:sz w:val="24"/>
          <w:szCs w:val="24"/>
        </w:rPr>
        <w:t xml:space="preserve">. This allows us to identify new traits that putatively influence the </w:t>
      </w:r>
      <w:proofErr w:type="gramStart"/>
      <w:r w:rsidRPr="00454C7F">
        <w:rPr>
          <w:rFonts w:ascii="Times New Roman" w:hAnsi="Times New Roman" w:cs="Times New Roman"/>
          <w:color w:val="000000"/>
          <w:sz w:val="24"/>
          <w:szCs w:val="24"/>
        </w:rPr>
        <w:t>outcome</w:t>
      </w:r>
      <w:ins w:id="1232" w:author="Gibran Hemani" w:date="2019-07-10T17:30:00Z">
        <w:r w:rsidR="00F15B1B">
          <w:rPr>
            <w:rFonts w:ascii="Times New Roman" w:hAnsi="Times New Roman" w:cs="Times New Roman"/>
            <w:color w:val="000000"/>
            <w:sz w:val="24"/>
            <w:szCs w:val="24"/>
          </w:rPr>
          <w:t>, and</w:t>
        </w:r>
        <w:proofErr w:type="gramEnd"/>
        <w:r w:rsidR="00F15B1B">
          <w:rPr>
            <w:rFonts w:ascii="Times New Roman" w:hAnsi="Times New Roman" w:cs="Times New Roman"/>
            <w:color w:val="000000"/>
            <w:sz w:val="24"/>
            <w:szCs w:val="24"/>
          </w:rPr>
          <w:t xml:space="preserve"> adjust the SNP-outcome associations for pleiotropic pathways in the </w:t>
        </w:r>
      </w:ins>
      <w:ins w:id="1233" w:author="Gibran Hemani" w:date="2019-07-10T17:31:00Z">
        <w:r w:rsidR="00F15B1B">
          <w:rPr>
            <w:rFonts w:ascii="Times New Roman" w:hAnsi="Times New Roman" w:cs="Times New Roman"/>
            <w:color w:val="000000"/>
            <w:sz w:val="24"/>
            <w:szCs w:val="24"/>
          </w:rPr>
          <w:t>original exposure-outcome model</w:t>
        </w:r>
      </w:ins>
      <w:r w:rsidRPr="00454C7F">
        <w:rPr>
          <w:rFonts w:ascii="Times New Roman" w:hAnsi="Times New Roman" w:cs="Times New Roman"/>
          <w:color w:val="000000"/>
          <w:sz w:val="24"/>
          <w:szCs w:val="24"/>
        </w:rPr>
        <w:t xml:space="preserve">. </w:t>
      </w:r>
    </w:p>
    <w:p w14:paraId="378359A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45126E93" w14:textId="50F7283F"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2. </w:t>
      </w:r>
      <w:r>
        <w:rPr>
          <w:rFonts w:ascii="Times New Roman" w:hAnsi="Times New Roman" w:cs="Times New Roman"/>
          <w:b/>
          <w:color w:val="000000"/>
          <w:sz w:val="24"/>
          <w:szCs w:val="24"/>
        </w:rPr>
        <w:t>Simulations comparing methods across different scenarios</w:t>
      </w:r>
      <w:r w:rsidRPr="00454C7F">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Pr>
          <w:rFonts w:ascii="Times New Roman" w:hAnsi="Times New Roman" w:cs="Times New Roman"/>
          <w:bCs/>
          <w:color w:val="000000"/>
          <w:sz w:val="24"/>
          <w:szCs w:val="24"/>
        </w:rPr>
        <w:t>We evaluated three scenarios: confounding pleiotropy, horizontal pleiotropy, and mediated pleiotropy (columns of graphs, with DAGs illustrating the scenarios. See methods for full details). The x axis of each graph represents the proportion of variants used to instrument x that exhibit pleiotropic effects.</w:t>
      </w:r>
      <w:ins w:id="1234" w:author="Gibran Hemani" w:date="2019-07-10T23:00:00Z">
        <w:r w:rsidR="00254BD2">
          <w:rPr>
            <w:rFonts w:ascii="Times New Roman" w:hAnsi="Times New Roman" w:cs="Times New Roman"/>
            <w:bCs/>
            <w:color w:val="000000"/>
            <w:sz w:val="24"/>
            <w:szCs w:val="24"/>
          </w:rPr>
          <w:t xml:space="preserve"> Typically</w:t>
        </w:r>
      </w:ins>
      <w:ins w:id="1235" w:author="Yoonsu Cho" w:date="2019-07-30T11:19:00Z">
        <w:r w:rsidR="008347D4">
          <w:rPr>
            <w:rFonts w:ascii="Times New Roman" w:hAnsi="Times New Roman" w:cs="Times New Roman"/>
            <w:bCs/>
            <w:color w:val="000000"/>
            <w:sz w:val="24"/>
            <w:szCs w:val="24"/>
          </w:rPr>
          <w:t>,</w:t>
        </w:r>
      </w:ins>
      <w:ins w:id="1236" w:author="Gibran Hemani" w:date="2019-07-10T23:00:00Z">
        <w:r w:rsidR="00254BD2">
          <w:rPr>
            <w:rFonts w:ascii="Times New Roman" w:hAnsi="Times New Roman" w:cs="Times New Roman"/>
            <w:bCs/>
            <w:color w:val="000000"/>
            <w:sz w:val="24"/>
            <w:szCs w:val="24"/>
          </w:rPr>
          <w:t xml:space="preserve"> 30 instruments were simulated directly for </w:t>
        </w:r>
        <w:proofErr w:type="gramStart"/>
        <w:r w:rsidR="00254BD2">
          <w:rPr>
            <w:rFonts w:ascii="Times New Roman" w:hAnsi="Times New Roman" w:cs="Times New Roman"/>
            <w:bCs/>
            <w:color w:val="000000"/>
            <w:sz w:val="24"/>
            <w:szCs w:val="24"/>
          </w:rPr>
          <w:t>x</w:t>
        </w:r>
        <w:proofErr w:type="gramEnd"/>
        <w:r w:rsidR="00254BD2">
          <w:rPr>
            <w:rFonts w:ascii="Times New Roman" w:hAnsi="Times New Roman" w:cs="Times New Roman"/>
            <w:bCs/>
            <w:color w:val="000000"/>
            <w:sz w:val="24"/>
            <w:szCs w:val="24"/>
          </w:rPr>
          <w:t xml:space="preserve"> but this varies across scenarios</w:t>
        </w:r>
        <w:r w:rsidR="00602850">
          <w:rPr>
            <w:rFonts w:ascii="Times New Roman" w:hAnsi="Times New Roman" w:cs="Times New Roman"/>
            <w:bCs/>
            <w:color w:val="000000"/>
            <w:sz w:val="24"/>
            <w:szCs w:val="24"/>
          </w:rPr>
          <w:t xml:space="preserve"> where necessary</w:t>
        </w:r>
        <w:r w:rsidR="00254BD2">
          <w:rPr>
            <w:rFonts w:ascii="Times New Roman" w:hAnsi="Times New Roman" w:cs="Times New Roman"/>
            <w:bCs/>
            <w:color w:val="000000"/>
            <w:sz w:val="24"/>
            <w:szCs w:val="24"/>
          </w:rPr>
          <w:t>.</w:t>
        </w:r>
      </w:ins>
      <w:r>
        <w:rPr>
          <w:rFonts w:ascii="Times New Roman" w:hAnsi="Times New Roman" w:cs="Times New Roman"/>
          <w:bCs/>
          <w:color w:val="000000"/>
          <w:sz w:val="24"/>
          <w:szCs w:val="24"/>
        </w:rPr>
        <w:t xml:space="preserve"> The y axis of the first row of graphs represents the proportion of simulations that lead to unbiased effect estimates of x on y. The y axis of the second row of graphs represents the sensitivity and specificity of the analysis across the simulations, where the area under the receiving operating curve (AUROC) represents the ability of the method to distinguish between </w:t>
      </w:r>
      <w:r>
        <w:rPr>
          <w:rFonts w:ascii="Times New Roman" w:hAnsi="Times New Roman" w:cs="Times New Roman"/>
          <w:bCs/>
          <w:color w:val="000000"/>
          <w:sz w:val="24"/>
          <w:szCs w:val="24"/>
        </w:rPr>
        <w:lastRenderedPageBreak/>
        <w:t xml:space="preserve">simulations in which the causal effect of x on y is either null or not null. For all graphs, higher y axis values are better. Seven methods are evaluated at each simulation. ‘Raw’ = IVW random effects estimates applied to all detected instruments; ‘Removed’ = either all outliers are removed, or only outliers detected to associate with a candidate trait; ‘MVMR’ = multivariable MR using either candidate traits detected to associate with any instrument or using only candidate traits associated with outlier instruments; ‘Adjusted’ = Adjusting SNP-outcome associations for candidate traits applied either only to variants detected to be outliers, or all variants regardless of outlier status. </w:t>
      </w:r>
    </w:p>
    <w:p w14:paraId="6F28C54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0A24563D" w14:textId="77777777" w:rsidR="000C0344" w:rsidRPr="00454C7F" w:rsidRDefault="000C0344" w:rsidP="000C0344">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Pr="00454C7F">
        <w:rPr>
          <w:rFonts w:ascii="Times New Roman" w:hAnsi="Times New Roman" w:cs="Times New Roman"/>
          <w:b/>
          <w:sz w:val="24"/>
          <w:szCs w:val="24"/>
        </w:rPr>
        <w:t>Manhattan</w:t>
      </w:r>
      <w:r w:rsidRPr="00454C7F">
        <w:rPr>
          <w:rFonts w:ascii="Times New Roman" w:hAnsi="Times New Roman" w:cs="Times New Roman"/>
          <w:b/>
          <w:color w:val="000000"/>
          <w:sz w:val="24"/>
          <w:szCs w:val="24"/>
        </w:rPr>
        <w:t xml:space="preserve"> plot to visualise the causal associations between candidate exposures and hypothesised outcome. </w:t>
      </w:r>
      <w:r w:rsidRPr="00454C7F">
        <w:rPr>
          <w:rFonts w:ascii="Times New Roman" w:hAnsi="Times New Roman" w:cs="Times New Roman"/>
          <w:sz w:val="24"/>
          <w:szCs w:val="24"/>
        </w:rPr>
        <w:t>This represents the number of traits associated with outliers. T</w:t>
      </w:r>
      <w:r w:rsidRPr="00454C7F">
        <w:rPr>
          <w:rFonts w:ascii="Times New Roman" w:hAnsi="Times New Roman" w:cs="Times New Roman"/>
          <w:color w:val="000000"/>
          <w:sz w:val="24"/>
          <w:szCs w:val="24"/>
        </w:rPr>
        <w:t xml:space="preserve">he plot is stratified by phenotype category and, within each group, </w:t>
      </w:r>
      <w:r w:rsidRPr="00454C7F">
        <w:rPr>
          <w:rFonts w:ascii="Times New Roman" w:hAnsi="Times New Roman" w:cs="Times New Roman"/>
          <w:sz w:val="24"/>
          <w:szCs w:val="24"/>
        </w:rPr>
        <w:t>we</w:t>
      </w:r>
      <w:r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Pr="00454C7F">
        <w:rPr>
          <w:rFonts w:ascii="Times New Roman" w:hAnsi="Times New Roman" w:cs="Times New Roman"/>
          <w:sz w:val="24"/>
          <w:szCs w:val="24"/>
        </w:rPr>
        <w:t>circles</w:t>
      </w:r>
      <w:r w:rsidRPr="00454C7F">
        <w:rPr>
          <w:rFonts w:ascii="Times New Roman" w:hAnsi="Times New Roman" w:cs="Times New Roman"/>
          <w:color w:val="000000"/>
          <w:sz w:val="24"/>
          <w:szCs w:val="24"/>
        </w:rPr>
        <w:t xml:space="preserve"> in each category indicate </w:t>
      </w:r>
      <w:r w:rsidRPr="00454C7F">
        <w:rPr>
          <w:rFonts w:ascii="Times New Roman" w:hAnsi="Times New Roman" w:cs="Times New Roman"/>
          <w:sz w:val="24"/>
          <w:szCs w:val="24"/>
        </w:rPr>
        <w:t>the evidence of</w:t>
      </w:r>
      <w:r w:rsidRPr="00454C7F">
        <w:rPr>
          <w:rFonts w:ascii="Times New Roman" w:hAnsi="Times New Roman" w:cs="Times New Roman"/>
          <w:color w:val="000000"/>
          <w:sz w:val="24"/>
          <w:szCs w:val="24"/>
        </w:rPr>
        <w:t xml:space="preserve"> association between candidate traits and </w:t>
      </w:r>
      <w:r w:rsidRPr="00454C7F">
        <w:rPr>
          <w:rFonts w:ascii="Times New Roman" w:hAnsi="Times New Roman" w:cs="Times New Roman"/>
          <w:sz w:val="24"/>
          <w:szCs w:val="24"/>
        </w:rPr>
        <w:t>exposure or outcome</w:t>
      </w:r>
      <w:r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F0D0CF2" w14:textId="77777777" w:rsidR="000C0344" w:rsidRPr="00454C7F" w:rsidRDefault="000C0344" w:rsidP="000C0344">
      <w:pPr>
        <w:spacing w:line="480" w:lineRule="auto"/>
        <w:jc w:val="both"/>
        <w:rPr>
          <w:rFonts w:ascii="Times New Roman" w:hAnsi="Times New Roman" w:cs="Times New Roman"/>
          <w:color w:val="000000"/>
          <w:sz w:val="24"/>
          <w:szCs w:val="24"/>
        </w:rPr>
      </w:pPr>
    </w:p>
    <w:p w14:paraId="22B66EE4" w14:textId="77777777" w:rsidR="000C0344" w:rsidRPr="00454C7F" w:rsidRDefault="000C0344" w:rsidP="000C0344">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4BC8E589" w14:textId="77777777" w:rsidR="000C0344" w:rsidRDefault="000C0344" w:rsidP="000C0344">
      <w:pPr>
        <w:spacing w:line="240" w:lineRule="auto"/>
        <w:jc w:val="both"/>
        <w:rPr>
          <w:color w:val="000000"/>
        </w:rPr>
        <w:sectPr w:rsidR="000C0344" w:rsidSect="00BB19B5">
          <w:pgSz w:w="11906" w:h="16838"/>
          <w:pgMar w:top="720" w:right="720" w:bottom="720" w:left="720" w:header="708" w:footer="708" w:gutter="0"/>
          <w:cols w:space="720"/>
          <w:docGrid w:linePitch="299"/>
        </w:sectPr>
      </w:pPr>
    </w:p>
    <w:p w14:paraId="751AA843"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1AB5F6F9" w14:textId="77777777" w:rsidR="000C0344" w:rsidRPr="00454C7F" w:rsidRDefault="000C0344" w:rsidP="000C0344">
      <w:pPr>
        <w:spacing w:line="240" w:lineRule="auto"/>
        <w:rPr>
          <w:rFonts w:ascii="Times New Roman" w:eastAsia="Times New Roman" w:hAnsi="Times New Roman" w:cs="Times New Roman"/>
          <w:sz w:val="24"/>
          <w:szCs w:val="24"/>
        </w:rPr>
      </w:pPr>
    </w:p>
    <w:p w14:paraId="51D05FD6" w14:textId="77777777" w:rsidR="000C0344" w:rsidRPr="00454C7F" w:rsidRDefault="000C0344" w:rsidP="000C0344">
      <w:pPr>
        <w:spacing w:line="240" w:lineRule="auto"/>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7EBEBAF9" wp14:editId="7617DF96">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41F9631E" w14:textId="77777777" w:rsidR="000C0344" w:rsidRDefault="000C0344" w:rsidP="000C0344">
      <w:pPr>
        <w:spacing w:line="240" w:lineRule="auto"/>
        <w:rPr>
          <w:rFonts w:ascii="Times New Roman" w:hAnsi="Times New Roman" w:cs="Times New Roman"/>
          <w:b/>
          <w:color w:val="000000"/>
        </w:rPr>
      </w:pPr>
      <w:r w:rsidRPr="00454C7F">
        <w:rPr>
          <w:rFonts w:ascii="Times New Roman" w:hAnsi="Times New Roman" w:cs="Times New Roman"/>
          <w:b/>
          <w:color w:val="000000"/>
        </w:rPr>
        <w:lastRenderedPageBreak/>
        <w:t>Figure 2.</w:t>
      </w:r>
    </w:p>
    <w:p w14:paraId="175C4F97" w14:textId="77777777" w:rsidR="000C0344" w:rsidRPr="00454C7F" w:rsidRDefault="000C0344" w:rsidP="000C0344">
      <w:pPr>
        <w:spacing w:line="240" w:lineRule="auto"/>
        <w:rPr>
          <w:rFonts w:ascii="Times New Roman" w:hAnsi="Times New Roman" w:cs="Times New Roman"/>
        </w:rPr>
        <w:sectPr w:rsidR="000C0344" w:rsidRPr="00454C7F" w:rsidSect="00BB19B5">
          <w:pgSz w:w="16838" w:h="11906" w:orient="landscape" w:code="9"/>
          <w:pgMar w:top="720" w:right="720" w:bottom="720" w:left="720" w:header="708" w:footer="708" w:gutter="0"/>
          <w:cols w:space="720"/>
          <w:docGrid w:linePitch="299"/>
        </w:sectPr>
      </w:pPr>
      <w:r w:rsidRPr="00454C7F">
        <w:rPr>
          <w:rFonts w:ascii="Times New Roman" w:hAnsi="Times New Roman" w:cs="Times New Roman"/>
          <w:b/>
          <w:color w:val="000000"/>
        </w:rPr>
        <w:t xml:space="preserve"> </w:t>
      </w:r>
      <w:r>
        <w:rPr>
          <w:rFonts w:ascii="Times New Roman" w:eastAsia="Times New Roman" w:hAnsi="Times New Roman" w:cs="Times New Roman"/>
          <w:noProof/>
          <w:sz w:val="24"/>
          <w:szCs w:val="24"/>
        </w:rPr>
        <w:drawing>
          <wp:inline distT="0" distB="0" distL="0" distR="0" wp14:anchorId="0CE96486" wp14:editId="70C212DD">
            <wp:extent cx="7697397" cy="591577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2.pdf"/>
                    <pic:cNvPicPr/>
                  </pic:nvPicPr>
                  <pic:blipFill>
                    <a:blip r:embed="rId91">
                      <a:extLst>
                        <a:ext uri="{28A0092B-C50C-407E-A947-70E740481C1C}">
                          <a14:useLocalDpi xmlns:a14="http://schemas.microsoft.com/office/drawing/2010/main" val="0"/>
                        </a:ext>
                      </a:extLst>
                    </a:blip>
                    <a:stretch>
                      <a:fillRect/>
                    </a:stretch>
                  </pic:blipFill>
                  <pic:spPr>
                    <a:xfrm>
                      <a:off x="0" y="0"/>
                      <a:ext cx="7709307" cy="5924923"/>
                    </a:xfrm>
                    <a:prstGeom prst="rect">
                      <a:avLst/>
                    </a:prstGeom>
                  </pic:spPr>
                </pic:pic>
              </a:graphicData>
            </a:graphic>
          </wp:inline>
        </w:drawing>
      </w:r>
    </w:p>
    <w:p w14:paraId="4B661797"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26A3DD7D" w14:textId="77777777" w:rsidR="000C0344" w:rsidRPr="00454C7F" w:rsidRDefault="000C0344" w:rsidP="000C0344">
      <w:pPr>
        <w:spacing w:line="240" w:lineRule="auto"/>
        <w:rPr>
          <w:rFonts w:ascii="Times New Roman" w:eastAsia="Times New Roman" w:hAnsi="Times New Roman" w:cs="Times New Roman"/>
          <w:sz w:val="24"/>
          <w:szCs w:val="24"/>
        </w:rPr>
      </w:pPr>
    </w:p>
    <w:p w14:paraId="7774D1E2" w14:textId="77777777" w:rsidR="000C0344" w:rsidRPr="00454C7F" w:rsidRDefault="000C0344" w:rsidP="000C0344">
      <w:pPr>
        <w:spacing w:line="240" w:lineRule="auto"/>
        <w:rPr>
          <w:rFonts w:ascii="Times New Roman" w:eastAsia="Times New Roman" w:hAnsi="Times New Roman" w:cs="Times New Roman"/>
          <w:sz w:val="24"/>
          <w:szCs w:val="24"/>
        </w:rPr>
      </w:pPr>
    </w:p>
    <w:p w14:paraId="57A4C442"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605A8C3D" wp14:editId="0CC2E5FE">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670A0D3D" w14:textId="77777777" w:rsidR="000C0344" w:rsidRPr="00454C7F" w:rsidRDefault="000C0344" w:rsidP="000C0344">
      <w:pPr>
        <w:widowControl w:val="0"/>
        <w:pBdr>
          <w:top w:val="nil"/>
          <w:left w:val="nil"/>
          <w:bottom w:val="nil"/>
          <w:right w:val="nil"/>
          <w:between w:val="nil"/>
        </w:pBdr>
        <w:rPr>
          <w:rFonts w:ascii="Times New Roman" w:eastAsia="Times New Roman" w:hAnsi="Times New Roman" w:cs="Times New Roman"/>
          <w:sz w:val="24"/>
          <w:szCs w:val="24"/>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07AAC145"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3CC51AF4" w14:textId="77777777" w:rsidR="000C0344" w:rsidRPr="00454C7F" w:rsidRDefault="000C0344" w:rsidP="000C0344">
      <w:pPr>
        <w:rPr>
          <w:rFonts w:ascii="Times New Roman" w:eastAsia="Times New Roman" w:hAnsi="Times New Roman" w:cs="Times New Roman"/>
          <w:sz w:val="24"/>
          <w:szCs w:val="24"/>
        </w:rPr>
      </w:pPr>
    </w:p>
    <w:p w14:paraId="70A7E6E4" w14:textId="77777777" w:rsidR="000C0344" w:rsidRPr="00454C7F" w:rsidRDefault="000C0344" w:rsidP="000C0344">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2BFDEEFB" wp14:editId="47C5E561">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7451BA60" w14:textId="77777777" w:rsidR="000C0344" w:rsidRPr="00454C7F" w:rsidRDefault="000C0344" w:rsidP="000C0344">
      <w:pPr>
        <w:rPr>
          <w:rFonts w:ascii="Times New Roman" w:eastAsia="Times New Roman" w:hAnsi="Times New Roman" w:cs="Times New Roman"/>
          <w:sz w:val="24"/>
          <w:szCs w:val="24"/>
        </w:rPr>
      </w:pPr>
    </w:p>
    <w:p w14:paraId="7E67F752" w14:textId="77777777" w:rsidR="000C0344" w:rsidRPr="00454C7F" w:rsidRDefault="000C0344" w:rsidP="000C0344">
      <w:pPr>
        <w:spacing w:line="240" w:lineRule="auto"/>
        <w:jc w:val="both"/>
        <w:rPr>
          <w:rFonts w:ascii="Times New Roman" w:hAnsi="Times New Roman" w:cs="Times New Roman"/>
          <w:b/>
          <w:color w:val="000000"/>
        </w:rPr>
      </w:pPr>
    </w:p>
    <w:p w14:paraId="75880E21" w14:textId="77777777" w:rsidR="000C0344" w:rsidRPr="00454C7F" w:rsidRDefault="000C0344" w:rsidP="000C0344">
      <w:pPr>
        <w:spacing w:line="240" w:lineRule="auto"/>
        <w:jc w:val="both"/>
        <w:rPr>
          <w:rFonts w:ascii="Times New Roman" w:eastAsia="Calibri" w:hAnsi="Times New Roman" w:cs="Times New Roman"/>
        </w:rPr>
        <w:sectPr w:rsidR="000C0344" w:rsidRPr="00454C7F" w:rsidSect="00BB19B5">
          <w:pgSz w:w="11906" w:h="16838"/>
          <w:pgMar w:top="720" w:right="720" w:bottom="720" w:left="720" w:header="708" w:footer="708" w:gutter="0"/>
          <w:cols w:space="720"/>
          <w:docGrid w:linePitch="299"/>
        </w:sectPr>
      </w:pPr>
    </w:p>
    <w:p w14:paraId="7F93063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66354E9"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0C0344" w:rsidRPr="00454C7F" w14:paraId="29B72D5C" w14:textId="77777777" w:rsidTr="00BB19B5">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BD4722"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575ED10C"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6B869033"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456E260" w14:textId="77777777" w:rsidR="000C0344" w:rsidRPr="00454C7F" w:rsidRDefault="000C0344" w:rsidP="00BB19B5">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34373B71"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45F02B3A" w14:textId="77777777" w:rsidR="000C0344" w:rsidRPr="00454C7F" w:rsidRDefault="000C0344" w:rsidP="00BB19B5">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0C0344" w:rsidRPr="00454C7F" w14:paraId="731380C8" w14:textId="77777777" w:rsidTr="00BB19B5">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7353DB5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1F2CE461"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4E407E8D"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1B43D7D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14BC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121DB13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1823BE8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E521CF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7613BC39" w14:textId="77777777" w:rsidTr="00BB19B5">
        <w:trPr>
          <w:trHeight w:val="335"/>
        </w:trPr>
        <w:tc>
          <w:tcPr>
            <w:tcW w:w="1242" w:type="dxa"/>
            <w:vMerge/>
            <w:tcMar>
              <w:top w:w="0" w:type="dxa"/>
              <w:left w:w="108" w:type="dxa"/>
              <w:bottom w:w="0" w:type="dxa"/>
              <w:right w:w="108" w:type="dxa"/>
            </w:tcMar>
            <w:vAlign w:val="center"/>
          </w:tcPr>
          <w:p w14:paraId="184211C4" w14:textId="77777777" w:rsidR="000C0344" w:rsidRPr="00454C7F" w:rsidRDefault="000C0344" w:rsidP="00BB19B5">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39B04C58"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B6D920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587EA03"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7A295C4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1FC57B3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16F944D7"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6E28C41A" w14:textId="77777777" w:rsidR="000C0344" w:rsidRPr="00454C7F" w:rsidRDefault="000C0344" w:rsidP="00BB19B5">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CF7FAC7" w14:textId="77777777" w:rsidR="000C0344" w:rsidRPr="00454C7F" w:rsidRDefault="000C0344" w:rsidP="00BB19B5">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05C7C5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71AB32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1656C23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1964BD6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8C2C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3236CB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310EF5D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25FACE1E"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21C21C8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2ECD59C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43797B8"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73D2AC0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741E1354"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40D883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D41C3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6EEC117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7166EA4E" w14:textId="77777777" w:rsidR="000C0344" w:rsidRPr="00CE7A7B" w:rsidRDefault="000C0344" w:rsidP="00BB19B5">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0C0344" w:rsidRPr="00454C7F" w14:paraId="04E0683E"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33C4182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0C0344" w:rsidRPr="00454C7F" w14:paraId="5CA45992" w14:textId="77777777" w:rsidTr="00BB19B5">
        <w:trPr>
          <w:trHeight w:val="335"/>
        </w:trPr>
        <w:tc>
          <w:tcPr>
            <w:tcW w:w="1242" w:type="dxa"/>
            <w:vMerge w:val="restart"/>
            <w:tcBorders>
              <w:top w:val="single" w:sz="4" w:space="0" w:color="auto"/>
            </w:tcBorders>
            <w:tcMar>
              <w:top w:w="0" w:type="dxa"/>
              <w:left w:w="108" w:type="dxa"/>
              <w:bottom w:w="0" w:type="dxa"/>
              <w:right w:w="108" w:type="dxa"/>
            </w:tcMar>
            <w:vAlign w:val="center"/>
          </w:tcPr>
          <w:p w14:paraId="300BC9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4F41B977"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774DDA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967235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C3566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24D6CE8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5FBD65A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7FF1D7B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7BED60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0C0344" w:rsidRPr="00454C7F" w14:paraId="6259F4BE" w14:textId="77777777" w:rsidTr="00BB19B5">
        <w:trPr>
          <w:trHeight w:val="335"/>
        </w:trPr>
        <w:tc>
          <w:tcPr>
            <w:tcW w:w="1242" w:type="dxa"/>
            <w:vMerge/>
            <w:tcMar>
              <w:top w:w="0" w:type="dxa"/>
              <w:left w:w="108" w:type="dxa"/>
              <w:bottom w:w="0" w:type="dxa"/>
              <w:right w:w="108" w:type="dxa"/>
            </w:tcMar>
            <w:vAlign w:val="center"/>
          </w:tcPr>
          <w:p w14:paraId="280D1114"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1854FA58"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F14BFC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A0E563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030F424C"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7B6F12C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6F3167B0"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563CFA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71216E10"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2A88517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4AA9898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650D2D2C"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458ACED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792F0B56" w14:textId="5473ACFE"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w:t>
            </w:r>
            <w:ins w:id="1237" w:author="Yoonsu Cho" w:date="2019-07-30T11:19:00Z">
              <w:r w:rsidR="008347D4">
                <w:rPr>
                  <w:rFonts w:ascii="Times New Roman" w:hAnsi="Times New Roman" w:cs="Times New Roman"/>
                  <w:sz w:val="20"/>
                  <w:szCs w:val="20"/>
                </w:rPr>
                <w:t>0</w:t>
              </w:r>
            </w:ins>
            <w:r w:rsidRPr="00454C7F">
              <w:rPr>
                <w:rFonts w:ascii="Times New Roman" w:hAnsi="Times New Roman" w:cs="Times New Roman"/>
                <w:sz w:val="20"/>
                <w:szCs w:val="20"/>
              </w:rPr>
              <w:t>, -0.145)</w:t>
            </w:r>
          </w:p>
          <w:p w14:paraId="1CD2E9A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0C0344" w:rsidRPr="00454C7F" w14:paraId="2524E77F" w14:textId="77777777" w:rsidTr="00BB19B5">
        <w:trPr>
          <w:trHeight w:val="801"/>
        </w:trPr>
        <w:tc>
          <w:tcPr>
            <w:tcW w:w="1242" w:type="dxa"/>
            <w:vMerge/>
            <w:tcMar>
              <w:top w:w="0" w:type="dxa"/>
              <w:left w:w="108" w:type="dxa"/>
              <w:bottom w:w="0" w:type="dxa"/>
              <w:right w:w="108" w:type="dxa"/>
            </w:tcMar>
            <w:vAlign w:val="center"/>
          </w:tcPr>
          <w:p w14:paraId="300F17C2"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E0F352F"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38781F6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73593EEE"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41D0171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71387A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348F75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146FD8F"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2B7A2F2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096F49E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0D72E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0B9D1B1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0C0344" w:rsidRPr="00454C7F" w14:paraId="18FECBDD" w14:textId="77777777" w:rsidTr="00BB19B5">
        <w:trPr>
          <w:trHeight w:val="335"/>
        </w:trPr>
        <w:tc>
          <w:tcPr>
            <w:tcW w:w="1242" w:type="dxa"/>
            <w:vMerge/>
            <w:tcMar>
              <w:top w:w="0" w:type="dxa"/>
              <w:left w:w="108" w:type="dxa"/>
              <w:bottom w:w="0" w:type="dxa"/>
              <w:right w:w="108" w:type="dxa"/>
            </w:tcMar>
            <w:vAlign w:val="center"/>
          </w:tcPr>
          <w:p w14:paraId="13D1B813"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6F8F6892"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BABA7A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334C2410" w14:textId="77777777" w:rsidR="000C0344" w:rsidRPr="00454C7F" w:rsidRDefault="000C0344" w:rsidP="00BB19B5">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0B1044A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0A271935"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0C0344" w:rsidRPr="00454C7F" w14:paraId="3F481497" w14:textId="77777777" w:rsidTr="00BB19B5">
        <w:trPr>
          <w:trHeight w:val="335"/>
        </w:trPr>
        <w:tc>
          <w:tcPr>
            <w:tcW w:w="1242" w:type="dxa"/>
            <w:vMerge/>
            <w:tcMar>
              <w:top w:w="0" w:type="dxa"/>
              <w:left w:w="108" w:type="dxa"/>
              <w:bottom w:w="0" w:type="dxa"/>
              <w:right w:w="108" w:type="dxa"/>
            </w:tcMar>
            <w:vAlign w:val="center"/>
          </w:tcPr>
          <w:p w14:paraId="01DFAD5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D08893C"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4B85C553"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65EFDBBD"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3DCDD2A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1C172736" w14:textId="05952782"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w:t>
            </w:r>
            <w:ins w:id="1238" w:author="Yoonsu Cho" w:date="2019-07-30T11:19:00Z">
              <w:r w:rsidR="008347D4">
                <w:rPr>
                  <w:rFonts w:ascii="Times New Roman" w:hAnsi="Times New Roman" w:cs="Times New Roman"/>
                  <w:sz w:val="20"/>
                  <w:szCs w:val="20"/>
                </w:rPr>
                <w:t>00</w:t>
              </w:r>
            </w:ins>
            <w:r w:rsidRPr="00454C7F">
              <w:rPr>
                <w:rFonts w:ascii="Times New Roman" w:hAnsi="Times New Roman" w:cs="Times New Roman"/>
                <w:sz w:val="20"/>
                <w:szCs w:val="20"/>
              </w:rPr>
              <w:t>, -0.029)</w:t>
            </w:r>
          </w:p>
        </w:tc>
      </w:tr>
      <w:tr w:rsidR="000C0344" w:rsidRPr="00454C7F" w14:paraId="564184DC" w14:textId="77777777" w:rsidTr="00BB19B5">
        <w:trPr>
          <w:trHeight w:val="335"/>
        </w:trPr>
        <w:tc>
          <w:tcPr>
            <w:tcW w:w="1242" w:type="dxa"/>
            <w:vMerge/>
            <w:tcBorders>
              <w:bottom w:val="dotted" w:sz="4" w:space="0" w:color="000000"/>
            </w:tcBorders>
            <w:tcMar>
              <w:top w:w="0" w:type="dxa"/>
              <w:left w:w="108" w:type="dxa"/>
              <w:bottom w:w="0" w:type="dxa"/>
              <w:right w:w="108" w:type="dxa"/>
            </w:tcMar>
            <w:vAlign w:val="center"/>
          </w:tcPr>
          <w:p w14:paraId="4B4AB3C1"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0BDED739" w14:textId="77777777" w:rsidR="000C0344" w:rsidRPr="00454C7F" w:rsidRDefault="000C0344" w:rsidP="00BB19B5">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7EF34C9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6CE4779"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4298C84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7A48CF31" w14:textId="46195236"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w:t>
            </w:r>
            <w:ins w:id="1239" w:author="Yoonsu Cho" w:date="2019-07-30T11:19:00Z">
              <w:r w:rsidR="008347D4">
                <w:rPr>
                  <w:rFonts w:ascii="Times New Roman" w:hAnsi="Times New Roman" w:cs="Times New Roman"/>
                  <w:color w:val="000000"/>
                  <w:sz w:val="20"/>
                  <w:szCs w:val="20"/>
                </w:rPr>
                <w:t>0</w:t>
              </w:r>
            </w:ins>
            <w:r w:rsidRPr="00454C7F">
              <w:rPr>
                <w:rFonts w:ascii="Times New Roman" w:hAnsi="Times New Roman" w:cs="Times New Roman"/>
                <w:color w:val="000000"/>
                <w:sz w:val="20"/>
                <w:szCs w:val="20"/>
              </w:rPr>
              <w:t>, 2.191)</w:t>
            </w:r>
          </w:p>
        </w:tc>
      </w:tr>
      <w:tr w:rsidR="000C0344" w:rsidRPr="00454C7F" w14:paraId="40C53FF3" w14:textId="77777777" w:rsidTr="00BB19B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A92C1B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B1E627E" w14:textId="77777777" w:rsidR="000C0344" w:rsidRPr="00454C7F" w:rsidRDefault="000C0344" w:rsidP="00BB19B5">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37B573E2"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472B857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6BABC9F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3870219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0C0344" w:rsidRPr="00454C7F" w14:paraId="456832FA"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A33198D"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0C0344" w:rsidRPr="00454C7F" w14:paraId="513D9EC6" w14:textId="77777777" w:rsidTr="00BB19B5">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49788B38"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3081BA7D"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7BDC0A66"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4387E5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F845E4B"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242241A8" w14:textId="77777777" w:rsidR="000C0344" w:rsidRPr="00CE7A7B" w:rsidRDefault="000C0344" w:rsidP="00BB19B5">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0C0344" w:rsidRPr="00454C7F" w14:paraId="3FE680EE" w14:textId="77777777" w:rsidTr="00BB19B5">
        <w:trPr>
          <w:trHeight w:val="335"/>
        </w:trPr>
        <w:tc>
          <w:tcPr>
            <w:tcW w:w="1242" w:type="dxa"/>
            <w:vMerge w:val="restart"/>
            <w:tcBorders>
              <w:top w:val="dotted" w:sz="4" w:space="0" w:color="000000"/>
            </w:tcBorders>
            <w:tcMar>
              <w:top w:w="0" w:type="dxa"/>
              <w:left w:w="108" w:type="dxa"/>
              <w:bottom w:w="0" w:type="dxa"/>
              <w:right w:w="108" w:type="dxa"/>
            </w:tcMar>
            <w:vAlign w:val="center"/>
          </w:tcPr>
          <w:p w14:paraId="4400FC7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E2B965"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8EF592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3C9BAA"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1D2CA8D1"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55552E8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0C0344" w:rsidRPr="00454C7F" w14:paraId="0E0ADCD8" w14:textId="77777777" w:rsidTr="00BB19B5">
        <w:trPr>
          <w:trHeight w:val="335"/>
        </w:trPr>
        <w:tc>
          <w:tcPr>
            <w:tcW w:w="1242" w:type="dxa"/>
            <w:vMerge/>
            <w:tcBorders>
              <w:bottom w:val="single" w:sz="4" w:space="0" w:color="auto"/>
            </w:tcBorders>
            <w:tcMar>
              <w:top w:w="0" w:type="dxa"/>
              <w:left w:w="108" w:type="dxa"/>
              <w:bottom w:w="0" w:type="dxa"/>
              <w:right w:w="108" w:type="dxa"/>
            </w:tcMar>
            <w:vAlign w:val="center"/>
          </w:tcPr>
          <w:p w14:paraId="08ECF16C"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4F6703D"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7D3C89E1"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16828602"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285BCB93"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649D9FD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0C0344" w:rsidRPr="00454C7F" w14:paraId="5D0E3BCC" w14:textId="77777777" w:rsidTr="00BB19B5">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1C71219" w14:textId="77777777" w:rsidR="000C0344" w:rsidRPr="00454C7F" w:rsidRDefault="000C0344" w:rsidP="00BB19B5">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1A51DAC" w14:textId="77777777" w:rsidTr="00BB19B5">
        <w:trPr>
          <w:trHeight w:val="335"/>
        </w:trPr>
        <w:tc>
          <w:tcPr>
            <w:tcW w:w="1242" w:type="dxa"/>
            <w:tcBorders>
              <w:top w:val="single" w:sz="4" w:space="0" w:color="auto"/>
            </w:tcBorders>
            <w:tcMar>
              <w:top w:w="0" w:type="dxa"/>
              <w:left w:w="108" w:type="dxa"/>
              <w:bottom w:w="0" w:type="dxa"/>
              <w:right w:w="108" w:type="dxa"/>
            </w:tcMar>
            <w:vAlign w:val="center"/>
          </w:tcPr>
          <w:p w14:paraId="0618DE7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031B87E0" w14:textId="77777777" w:rsidR="000C0344" w:rsidRPr="00454C7F" w:rsidRDefault="000C0344" w:rsidP="00BB19B5">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52384D87"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550313E1"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721E756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158BDCDF"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2DE948B8" w14:textId="77777777" w:rsidTr="00BB19B5">
        <w:trPr>
          <w:trHeight w:val="335"/>
        </w:trPr>
        <w:tc>
          <w:tcPr>
            <w:tcW w:w="1242" w:type="dxa"/>
            <w:vMerge w:val="restart"/>
            <w:tcMar>
              <w:top w:w="0" w:type="dxa"/>
              <w:left w:w="108" w:type="dxa"/>
              <w:bottom w:w="0" w:type="dxa"/>
              <w:right w:w="108" w:type="dxa"/>
            </w:tcMar>
            <w:vAlign w:val="center"/>
          </w:tcPr>
          <w:p w14:paraId="26700DFA"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D4F607"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0BEF4BF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76418835"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4B135EC7"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4127C62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0C0344" w:rsidRPr="00454C7F" w14:paraId="76714C5B" w14:textId="77777777" w:rsidTr="00BB19B5">
        <w:trPr>
          <w:trHeight w:val="335"/>
        </w:trPr>
        <w:tc>
          <w:tcPr>
            <w:tcW w:w="1242" w:type="dxa"/>
            <w:vMerge/>
            <w:tcMar>
              <w:top w:w="0" w:type="dxa"/>
              <w:left w:w="108" w:type="dxa"/>
              <w:bottom w:w="0" w:type="dxa"/>
              <w:right w:w="108" w:type="dxa"/>
            </w:tcMar>
            <w:vAlign w:val="center"/>
          </w:tcPr>
          <w:p w14:paraId="69977510" w14:textId="77777777" w:rsidR="000C0344" w:rsidRPr="00454C7F" w:rsidRDefault="000C0344" w:rsidP="00BB19B5">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272C5D2" w14:textId="77777777" w:rsidR="000C0344" w:rsidRPr="00454C7F" w:rsidRDefault="000C0344" w:rsidP="00BB19B5">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381BEF6B"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22BCA587"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3A26F4B9"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03873E65"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0C0344" w:rsidRPr="00454C7F" w14:paraId="52D66937" w14:textId="77777777" w:rsidTr="00BB19B5">
        <w:trPr>
          <w:trHeight w:val="335"/>
        </w:trPr>
        <w:tc>
          <w:tcPr>
            <w:tcW w:w="1242" w:type="dxa"/>
            <w:tcBorders>
              <w:bottom w:val="single" w:sz="4" w:space="0" w:color="auto"/>
            </w:tcBorders>
            <w:tcMar>
              <w:top w:w="0" w:type="dxa"/>
              <w:left w:w="108" w:type="dxa"/>
              <w:bottom w:w="0" w:type="dxa"/>
              <w:right w:w="108" w:type="dxa"/>
            </w:tcMar>
            <w:vAlign w:val="center"/>
          </w:tcPr>
          <w:p w14:paraId="738B2A94"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3CED62C8" w14:textId="77777777" w:rsidR="000C0344" w:rsidRPr="00454C7F" w:rsidRDefault="000C0344" w:rsidP="00BB19B5">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79F36599" w14:textId="77777777" w:rsidR="000C0344" w:rsidRPr="00454C7F" w:rsidRDefault="000C0344" w:rsidP="00BB19B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098DA1B6" w14:textId="77777777" w:rsidR="000C0344" w:rsidRPr="00454C7F" w:rsidRDefault="000C0344" w:rsidP="00BB19B5">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198171CD"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5F77F2C" w14:textId="77777777" w:rsidR="000C0344" w:rsidRPr="00454C7F" w:rsidRDefault="000C0344" w:rsidP="00BB19B5">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068F3F98" w14:textId="77777777" w:rsidR="000C0344" w:rsidRPr="00454C7F" w:rsidRDefault="000C0344" w:rsidP="000C0344">
      <w:pPr>
        <w:spacing w:line="240" w:lineRule="auto"/>
        <w:rPr>
          <w:rFonts w:ascii="Times New Roman" w:eastAsia="Times New Roman" w:hAnsi="Times New Roman" w:cs="Times New Roman"/>
          <w:sz w:val="24"/>
          <w:szCs w:val="24"/>
        </w:rPr>
      </w:pPr>
    </w:p>
    <w:p w14:paraId="4087712D"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70DA5B7" w14:textId="77777777" w:rsidR="000C0344" w:rsidRPr="00454C7F" w:rsidRDefault="000C0344" w:rsidP="000C0344">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519B1334" w14:textId="77777777" w:rsidR="000C0344" w:rsidRPr="00454C7F" w:rsidRDefault="000C0344" w:rsidP="000C0344">
      <w:pPr>
        <w:spacing w:line="240" w:lineRule="auto"/>
        <w:jc w:val="both"/>
        <w:rPr>
          <w:rFonts w:ascii="Times New Roman" w:hAnsi="Times New Roman" w:cs="Times New Roman"/>
        </w:rPr>
        <w:sectPr w:rsidR="000C0344" w:rsidRPr="00454C7F" w:rsidSect="00BB19B5">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453C94CC" w14:textId="77777777" w:rsidR="000C0344" w:rsidRPr="00454C7F" w:rsidRDefault="000C0344" w:rsidP="000C0344">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402526F5" w14:textId="77777777" w:rsidR="000C0344" w:rsidRPr="00454C7F" w:rsidRDefault="000C0344" w:rsidP="000C0344">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0C0344" w:rsidRPr="00454C7F" w14:paraId="01E06B18" w14:textId="77777777" w:rsidTr="00BB19B5">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6C545E77" w14:textId="77777777" w:rsidR="000C0344" w:rsidRPr="00454C7F" w:rsidRDefault="000C0344" w:rsidP="00BB19B5">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7BB8F6C9" w14:textId="77777777" w:rsidR="000C0344" w:rsidRPr="00454C7F" w:rsidRDefault="000C0344" w:rsidP="00BB19B5">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0C0344" w:rsidRPr="00454C7F" w14:paraId="1E6A3E76" w14:textId="77777777" w:rsidTr="00BB19B5">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197924C1"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783B9F6"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81E589"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594FAA6F" w14:textId="77777777" w:rsidR="000C0344" w:rsidRPr="00454C7F" w:rsidRDefault="000C0344" w:rsidP="00BB19B5">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604A534B" w14:textId="77777777" w:rsidR="000C0344" w:rsidRPr="00454C7F" w:rsidRDefault="000C0344" w:rsidP="00BB19B5">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0C0344" w:rsidRPr="00454C7F" w14:paraId="0EDF9B9B" w14:textId="77777777" w:rsidTr="00BB19B5">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6CEB0304"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0C0344" w:rsidRPr="00454C7F" w14:paraId="6C2FD3B1"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33613332" w14:textId="77777777" w:rsidR="000C0344" w:rsidRPr="00454C7F" w:rsidRDefault="000C0344" w:rsidP="00BB19B5">
            <w:pPr>
              <w:spacing w:line="240" w:lineRule="auto"/>
              <w:rPr>
                <w:rFonts w:ascii="Times New Roman" w:hAnsi="Times New Roman" w:cs="Times New Roman"/>
              </w:rPr>
            </w:pPr>
          </w:p>
        </w:tc>
        <w:tc>
          <w:tcPr>
            <w:tcW w:w="2238" w:type="dxa"/>
            <w:tcBorders>
              <w:top w:val="single" w:sz="4" w:space="0" w:color="auto"/>
            </w:tcBorders>
            <w:vAlign w:val="center"/>
          </w:tcPr>
          <w:p w14:paraId="32F5CD3F" w14:textId="77777777" w:rsidR="000C0344" w:rsidRPr="00454C7F" w:rsidRDefault="000C0344" w:rsidP="00BB19B5">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1ACFB9B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2E135993"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37601E91"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312.1</w:t>
            </w:r>
          </w:p>
          <w:p w14:paraId="7D81630F" w14:textId="77777777" w:rsidR="000C0344" w:rsidRPr="00454C7F" w:rsidRDefault="000C0344" w:rsidP="00BB19B5">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67C2341A"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2055BAD0"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13EC9096"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757387DB" w14:textId="77777777" w:rsidR="000C0344" w:rsidRPr="00454C7F" w:rsidRDefault="000C0344" w:rsidP="00BB19B5">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0C0344" w:rsidRPr="00454C7F" w14:paraId="5746B34E" w14:textId="77777777" w:rsidTr="00BB19B5">
        <w:trPr>
          <w:trHeight w:val="273"/>
        </w:trPr>
        <w:tc>
          <w:tcPr>
            <w:tcW w:w="290" w:type="dxa"/>
            <w:tcMar>
              <w:top w:w="0" w:type="dxa"/>
              <w:left w:w="108" w:type="dxa"/>
              <w:bottom w:w="0" w:type="dxa"/>
              <w:right w:w="108" w:type="dxa"/>
            </w:tcMar>
            <w:vAlign w:val="center"/>
          </w:tcPr>
          <w:p w14:paraId="01D92650"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029F8C08"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DCBAE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49F3548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6FF331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57579D9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1.706 (1.449, 2.008)</w:t>
            </w:r>
          </w:p>
        </w:tc>
      </w:tr>
      <w:tr w:rsidR="000C0344" w:rsidRPr="00454C7F" w14:paraId="53AB5F50" w14:textId="77777777" w:rsidTr="00BB19B5">
        <w:trPr>
          <w:trHeight w:val="273"/>
        </w:trPr>
        <w:tc>
          <w:tcPr>
            <w:tcW w:w="290" w:type="dxa"/>
            <w:tcMar>
              <w:top w:w="0" w:type="dxa"/>
              <w:left w:w="108" w:type="dxa"/>
              <w:bottom w:w="0" w:type="dxa"/>
              <w:right w:w="108" w:type="dxa"/>
            </w:tcMar>
            <w:vAlign w:val="center"/>
          </w:tcPr>
          <w:p w14:paraId="4E59894F"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5BF56A99"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710753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4122543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5D0499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148BD6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D8C1C45" w14:textId="77777777" w:rsidTr="00BB19B5">
        <w:trPr>
          <w:trHeight w:val="273"/>
        </w:trPr>
        <w:tc>
          <w:tcPr>
            <w:tcW w:w="290" w:type="dxa"/>
            <w:tcMar>
              <w:top w:w="0" w:type="dxa"/>
              <w:left w:w="108" w:type="dxa"/>
              <w:bottom w:w="0" w:type="dxa"/>
              <w:right w:w="108" w:type="dxa"/>
            </w:tcMar>
            <w:vAlign w:val="center"/>
          </w:tcPr>
          <w:p w14:paraId="70745C5F" w14:textId="77777777" w:rsidR="000C0344" w:rsidRPr="00454C7F" w:rsidRDefault="000C0344" w:rsidP="00BB19B5">
            <w:pPr>
              <w:spacing w:line="240" w:lineRule="auto"/>
              <w:rPr>
                <w:rFonts w:ascii="Times New Roman" w:hAnsi="Times New Roman" w:cs="Times New Roman"/>
              </w:rPr>
            </w:pPr>
            <w:bookmarkStart w:id="1240" w:name="_Hlk519461133"/>
          </w:p>
        </w:tc>
        <w:tc>
          <w:tcPr>
            <w:tcW w:w="2238" w:type="dxa"/>
            <w:vAlign w:val="center"/>
          </w:tcPr>
          <w:p w14:paraId="3B08A053"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54FB54B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48EDABA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60DFD25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0595C3F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bookmarkEnd w:id="1240"/>
      <w:tr w:rsidR="000C0344" w:rsidRPr="00454C7F" w14:paraId="1ADDE8F6" w14:textId="77777777" w:rsidTr="00BB19B5">
        <w:trPr>
          <w:trHeight w:val="273"/>
        </w:trPr>
        <w:tc>
          <w:tcPr>
            <w:tcW w:w="290" w:type="dxa"/>
            <w:tcMar>
              <w:top w:w="0" w:type="dxa"/>
              <w:left w:w="108" w:type="dxa"/>
              <w:bottom w:w="0" w:type="dxa"/>
              <w:right w:w="108" w:type="dxa"/>
            </w:tcMar>
            <w:vAlign w:val="center"/>
          </w:tcPr>
          <w:p w14:paraId="632563B9" w14:textId="77777777" w:rsidR="000C0344" w:rsidRPr="00454C7F" w:rsidRDefault="000C0344" w:rsidP="00BB19B5">
            <w:pPr>
              <w:spacing w:line="240" w:lineRule="auto"/>
              <w:rPr>
                <w:rFonts w:ascii="Times New Roman" w:hAnsi="Times New Roman" w:cs="Times New Roman"/>
              </w:rPr>
            </w:pPr>
          </w:p>
        </w:tc>
        <w:tc>
          <w:tcPr>
            <w:tcW w:w="2238" w:type="dxa"/>
            <w:vAlign w:val="center"/>
          </w:tcPr>
          <w:p w14:paraId="2C6F9630"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4FE16B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15D5CE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46630EA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6137204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C449CA0" w14:textId="77777777" w:rsidTr="00BB19B5">
        <w:trPr>
          <w:trHeight w:val="273"/>
        </w:trPr>
        <w:tc>
          <w:tcPr>
            <w:tcW w:w="290" w:type="dxa"/>
            <w:tcBorders>
              <w:bottom w:val="single" w:sz="4" w:space="0" w:color="auto"/>
            </w:tcBorders>
            <w:tcMar>
              <w:top w:w="0" w:type="dxa"/>
              <w:left w:w="108" w:type="dxa"/>
              <w:bottom w:w="0" w:type="dxa"/>
              <w:right w:w="108" w:type="dxa"/>
            </w:tcMar>
            <w:vAlign w:val="center"/>
          </w:tcPr>
          <w:p w14:paraId="4E3EDC70" w14:textId="77777777" w:rsidR="000C0344" w:rsidRPr="00454C7F" w:rsidRDefault="000C0344" w:rsidP="00BB19B5">
            <w:pPr>
              <w:spacing w:line="240" w:lineRule="auto"/>
              <w:rPr>
                <w:rFonts w:ascii="Times New Roman" w:hAnsi="Times New Roman" w:cs="Times New Roman"/>
              </w:rPr>
            </w:pPr>
          </w:p>
        </w:tc>
        <w:tc>
          <w:tcPr>
            <w:tcW w:w="2238" w:type="dxa"/>
            <w:tcBorders>
              <w:bottom w:val="single" w:sz="4" w:space="0" w:color="auto"/>
            </w:tcBorders>
            <w:vAlign w:val="center"/>
          </w:tcPr>
          <w:p w14:paraId="5C9BA1EE" w14:textId="77777777" w:rsidR="000C0344" w:rsidRPr="00454C7F" w:rsidRDefault="000C0344" w:rsidP="00BB19B5">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59A0213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6F27418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500AA0C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42C5E08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A56CAC4" w14:textId="77777777" w:rsidTr="00BB19B5">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2F39755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0C0344" w:rsidRPr="00454C7F" w14:paraId="35243BB5" w14:textId="77777777" w:rsidTr="00BB19B5">
        <w:trPr>
          <w:trHeight w:val="273"/>
        </w:trPr>
        <w:tc>
          <w:tcPr>
            <w:tcW w:w="290" w:type="dxa"/>
            <w:tcBorders>
              <w:top w:val="single" w:sz="4" w:space="0" w:color="auto"/>
            </w:tcBorders>
            <w:tcMar>
              <w:top w:w="0" w:type="dxa"/>
              <w:left w:w="108" w:type="dxa"/>
              <w:bottom w:w="0" w:type="dxa"/>
              <w:right w:w="108" w:type="dxa"/>
            </w:tcMar>
            <w:vAlign w:val="center"/>
          </w:tcPr>
          <w:p w14:paraId="7EADA454"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68636A1"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45EAB21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81.6</w:t>
            </w:r>
          </w:p>
          <w:p w14:paraId="57BF73B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66C675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20.7</w:t>
            </w:r>
          </w:p>
          <w:p w14:paraId="668B9AF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14C5DE3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33.4</w:t>
            </w:r>
          </w:p>
          <w:p w14:paraId="05EA929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13065D9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44.1</w:t>
            </w:r>
          </w:p>
          <w:p w14:paraId="7640F5D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=24)</w:t>
            </w:r>
          </w:p>
        </w:tc>
      </w:tr>
      <w:tr w:rsidR="000C0344" w:rsidRPr="00454C7F" w14:paraId="0F229F95" w14:textId="77777777" w:rsidTr="00BB19B5">
        <w:trPr>
          <w:trHeight w:val="255"/>
        </w:trPr>
        <w:tc>
          <w:tcPr>
            <w:tcW w:w="290" w:type="dxa"/>
            <w:tcMar>
              <w:top w:w="0" w:type="dxa"/>
              <w:left w:w="108" w:type="dxa"/>
              <w:bottom w:w="0" w:type="dxa"/>
              <w:right w:w="108" w:type="dxa"/>
            </w:tcMar>
            <w:vAlign w:val="center"/>
          </w:tcPr>
          <w:p w14:paraId="4A13594F"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355FB4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7495828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26BD1D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40163B8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2FF618D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1.070 (0.992, 1.155)</w:t>
            </w:r>
          </w:p>
        </w:tc>
      </w:tr>
      <w:tr w:rsidR="000C0344" w:rsidRPr="00454C7F" w14:paraId="505DA876" w14:textId="77777777" w:rsidTr="00BB19B5">
        <w:trPr>
          <w:trHeight w:val="255"/>
        </w:trPr>
        <w:tc>
          <w:tcPr>
            <w:tcW w:w="290" w:type="dxa"/>
            <w:tcMar>
              <w:top w:w="0" w:type="dxa"/>
              <w:left w:w="108" w:type="dxa"/>
              <w:bottom w:w="0" w:type="dxa"/>
              <w:right w:w="108" w:type="dxa"/>
            </w:tcMar>
            <w:vAlign w:val="center"/>
          </w:tcPr>
          <w:p w14:paraId="3E50DD90"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3F50AD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513B5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30368BE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7A2EC9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005B79D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46D343" w14:textId="77777777" w:rsidTr="00BB19B5">
        <w:trPr>
          <w:trHeight w:val="255"/>
        </w:trPr>
        <w:tc>
          <w:tcPr>
            <w:tcW w:w="290" w:type="dxa"/>
            <w:tcMar>
              <w:top w:w="0" w:type="dxa"/>
              <w:left w:w="108" w:type="dxa"/>
              <w:bottom w:w="0" w:type="dxa"/>
              <w:right w:w="108" w:type="dxa"/>
            </w:tcMar>
            <w:vAlign w:val="center"/>
          </w:tcPr>
          <w:p w14:paraId="341486AB"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27F212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22745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7ADE6F9"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582B0F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11CB59F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6284EAEF" w14:textId="77777777" w:rsidTr="00BB19B5">
        <w:trPr>
          <w:trHeight w:val="255"/>
        </w:trPr>
        <w:tc>
          <w:tcPr>
            <w:tcW w:w="290" w:type="dxa"/>
            <w:tcMar>
              <w:top w:w="0" w:type="dxa"/>
              <w:left w:w="108" w:type="dxa"/>
              <w:bottom w:w="0" w:type="dxa"/>
              <w:right w:w="108" w:type="dxa"/>
            </w:tcMar>
            <w:vAlign w:val="center"/>
          </w:tcPr>
          <w:p w14:paraId="55238136"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E20E695"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5F3AC68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6CDF38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4A888D2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739CD4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2883BD6" w14:textId="77777777" w:rsidTr="00BB19B5">
        <w:trPr>
          <w:trHeight w:val="255"/>
        </w:trPr>
        <w:tc>
          <w:tcPr>
            <w:tcW w:w="290" w:type="dxa"/>
            <w:tcBorders>
              <w:bottom w:val="single" w:sz="4" w:space="0" w:color="auto"/>
            </w:tcBorders>
            <w:tcMar>
              <w:top w:w="0" w:type="dxa"/>
              <w:left w:w="108" w:type="dxa"/>
              <w:bottom w:w="0" w:type="dxa"/>
              <w:right w:w="108" w:type="dxa"/>
            </w:tcMar>
            <w:vAlign w:val="center"/>
          </w:tcPr>
          <w:p w14:paraId="2035C757"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4A2D1964"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3F33E16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45BF3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168A2AD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4D9AB11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77C55B5D" w14:textId="77777777" w:rsidTr="00BB19B5">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F6C45F9"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0C0344" w:rsidRPr="00454C7F" w14:paraId="2F04629C"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694EED0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13E720B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24DE24A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204.8</w:t>
            </w:r>
          </w:p>
          <w:p w14:paraId="793017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450CADE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54.1</w:t>
            </w:r>
          </w:p>
          <w:p w14:paraId="1277EF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1E1A9CC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121.4</w:t>
            </w:r>
          </w:p>
          <w:p w14:paraId="7DFDCDC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0CCBD6F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147.7</w:t>
            </w:r>
          </w:p>
          <w:p w14:paraId="030341E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=36)</w:t>
            </w:r>
          </w:p>
        </w:tc>
      </w:tr>
      <w:tr w:rsidR="000C0344" w:rsidRPr="00454C7F" w14:paraId="61EECEB3" w14:textId="77777777" w:rsidTr="00BB19B5">
        <w:trPr>
          <w:trHeight w:val="46"/>
        </w:trPr>
        <w:tc>
          <w:tcPr>
            <w:tcW w:w="290" w:type="dxa"/>
            <w:tcMar>
              <w:top w:w="0" w:type="dxa"/>
              <w:left w:w="108" w:type="dxa"/>
              <w:bottom w:w="0" w:type="dxa"/>
              <w:right w:w="108" w:type="dxa"/>
            </w:tcMar>
            <w:vAlign w:val="center"/>
          </w:tcPr>
          <w:p w14:paraId="5647C1C8"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9E1EE99"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B8B2E5D"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757E63E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0CCB5EA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0FAD5F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1.181 (0.634, 2.197)</w:t>
            </w:r>
          </w:p>
        </w:tc>
      </w:tr>
      <w:tr w:rsidR="000C0344" w:rsidRPr="00454C7F" w14:paraId="159D6B01" w14:textId="77777777" w:rsidTr="00BB19B5">
        <w:trPr>
          <w:trHeight w:val="46"/>
        </w:trPr>
        <w:tc>
          <w:tcPr>
            <w:tcW w:w="290" w:type="dxa"/>
            <w:tcMar>
              <w:top w:w="0" w:type="dxa"/>
              <w:left w:w="108" w:type="dxa"/>
              <w:bottom w:w="0" w:type="dxa"/>
              <w:right w:w="108" w:type="dxa"/>
            </w:tcMar>
            <w:vAlign w:val="center"/>
          </w:tcPr>
          <w:p w14:paraId="217C99F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42AA87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338E998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00A3B864"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23E5959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39A8A3B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997B83" w14:textId="77777777" w:rsidTr="00BB19B5">
        <w:trPr>
          <w:trHeight w:val="46"/>
        </w:trPr>
        <w:tc>
          <w:tcPr>
            <w:tcW w:w="290" w:type="dxa"/>
            <w:tcMar>
              <w:top w:w="0" w:type="dxa"/>
              <w:left w:w="108" w:type="dxa"/>
              <w:bottom w:w="0" w:type="dxa"/>
              <w:right w:w="108" w:type="dxa"/>
            </w:tcMar>
            <w:vAlign w:val="center"/>
          </w:tcPr>
          <w:p w14:paraId="531EB41E"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5BF0C9EC"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3F7F599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139C130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6592B6F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488280F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41094B95" w14:textId="77777777" w:rsidTr="00BB19B5">
        <w:trPr>
          <w:trHeight w:val="46"/>
        </w:trPr>
        <w:tc>
          <w:tcPr>
            <w:tcW w:w="290" w:type="dxa"/>
            <w:tcMar>
              <w:top w:w="0" w:type="dxa"/>
              <w:left w:w="108" w:type="dxa"/>
              <w:bottom w:w="0" w:type="dxa"/>
              <w:right w:w="108" w:type="dxa"/>
            </w:tcMar>
            <w:vAlign w:val="center"/>
          </w:tcPr>
          <w:p w14:paraId="082421E4"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6D34DE6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043EB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8B648B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4102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6B80A36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314033E1" w14:textId="77777777" w:rsidTr="00BB19B5">
        <w:trPr>
          <w:trHeight w:val="46"/>
        </w:trPr>
        <w:tc>
          <w:tcPr>
            <w:tcW w:w="290" w:type="dxa"/>
            <w:tcBorders>
              <w:bottom w:val="single" w:sz="4" w:space="0" w:color="auto"/>
            </w:tcBorders>
            <w:tcMar>
              <w:top w:w="0" w:type="dxa"/>
              <w:left w:w="108" w:type="dxa"/>
              <w:bottom w:w="0" w:type="dxa"/>
              <w:right w:w="108" w:type="dxa"/>
            </w:tcMar>
            <w:vAlign w:val="center"/>
          </w:tcPr>
          <w:p w14:paraId="1CA57091"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11DC3190"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47660E5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3141262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2B626EE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7A44821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01AB8290" w14:textId="77777777" w:rsidTr="00BB19B5">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07131223" w14:textId="77777777" w:rsidR="000C0344" w:rsidRPr="00454C7F" w:rsidRDefault="000C0344" w:rsidP="00BB19B5">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0C0344" w:rsidRPr="00454C7F" w14:paraId="336404B4" w14:textId="77777777" w:rsidTr="00BB19B5">
        <w:trPr>
          <w:trHeight w:val="46"/>
        </w:trPr>
        <w:tc>
          <w:tcPr>
            <w:tcW w:w="290" w:type="dxa"/>
            <w:tcBorders>
              <w:top w:val="single" w:sz="4" w:space="0" w:color="auto"/>
            </w:tcBorders>
            <w:tcMar>
              <w:top w:w="0" w:type="dxa"/>
              <w:left w:w="108" w:type="dxa"/>
              <w:bottom w:w="0" w:type="dxa"/>
              <w:right w:w="108" w:type="dxa"/>
            </w:tcMar>
            <w:vAlign w:val="center"/>
          </w:tcPr>
          <w:p w14:paraId="2BBC8A7B"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B19650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1846A8C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211.9</w:t>
            </w:r>
          </w:p>
          <w:p w14:paraId="69C6645C"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7B051DD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0E56F46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38EB2D3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101.9</w:t>
            </w:r>
          </w:p>
          <w:p w14:paraId="3133A035"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2495CE53"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197.8</w:t>
            </w:r>
          </w:p>
          <w:p w14:paraId="2218FB0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(N SNPs =59)</w:t>
            </w:r>
          </w:p>
        </w:tc>
      </w:tr>
      <w:tr w:rsidR="000C0344" w:rsidRPr="00454C7F" w14:paraId="093DA8D7" w14:textId="77777777" w:rsidTr="00BB19B5">
        <w:trPr>
          <w:trHeight w:val="46"/>
        </w:trPr>
        <w:tc>
          <w:tcPr>
            <w:tcW w:w="290" w:type="dxa"/>
            <w:tcMar>
              <w:top w:w="0" w:type="dxa"/>
              <w:left w:w="108" w:type="dxa"/>
              <w:bottom w:w="0" w:type="dxa"/>
              <w:right w:w="108" w:type="dxa"/>
            </w:tcMar>
            <w:vAlign w:val="center"/>
          </w:tcPr>
          <w:p w14:paraId="1F154535"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0E0CD79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1DB7DE2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1D2424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6A457BE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06AF2C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-0.265 (-0.377, -0.153)</w:t>
            </w:r>
          </w:p>
        </w:tc>
      </w:tr>
      <w:tr w:rsidR="000C0344" w:rsidRPr="00454C7F" w14:paraId="3C7875E0" w14:textId="77777777" w:rsidTr="00BB19B5">
        <w:trPr>
          <w:trHeight w:val="46"/>
        </w:trPr>
        <w:tc>
          <w:tcPr>
            <w:tcW w:w="290" w:type="dxa"/>
            <w:tcMar>
              <w:top w:w="0" w:type="dxa"/>
              <w:left w:w="108" w:type="dxa"/>
              <w:bottom w:w="0" w:type="dxa"/>
              <w:right w:w="108" w:type="dxa"/>
            </w:tcMar>
            <w:vAlign w:val="center"/>
          </w:tcPr>
          <w:p w14:paraId="1D82FD53"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453D1BFD"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546793A6"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24981FD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7B0B7C4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02ACDBCA"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1FB05530" w14:textId="77777777" w:rsidTr="00BB19B5">
        <w:trPr>
          <w:trHeight w:val="46"/>
        </w:trPr>
        <w:tc>
          <w:tcPr>
            <w:tcW w:w="290" w:type="dxa"/>
            <w:tcMar>
              <w:top w:w="0" w:type="dxa"/>
              <w:left w:w="108" w:type="dxa"/>
              <w:bottom w:w="0" w:type="dxa"/>
              <w:right w:w="108" w:type="dxa"/>
            </w:tcMar>
            <w:vAlign w:val="center"/>
          </w:tcPr>
          <w:p w14:paraId="744EF3A2" w14:textId="77777777" w:rsidR="000C0344" w:rsidRPr="00454C7F" w:rsidRDefault="000C0344" w:rsidP="00BB19B5">
            <w:pPr>
              <w:spacing w:line="240" w:lineRule="auto"/>
              <w:rPr>
                <w:rFonts w:ascii="Times New Roman" w:hAnsi="Times New Roman" w:cs="Times New Roman"/>
                <w:color w:val="000000"/>
              </w:rPr>
            </w:pPr>
          </w:p>
        </w:tc>
        <w:tc>
          <w:tcPr>
            <w:tcW w:w="2238" w:type="dxa"/>
            <w:vAlign w:val="center"/>
          </w:tcPr>
          <w:p w14:paraId="13E575DB"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64E70A8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E8BD12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24E4C062"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76B52DF0"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1359CD7" w14:textId="77777777" w:rsidTr="00BB19B5">
        <w:trPr>
          <w:trHeight w:val="46"/>
        </w:trPr>
        <w:tc>
          <w:tcPr>
            <w:tcW w:w="290" w:type="dxa"/>
            <w:tcBorders>
              <w:bottom w:val="dotted" w:sz="4" w:space="0" w:color="auto"/>
            </w:tcBorders>
            <w:tcMar>
              <w:top w:w="0" w:type="dxa"/>
              <w:left w:w="108" w:type="dxa"/>
              <w:bottom w:w="0" w:type="dxa"/>
              <w:right w:w="108" w:type="dxa"/>
            </w:tcMar>
            <w:vAlign w:val="center"/>
          </w:tcPr>
          <w:p w14:paraId="4AC0D5CC" w14:textId="77777777" w:rsidR="000C0344" w:rsidRPr="00454C7F" w:rsidRDefault="000C0344" w:rsidP="00BB19B5">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62D6D843"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733646B"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39A0542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56C962F7"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06E66ECF"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r w:rsidR="000C0344" w:rsidRPr="00454C7F" w14:paraId="572C20E6" w14:textId="77777777" w:rsidTr="00BB19B5">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10CED34D" w14:textId="77777777" w:rsidR="000C0344" w:rsidRPr="00454C7F" w:rsidRDefault="000C0344" w:rsidP="00BB19B5">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698CF9BA" w14:textId="77777777" w:rsidR="000C0344" w:rsidRPr="00454C7F" w:rsidRDefault="000C0344" w:rsidP="00BB19B5">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0553CB8"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074B1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FD9836E"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66940261" w14:textId="77777777" w:rsidR="000C0344" w:rsidRPr="00454C7F" w:rsidRDefault="000C0344" w:rsidP="00BB19B5">
            <w:pPr>
              <w:pStyle w:val="NoSpacing"/>
              <w:jc w:val="center"/>
              <w:rPr>
                <w:rFonts w:ascii="Times New Roman" w:hAnsi="Times New Roman" w:cs="Times New Roman"/>
              </w:rPr>
            </w:pPr>
            <w:r w:rsidRPr="00454C7F">
              <w:rPr>
                <w:rFonts w:ascii="Times New Roman" w:hAnsi="Times New Roman" w:cs="Times New Roman"/>
              </w:rPr>
              <w:t>-</w:t>
            </w:r>
          </w:p>
        </w:tc>
      </w:tr>
    </w:tbl>
    <w:p w14:paraId="52F6F357" w14:textId="77777777" w:rsidR="000C0344" w:rsidRPr="00454C7F" w:rsidRDefault="000C0344" w:rsidP="000C0344">
      <w:pPr>
        <w:spacing w:line="240" w:lineRule="auto"/>
        <w:rPr>
          <w:rFonts w:ascii="Times New Roman" w:eastAsia="Times New Roman" w:hAnsi="Times New Roman" w:cs="Times New Roman"/>
          <w:sz w:val="24"/>
          <w:szCs w:val="24"/>
        </w:rPr>
      </w:pPr>
    </w:p>
    <w:p w14:paraId="66E23E00" w14:textId="77777777" w:rsidR="000C0344" w:rsidRPr="00454C7F" w:rsidRDefault="000C0344" w:rsidP="000C0344">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10716756" w14:textId="77777777" w:rsidR="000C0344" w:rsidRPr="00454C7F" w:rsidRDefault="000C0344" w:rsidP="000C0344">
      <w:pPr>
        <w:spacing w:line="240" w:lineRule="auto"/>
        <w:jc w:val="both"/>
        <w:rPr>
          <w:rFonts w:ascii="Times New Roman" w:hAnsi="Times New Roman" w:cs="Times New Roman"/>
        </w:rPr>
      </w:pPr>
    </w:p>
    <w:p w14:paraId="6995FFD8" w14:textId="77777777" w:rsidR="000C0344" w:rsidRPr="00454C7F" w:rsidRDefault="000C0344" w:rsidP="000C0344">
      <w:pPr>
        <w:spacing w:line="240" w:lineRule="auto"/>
        <w:jc w:val="both"/>
        <w:rPr>
          <w:rFonts w:ascii="Times New Roman" w:hAnsi="Times New Roman" w:cs="Times New Roman"/>
        </w:rPr>
      </w:pPr>
    </w:p>
    <w:p w14:paraId="3A84E4C0" w14:textId="77777777" w:rsidR="000C0344" w:rsidRPr="00454C7F" w:rsidRDefault="000C0344" w:rsidP="000C0344">
      <w:pPr>
        <w:spacing w:line="240" w:lineRule="auto"/>
        <w:jc w:val="both"/>
        <w:rPr>
          <w:rFonts w:ascii="Times New Roman" w:eastAsia="Calibri" w:hAnsi="Times New Roman" w:cs="Times New Roman"/>
        </w:rPr>
      </w:pPr>
    </w:p>
    <w:p w14:paraId="7FEA2099" w14:textId="2F025ED0" w:rsidR="00BB19B5" w:rsidRDefault="00BB19B5"/>
    <w:sectPr w:rsidR="00BB19B5" w:rsidSect="00BB19B5">
      <w:pgSz w:w="16838" w:h="11906" w:orient="landscape"/>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Yoonsu Cho" w:date="2019-07-22T16:12:00Z" w:initials="YC">
    <w:p w14:paraId="5FC97A06" w14:textId="70AEA96A" w:rsidR="00535C18" w:rsidRDefault="00535C18">
      <w:pPr>
        <w:pStyle w:val="CommentText"/>
      </w:pPr>
      <w:r>
        <w:rPr>
          <w:rStyle w:val="CommentReference"/>
        </w:rPr>
        <w:annotationRef/>
      </w:r>
      <w:r>
        <w:t>Can I have more detailed explanation for the term of “well-calibrated test statistics”?</w:t>
      </w:r>
    </w:p>
  </w:comment>
  <w:comment w:id="13" w:author="Yoonsu Cho" w:date="2019-07-22T16:54:00Z" w:initials="YC">
    <w:p w14:paraId="451E3DC0" w14:textId="7672F2B4" w:rsidR="00535C18" w:rsidRDefault="00535C18">
      <w:pPr>
        <w:pStyle w:val="CommentText"/>
      </w:pPr>
      <w:r>
        <w:rPr>
          <w:rStyle w:val="CommentReference"/>
        </w:rPr>
        <w:annotationRef/>
      </w:r>
      <w:r>
        <w:t>Is it correct?</w:t>
      </w:r>
    </w:p>
  </w:comment>
  <w:comment w:id="41" w:author="Yoonsu Cho" w:date="2019-07-22T18:19:00Z" w:initials="YC">
    <w:p w14:paraId="0301E510" w14:textId="77777777" w:rsidR="00535C18" w:rsidRDefault="00535C18">
      <w:pPr>
        <w:pStyle w:val="CommentText"/>
      </w:pPr>
      <w:r>
        <w:rPr>
          <w:rStyle w:val="CommentReference"/>
        </w:rPr>
        <w:annotationRef/>
      </w:r>
      <w:r>
        <w:t xml:space="preserve">Is </w:t>
      </w:r>
      <w:proofErr w:type="spellStart"/>
      <w:r>
        <w:t>xy</w:t>
      </w:r>
      <w:proofErr w:type="spellEnd"/>
      <w:r>
        <w:t xml:space="preserve"> here the same as </w:t>
      </w:r>
      <w:proofErr w:type="spellStart"/>
      <w:r>
        <w:t>xy</w:t>
      </w:r>
      <w:proofErr w:type="spellEnd"/>
      <w:r>
        <w:t xml:space="preserve">̂ in the following equation: </w:t>
      </w:r>
    </w:p>
    <w:p w14:paraId="617578FF" w14:textId="77777777" w:rsidR="00535C18" w:rsidRDefault="00535C18">
      <w:pPr>
        <w:pStyle w:val="CommentText"/>
      </w:pPr>
      <w:r w:rsidRPr="00454C7F">
        <w:rPr>
          <w:rFonts w:ascii="Times New Roman" w:eastAsia="Calibri" w:hAnsi="Times New Roman" w:cs="Times New Roman"/>
          <w:noProof/>
          <w:sz w:val="24"/>
          <w:szCs w:val="24"/>
        </w:rPr>
        <w:drawing>
          <wp:inline distT="19050" distB="19050" distL="19050" distR="19050" wp14:anchorId="1A6FC823" wp14:editId="4D5DA8E0">
            <wp:extent cx="2247900" cy="482600"/>
            <wp:effectExtent l="0" t="0" r="0" b="0"/>
            <wp:docPr id="2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
                    <a:srcRect/>
                    <a:stretch>
                      <a:fillRect/>
                    </a:stretch>
                  </pic:blipFill>
                  <pic:spPr>
                    <a:xfrm>
                      <a:off x="0" y="0"/>
                      <a:ext cx="2247900" cy="482600"/>
                    </a:xfrm>
                    <a:prstGeom prst="rect">
                      <a:avLst/>
                    </a:prstGeom>
                    <a:ln/>
                  </pic:spPr>
                </pic:pic>
              </a:graphicData>
            </a:graphic>
          </wp:inline>
        </w:drawing>
      </w:r>
    </w:p>
    <w:p w14:paraId="4A56DE17" w14:textId="77777777" w:rsidR="00535C18" w:rsidRDefault="00535C18">
      <w:pPr>
        <w:pStyle w:val="CommentText"/>
      </w:pPr>
    </w:p>
    <w:p w14:paraId="02F7337C" w14:textId="77777777" w:rsidR="00535C18" w:rsidRDefault="00535C18">
      <w:pPr>
        <w:pStyle w:val="CommentText"/>
      </w:pPr>
    </w:p>
    <w:p w14:paraId="3AC9DDF0" w14:textId="1B1DB828" w:rsidR="00535C18" w:rsidRDefault="00535C18">
      <w:pPr>
        <w:pStyle w:val="CommentText"/>
      </w:pPr>
      <w:r>
        <w:t xml:space="preserve">Perhaps the hat means “estimated causal effect” of the exposure on the outcome? </w:t>
      </w:r>
    </w:p>
  </w:comment>
  <w:comment w:id="42" w:author="Yoonsu Cho" w:date="2019-07-22T18:32:00Z" w:initials="YC">
    <w:p w14:paraId="1ADE26F0" w14:textId="1B9D91BC" w:rsidR="00535C18" w:rsidRPr="003E7161" w:rsidRDefault="00535C18">
      <w:pPr>
        <w:pStyle w:val="CommentText"/>
      </w:pPr>
      <w:r>
        <w:rPr>
          <w:rStyle w:val="CommentReference"/>
        </w:rPr>
        <w:annotationRef/>
      </w:r>
      <w:r>
        <w:t xml:space="preserve">Perhaps need </w:t>
      </w:r>
      <w:r w:rsidRPr="003E7161">
        <w:rPr>
          <w:b/>
          <w:bCs/>
          <w:i/>
          <w:iCs/>
        </w:rPr>
        <w:t>P</w:t>
      </w:r>
      <w:r>
        <w:rPr>
          <w:i/>
          <w:iCs/>
        </w:rPr>
        <w:t xml:space="preserve"> </w:t>
      </w:r>
      <w:r>
        <w:t>on the top of sigma?</w:t>
      </w:r>
    </w:p>
  </w:comment>
  <w:comment w:id="78" w:author="Yoonsu Cho" w:date="2019-07-23T14:44:00Z" w:initials="YC">
    <w:p w14:paraId="4E213FF6" w14:textId="3B08A8E7" w:rsidR="00535C18" w:rsidRDefault="00535C18">
      <w:pPr>
        <w:pStyle w:val="CommentText"/>
      </w:pPr>
      <w:r>
        <w:t xml:space="preserve">Is there any specific reason to choose </w:t>
      </w:r>
      <w:r>
        <w:rPr>
          <w:rStyle w:val="CommentReference"/>
        </w:rPr>
        <w:annotationRef/>
      </w:r>
      <w:r>
        <w:t>60%?</w:t>
      </w:r>
    </w:p>
  </w:comment>
  <w:comment w:id="150" w:author="Gibran Hemani" w:date="2019-07-10T23:07:00Z" w:initials="GH">
    <w:p w14:paraId="23D88130" w14:textId="40A65356" w:rsidR="00535C18" w:rsidRDefault="00535C18">
      <w:pPr>
        <w:pStyle w:val="CommentText"/>
      </w:pPr>
      <w:r>
        <w:rPr>
          <w:rStyle w:val="CommentReference"/>
        </w:rPr>
        <w:annotationRef/>
      </w:r>
      <w:r>
        <w:t>Yoonsu to fill in</w:t>
      </w:r>
    </w:p>
  </w:comment>
  <w:comment w:id="151" w:author="Yoonsu Cho" w:date="2019-07-23T20:26:00Z" w:initials="YC">
    <w:p w14:paraId="0D244A72" w14:textId="43502BF1" w:rsidR="00535C18" w:rsidRDefault="00535C18">
      <w:pPr>
        <w:pStyle w:val="CommentText"/>
      </w:pPr>
      <w:r>
        <w:rPr>
          <w:rStyle w:val="CommentReference"/>
        </w:rPr>
        <w:annotationRef/>
      </w:r>
      <w:r>
        <w:t>What would you think of putting this simulation in the supplementary file?</w:t>
      </w:r>
    </w:p>
  </w:comment>
  <w:comment w:id="434" w:author="Yoonsu Cho" w:date="2019-07-23T20:12:00Z" w:initials="YC">
    <w:p w14:paraId="387C2431" w14:textId="3872921F" w:rsidR="00535C18" w:rsidRDefault="00535C18">
      <w:pPr>
        <w:pStyle w:val="CommentText"/>
      </w:pPr>
      <w:r>
        <w:rPr>
          <w:rStyle w:val="CommentReference"/>
        </w:rPr>
        <w:annotationRef/>
      </w:r>
      <w:r>
        <w:t>Should we explain how we ranked the methods?</w:t>
      </w:r>
    </w:p>
  </w:comment>
  <w:comment w:id="436" w:author="Yoonsu Cho" w:date="2019-07-24T16:08:00Z" w:initials="YC">
    <w:p w14:paraId="5AC1B220" w14:textId="276F453F" w:rsidR="00535C18" w:rsidRDefault="00535C18">
      <w:pPr>
        <w:pStyle w:val="CommentText"/>
      </w:pPr>
      <w:r>
        <w:rPr>
          <w:rStyle w:val="CommentReference"/>
        </w:rPr>
        <w:annotationRef/>
      </w:r>
      <w:r>
        <w:t>Can I have more detailed explanation why overly precise confidence intervals can increase FDR? Is it because of SE?</w:t>
      </w:r>
    </w:p>
  </w:comment>
  <w:comment w:id="439" w:author="Gibran Hemani" w:date="2019-07-08T22:29:00Z" w:initials="GH">
    <w:p w14:paraId="0DFD9E0C" w14:textId="77777777" w:rsidR="00535C18" w:rsidRDefault="00535C18" w:rsidP="000C0344">
      <w:r>
        <w:rPr>
          <w:rStyle w:val="CommentReference"/>
        </w:rPr>
        <w:annotationRef/>
      </w:r>
      <w:hyperlink r:id="rId2" w:history="1">
        <w:r>
          <w:rPr>
            <w:rStyle w:val="Hyperlink"/>
          </w:rPr>
          <w:t>https://www.biorxiv.org/content/10.1101/401042v2</w:t>
        </w:r>
      </w:hyperlink>
    </w:p>
  </w:comment>
  <w:comment w:id="665" w:author="Gibran Hemani" w:date="2019-04-03T00:56:00Z" w:initials="GH">
    <w:p w14:paraId="55A4E3BC" w14:textId="77777777" w:rsidR="00535C18" w:rsidRDefault="00535C18" w:rsidP="000C0344">
      <w:pPr>
        <w:pStyle w:val="CommentText"/>
      </w:pPr>
      <w:r>
        <w:rPr>
          <w:rStyle w:val="CommentReference"/>
        </w:rPr>
        <w:annotationRef/>
      </w:r>
      <w:r>
        <w:t>Refs</w:t>
      </w:r>
    </w:p>
  </w:comment>
  <w:comment w:id="666" w:author="Gibran Hemani" w:date="2019-04-02T20:43:00Z" w:initials="GH">
    <w:p w14:paraId="31C19809" w14:textId="77777777" w:rsidR="00535C18" w:rsidRDefault="00535C18" w:rsidP="000C0344">
      <w:pPr>
        <w:pStyle w:val="CommentText"/>
      </w:pPr>
      <w:r>
        <w:rPr>
          <w:rStyle w:val="CommentReference"/>
        </w:rPr>
        <w:annotationRef/>
      </w:r>
      <w:hyperlink r:id="rId3" w:history="1">
        <w:r w:rsidRPr="00843653">
          <w:rPr>
            <w:rStyle w:val="Hyperlink"/>
          </w:rPr>
          <w:t>https://www.biorxiv.org/content/10.1101/401042v2</w:t>
        </w:r>
      </w:hyperlink>
    </w:p>
    <w:p w14:paraId="6AF26AF5" w14:textId="77777777" w:rsidR="00535C18" w:rsidRDefault="00535C18" w:rsidP="000C03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A06" w15:done="0"/>
  <w15:commentEx w15:paraId="451E3DC0" w15:done="0"/>
  <w15:commentEx w15:paraId="3AC9DDF0" w15:done="0"/>
  <w15:commentEx w15:paraId="1ADE26F0" w15:done="0"/>
  <w15:commentEx w15:paraId="4E213FF6" w15:done="0"/>
  <w15:commentEx w15:paraId="23D88130" w15:done="0"/>
  <w15:commentEx w15:paraId="0D244A72" w15:done="0"/>
  <w15:commentEx w15:paraId="387C2431" w15:done="0"/>
  <w15:commentEx w15:paraId="5AC1B220" w15:done="0"/>
  <w15:commentEx w15:paraId="0DFD9E0C" w15:done="1"/>
  <w15:commentEx w15:paraId="55A4E3BC" w15:done="1"/>
  <w15:commentEx w15:paraId="6AF26A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A06" w16cid:durableId="20E05EF2"/>
  <w16cid:commentId w16cid:paraId="451E3DC0" w16cid:durableId="20E068CF"/>
  <w16cid:commentId w16cid:paraId="3AC9DDF0" w16cid:durableId="20E07CCF"/>
  <w16cid:commentId w16cid:paraId="1ADE26F0" w16cid:durableId="20E07FA1"/>
  <w16cid:commentId w16cid:paraId="4E213FF6" w16cid:durableId="20E19BBD"/>
  <w16cid:commentId w16cid:paraId="23D88130" w16cid:durableId="20D0EE35"/>
  <w16cid:commentId w16cid:paraId="0D244A72" w16cid:durableId="20E1EBF3"/>
  <w16cid:commentId w16cid:paraId="387C2431" w16cid:durableId="20E1E8BF"/>
  <w16cid:commentId w16cid:paraId="5AC1B220" w16cid:durableId="20E300EB"/>
  <w16cid:commentId w16cid:paraId="0DFD9E0C" w16cid:durableId="20CE4243"/>
  <w16cid:commentId w16cid:paraId="55A4E3BC" w16cid:durableId="204E834C"/>
  <w16cid:commentId w16cid:paraId="6AF26AF5" w16cid:durableId="204E47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6BEA4" w14:textId="77777777" w:rsidR="002D25B3" w:rsidRDefault="002D25B3">
      <w:pPr>
        <w:spacing w:line="240" w:lineRule="auto"/>
      </w:pPr>
      <w:r>
        <w:separator/>
      </w:r>
    </w:p>
  </w:endnote>
  <w:endnote w:type="continuationSeparator" w:id="0">
    <w:p w14:paraId="2E3F0910" w14:textId="77777777" w:rsidR="002D25B3" w:rsidRDefault="002D25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70FE231A" w14:textId="77777777" w:rsidR="00535C18" w:rsidRDefault="00535C18">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0957E13" w14:textId="77777777" w:rsidR="00535C18" w:rsidRDefault="00535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B4BC7" w14:textId="77777777" w:rsidR="002D25B3" w:rsidRDefault="002D25B3">
      <w:pPr>
        <w:spacing w:line="240" w:lineRule="auto"/>
      </w:pPr>
      <w:r>
        <w:separator/>
      </w:r>
    </w:p>
  </w:footnote>
  <w:footnote w:type="continuationSeparator" w:id="0">
    <w:p w14:paraId="13BC47D3" w14:textId="77777777" w:rsidR="002D25B3" w:rsidRDefault="002D25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123547"/>
    <w:multiLevelType w:val="hybridMultilevel"/>
    <w:tmpl w:val="FD4E470E"/>
    <w:lvl w:ilvl="0" w:tplc="5F4091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0787A"/>
    <w:multiLevelType w:val="hybridMultilevel"/>
    <w:tmpl w:val="A62448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5"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F11170"/>
    <w:multiLevelType w:val="hybridMultilevel"/>
    <w:tmpl w:val="6F30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274F91"/>
    <w:multiLevelType w:val="hybridMultilevel"/>
    <w:tmpl w:val="F590471E"/>
    <w:lvl w:ilvl="0" w:tplc="D308606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9"/>
  </w:num>
  <w:num w:numId="6">
    <w:abstractNumId w:val="4"/>
  </w:num>
  <w:num w:numId="7">
    <w:abstractNumId w:val="2"/>
  </w:num>
  <w:num w:numId="8">
    <w:abstractNumId w:val="6"/>
  </w:num>
  <w:num w:numId="9">
    <w:abstractNumId w:val="8"/>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 Communications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item&gt;91&lt;/item&gt;&lt;item&gt;92&lt;/item&gt;&lt;/record-ids&gt;&lt;/item&gt;&lt;/Libraries&gt;"/>
  </w:docVars>
  <w:rsids>
    <w:rsidRoot w:val="000C0344"/>
    <w:rsid w:val="00001536"/>
    <w:rsid w:val="00003693"/>
    <w:rsid w:val="000300E5"/>
    <w:rsid w:val="0003351C"/>
    <w:rsid w:val="00056EA5"/>
    <w:rsid w:val="00057414"/>
    <w:rsid w:val="00073DDA"/>
    <w:rsid w:val="00090EE7"/>
    <w:rsid w:val="0009160F"/>
    <w:rsid w:val="000917F1"/>
    <w:rsid w:val="00091E03"/>
    <w:rsid w:val="00097E3D"/>
    <w:rsid w:val="000A5DE9"/>
    <w:rsid w:val="000C0344"/>
    <w:rsid w:val="000F6D22"/>
    <w:rsid w:val="001066D9"/>
    <w:rsid w:val="00133B14"/>
    <w:rsid w:val="00134D20"/>
    <w:rsid w:val="0013589B"/>
    <w:rsid w:val="001443FB"/>
    <w:rsid w:val="001518C3"/>
    <w:rsid w:val="00162D42"/>
    <w:rsid w:val="00172EA1"/>
    <w:rsid w:val="00175EAC"/>
    <w:rsid w:val="00196B3B"/>
    <w:rsid w:val="001B069D"/>
    <w:rsid w:val="001B1275"/>
    <w:rsid w:val="001C6A07"/>
    <w:rsid w:val="001D3247"/>
    <w:rsid w:val="001E02AE"/>
    <w:rsid w:val="001E118F"/>
    <w:rsid w:val="001E2637"/>
    <w:rsid w:val="002004C4"/>
    <w:rsid w:val="00200F24"/>
    <w:rsid w:val="002202DE"/>
    <w:rsid w:val="00221B98"/>
    <w:rsid w:val="00225889"/>
    <w:rsid w:val="00232B2B"/>
    <w:rsid w:val="00254BD2"/>
    <w:rsid w:val="00256A4E"/>
    <w:rsid w:val="00257C6F"/>
    <w:rsid w:val="00285ACE"/>
    <w:rsid w:val="00290A8A"/>
    <w:rsid w:val="0029261B"/>
    <w:rsid w:val="00295ABE"/>
    <w:rsid w:val="002A3F16"/>
    <w:rsid w:val="002A543D"/>
    <w:rsid w:val="002B6723"/>
    <w:rsid w:val="002C1598"/>
    <w:rsid w:val="002D25B3"/>
    <w:rsid w:val="002D3466"/>
    <w:rsid w:val="002D5D3D"/>
    <w:rsid w:val="002E0E47"/>
    <w:rsid w:val="002E42C3"/>
    <w:rsid w:val="002E5534"/>
    <w:rsid w:val="002F5C90"/>
    <w:rsid w:val="002F6E41"/>
    <w:rsid w:val="003064A3"/>
    <w:rsid w:val="003457EB"/>
    <w:rsid w:val="003549E7"/>
    <w:rsid w:val="003951DC"/>
    <w:rsid w:val="00396EC4"/>
    <w:rsid w:val="003C44C5"/>
    <w:rsid w:val="003C5270"/>
    <w:rsid w:val="003C5B5F"/>
    <w:rsid w:val="003D30D0"/>
    <w:rsid w:val="003E7161"/>
    <w:rsid w:val="004009CF"/>
    <w:rsid w:val="00407035"/>
    <w:rsid w:val="00413C61"/>
    <w:rsid w:val="00427B99"/>
    <w:rsid w:val="00446B3E"/>
    <w:rsid w:val="0045321E"/>
    <w:rsid w:val="00454D50"/>
    <w:rsid w:val="0045593D"/>
    <w:rsid w:val="00455C90"/>
    <w:rsid w:val="00463E83"/>
    <w:rsid w:val="004767EF"/>
    <w:rsid w:val="0049433E"/>
    <w:rsid w:val="004A5160"/>
    <w:rsid w:val="004C37C8"/>
    <w:rsid w:val="004C46A8"/>
    <w:rsid w:val="004C49C7"/>
    <w:rsid w:val="004E0063"/>
    <w:rsid w:val="004E1BA7"/>
    <w:rsid w:val="00501D7B"/>
    <w:rsid w:val="005027D0"/>
    <w:rsid w:val="00511AA8"/>
    <w:rsid w:val="00513ACB"/>
    <w:rsid w:val="005212CE"/>
    <w:rsid w:val="00523FA2"/>
    <w:rsid w:val="00535C18"/>
    <w:rsid w:val="00545CCB"/>
    <w:rsid w:val="00546DC2"/>
    <w:rsid w:val="005517AB"/>
    <w:rsid w:val="005600C5"/>
    <w:rsid w:val="00571DAA"/>
    <w:rsid w:val="00581853"/>
    <w:rsid w:val="005A4D08"/>
    <w:rsid w:val="005B7274"/>
    <w:rsid w:val="005C0A01"/>
    <w:rsid w:val="005C0BE4"/>
    <w:rsid w:val="005C212E"/>
    <w:rsid w:val="005C7D5F"/>
    <w:rsid w:val="005E7F84"/>
    <w:rsid w:val="00601EDA"/>
    <w:rsid w:val="00602850"/>
    <w:rsid w:val="00603FFA"/>
    <w:rsid w:val="00612662"/>
    <w:rsid w:val="00614782"/>
    <w:rsid w:val="00617ED2"/>
    <w:rsid w:val="0065066C"/>
    <w:rsid w:val="00667FEF"/>
    <w:rsid w:val="00695793"/>
    <w:rsid w:val="006A517A"/>
    <w:rsid w:val="006C0B33"/>
    <w:rsid w:val="006C6231"/>
    <w:rsid w:val="006C646D"/>
    <w:rsid w:val="006C7962"/>
    <w:rsid w:val="006D1D14"/>
    <w:rsid w:val="006E02F9"/>
    <w:rsid w:val="006E4119"/>
    <w:rsid w:val="006F3BB8"/>
    <w:rsid w:val="00705E0F"/>
    <w:rsid w:val="0071415A"/>
    <w:rsid w:val="00715286"/>
    <w:rsid w:val="0072585B"/>
    <w:rsid w:val="00734F4E"/>
    <w:rsid w:val="007364BA"/>
    <w:rsid w:val="00744049"/>
    <w:rsid w:val="007553D5"/>
    <w:rsid w:val="00755AB6"/>
    <w:rsid w:val="00760A8F"/>
    <w:rsid w:val="00766066"/>
    <w:rsid w:val="0077014F"/>
    <w:rsid w:val="007823A2"/>
    <w:rsid w:val="007844F7"/>
    <w:rsid w:val="0079477C"/>
    <w:rsid w:val="007A5F1D"/>
    <w:rsid w:val="007C416F"/>
    <w:rsid w:val="007D243A"/>
    <w:rsid w:val="007E0ADF"/>
    <w:rsid w:val="007E510E"/>
    <w:rsid w:val="007F7FAB"/>
    <w:rsid w:val="00803060"/>
    <w:rsid w:val="00804EFE"/>
    <w:rsid w:val="008238B2"/>
    <w:rsid w:val="00832F60"/>
    <w:rsid w:val="008347D4"/>
    <w:rsid w:val="00854B3A"/>
    <w:rsid w:val="008664BF"/>
    <w:rsid w:val="00876394"/>
    <w:rsid w:val="00882C09"/>
    <w:rsid w:val="00890129"/>
    <w:rsid w:val="0089065E"/>
    <w:rsid w:val="008A2151"/>
    <w:rsid w:val="008C23D9"/>
    <w:rsid w:val="008C5AF1"/>
    <w:rsid w:val="008E15CD"/>
    <w:rsid w:val="00924A1D"/>
    <w:rsid w:val="00933055"/>
    <w:rsid w:val="00934B0A"/>
    <w:rsid w:val="00941350"/>
    <w:rsid w:val="00941B3A"/>
    <w:rsid w:val="0094663C"/>
    <w:rsid w:val="00951D9F"/>
    <w:rsid w:val="00974022"/>
    <w:rsid w:val="00974892"/>
    <w:rsid w:val="00976FFD"/>
    <w:rsid w:val="00983BCA"/>
    <w:rsid w:val="00994030"/>
    <w:rsid w:val="009A67AC"/>
    <w:rsid w:val="009D521E"/>
    <w:rsid w:val="009D65F6"/>
    <w:rsid w:val="009F0F62"/>
    <w:rsid w:val="009F4387"/>
    <w:rsid w:val="009F74C3"/>
    <w:rsid w:val="00A03B1C"/>
    <w:rsid w:val="00A127F4"/>
    <w:rsid w:val="00A1408F"/>
    <w:rsid w:val="00A225E6"/>
    <w:rsid w:val="00A22BAB"/>
    <w:rsid w:val="00A40754"/>
    <w:rsid w:val="00A6192B"/>
    <w:rsid w:val="00A6259F"/>
    <w:rsid w:val="00A854A6"/>
    <w:rsid w:val="00AA192C"/>
    <w:rsid w:val="00AA46C9"/>
    <w:rsid w:val="00AB21FF"/>
    <w:rsid w:val="00AB3F24"/>
    <w:rsid w:val="00AB438A"/>
    <w:rsid w:val="00AC14A7"/>
    <w:rsid w:val="00B00479"/>
    <w:rsid w:val="00B0074E"/>
    <w:rsid w:val="00B11E28"/>
    <w:rsid w:val="00B12A5F"/>
    <w:rsid w:val="00B12D6C"/>
    <w:rsid w:val="00B155E1"/>
    <w:rsid w:val="00B2174B"/>
    <w:rsid w:val="00B301F6"/>
    <w:rsid w:val="00B53BF2"/>
    <w:rsid w:val="00B6607C"/>
    <w:rsid w:val="00B8314A"/>
    <w:rsid w:val="00B9076B"/>
    <w:rsid w:val="00BA4BBD"/>
    <w:rsid w:val="00BB122B"/>
    <w:rsid w:val="00BB19B5"/>
    <w:rsid w:val="00BC1222"/>
    <w:rsid w:val="00BD275D"/>
    <w:rsid w:val="00BF3880"/>
    <w:rsid w:val="00C53A4E"/>
    <w:rsid w:val="00C57AA1"/>
    <w:rsid w:val="00C70BE2"/>
    <w:rsid w:val="00C805BA"/>
    <w:rsid w:val="00C83267"/>
    <w:rsid w:val="00C9672A"/>
    <w:rsid w:val="00CA04A7"/>
    <w:rsid w:val="00CA4E4E"/>
    <w:rsid w:val="00CB37B3"/>
    <w:rsid w:val="00CB5F10"/>
    <w:rsid w:val="00CC52C3"/>
    <w:rsid w:val="00CE06D3"/>
    <w:rsid w:val="00CF5506"/>
    <w:rsid w:val="00D21245"/>
    <w:rsid w:val="00D279BA"/>
    <w:rsid w:val="00D50936"/>
    <w:rsid w:val="00D6670A"/>
    <w:rsid w:val="00D66FE0"/>
    <w:rsid w:val="00D9593A"/>
    <w:rsid w:val="00D95C6A"/>
    <w:rsid w:val="00DA000A"/>
    <w:rsid w:val="00DA0118"/>
    <w:rsid w:val="00DC27C6"/>
    <w:rsid w:val="00DD34F8"/>
    <w:rsid w:val="00E13EE2"/>
    <w:rsid w:val="00E17AF6"/>
    <w:rsid w:val="00E2478A"/>
    <w:rsid w:val="00E265A4"/>
    <w:rsid w:val="00E353B5"/>
    <w:rsid w:val="00E3543C"/>
    <w:rsid w:val="00E4752E"/>
    <w:rsid w:val="00E47991"/>
    <w:rsid w:val="00E7128C"/>
    <w:rsid w:val="00E806F8"/>
    <w:rsid w:val="00E80D2B"/>
    <w:rsid w:val="00E90B61"/>
    <w:rsid w:val="00E97F17"/>
    <w:rsid w:val="00EC1994"/>
    <w:rsid w:val="00EC7AF0"/>
    <w:rsid w:val="00ED0E73"/>
    <w:rsid w:val="00EF4EA5"/>
    <w:rsid w:val="00F04984"/>
    <w:rsid w:val="00F15B1B"/>
    <w:rsid w:val="00F16542"/>
    <w:rsid w:val="00F21A08"/>
    <w:rsid w:val="00F23286"/>
    <w:rsid w:val="00F428A3"/>
    <w:rsid w:val="00F42AA4"/>
    <w:rsid w:val="00F4544D"/>
    <w:rsid w:val="00F55CE3"/>
    <w:rsid w:val="00F76A97"/>
    <w:rsid w:val="00FA441D"/>
    <w:rsid w:val="00FD5064"/>
    <w:rsid w:val="00FD5B0E"/>
    <w:rsid w:val="00FE5E1E"/>
    <w:rsid w:val="00FE68DF"/>
    <w:rsid w:val="00FE74EF"/>
    <w:rsid w:val="00FF55F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991A3"/>
  <w14:defaultImageDpi w14:val="32767"/>
  <w15:chartTrackingRefBased/>
  <w15:docId w15:val="{C06F9524-7438-5848-B6D0-FC662A23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C0344"/>
    <w:pPr>
      <w:spacing w:line="276" w:lineRule="auto"/>
    </w:pPr>
    <w:rPr>
      <w:rFonts w:ascii="Arial" w:eastAsiaTheme="minorEastAsia" w:hAnsi="Arial" w:cs="Arial"/>
      <w:sz w:val="22"/>
      <w:szCs w:val="22"/>
      <w:lang w:eastAsia="ko-KR"/>
    </w:rPr>
  </w:style>
  <w:style w:type="paragraph" w:styleId="Heading1">
    <w:name w:val="heading 1"/>
    <w:basedOn w:val="Normal"/>
    <w:next w:val="Normal"/>
    <w:link w:val="Heading1Char"/>
    <w:rsid w:val="000C0344"/>
    <w:pPr>
      <w:keepNext/>
      <w:keepLines/>
      <w:spacing w:before="400" w:after="120"/>
      <w:outlineLvl w:val="0"/>
    </w:pPr>
    <w:rPr>
      <w:sz w:val="40"/>
      <w:szCs w:val="40"/>
    </w:rPr>
  </w:style>
  <w:style w:type="paragraph" w:styleId="Heading2">
    <w:name w:val="heading 2"/>
    <w:basedOn w:val="Normal"/>
    <w:next w:val="Normal"/>
    <w:link w:val="Heading2Char"/>
    <w:rsid w:val="000C0344"/>
    <w:pPr>
      <w:keepNext/>
      <w:keepLines/>
      <w:spacing w:before="360" w:after="120"/>
      <w:outlineLvl w:val="1"/>
    </w:pPr>
    <w:rPr>
      <w:sz w:val="32"/>
      <w:szCs w:val="32"/>
    </w:rPr>
  </w:style>
  <w:style w:type="paragraph" w:styleId="Heading3">
    <w:name w:val="heading 3"/>
    <w:basedOn w:val="Normal"/>
    <w:next w:val="Normal"/>
    <w:link w:val="Heading3Char"/>
    <w:rsid w:val="000C0344"/>
    <w:pPr>
      <w:keepNext/>
      <w:keepLines/>
      <w:spacing w:before="320" w:after="80"/>
      <w:outlineLvl w:val="2"/>
    </w:pPr>
    <w:rPr>
      <w:color w:val="434343"/>
      <w:sz w:val="28"/>
      <w:szCs w:val="28"/>
    </w:rPr>
  </w:style>
  <w:style w:type="paragraph" w:styleId="Heading4">
    <w:name w:val="heading 4"/>
    <w:basedOn w:val="Normal"/>
    <w:next w:val="Normal"/>
    <w:link w:val="Heading4Char"/>
    <w:rsid w:val="000C0344"/>
    <w:pPr>
      <w:keepNext/>
      <w:keepLines/>
      <w:spacing w:before="280" w:after="80"/>
      <w:outlineLvl w:val="3"/>
    </w:pPr>
    <w:rPr>
      <w:color w:val="666666"/>
      <w:sz w:val="24"/>
      <w:szCs w:val="24"/>
    </w:rPr>
  </w:style>
  <w:style w:type="paragraph" w:styleId="Heading5">
    <w:name w:val="heading 5"/>
    <w:basedOn w:val="Normal"/>
    <w:next w:val="Normal"/>
    <w:link w:val="Heading5Char"/>
    <w:rsid w:val="000C0344"/>
    <w:pPr>
      <w:keepNext/>
      <w:keepLines/>
      <w:spacing w:before="240" w:after="80"/>
      <w:outlineLvl w:val="4"/>
    </w:pPr>
    <w:rPr>
      <w:color w:val="666666"/>
    </w:rPr>
  </w:style>
  <w:style w:type="paragraph" w:styleId="Heading6">
    <w:name w:val="heading 6"/>
    <w:basedOn w:val="Normal"/>
    <w:next w:val="Normal"/>
    <w:link w:val="Heading6Char"/>
    <w:rsid w:val="000C0344"/>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C034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C034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0344"/>
    <w:rPr>
      <w:rFonts w:ascii="Arial" w:eastAsiaTheme="minorEastAsia" w:hAnsi="Arial" w:cs="Arial"/>
      <w:sz w:val="40"/>
      <w:szCs w:val="40"/>
      <w:lang w:eastAsia="ko-KR"/>
    </w:rPr>
  </w:style>
  <w:style w:type="character" w:customStyle="1" w:styleId="Heading2Char">
    <w:name w:val="Heading 2 Char"/>
    <w:basedOn w:val="DefaultParagraphFont"/>
    <w:link w:val="Heading2"/>
    <w:rsid w:val="000C0344"/>
    <w:rPr>
      <w:rFonts w:ascii="Arial" w:eastAsiaTheme="minorEastAsia" w:hAnsi="Arial" w:cs="Arial"/>
      <w:sz w:val="32"/>
      <w:szCs w:val="32"/>
      <w:lang w:eastAsia="ko-KR"/>
    </w:rPr>
  </w:style>
  <w:style w:type="character" w:customStyle="1" w:styleId="Heading3Char">
    <w:name w:val="Heading 3 Char"/>
    <w:basedOn w:val="DefaultParagraphFont"/>
    <w:link w:val="Heading3"/>
    <w:rsid w:val="000C0344"/>
    <w:rPr>
      <w:rFonts w:ascii="Arial" w:eastAsiaTheme="minorEastAsia" w:hAnsi="Arial" w:cs="Arial"/>
      <w:color w:val="434343"/>
      <w:sz w:val="28"/>
      <w:szCs w:val="28"/>
      <w:lang w:eastAsia="ko-KR"/>
    </w:rPr>
  </w:style>
  <w:style w:type="character" w:customStyle="1" w:styleId="Heading4Char">
    <w:name w:val="Heading 4 Char"/>
    <w:basedOn w:val="DefaultParagraphFont"/>
    <w:link w:val="Heading4"/>
    <w:rsid w:val="000C0344"/>
    <w:rPr>
      <w:rFonts w:ascii="Arial" w:eastAsiaTheme="minorEastAsia" w:hAnsi="Arial" w:cs="Arial"/>
      <w:color w:val="666666"/>
      <w:lang w:eastAsia="ko-KR"/>
    </w:rPr>
  </w:style>
  <w:style w:type="character" w:customStyle="1" w:styleId="Heading5Char">
    <w:name w:val="Heading 5 Char"/>
    <w:basedOn w:val="DefaultParagraphFont"/>
    <w:link w:val="Heading5"/>
    <w:rsid w:val="000C0344"/>
    <w:rPr>
      <w:rFonts w:ascii="Arial" w:eastAsiaTheme="minorEastAsia" w:hAnsi="Arial" w:cs="Arial"/>
      <w:color w:val="666666"/>
      <w:sz w:val="22"/>
      <w:szCs w:val="22"/>
      <w:lang w:eastAsia="ko-KR"/>
    </w:rPr>
  </w:style>
  <w:style w:type="character" w:customStyle="1" w:styleId="Heading6Char">
    <w:name w:val="Heading 6 Char"/>
    <w:basedOn w:val="DefaultParagraphFont"/>
    <w:link w:val="Heading6"/>
    <w:rsid w:val="000C0344"/>
    <w:rPr>
      <w:rFonts w:ascii="Arial" w:eastAsiaTheme="minorEastAsia" w:hAnsi="Arial" w:cs="Arial"/>
      <w:i/>
      <w:color w:val="666666"/>
      <w:sz w:val="22"/>
      <w:szCs w:val="22"/>
      <w:lang w:eastAsia="ko-KR"/>
    </w:rPr>
  </w:style>
  <w:style w:type="character" w:customStyle="1" w:styleId="Heading7Char">
    <w:name w:val="Heading 7 Char"/>
    <w:basedOn w:val="DefaultParagraphFont"/>
    <w:link w:val="Heading7"/>
    <w:uiPriority w:val="9"/>
    <w:rsid w:val="000C0344"/>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rsid w:val="000C0344"/>
    <w:rPr>
      <w:rFonts w:asciiTheme="majorHAnsi" w:eastAsiaTheme="majorEastAsia" w:hAnsiTheme="majorHAnsi" w:cstheme="majorBidi"/>
      <w:color w:val="272727" w:themeColor="text1" w:themeTint="D8"/>
      <w:sz w:val="21"/>
      <w:szCs w:val="21"/>
      <w:lang w:eastAsia="ko-KR"/>
    </w:rPr>
  </w:style>
  <w:style w:type="paragraph" w:styleId="Title">
    <w:name w:val="Title"/>
    <w:basedOn w:val="Normal"/>
    <w:next w:val="Normal"/>
    <w:link w:val="TitleChar"/>
    <w:rsid w:val="000C0344"/>
    <w:pPr>
      <w:keepNext/>
      <w:keepLines/>
      <w:spacing w:after="60"/>
    </w:pPr>
    <w:rPr>
      <w:sz w:val="52"/>
      <w:szCs w:val="52"/>
    </w:rPr>
  </w:style>
  <w:style w:type="character" w:customStyle="1" w:styleId="TitleChar">
    <w:name w:val="Title Char"/>
    <w:basedOn w:val="DefaultParagraphFont"/>
    <w:link w:val="Title"/>
    <w:rsid w:val="000C0344"/>
    <w:rPr>
      <w:rFonts w:ascii="Arial" w:eastAsiaTheme="minorEastAsia" w:hAnsi="Arial" w:cs="Arial"/>
      <w:sz w:val="52"/>
      <w:szCs w:val="52"/>
      <w:lang w:eastAsia="ko-KR"/>
    </w:rPr>
  </w:style>
  <w:style w:type="paragraph" w:styleId="Subtitle">
    <w:name w:val="Subtitle"/>
    <w:basedOn w:val="Normal"/>
    <w:next w:val="Normal"/>
    <w:link w:val="SubtitleChar"/>
    <w:rsid w:val="000C0344"/>
    <w:pPr>
      <w:keepNext/>
      <w:keepLines/>
      <w:spacing w:after="320"/>
    </w:pPr>
    <w:rPr>
      <w:rFonts w:eastAsia="Arial"/>
      <w:color w:val="666666"/>
      <w:sz w:val="30"/>
      <w:szCs w:val="30"/>
    </w:rPr>
  </w:style>
  <w:style w:type="character" w:customStyle="1" w:styleId="SubtitleChar">
    <w:name w:val="Subtitle Char"/>
    <w:basedOn w:val="DefaultParagraphFont"/>
    <w:link w:val="Subtitle"/>
    <w:rsid w:val="000C0344"/>
    <w:rPr>
      <w:rFonts w:ascii="Arial" w:eastAsia="Arial" w:hAnsi="Arial" w:cs="Arial"/>
      <w:color w:val="666666"/>
      <w:sz w:val="30"/>
      <w:szCs w:val="30"/>
      <w:lang w:eastAsia="ko-KR"/>
    </w:rPr>
  </w:style>
  <w:style w:type="paragraph" w:styleId="CommentText">
    <w:name w:val="annotation text"/>
    <w:basedOn w:val="Normal"/>
    <w:link w:val="CommentTextChar"/>
    <w:uiPriority w:val="99"/>
    <w:unhideWhenUsed/>
    <w:rsid w:val="000C0344"/>
    <w:pPr>
      <w:spacing w:line="240" w:lineRule="auto"/>
    </w:pPr>
    <w:rPr>
      <w:sz w:val="20"/>
      <w:szCs w:val="20"/>
    </w:rPr>
  </w:style>
  <w:style w:type="character" w:customStyle="1" w:styleId="CommentTextChar">
    <w:name w:val="Comment Text Char"/>
    <w:basedOn w:val="DefaultParagraphFont"/>
    <w:link w:val="CommentText"/>
    <w:uiPriority w:val="99"/>
    <w:rsid w:val="000C0344"/>
    <w:rPr>
      <w:rFonts w:ascii="Arial" w:eastAsiaTheme="minorEastAsia" w:hAnsi="Arial" w:cs="Arial"/>
      <w:sz w:val="20"/>
      <w:szCs w:val="20"/>
      <w:lang w:eastAsia="ko-KR"/>
    </w:rPr>
  </w:style>
  <w:style w:type="character" w:styleId="CommentReference">
    <w:name w:val="annotation reference"/>
    <w:basedOn w:val="DefaultParagraphFont"/>
    <w:uiPriority w:val="99"/>
    <w:semiHidden/>
    <w:unhideWhenUsed/>
    <w:rsid w:val="000C0344"/>
    <w:rPr>
      <w:sz w:val="16"/>
      <w:szCs w:val="16"/>
    </w:rPr>
  </w:style>
  <w:style w:type="paragraph" w:styleId="BalloonText">
    <w:name w:val="Balloon Text"/>
    <w:basedOn w:val="Normal"/>
    <w:link w:val="BalloonTextChar"/>
    <w:uiPriority w:val="99"/>
    <w:semiHidden/>
    <w:unhideWhenUsed/>
    <w:rsid w:val="000C034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44"/>
    <w:rPr>
      <w:rFonts w:ascii="Segoe UI" w:eastAsiaTheme="minorEastAsia" w:hAnsi="Segoe UI" w:cs="Segoe UI"/>
      <w:sz w:val="18"/>
      <w:szCs w:val="18"/>
      <w:lang w:eastAsia="ko-KR"/>
    </w:rPr>
  </w:style>
  <w:style w:type="paragraph" w:styleId="Header">
    <w:name w:val="header"/>
    <w:basedOn w:val="Normal"/>
    <w:link w:val="HeaderChar"/>
    <w:uiPriority w:val="99"/>
    <w:unhideWhenUsed/>
    <w:rsid w:val="000C0344"/>
    <w:pPr>
      <w:tabs>
        <w:tab w:val="center" w:pos="4513"/>
        <w:tab w:val="right" w:pos="9026"/>
      </w:tabs>
      <w:spacing w:line="240" w:lineRule="auto"/>
    </w:pPr>
  </w:style>
  <w:style w:type="character" w:customStyle="1" w:styleId="HeaderChar">
    <w:name w:val="Header Char"/>
    <w:basedOn w:val="DefaultParagraphFont"/>
    <w:link w:val="Header"/>
    <w:uiPriority w:val="99"/>
    <w:rsid w:val="000C0344"/>
    <w:rPr>
      <w:rFonts w:ascii="Arial" w:eastAsiaTheme="minorEastAsia" w:hAnsi="Arial" w:cs="Arial"/>
      <w:sz w:val="22"/>
      <w:szCs w:val="22"/>
      <w:lang w:eastAsia="ko-KR"/>
    </w:rPr>
  </w:style>
  <w:style w:type="paragraph" w:styleId="Footer">
    <w:name w:val="footer"/>
    <w:basedOn w:val="Normal"/>
    <w:link w:val="FooterChar"/>
    <w:uiPriority w:val="99"/>
    <w:unhideWhenUsed/>
    <w:rsid w:val="000C0344"/>
    <w:pPr>
      <w:tabs>
        <w:tab w:val="center" w:pos="4513"/>
        <w:tab w:val="right" w:pos="9026"/>
      </w:tabs>
      <w:spacing w:line="240" w:lineRule="auto"/>
    </w:pPr>
  </w:style>
  <w:style w:type="character" w:customStyle="1" w:styleId="FooterChar">
    <w:name w:val="Footer Char"/>
    <w:basedOn w:val="DefaultParagraphFont"/>
    <w:link w:val="Footer"/>
    <w:uiPriority w:val="99"/>
    <w:rsid w:val="000C0344"/>
    <w:rPr>
      <w:rFonts w:ascii="Arial" w:eastAsiaTheme="minorEastAsia" w:hAnsi="Arial" w:cs="Arial"/>
      <w:sz w:val="22"/>
      <w:szCs w:val="22"/>
      <w:lang w:eastAsia="ko-KR"/>
    </w:rPr>
  </w:style>
  <w:style w:type="character" w:styleId="Hyperlink">
    <w:name w:val="Hyperlink"/>
    <w:basedOn w:val="DefaultParagraphFont"/>
    <w:uiPriority w:val="99"/>
    <w:unhideWhenUsed/>
    <w:rsid w:val="000C0344"/>
    <w:rPr>
      <w:color w:val="0563C1" w:themeColor="hyperlink"/>
      <w:u w:val="single"/>
    </w:rPr>
  </w:style>
  <w:style w:type="character" w:customStyle="1" w:styleId="UnresolvedMention1">
    <w:name w:val="Unresolved Mention1"/>
    <w:basedOn w:val="DefaultParagraphFont"/>
    <w:uiPriority w:val="99"/>
    <w:semiHidden/>
    <w:unhideWhenUsed/>
    <w:rsid w:val="000C0344"/>
    <w:rPr>
      <w:color w:val="605E5C"/>
      <w:shd w:val="clear" w:color="auto" w:fill="E1DFDD"/>
    </w:rPr>
  </w:style>
  <w:style w:type="paragraph" w:customStyle="1" w:styleId="EndNoteBibliographyTitle">
    <w:name w:val="EndNote Bibliography Title"/>
    <w:basedOn w:val="Normal"/>
    <w:link w:val="EndNoteBibliographyTitleChar"/>
    <w:rsid w:val="000C0344"/>
    <w:pPr>
      <w:jc w:val="center"/>
    </w:pPr>
    <w:rPr>
      <w:noProof/>
    </w:rPr>
  </w:style>
  <w:style w:type="character" w:customStyle="1" w:styleId="EndNoteBibliographyTitleChar">
    <w:name w:val="EndNote Bibliography Title Char"/>
    <w:basedOn w:val="DefaultParagraphFont"/>
    <w:link w:val="EndNoteBibliographyTitle"/>
    <w:rsid w:val="000C0344"/>
    <w:rPr>
      <w:rFonts w:ascii="Arial" w:eastAsiaTheme="minorEastAsia" w:hAnsi="Arial" w:cs="Arial"/>
      <w:noProof/>
      <w:sz w:val="22"/>
      <w:szCs w:val="22"/>
      <w:lang w:eastAsia="ko-KR"/>
    </w:rPr>
  </w:style>
  <w:style w:type="paragraph" w:customStyle="1" w:styleId="EndNoteBibliography">
    <w:name w:val="EndNote Bibliography"/>
    <w:basedOn w:val="Normal"/>
    <w:link w:val="EndNoteBibliographyChar"/>
    <w:rsid w:val="000C0344"/>
    <w:pPr>
      <w:spacing w:line="240" w:lineRule="auto"/>
    </w:pPr>
    <w:rPr>
      <w:noProof/>
    </w:rPr>
  </w:style>
  <w:style w:type="character" w:customStyle="1" w:styleId="EndNoteBibliographyChar">
    <w:name w:val="EndNote Bibliography Char"/>
    <w:basedOn w:val="DefaultParagraphFont"/>
    <w:link w:val="EndNoteBibliography"/>
    <w:rsid w:val="000C0344"/>
    <w:rPr>
      <w:rFonts w:ascii="Arial" w:eastAsiaTheme="minorEastAsia" w:hAnsi="Arial" w:cs="Arial"/>
      <w:noProof/>
      <w:sz w:val="22"/>
      <w:szCs w:val="22"/>
      <w:lang w:eastAsia="ko-KR"/>
    </w:rPr>
  </w:style>
  <w:style w:type="paragraph" w:styleId="CommentSubject">
    <w:name w:val="annotation subject"/>
    <w:basedOn w:val="CommentText"/>
    <w:next w:val="CommentText"/>
    <w:link w:val="CommentSubjectChar"/>
    <w:uiPriority w:val="99"/>
    <w:semiHidden/>
    <w:unhideWhenUsed/>
    <w:rsid w:val="000C0344"/>
    <w:rPr>
      <w:b/>
      <w:bCs/>
    </w:rPr>
  </w:style>
  <w:style w:type="character" w:customStyle="1" w:styleId="CommentSubjectChar">
    <w:name w:val="Comment Subject Char"/>
    <w:basedOn w:val="CommentTextChar"/>
    <w:link w:val="CommentSubject"/>
    <w:uiPriority w:val="99"/>
    <w:semiHidden/>
    <w:rsid w:val="000C0344"/>
    <w:rPr>
      <w:rFonts w:ascii="Arial" w:eastAsiaTheme="minorEastAsia" w:hAnsi="Arial" w:cs="Arial"/>
      <w:b/>
      <w:bCs/>
      <w:sz w:val="20"/>
      <w:szCs w:val="20"/>
      <w:lang w:eastAsia="ko-KR"/>
    </w:rPr>
  </w:style>
  <w:style w:type="character" w:styleId="FollowedHyperlink">
    <w:name w:val="FollowedHyperlink"/>
    <w:basedOn w:val="DefaultParagraphFont"/>
    <w:uiPriority w:val="99"/>
    <w:semiHidden/>
    <w:unhideWhenUsed/>
    <w:rsid w:val="000C0344"/>
    <w:rPr>
      <w:color w:val="954F72" w:themeColor="followedHyperlink"/>
      <w:u w:val="single"/>
    </w:rPr>
  </w:style>
  <w:style w:type="paragraph" w:styleId="NoSpacing">
    <w:name w:val="No Spacing"/>
    <w:uiPriority w:val="1"/>
    <w:qFormat/>
    <w:rsid w:val="000C0344"/>
    <w:rPr>
      <w:rFonts w:ascii="Calibri" w:eastAsia="Calibri" w:hAnsi="Calibri" w:cs="Calibri"/>
      <w:sz w:val="22"/>
      <w:szCs w:val="22"/>
      <w:lang w:eastAsia="ko-KR"/>
    </w:rPr>
  </w:style>
  <w:style w:type="paragraph" w:styleId="FootnoteText">
    <w:name w:val="footnote text"/>
    <w:basedOn w:val="Normal"/>
    <w:link w:val="FootnoteTextChar"/>
    <w:uiPriority w:val="99"/>
    <w:unhideWhenUsed/>
    <w:rsid w:val="000C0344"/>
    <w:pPr>
      <w:spacing w:line="240" w:lineRule="auto"/>
    </w:pPr>
    <w:rPr>
      <w:sz w:val="24"/>
      <w:szCs w:val="24"/>
    </w:rPr>
  </w:style>
  <w:style w:type="character" w:customStyle="1" w:styleId="FootnoteTextChar">
    <w:name w:val="Footnote Text Char"/>
    <w:basedOn w:val="DefaultParagraphFont"/>
    <w:link w:val="FootnoteText"/>
    <w:uiPriority w:val="99"/>
    <w:rsid w:val="000C0344"/>
    <w:rPr>
      <w:rFonts w:ascii="Arial" w:eastAsiaTheme="minorEastAsia" w:hAnsi="Arial" w:cs="Arial"/>
      <w:lang w:eastAsia="ko-KR"/>
    </w:rPr>
  </w:style>
  <w:style w:type="character" w:styleId="FootnoteReference">
    <w:name w:val="footnote reference"/>
    <w:basedOn w:val="DefaultParagraphFont"/>
    <w:uiPriority w:val="99"/>
    <w:unhideWhenUsed/>
    <w:rsid w:val="000C0344"/>
    <w:rPr>
      <w:vertAlign w:val="superscript"/>
    </w:rPr>
  </w:style>
  <w:style w:type="character" w:customStyle="1" w:styleId="UnresolvedMention2">
    <w:name w:val="Unresolved Mention2"/>
    <w:basedOn w:val="DefaultParagraphFont"/>
    <w:uiPriority w:val="99"/>
    <w:rsid w:val="000C0344"/>
    <w:rPr>
      <w:color w:val="605E5C"/>
      <w:shd w:val="clear" w:color="auto" w:fill="E1DFDD"/>
    </w:rPr>
  </w:style>
  <w:style w:type="paragraph" w:styleId="ListParagraph">
    <w:name w:val="List Paragraph"/>
    <w:basedOn w:val="Normal"/>
    <w:uiPriority w:val="34"/>
    <w:qFormat/>
    <w:rsid w:val="000C0344"/>
    <w:pPr>
      <w:ind w:left="720"/>
      <w:contextualSpacing/>
    </w:pPr>
  </w:style>
  <w:style w:type="paragraph" w:styleId="Revision">
    <w:name w:val="Revision"/>
    <w:hidden/>
    <w:uiPriority w:val="99"/>
    <w:semiHidden/>
    <w:rsid w:val="000C0344"/>
    <w:rPr>
      <w:rFonts w:ascii="Arial" w:eastAsiaTheme="minorEastAsia" w:hAnsi="Arial" w:cs="Arial"/>
      <w:sz w:val="22"/>
      <w:szCs w:val="22"/>
      <w:lang w:eastAsia="ko-KR"/>
    </w:rPr>
  </w:style>
  <w:style w:type="character" w:customStyle="1" w:styleId="nlmarticle-title">
    <w:name w:val="nlm_article-title"/>
    <w:basedOn w:val="DefaultParagraphFont"/>
    <w:rsid w:val="000C0344"/>
  </w:style>
  <w:style w:type="character" w:customStyle="1" w:styleId="cit-first-page">
    <w:name w:val="cit-first-page"/>
    <w:basedOn w:val="DefaultParagraphFont"/>
    <w:rsid w:val="000C0344"/>
  </w:style>
  <w:style w:type="character" w:customStyle="1" w:styleId="cit-last-page2">
    <w:name w:val="cit-last-page2"/>
    <w:basedOn w:val="DefaultParagraphFont"/>
    <w:rsid w:val="000C0344"/>
  </w:style>
  <w:style w:type="character" w:customStyle="1" w:styleId="cit-issue">
    <w:name w:val="cit-issue"/>
    <w:rsid w:val="000C0344"/>
  </w:style>
  <w:style w:type="character" w:customStyle="1" w:styleId="cit-sep2">
    <w:name w:val="cit-sep2"/>
    <w:basedOn w:val="DefaultParagraphFont"/>
    <w:rsid w:val="000C0344"/>
  </w:style>
  <w:style w:type="character" w:customStyle="1" w:styleId="cit-vol2">
    <w:name w:val="cit-vol2"/>
    <w:basedOn w:val="DefaultParagraphFont"/>
    <w:rsid w:val="000C0344"/>
  </w:style>
  <w:style w:type="character" w:customStyle="1" w:styleId="slug-doi">
    <w:name w:val="slug-doi"/>
    <w:basedOn w:val="DefaultParagraphFont"/>
    <w:rsid w:val="000C0344"/>
  </w:style>
  <w:style w:type="character" w:customStyle="1" w:styleId="apple-converted-space">
    <w:name w:val="apple-converted-space"/>
    <w:rsid w:val="000C0344"/>
  </w:style>
  <w:style w:type="character" w:styleId="PlaceholderText">
    <w:name w:val="Placeholder Text"/>
    <w:basedOn w:val="DefaultParagraphFont"/>
    <w:uiPriority w:val="99"/>
    <w:semiHidden/>
    <w:rsid w:val="000C0344"/>
    <w:rPr>
      <w:color w:val="808080"/>
    </w:rPr>
  </w:style>
  <w:style w:type="character" w:customStyle="1" w:styleId="UnresolvedMention3">
    <w:name w:val="Unresolved Mention3"/>
    <w:basedOn w:val="DefaultParagraphFont"/>
    <w:uiPriority w:val="99"/>
    <w:semiHidden/>
    <w:unhideWhenUsed/>
    <w:rsid w:val="000C0344"/>
    <w:rPr>
      <w:color w:val="605E5C"/>
      <w:shd w:val="clear" w:color="auto" w:fill="E1DFDD"/>
    </w:rPr>
  </w:style>
  <w:style w:type="character" w:styleId="LineNumber">
    <w:name w:val="line number"/>
    <w:basedOn w:val="DefaultParagraphFont"/>
    <w:uiPriority w:val="99"/>
    <w:semiHidden/>
    <w:unhideWhenUsed/>
    <w:rsid w:val="000C0344"/>
  </w:style>
  <w:style w:type="character" w:styleId="UnresolvedMention">
    <w:name w:val="Unresolved Mention"/>
    <w:basedOn w:val="DefaultParagraphFont"/>
    <w:uiPriority w:val="99"/>
    <w:unhideWhenUsed/>
    <w:rsid w:val="000C0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iorxiv.org/content/10.1101/401042v2" TargetMode="External"/><Relationship Id="rId2" Type="http://schemas.openxmlformats.org/officeDocument/2006/relationships/hyperlink" Target="https://www.biorxiv.org/content/10.1101/401042v2" TargetMode="External"/><Relationship Id="rId1" Type="http://schemas.openxmlformats.org/officeDocument/2006/relationships/image" Target="media/image15.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76" Type="http://schemas.openxmlformats.org/officeDocument/2006/relationships/image" Target="media/image19.png"/><Relationship Id="rId84" Type="http://schemas.openxmlformats.org/officeDocument/2006/relationships/hyperlink" Target="about:blank" TargetMode="External"/><Relationship Id="rId89" Type="http://schemas.openxmlformats.org/officeDocument/2006/relationships/hyperlink" Target="http://www.mrbase.org" TargetMode="External"/><Relationship Id="rId7" Type="http://schemas.openxmlformats.org/officeDocument/2006/relationships/hyperlink" Target="mailto:g.hemani@bristol.ac.uk" TargetMode="External"/><Relationship Id="rId71" Type="http://schemas.openxmlformats.org/officeDocument/2006/relationships/image" Target="media/image18.png"/><Relationship Id="rId92"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about:blank" TargetMode="External"/><Relationship Id="rId11" Type="http://schemas.openxmlformats.org/officeDocument/2006/relationships/hyperlink" Target="https://github.com/WSpiller/RadialMR"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hyperlink" Target="about:blank" TargetMode="External"/><Relationship Id="rId53" Type="http://schemas.openxmlformats.org/officeDocument/2006/relationships/hyperlink" Target="about:blank" TargetMode="External"/><Relationship Id="rId58" Type="http://schemas.openxmlformats.org/officeDocument/2006/relationships/hyperlink" Target="about:blank" TargetMode="External"/><Relationship Id="rId66" Type="http://schemas.openxmlformats.org/officeDocument/2006/relationships/hyperlink" Target="about:blank" TargetMode="External"/><Relationship Id="rId74" Type="http://schemas.openxmlformats.org/officeDocument/2006/relationships/image" Target="media/image15.png"/><Relationship Id="rId79" Type="http://schemas.openxmlformats.org/officeDocument/2006/relationships/image" Target="media/image21.png"/><Relationship Id="rId87" Type="http://schemas.openxmlformats.org/officeDocument/2006/relationships/hyperlink" Target="https://github.com/explodecomputer/tryx-analysis" TargetMode="External"/><Relationship Id="rId5" Type="http://schemas.openxmlformats.org/officeDocument/2006/relationships/footnotes" Target="footnotes.xml"/><Relationship Id="rId61" Type="http://schemas.openxmlformats.org/officeDocument/2006/relationships/hyperlink" Target="about:blank" TargetMode="External"/><Relationship Id="rId82" Type="http://schemas.openxmlformats.org/officeDocument/2006/relationships/hyperlink" Target="about:blank" TargetMode="External"/><Relationship Id="rId90" Type="http://schemas.openxmlformats.org/officeDocument/2006/relationships/image" Target="media/image23.png"/><Relationship Id="rId95" Type="http://schemas.microsoft.com/office/2011/relationships/people" Target="people.xml"/><Relationship Id="rId19" Type="http://schemas.openxmlformats.org/officeDocument/2006/relationships/hyperlink" Target="about:blank" TargetMode="Externa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about:blank" TargetMode="Externa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hyperlink" Target="about:blank" TargetMode="External"/><Relationship Id="rId56" Type="http://schemas.openxmlformats.org/officeDocument/2006/relationships/image" Target="media/image14.png"/><Relationship Id="rId64" Type="http://schemas.openxmlformats.org/officeDocument/2006/relationships/hyperlink" Target="about:blank" TargetMode="External"/><Relationship Id="rId69" Type="http://schemas.openxmlformats.org/officeDocument/2006/relationships/hyperlink" Target="about:blank" TargetMode="External"/><Relationship Id="rId77"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hyperlink" Target="about:blank" TargetMode="External"/><Relationship Id="rId80" Type="http://schemas.openxmlformats.org/officeDocument/2006/relationships/hyperlink" Target="about:blank" TargetMode="External"/><Relationship Id="rId85" Type="http://schemas.openxmlformats.org/officeDocument/2006/relationships/hyperlink" Target="about:blank" TargetMode="External"/><Relationship Id="rId93"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about:blank" TargetMode="Externa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hyperlink" Target="about:blank" TargetMode="External"/><Relationship Id="rId46" Type="http://schemas.openxmlformats.org/officeDocument/2006/relationships/image" Target="media/image12.png"/><Relationship Id="rId59" Type="http://schemas.openxmlformats.org/officeDocument/2006/relationships/hyperlink" Target="about:blank" TargetMode="External"/><Relationship Id="rId67" Type="http://schemas.openxmlformats.org/officeDocument/2006/relationships/hyperlink" Target="about:blank" TargetMode="External"/><Relationship Id="rId20" Type="http://schemas.openxmlformats.org/officeDocument/2006/relationships/image" Target="media/image3.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hyperlink" Target="about:blank" TargetMode="External"/><Relationship Id="rId75" Type="http://schemas.openxmlformats.org/officeDocument/2006/relationships/hyperlink" Target="about:blank" TargetMode="External"/><Relationship Id="rId83" Type="http://schemas.openxmlformats.org/officeDocument/2006/relationships/hyperlink" Target="about:blank" TargetMode="External"/><Relationship Id="rId88" Type="http://schemas.openxmlformats.org/officeDocument/2006/relationships/hyperlink" Target="https://github.com/MRCIEU/TwoSampleMR" TargetMode="External"/><Relationship Id="rId91" Type="http://schemas.openxmlformats.org/officeDocument/2006/relationships/image" Target="media/image24.e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about:blank" TargetMode="External"/><Relationship Id="rId57" Type="http://schemas.openxmlformats.org/officeDocument/2006/relationships/hyperlink" Target="about:blank" TargetMode="External"/><Relationship Id="rId10" Type="http://schemas.openxmlformats.org/officeDocument/2006/relationships/hyperlink" Target="https://paperpile.com/c/uS8h0p/WBcu" TargetMode="External"/><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image" Target="media/image16.png"/><Relationship Id="rId65" Type="http://schemas.openxmlformats.org/officeDocument/2006/relationships/image" Target="media/image17.png"/><Relationship Id="rId73" Type="http://schemas.openxmlformats.org/officeDocument/2006/relationships/hyperlink" Target="about:blank" TargetMode="External"/><Relationship Id="rId78" Type="http://schemas.openxmlformats.org/officeDocument/2006/relationships/hyperlink" Target="about:blank" TargetMode="External"/><Relationship Id="rId81" Type="http://schemas.openxmlformats.org/officeDocument/2006/relationships/hyperlink" Target="about:blank" TargetMode="External"/><Relationship Id="rId86" Type="http://schemas.openxmlformats.org/officeDocument/2006/relationships/image" Target="media/image2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aperpile.com/c/uS8h0p/xV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2608</TotalTime>
  <Pages>47</Pages>
  <Words>17252</Words>
  <Characters>98337</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Hemani</dc:creator>
  <cp:keywords/>
  <dc:description/>
  <cp:lastModifiedBy>Yoonsu Cho</cp:lastModifiedBy>
  <cp:revision>246</cp:revision>
  <dcterms:created xsi:type="dcterms:W3CDTF">2019-07-09T06:44:00Z</dcterms:created>
  <dcterms:modified xsi:type="dcterms:W3CDTF">2019-08-02T16:15:00Z</dcterms:modified>
</cp:coreProperties>
</file>