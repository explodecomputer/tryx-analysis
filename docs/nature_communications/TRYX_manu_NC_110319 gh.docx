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6F26C" w14:textId="2203B22C" w:rsidR="003D215F" w:rsidRPr="00454C7F" w:rsidRDefault="000D5B0A" w:rsidP="00454C7F">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 xml:space="preserve">MR-TRYX: </w:t>
      </w:r>
      <w:r w:rsidR="001F43DC" w:rsidRPr="00454C7F">
        <w:rPr>
          <w:rFonts w:ascii="Times New Roman" w:hAnsi="Times New Roman" w:cs="Times New Roman"/>
          <w:b/>
          <w:sz w:val="24"/>
          <w:szCs w:val="24"/>
        </w:rPr>
        <w:t>Exploiting horizontal pleiotropy to infer n</w:t>
      </w:r>
      <w:r w:rsidRPr="00454C7F">
        <w:rPr>
          <w:rFonts w:ascii="Times New Roman" w:hAnsi="Times New Roman" w:cs="Times New Roman"/>
          <w:b/>
          <w:sz w:val="24"/>
          <w:szCs w:val="24"/>
        </w:rPr>
        <w:t>ovel</w:t>
      </w:r>
      <w:r w:rsidR="001F43DC" w:rsidRPr="00454C7F">
        <w:rPr>
          <w:rFonts w:ascii="Times New Roman" w:hAnsi="Times New Roman" w:cs="Times New Roman"/>
          <w:b/>
          <w:sz w:val="24"/>
          <w:szCs w:val="24"/>
        </w:rPr>
        <w:t xml:space="preserve"> causal pathways</w:t>
      </w:r>
    </w:p>
    <w:p w14:paraId="651EEFC6" w14:textId="77777777" w:rsidR="003D215F" w:rsidRPr="00454C7F" w:rsidRDefault="003D215F" w:rsidP="00454C7F">
      <w:pPr>
        <w:spacing w:after="160" w:line="480" w:lineRule="auto"/>
        <w:rPr>
          <w:rFonts w:ascii="Times New Roman" w:eastAsia="Calibri" w:hAnsi="Times New Roman" w:cs="Times New Roman"/>
          <w:sz w:val="24"/>
          <w:szCs w:val="24"/>
        </w:rPr>
      </w:pPr>
    </w:p>
    <w:p w14:paraId="6EE17743" w14:textId="5DBCAC63" w:rsidR="003D215F" w:rsidRPr="00454C7F" w:rsidRDefault="001F43DC" w:rsidP="00454C7F">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Tom </w:t>
      </w:r>
      <w:r w:rsidR="002C7074" w:rsidRPr="00454C7F">
        <w:rPr>
          <w:rFonts w:ascii="Times New Roman" w:eastAsia="Calibri" w:hAnsi="Times New Roman" w:cs="Times New Roman"/>
          <w:sz w:val="24"/>
          <w:szCs w:val="24"/>
        </w:rPr>
        <w:t xml:space="preserve">R </w:t>
      </w:r>
      <w:r w:rsidRPr="00454C7F">
        <w:rPr>
          <w:rFonts w:ascii="Times New Roman" w:eastAsia="Calibri" w:hAnsi="Times New Roman" w:cs="Times New Roman"/>
          <w:sz w:val="24"/>
          <w:szCs w:val="24"/>
        </w:rPr>
        <w:t>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r w:rsidR="00EC0EA2" w:rsidRPr="00454C7F">
        <w:rPr>
          <w:rFonts w:ascii="Times New Roman" w:eastAsia="Calibri" w:hAnsi="Times New Roman" w:cs="Times New Roman"/>
          <w:sz w:val="24"/>
          <w:szCs w:val="24"/>
        </w:rPr>
        <w:t>Jie Zheng</w:t>
      </w:r>
      <w:r w:rsidR="00EC0EA2" w:rsidRPr="00454C7F">
        <w:rPr>
          <w:rFonts w:ascii="Times New Roman" w:eastAsia="Calibri" w:hAnsi="Times New Roman" w:cs="Times New Roman"/>
          <w:sz w:val="24"/>
          <w:szCs w:val="24"/>
          <w:vertAlign w:val="superscript"/>
        </w:rPr>
        <w:t>1</w:t>
      </w:r>
      <w:r w:rsidR="00EC0EA2" w:rsidRPr="00454C7F">
        <w:rPr>
          <w:rFonts w:ascii="Times New Roman" w:eastAsia="Calibri" w:hAnsi="Times New Roman" w:cs="Times New Roman"/>
          <w:sz w:val="24"/>
          <w:szCs w:val="24"/>
        </w:rPr>
        <w:t xml:space="preserve">, </w:t>
      </w:r>
      <w:r w:rsidR="0094412A" w:rsidRPr="00454C7F">
        <w:rPr>
          <w:rFonts w:ascii="Times New Roman" w:eastAsia="Calibri" w:hAnsi="Times New Roman" w:cs="Times New Roman"/>
          <w:sz w:val="24"/>
          <w:szCs w:val="24"/>
        </w:rPr>
        <w:t>Andrew P Morris</w:t>
      </w:r>
      <w:r w:rsidR="00460625" w:rsidRPr="00454C7F">
        <w:rPr>
          <w:rFonts w:ascii="Times New Roman" w:eastAsia="Calibri" w:hAnsi="Times New Roman" w:cs="Times New Roman"/>
          <w:sz w:val="24"/>
          <w:szCs w:val="24"/>
          <w:vertAlign w:val="superscript"/>
        </w:rPr>
        <w:t>2</w:t>
      </w:r>
      <w:r w:rsidR="0094412A" w:rsidRPr="00454C7F">
        <w:rPr>
          <w:rFonts w:ascii="Times New Roman" w:eastAsia="Calibri" w:hAnsi="Times New Roman" w:cs="Times New Roman"/>
          <w:sz w:val="24"/>
          <w:szCs w:val="24"/>
        </w:rPr>
        <w:t xml:space="preserve">, </w:t>
      </w:r>
      <w:r w:rsidR="008F3AAA" w:rsidRPr="00454C7F">
        <w:rPr>
          <w:rFonts w:ascii="Times New Roman" w:eastAsia="Calibri" w:hAnsi="Times New Roman" w:cs="Times New Roman"/>
          <w:sz w:val="24"/>
          <w:szCs w:val="24"/>
        </w:rPr>
        <w:t>George Davey Smith</w:t>
      </w:r>
      <w:r w:rsidR="008F3AAA" w:rsidRPr="00454C7F">
        <w:rPr>
          <w:rFonts w:ascii="Times New Roman" w:eastAsia="Calibri" w:hAnsi="Times New Roman" w:cs="Times New Roman"/>
          <w:sz w:val="24"/>
          <w:szCs w:val="24"/>
          <w:vertAlign w:val="superscript"/>
        </w:rPr>
        <w:t>1</w:t>
      </w:r>
      <w:r w:rsidR="008F3AA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5AA93A9A" w14:textId="77777777" w:rsidR="003D215F" w:rsidRPr="00454C7F" w:rsidRDefault="003D215F" w:rsidP="00454C7F">
      <w:pPr>
        <w:spacing w:after="160" w:line="480" w:lineRule="auto"/>
        <w:rPr>
          <w:rFonts w:ascii="Times New Roman" w:eastAsia="Calibri" w:hAnsi="Times New Roman" w:cs="Times New Roman"/>
          <w:sz w:val="24"/>
          <w:szCs w:val="24"/>
        </w:rPr>
      </w:pPr>
    </w:p>
    <w:p w14:paraId="3FD0A4B7" w14:textId="5EA772D0" w:rsidR="0094412A" w:rsidRPr="00454C7F" w:rsidRDefault="001F43DC" w:rsidP="00454C7F">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0094412A" w:rsidRPr="00454C7F">
        <w:rPr>
          <w:rFonts w:ascii="Times New Roman" w:eastAsia="Calibri" w:hAnsi="Times New Roman" w:cs="Times New Roman"/>
          <w:sz w:val="24"/>
          <w:szCs w:val="24"/>
        </w:rPr>
        <w:br/>
      </w:r>
      <w:r w:rsidR="0094412A" w:rsidRPr="00454C7F">
        <w:rPr>
          <w:rFonts w:ascii="Times New Roman" w:eastAsia="Calibri" w:hAnsi="Times New Roman" w:cs="Times New Roman"/>
          <w:sz w:val="24"/>
          <w:szCs w:val="24"/>
          <w:vertAlign w:val="superscript"/>
        </w:rPr>
        <w:t xml:space="preserve">2 </w:t>
      </w:r>
      <w:r w:rsidR="00925E9E" w:rsidRPr="00454C7F">
        <w:rPr>
          <w:rFonts w:ascii="Times New Roman" w:eastAsia="Calibri" w:hAnsi="Times New Roman" w:cs="Times New Roman"/>
          <w:sz w:val="24"/>
          <w:szCs w:val="24"/>
        </w:rPr>
        <w:t>Department of Biostatistics, University of Liverpool, Liverpool, UK.</w:t>
      </w:r>
    </w:p>
    <w:p w14:paraId="32A341D8" w14:textId="77777777" w:rsidR="003D215F" w:rsidRDefault="003D215F" w:rsidP="00454C7F">
      <w:pPr>
        <w:spacing w:after="160" w:line="480" w:lineRule="auto"/>
        <w:rPr>
          <w:rFonts w:ascii="Times New Roman" w:eastAsia="Calibri" w:hAnsi="Times New Roman" w:cs="Times New Roman"/>
          <w:sz w:val="24"/>
          <w:szCs w:val="24"/>
        </w:rPr>
      </w:pPr>
    </w:p>
    <w:p w14:paraId="08372D62" w14:textId="77777777" w:rsidR="000932C5" w:rsidRDefault="000932C5" w:rsidP="00454C7F">
      <w:pPr>
        <w:spacing w:after="160" w:line="480" w:lineRule="auto"/>
        <w:rPr>
          <w:rFonts w:ascii="Times New Roman" w:eastAsia="Calibri" w:hAnsi="Times New Roman" w:cs="Times New Roman"/>
          <w:sz w:val="24"/>
          <w:szCs w:val="24"/>
        </w:rPr>
      </w:pPr>
    </w:p>
    <w:p w14:paraId="5E810BFC" w14:textId="3E5D141F" w:rsidR="000932C5" w:rsidRDefault="000932C5" w:rsidP="00454C7F">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sidR="00A11E03">
        <w:rPr>
          <w:rFonts w:ascii="Times New Roman" w:eastAsia="Calibri" w:hAnsi="Times New Roman" w:cs="Times New Roman"/>
          <w:sz w:val="24"/>
          <w:szCs w:val="24"/>
        </w:rPr>
        <w:t xml:space="preserve">, </w:t>
      </w:r>
      <w:r w:rsidR="00216EEC" w:rsidRPr="00216EEC">
        <w:rPr>
          <w:rFonts w:ascii="Times New Roman" w:eastAsia="Calibri" w:hAnsi="Times New Roman" w:cs="Times New Roman"/>
          <w:sz w:val="24"/>
          <w:szCs w:val="24"/>
        </w:rPr>
        <w:t>MRC Integrative Epidemiology Unit</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w:t>
      </w:r>
      <w:r w:rsidR="00216EEC" w:rsidRPr="00454C7F">
        <w:rPr>
          <w:rFonts w:ascii="Times New Roman" w:eastAsia="Calibri" w:hAnsi="Times New Roman" w:cs="Times New Roman"/>
          <w:sz w:val="24"/>
          <w:szCs w:val="24"/>
        </w:rPr>
        <w:t xml:space="preserve">Bristol Medical School, </w:t>
      </w:r>
      <w:r w:rsidR="00216EEC" w:rsidRPr="00216EEC">
        <w:rPr>
          <w:rFonts w:ascii="Times New Roman" w:eastAsia="Calibri" w:hAnsi="Times New Roman" w:cs="Times New Roman"/>
          <w:sz w:val="24"/>
          <w:szCs w:val="24"/>
        </w:rPr>
        <w:t>University of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Oakfield House</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BS8 2BN</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UK</w:t>
      </w:r>
      <w:r w:rsidR="00216EEC">
        <w:rPr>
          <w:rFonts w:ascii="Times New Roman" w:eastAsia="Calibri" w:hAnsi="Times New Roman" w:cs="Times New Roman"/>
          <w:sz w:val="24"/>
          <w:szCs w:val="24"/>
        </w:rPr>
        <w:t xml:space="preserve">. E-mail: </w:t>
      </w:r>
      <w:ins w:id="0" w:author="Gibran Hemani" w:date="2019-07-03T18:21:00Z">
        <w:r w:rsidR="000279BE">
          <w:rPr>
            <w:rFonts w:ascii="Times New Roman" w:eastAsia="Calibri" w:hAnsi="Times New Roman" w:cs="Times New Roman"/>
            <w:sz w:val="24"/>
            <w:szCs w:val="24"/>
          </w:rPr>
          <w:fldChar w:fldCharType="begin"/>
        </w:r>
        <w:r w:rsidR="000279BE">
          <w:rPr>
            <w:rFonts w:ascii="Times New Roman" w:eastAsia="Calibri" w:hAnsi="Times New Roman" w:cs="Times New Roman"/>
            <w:sz w:val="24"/>
            <w:szCs w:val="24"/>
          </w:rPr>
          <w:instrText xml:space="preserve"> HYPERLINK "mailto:</w:instrText>
        </w:r>
      </w:ins>
      <w:r w:rsidR="000279BE" w:rsidRPr="000279BE">
        <w:rPr>
          <w:rPrChange w:id="1" w:author="Gibran Hemani" w:date="2019-07-03T18:21:00Z">
            <w:rPr>
              <w:rStyle w:val="Hyperlink"/>
              <w:rFonts w:ascii="Times New Roman" w:eastAsia="Calibri" w:hAnsi="Times New Roman" w:cs="Times New Roman"/>
              <w:sz w:val="24"/>
              <w:szCs w:val="24"/>
            </w:rPr>
          </w:rPrChange>
        </w:rPr>
        <w:instrText>g.h</w:instrText>
      </w:r>
      <w:ins w:id="2" w:author="Gibran Hemani" w:date="2019-07-03T18:21:00Z">
        <w:r w:rsidR="000279BE" w:rsidRPr="000279BE">
          <w:rPr>
            <w:rPrChange w:id="3" w:author="Gibran Hemani" w:date="2019-07-03T18:21:00Z">
              <w:rPr>
                <w:rStyle w:val="Hyperlink"/>
                <w:rFonts w:ascii="Times New Roman" w:eastAsia="Calibri" w:hAnsi="Times New Roman" w:cs="Times New Roman"/>
                <w:sz w:val="24"/>
                <w:szCs w:val="24"/>
              </w:rPr>
            </w:rPrChange>
          </w:rPr>
          <w:instrText>e</w:instrText>
        </w:r>
      </w:ins>
      <w:r w:rsidR="000279BE" w:rsidRPr="000279BE">
        <w:rPr>
          <w:rPrChange w:id="4" w:author="Gibran Hemani" w:date="2019-07-03T18:21:00Z">
            <w:rPr>
              <w:rStyle w:val="Hyperlink"/>
              <w:rFonts w:ascii="Times New Roman" w:eastAsia="Calibri" w:hAnsi="Times New Roman" w:cs="Times New Roman"/>
              <w:sz w:val="24"/>
              <w:szCs w:val="24"/>
            </w:rPr>
          </w:rPrChange>
        </w:rPr>
        <w:instrText>mani@bristol.ac.uk</w:instrText>
      </w:r>
      <w:ins w:id="5" w:author="Gibran Hemani" w:date="2019-07-03T18:21:00Z">
        <w:r w:rsidR="000279BE">
          <w:rPr>
            <w:rFonts w:ascii="Times New Roman" w:eastAsia="Calibri" w:hAnsi="Times New Roman" w:cs="Times New Roman"/>
            <w:sz w:val="24"/>
            <w:szCs w:val="24"/>
          </w:rPr>
          <w:instrText xml:space="preserve">" </w:instrText>
        </w:r>
        <w:r w:rsidR="000279BE">
          <w:rPr>
            <w:rFonts w:ascii="Times New Roman" w:eastAsia="Calibri" w:hAnsi="Times New Roman" w:cs="Times New Roman"/>
            <w:sz w:val="24"/>
            <w:szCs w:val="24"/>
          </w:rPr>
          <w:fldChar w:fldCharType="separate"/>
        </w:r>
      </w:ins>
      <w:r w:rsidR="000279BE" w:rsidRPr="000279BE">
        <w:rPr>
          <w:rStyle w:val="Hyperlink"/>
          <w:rFonts w:ascii="Times New Roman" w:eastAsia="Calibri" w:hAnsi="Times New Roman" w:cs="Times New Roman"/>
          <w:sz w:val="24"/>
          <w:szCs w:val="24"/>
        </w:rPr>
        <w:t>g.h</w:t>
      </w:r>
      <w:ins w:id="6" w:author="Gibran Hemani" w:date="2019-07-03T18:21:00Z">
        <w:r w:rsidR="000279BE" w:rsidRPr="00337B4D">
          <w:rPr>
            <w:rStyle w:val="Hyperlink"/>
            <w:rFonts w:ascii="Times New Roman" w:eastAsia="Calibri" w:hAnsi="Times New Roman" w:cs="Times New Roman"/>
            <w:sz w:val="24"/>
            <w:szCs w:val="24"/>
          </w:rPr>
          <w:t>e</w:t>
        </w:r>
      </w:ins>
      <w:del w:id="7" w:author="Gibran Hemani" w:date="2019-07-03T18:21:00Z">
        <w:r w:rsidR="000279BE" w:rsidRPr="00337B4D" w:rsidDel="000279BE">
          <w:rPr>
            <w:rStyle w:val="Hyperlink"/>
            <w:rFonts w:ascii="Times New Roman" w:eastAsia="Calibri" w:hAnsi="Times New Roman" w:cs="Times New Roman"/>
            <w:sz w:val="24"/>
            <w:szCs w:val="24"/>
          </w:rPr>
          <w:delText>a</w:delText>
        </w:r>
      </w:del>
      <w:r w:rsidR="000279BE" w:rsidRPr="008E5B6A">
        <w:rPr>
          <w:rStyle w:val="Hyperlink"/>
          <w:rFonts w:ascii="Times New Roman" w:eastAsia="Calibri" w:hAnsi="Times New Roman" w:cs="Times New Roman"/>
          <w:sz w:val="24"/>
          <w:szCs w:val="24"/>
        </w:rPr>
        <w:t>mani@bristol.ac.uk</w:t>
      </w:r>
      <w:ins w:id="8" w:author="Gibran Hemani" w:date="2019-07-03T18:21:00Z">
        <w:r w:rsidR="000279BE">
          <w:rPr>
            <w:rFonts w:ascii="Times New Roman" w:eastAsia="Calibri" w:hAnsi="Times New Roman" w:cs="Times New Roman"/>
            <w:sz w:val="24"/>
            <w:szCs w:val="24"/>
          </w:rPr>
          <w:fldChar w:fldCharType="end"/>
        </w:r>
      </w:ins>
      <w:r w:rsidR="00216EEC">
        <w:rPr>
          <w:rFonts w:ascii="Times New Roman" w:eastAsia="Calibri" w:hAnsi="Times New Roman" w:cs="Times New Roman"/>
          <w:sz w:val="24"/>
          <w:szCs w:val="24"/>
        </w:rPr>
        <w:t>.</w:t>
      </w:r>
    </w:p>
    <w:p w14:paraId="47D4BF4D" w14:textId="77777777" w:rsidR="000932C5" w:rsidRPr="00454C7F" w:rsidRDefault="000932C5" w:rsidP="00454C7F">
      <w:pPr>
        <w:spacing w:after="160" w:line="480" w:lineRule="auto"/>
        <w:rPr>
          <w:rFonts w:ascii="Times New Roman" w:eastAsia="Calibri" w:hAnsi="Times New Roman" w:cs="Times New Roman"/>
          <w:sz w:val="24"/>
          <w:szCs w:val="24"/>
        </w:rPr>
      </w:pPr>
    </w:p>
    <w:p w14:paraId="057284E9" w14:textId="77777777" w:rsidR="00172477" w:rsidRDefault="00172477" w:rsidP="00454C7F">
      <w:pPr>
        <w:pStyle w:val="Heading2"/>
        <w:spacing w:line="480" w:lineRule="auto"/>
        <w:rPr>
          <w:rFonts w:ascii="Times New Roman" w:hAnsi="Times New Roman" w:cs="Times New Roman"/>
          <w:sz w:val="24"/>
          <w:szCs w:val="24"/>
        </w:rPr>
      </w:pPr>
    </w:p>
    <w:p w14:paraId="5D45490F" w14:textId="77777777" w:rsidR="000932C5" w:rsidRDefault="000932C5" w:rsidP="000932C5"/>
    <w:p w14:paraId="46109E23" w14:textId="77777777" w:rsidR="000932C5" w:rsidRDefault="000932C5" w:rsidP="000932C5"/>
    <w:p w14:paraId="188F82A5" w14:textId="77777777" w:rsidR="000932C5" w:rsidRDefault="000932C5" w:rsidP="000932C5"/>
    <w:p w14:paraId="42571D2A" w14:textId="77777777" w:rsidR="000932C5" w:rsidRDefault="000932C5" w:rsidP="000932C5"/>
    <w:p w14:paraId="792DF5DB" w14:textId="77777777" w:rsidR="000932C5" w:rsidRDefault="000932C5" w:rsidP="000932C5"/>
    <w:p w14:paraId="6B42D5AA" w14:textId="77777777" w:rsidR="000932C5" w:rsidRDefault="000932C5" w:rsidP="000932C5"/>
    <w:p w14:paraId="6EC012A3" w14:textId="77777777" w:rsidR="000932C5" w:rsidRPr="000932C5" w:rsidRDefault="000932C5" w:rsidP="000932C5">
      <w:pPr>
        <w:sectPr w:rsidR="000932C5" w:rsidRPr="000932C5">
          <w:footerReference w:type="default" r:id="rId8"/>
          <w:pgSz w:w="11909" w:h="16834"/>
          <w:pgMar w:top="1440" w:right="1440" w:bottom="1440" w:left="1440" w:header="0" w:footer="720" w:gutter="0"/>
          <w:pgNumType w:start="1"/>
          <w:cols w:space="720"/>
        </w:sectPr>
      </w:pPr>
    </w:p>
    <w:p w14:paraId="3C21DB9A" w14:textId="3575DB80" w:rsidR="003D215F" w:rsidRPr="00454C7F" w:rsidRDefault="001F43DC" w:rsidP="00454C7F">
      <w:pPr>
        <w:pStyle w:val="Heading2"/>
        <w:spacing w:line="480" w:lineRule="auto"/>
        <w:rPr>
          <w:rFonts w:ascii="Times New Roman" w:hAnsi="Times New Roman" w:cs="Times New Roman"/>
          <w:b/>
          <w:sz w:val="24"/>
          <w:szCs w:val="24"/>
        </w:rPr>
      </w:pPr>
      <w:bookmarkStart w:id="9" w:name="_Hlk528744332"/>
      <w:r w:rsidRPr="00454C7F">
        <w:rPr>
          <w:rFonts w:ascii="Times New Roman" w:hAnsi="Times New Roman" w:cs="Times New Roman"/>
          <w:b/>
          <w:sz w:val="24"/>
          <w:szCs w:val="24"/>
        </w:rPr>
        <w:lastRenderedPageBreak/>
        <w:t>Abstract</w:t>
      </w:r>
    </w:p>
    <w:p w14:paraId="4FF809E4" w14:textId="77777777" w:rsidR="001D3071" w:rsidRDefault="001D3071" w:rsidP="001D3071">
      <w:pPr>
        <w:spacing w:after="160" w:line="480" w:lineRule="auto"/>
        <w:jc w:val="both"/>
        <w:rPr>
          <w:rFonts w:ascii="Times New Roman" w:eastAsia="Calibri" w:hAnsi="Times New Roman" w:cs="Times New Roman"/>
          <w:sz w:val="24"/>
          <w:szCs w:val="24"/>
        </w:rPr>
      </w:pPr>
      <w:bookmarkStart w:id="10" w:name="_vus3u936sk0e" w:colFirst="0" w:colLast="0"/>
      <w:bookmarkEnd w:id="10"/>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29655757" w14:textId="77777777" w:rsidR="00E720D0" w:rsidRPr="00E720D0" w:rsidRDefault="00E720D0" w:rsidP="00454C7F">
      <w:pPr>
        <w:spacing w:after="160" w:line="480" w:lineRule="auto"/>
        <w:jc w:val="both"/>
        <w:rPr>
          <w:rFonts w:ascii="Times New Roman" w:eastAsia="Calibri" w:hAnsi="Times New Roman" w:cs="Times New Roman"/>
          <w:sz w:val="24"/>
          <w:szCs w:val="24"/>
        </w:rPr>
        <w:sectPr w:rsidR="00E720D0" w:rsidRPr="00E720D0">
          <w:pgSz w:w="11909" w:h="16834"/>
          <w:pgMar w:top="1440" w:right="1440" w:bottom="1440" w:left="1440" w:header="0" w:footer="720" w:gutter="0"/>
          <w:pgNumType w:start="1"/>
          <w:cols w:space="720"/>
        </w:sectPr>
      </w:pPr>
    </w:p>
    <w:bookmarkEnd w:id="9"/>
    <w:p w14:paraId="1D233C57" w14:textId="7940D68D"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w:t>
      </w:r>
      <w:r w:rsidR="00E846C1" w:rsidRPr="00454C7F">
        <w:rPr>
          <w:rFonts w:ascii="Times New Roman" w:eastAsia="Calibri" w:hAnsi="Times New Roman" w:cs="Times New Roman"/>
          <w:sz w:val="24"/>
          <w:szCs w:val="24"/>
        </w:rPr>
        <w:t xml:space="preserve">(MR) </w:t>
      </w:r>
      <w:r w:rsidRPr="00454C7F">
        <w:rPr>
          <w:rFonts w:ascii="Times New Roman" w:eastAsia="Calibri" w:hAnsi="Times New Roman" w:cs="Times New Roman"/>
          <w:sz w:val="24"/>
          <w:szCs w:val="24"/>
        </w:rPr>
        <w:t>is now widely used to infer the causal influence of one trait (the exposure) on another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w:t>
      </w:r>
      <w:r w:rsidR="00196146" w:rsidRPr="00454C7F">
        <w:rPr>
          <w:rFonts w:ascii="Times New Roman" w:eastAsia="Calibri" w:hAnsi="Times New Roman" w:cs="Times New Roman"/>
          <w:sz w:val="24"/>
          <w:szCs w:val="24"/>
        </w:rPr>
        <w:t xml:space="preserve">generally </w:t>
      </w:r>
      <w:r w:rsidRPr="00454C7F">
        <w:rPr>
          <w:rFonts w:ascii="Times New Roman" w:eastAsia="Calibri" w:hAnsi="Times New Roman" w:cs="Times New Roman"/>
          <w:sz w:val="24"/>
          <w:szCs w:val="24"/>
        </w:rPr>
        <w:t xml:space="preserve">performed by obtaining </w:t>
      </w:r>
      <w:r w:rsidR="00960476" w:rsidRPr="00454C7F">
        <w:rPr>
          <w:rFonts w:ascii="Times New Roman" w:eastAsia="Calibri" w:hAnsi="Times New Roman" w:cs="Times New Roman"/>
          <w:sz w:val="24"/>
          <w:szCs w:val="24"/>
        </w:rPr>
        <w:t xml:space="preserve">genetic </w:t>
      </w:r>
      <w:r w:rsidRPr="00454C7F">
        <w:rPr>
          <w:rFonts w:ascii="Times New Roman" w:eastAsia="Calibri" w:hAnsi="Times New Roman" w:cs="Times New Roman"/>
          <w:sz w:val="24"/>
          <w:szCs w:val="24"/>
        </w:rPr>
        <w:t>instruments for an exposure through genome-wide association studies (GWAS). If the instruments are valid, in that they</w:t>
      </w:r>
      <w:r w:rsidR="008F3AAA" w:rsidRPr="00454C7F">
        <w:rPr>
          <w:rFonts w:ascii="Times New Roman" w:eastAsia="Calibri" w:hAnsi="Times New Roman" w:cs="Times New Roman"/>
          <w:sz w:val="24"/>
          <w:szCs w:val="24"/>
        </w:rPr>
        <w:t xml:space="preserve"> are unconfounded and</w:t>
      </w:r>
      <w:r w:rsidRPr="00454C7F">
        <w:rPr>
          <w:rFonts w:ascii="Times New Roman" w:eastAsia="Calibri" w:hAnsi="Times New Roman" w:cs="Times New Roman"/>
          <w:sz w:val="24"/>
          <w:szCs w:val="24"/>
        </w:rPr>
        <w:t xml:space="preserve"> influence the outcome only through the exposure (vertical pleiotropy), then they will each provide an independent, unbiased estimate of the causal effect of the exposure on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533CD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533CD5"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"https://paperpile.com/c/uS8h0p/xVMG" \h </w:instrText>
      </w:r>
      <w:r w:rsidR="006F2B82">
        <w:fldChar w:fldCharType="end"/>
      </w:r>
      <w:r w:rsidRPr="00454C7F">
        <w:rPr>
          <w:rFonts w:ascii="Times New Roman" w:eastAsia="Calibri" w:hAnsi="Times New Roman" w:cs="Times New Roman"/>
          <w:sz w:val="24"/>
          <w:szCs w:val="24"/>
        </w:rPr>
        <w:t xml:space="preserve">. Meta-analysing these estimates can provide </w:t>
      </w:r>
      <w:r w:rsidR="00196146"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more precise estimate of the causal relationship between the exposure and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4,5</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w:t>
      </w:r>
      <w:r w:rsidR="008D5A84" w:rsidRPr="00454C7F">
        <w:rPr>
          <w:rFonts w:ascii="Times New Roman" w:eastAsia="Calibri" w:hAnsi="Times New Roman" w:cs="Times New Roman"/>
          <w:sz w:val="24"/>
          <w:szCs w:val="24"/>
        </w:rPr>
        <w:t>bypass</w:t>
      </w:r>
      <w:r w:rsidRPr="00454C7F">
        <w:rPr>
          <w:rFonts w:ascii="Times New Roman" w:eastAsia="Calibri" w:hAnsi="Times New Roman" w:cs="Times New Roman"/>
          <w:sz w:val="24"/>
          <w:szCs w:val="24"/>
        </w:rPr>
        <w:t xml:space="preserve"> the exposure (horizontal pleiotropy)</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then the causal effect estimate is liable to be biased. To</w:t>
      </w:r>
      <w:r w:rsidR="000D5B0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date, MR method development has viewed horizontal pleiotropy as a nuisance that needs to be factored out of the analysis</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196146" w:rsidRPr="00454C7F">
        <w:rPr>
          <w:rFonts w:ascii="Times New Roman" w:eastAsia="Calibri" w:hAnsi="Times New Roman" w:cs="Times New Roman"/>
          <w:sz w:val="24"/>
          <w:szCs w:val="24"/>
        </w:rPr>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6-9</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ED7FFE" w:rsidRPr="00454C7F">
        <w:rPr>
          <w:rFonts w:ascii="Times New Roman" w:eastAsia="Calibri" w:hAnsi="Times New Roman" w:cs="Times New Roman"/>
          <w:sz w:val="24"/>
          <w:szCs w:val="24"/>
        </w:rPr>
        <w:t xml:space="preserve">Departing from this </w:t>
      </w:r>
      <w:r w:rsidR="00FB2F95" w:rsidRPr="00454C7F">
        <w:rPr>
          <w:rFonts w:ascii="Times New Roman" w:eastAsia="Calibri" w:hAnsi="Times New Roman" w:cs="Times New Roman"/>
          <w:sz w:val="24"/>
          <w:szCs w:val="24"/>
        </w:rPr>
        <w:t>viewpoint</w:t>
      </w:r>
      <w:r w:rsidR="002C7350" w:rsidRPr="00454C7F">
        <w:rPr>
          <w:rFonts w:ascii="Times New Roman" w:eastAsia="Calibri" w:hAnsi="Times New Roman" w:cs="Times New Roman"/>
          <w:sz w:val="24"/>
          <w:szCs w:val="24"/>
        </w:rPr>
        <w:t xml:space="preserve">, here </w:t>
      </w:r>
      <w:r w:rsidRPr="00454C7F">
        <w:rPr>
          <w:rFonts w:ascii="Times New Roman" w:eastAsia="Calibri" w:hAnsi="Times New Roman" w:cs="Times New Roman"/>
          <w:sz w:val="24"/>
          <w:szCs w:val="24"/>
        </w:rPr>
        <w:t xml:space="preserve">we exploit horizontal pleiotropy as an opportunity to identify new traits that putatively influence the outcome. We </w:t>
      </w:r>
      <w:del w:id="11" w:author="Gibran Hemani" w:date="2019-07-03T18:24:00Z">
        <w:r w:rsidRPr="00454C7F" w:rsidDel="000279BE">
          <w:rPr>
            <w:rFonts w:ascii="Times New Roman" w:eastAsia="Calibri" w:hAnsi="Times New Roman" w:cs="Times New Roman"/>
            <w:sz w:val="24"/>
            <w:szCs w:val="24"/>
          </w:rPr>
          <w:delText xml:space="preserve">then use this </w:delText>
        </w:r>
      </w:del>
      <w:ins w:id="12" w:author="Gibran Hemani" w:date="2019-07-03T18:24:00Z">
        <w:r w:rsidR="000279BE">
          <w:rPr>
            <w:rFonts w:ascii="Times New Roman" w:eastAsia="Calibri" w:hAnsi="Times New Roman" w:cs="Times New Roman"/>
            <w:sz w:val="24"/>
            <w:szCs w:val="24"/>
          </w:rPr>
          <w:t xml:space="preserve">also explore how this </w:t>
        </w:r>
      </w:ins>
      <w:r w:rsidRPr="00454C7F">
        <w:rPr>
          <w:rFonts w:ascii="Times New Roman" w:eastAsia="Calibri" w:hAnsi="Times New Roman" w:cs="Times New Roman"/>
          <w:sz w:val="24"/>
          <w:szCs w:val="24"/>
        </w:rPr>
        <w:t xml:space="preserve">knowledge </w:t>
      </w:r>
      <w:del w:id="13" w:author="Gibran Hemani" w:date="2019-07-03T18:24:00Z">
        <w:r w:rsidRPr="00454C7F" w:rsidDel="000279BE">
          <w:rPr>
            <w:rFonts w:ascii="Times New Roman" w:eastAsia="Calibri" w:hAnsi="Times New Roman" w:cs="Times New Roman"/>
            <w:sz w:val="24"/>
            <w:szCs w:val="24"/>
          </w:rPr>
          <w:delText xml:space="preserve">to </w:delText>
        </w:r>
      </w:del>
      <w:ins w:id="14" w:author="Gibran Hemani" w:date="2019-07-03T18:24:00Z">
        <w:r w:rsidR="000279BE">
          <w:rPr>
            <w:rFonts w:ascii="Times New Roman" w:eastAsia="Calibri" w:hAnsi="Times New Roman" w:cs="Times New Roman"/>
            <w:sz w:val="24"/>
            <w:szCs w:val="24"/>
          </w:rPr>
          <w:t xml:space="preserve">can </w:t>
        </w:r>
      </w:ins>
      <w:r w:rsidRPr="00454C7F">
        <w:rPr>
          <w:rFonts w:ascii="Times New Roman" w:eastAsia="Calibri" w:hAnsi="Times New Roman" w:cs="Times New Roman"/>
          <w:sz w:val="24"/>
          <w:szCs w:val="24"/>
        </w:rPr>
        <w:t>improve the original exposure-outcome estimates.</w:t>
      </w:r>
    </w:p>
    <w:p w14:paraId="6BCEA6AD" w14:textId="3BC00D0C"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 crucial feature of MR is that it can be performed using only GWAS summary data, where the causal effect estimate can be obtained solely from the association results of the instrument</w:t>
      </w:r>
      <w:r w:rsidR="00B42CEF" w:rsidRPr="00454C7F">
        <w:rPr>
          <w:rFonts w:ascii="Times New Roman" w:eastAsia="Calibri" w:hAnsi="Times New Roman" w:cs="Times New Roman"/>
          <w:sz w:val="24"/>
          <w:szCs w:val="24"/>
        </w:rPr>
        <w:t>al</w:t>
      </w:r>
      <w:r w:rsidRPr="00454C7F">
        <w:rPr>
          <w:rFonts w:ascii="Times New Roman" w:eastAsia="Calibri" w:hAnsi="Times New Roman" w:cs="Times New Roman"/>
          <w:sz w:val="24"/>
          <w:szCs w:val="24"/>
        </w:rPr>
        <w:t xml:space="preserve"> </w:t>
      </w:r>
      <w:r w:rsidR="009D572D" w:rsidRPr="00454C7F">
        <w:rPr>
          <w:rFonts w:ascii="Times New Roman" w:eastAsia="Calibri" w:hAnsi="Times New Roman" w:cs="Times New Roman"/>
          <w:sz w:val="24"/>
          <w:szCs w:val="24"/>
        </w:rPr>
        <w:t>single nucleotide polymorphisms (</w:t>
      </w:r>
      <w:r w:rsidRPr="00454C7F">
        <w:rPr>
          <w:rFonts w:ascii="Times New Roman" w:eastAsia="Calibri" w:hAnsi="Times New Roman" w:cs="Times New Roman"/>
          <w:sz w:val="24"/>
          <w:szCs w:val="24"/>
        </w:rPr>
        <w:t>SNPs</w:t>
      </w:r>
      <w:r w:rsidR="009D572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on the exposure and on the outcome</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5</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means that causal inference between two traits can be made even if they have never been measured together in the same</w:t>
      </w:r>
      <w:r w:rsidR="00FB2F95" w:rsidRPr="00454C7F">
        <w:rPr>
          <w:rFonts w:ascii="Times New Roman" w:eastAsia="Calibri" w:hAnsi="Times New Roman" w:cs="Times New Roman"/>
          <w:sz w:val="24"/>
          <w:szCs w:val="24"/>
        </w:rPr>
        <w:t xml:space="preserve"> sample of individuals</w:t>
      </w:r>
      <w:r w:rsidRPr="00454C7F">
        <w:rPr>
          <w:rFonts w:ascii="Times New Roman" w:eastAsia="Calibri" w:hAnsi="Times New Roman" w:cs="Times New Roman"/>
          <w:sz w:val="24"/>
          <w:szCs w:val="24"/>
        </w:rPr>
        <w:t>. Complete GWAS summary results have now been collected from thousands of</w:t>
      </w:r>
      <w:r w:rsidR="00B42CEF" w:rsidRPr="00454C7F">
        <w:rPr>
          <w:rFonts w:ascii="Times New Roman" w:eastAsia="Calibri" w:hAnsi="Times New Roman" w:cs="Times New Roman"/>
          <w:sz w:val="24"/>
          <w:szCs w:val="24"/>
        </w:rPr>
        <w:t xml:space="preserve"> complex trait and common diseases</w:t>
      </w:r>
      <w:r w:rsidR="008C7667" w:rsidRPr="00454C7F">
        <w:rPr>
          <w:rFonts w:ascii="Times New Roman" w:eastAsia="Calibri" w:hAnsi="Times New Roman" w:cs="Times New Roman"/>
          <w:sz w:val="24"/>
          <w:szCs w:val="24"/>
        </w:rPr>
        <w:t xml:space="preserve"> </w:t>
      </w:r>
      <w:r w:rsidR="00172477"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72477"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17247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ins w:id="15" w:author="Yoonsu Cho" w:date="2019-01-31T11:31:00Z">
        <w:r w:rsidR="00301C7A">
          <w:rPr>
            <w:rFonts w:ascii="Times New Roman" w:eastAsia="Calibri" w:hAnsi="Times New Roman" w:cs="Times New Roman"/>
            <w:sz w:val="24"/>
            <w:szCs w:val="24"/>
          </w:rPr>
          <w:t xml:space="preserve"> S</w:t>
        </w:r>
      </w:ins>
      <w:ins w:id="16" w:author="Yoonsu Cho" w:date="2019-01-31T11:32:00Z">
        <w:r w:rsidR="00301C7A">
          <w:rPr>
            <w:rFonts w:ascii="Times New Roman" w:eastAsia="Calibri" w:hAnsi="Times New Roman" w:cs="Times New Roman"/>
            <w:sz w:val="24"/>
            <w:szCs w:val="24"/>
          </w:rPr>
          <w:t>NPs exhibiting possible pleiotropic effects (outliers)</w:t>
        </w:r>
      </w:ins>
      <w:del w:id="17" w:author="Yoonsu Cho" w:date="2019-01-31T11:31:00Z">
        <w:r w:rsidRPr="00454C7F" w:rsidDel="00301C7A">
          <w:rPr>
            <w:rFonts w:ascii="Times New Roman" w:eastAsia="Calibri" w:hAnsi="Times New Roman" w:cs="Times New Roman"/>
            <w:sz w:val="24"/>
            <w:szCs w:val="24"/>
          </w:rPr>
          <w:delText xml:space="preserve"> the outliers</w:delText>
        </w:r>
      </w:del>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del w:id="18" w:author="Yoonsu Cho" w:date="2019-01-31T10:57:00Z">
        <w:r w:rsidRPr="00454C7F" w:rsidDel="006F2B82">
          <w:rPr>
            <w:rFonts w:ascii="Times New Roman" w:eastAsia="Calibri" w:hAnsi="Times New Roman" w:cs="Times New Roman"/>
            <w:sz w:val="24"/>
            <w:szCs w:val="24"/>
          </w:rPr>
          <w:delText>and excluding the original outlier</w:delText>
        </w:r>
      </w:del>
      <w:ins w:id="19" w:author="Yoonsu Cho" w:date="2019-01-31T10:57:00Z">
        <w:r w:rsidR="006F2B82">
          <w:rPr>
            <w:rFonts w:ascii="Times New Roman" w:eastAsia="Calibri" w:hAnsi="Times New Roman" w:cs="Times New Roman"/>
            <w:sz w:val="24"/>
            <w:szCs w:val="24"/>
          </w:rPr>
          <w:t>which are in</w:t>
        </w:r>
      </w:ins>
      <w:ins w:id="20" w:author="Yoonsu Cho" w:date="2019-01-31T10:58:00Z">
        <w:r w:rsidR="006F2B82">
          <w:rPr>
            <w:rFonts w:ascii="Times New Roman" w:eastAsia="Calibri" w:hAnsi="Times New Roman" w:cs="Times New Roman"/>
            <w:sz w:val="24"/>
            <w:szCs w:val="24"/>
          </w:rPr>
          <w:t>dependent of the original outlier</w:t>
        </w:r>
      </w:ins>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1DD2937" w14:textId="192A65BA"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Several methods exist for identifying outliers in MR, each likely to be sensitive to different patterns of horizontal pleiotropy. Cook’s distance can be used to measure the influence of a particular SNP on the combined estimate from all SNPs</w:t>
      </w:r>
      <w:r w:rsidR="0064511C" w:rsidRPr="00454C7F">
        <w:rPr>
          <w:rFonts w:ascii="Times New Roman" w:eastAsia="Calibri" w:hAnsi="Times New Roman" w:cs="Times New Roman"/>
          <w:sz w:val="24"/>
          <w:szCs w:val="24"/>
        </w:rPr>
        <w:t xml:space="preserve"> </w:t>
      </w:r>
      <w:r w:rsidR="0064511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0064511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11</w:t>
      </w:r>
      <w:r w:rsidR="0064511C"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"https://paperpile.com/c/uS8h0p/WBcu" \h </w:instrText>
      </w:r>
      <w:r w:rsidR="006F2B82">
        <w:fldChar w:fldCharType="end"/>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identifying</w:t>
      </w:r>
      <w:r w:rsidRPr="00454C7F">
        <w:rPr>
          <w:rFonts w:ascii="Times New Roman" w:eastAsia="Calibri" w:hAnsi="Times New Roman" w:cs="Times New Roman"/>
          <w:sz w:val="24"/>
          <w:szCs w:val="24"/>
        </w:rPr>
        <w:t xml:space="preserve"> SNPs with large influences as outliers.</w:t>
      </w:r>
      <w:r w:rsidR="008723F5" w:rsidRPr="00454C7F">
        <w:rPr>
          <w:rFonts w:ascii="Times New Roman" w:eastAsia="Calibri" w:hAnsi="Times New Roman" w:cs="Times New Roman"/>
          <w:sz w:val="24"/>
          <w:szCs w:val="24"/>
        </w:rPr>
        <w:t xml:space="preserve"> </w:t>
      </w:r>
      <w:proofErr w:type="spellStart"/>
      <w:r w:rsidR="008723F5" w:rsidRPr="00454C7F">
        <w:rPr>
          <w:rFonts w:ascii="Times New Roman" w:eastAsia="Calibri" w:hAnsi="Times New Roman" w:cs="Times New Roman"/>
          <w:sz w:val="24"/>
          <w:szCs w:val="24"/>
        </w:rPr>
        <w:t>Steiger</w:t>
      </w:r>
      <w:proofErr w:type="spellEnd"/>
      <w:r w:rsidR="008723F5"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w:t>
      </w:r>
      <w:r w:rsidR="0061003F" w:rsidRPr="00454C7F">
        <w:rPr>
          <w:rFonts w:ascii="Times New Roman" w:eastAsia="Calibri" w:hAnsi="Times New Roman" w:cs="Times New Roman"/>
          <w:sz w:val="24"/>
          <w:szCs w:val="24"/>
        </w:rPr>
        <w:t>are</w:t>
      </w:r>
      <w:r w:rsidR="008723F5"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t xml:space="preserve">likely </w:t>
      </w:r>
      <w:r w:rsidR="0061003F" w:rsidRPr="00454C7F">
        <w:rPr>
          <w:rFonts w:ascii="Times New Roman" w:eastAsia="Calibri" w:hAnsi="Times New Roman" w:cs="Times New Roman"/>
          <w:sz w:val="24"/>
          <w:szCs w:val="24"/>
        </w:rPr>
        <w:t xml:space="preserve">to be </w:t>
      </w:r>
      <w:r w:rsidR="006610C4" w:rsidRPr="00454C7F">
        <w:rPr>
          <w:rFonts w:ascii="Times New Roman" w:eastAsia="Calibri" w:hAnsi="Times New Roman" w:cs="Times New Roman"/>
          <w:sz w:val="24"/>
          <w:szCs w:val="24"/>
        </w:rPr>
        <w:t xml:space="preserve">associated with the outcome through </w:t>
      </w:r>
      <w:r w:rsidR="00DC4CEB" w:rsidRPr="00454C7F">
        <w:rPr>
          <w:rFonts w:ascii="Times New Roman" w:eastAsia="Calibri" w:hAnsi="Times New Roman" w:cs="Times New Roman"/>
          <w:sz w:val="24"/>
          <w:szCs w:val="24"/>
        </w:rPr>
        <w:t xml:space="preserve">a </w:t>
      </w:r>
      <w:r w:rsidR="006610C4" w:rsidRPr="00454C7F">
        <w:rPr>
          <w:rFonts w:ascii="Times New Roman" w:eastAsia="Calibri" w:hAnsi="Times New Roman" w:cs="Times New Roman"/>
          <w:sz w:val="24"/>
          <w:szCs w:val="24"/>
        </w:rPr>
        <w:t xml:space="preserve">pathway </w:t>
      </w:r>
      <w:r w:rsidR="00DC4CEB" w:rsidRPr="00454C7F">
        <w:rPr>
          <w:rFonts w:ascii="Times New Roman" w:eastAsia="Calibri" w:hAnsi="Times New Roman" w:cs="Times New Roman"/>
          <w:sz w:val="24"/>
          <w:szCs w:val="24"/>
        </w:rPr>
        <w:t xml:space="preserve">other </w:t>
      </w:r>
      <w:r w:rsidR="006610C4" w:rsidRPr="00454C7F">
        <w:rPr>
          <w:rFonts w:ascii="Times New Roman" w:eastAsia="Calibri" w:hAnsi="Times New Roman" w:cs="Times New Roman"/>
          <w:sz w:val="24"/>
          <w:szCs w:val="24"/>
        </w:rPr>
        <w:t>than the exposure</w:t>
      </w:r>
      <w:r w:rsidR="008723F5" w:rsidRPr="00454C7F">
        <w:rPr>
          <w:rFonts w:ascii="Times New Roman" w:eastAsia="Calibri" w:hAnsi="Times New Roman" w:cs="Times New Roman"/>
          <w:sz w:val="24"/>
          <w:szCs w:val="24"/>
        </w:rPr>
        <w:t xml:space="preserve"> </w:t>
      </w:r>
      <w:r w:rsidR="008723F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008723F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12</w:t>
      </w:r>
      <w:r w:rsidR="008723F5" w:rsidRPr="00454C7F">
        <w:rPr>
          <w:rFonts w:ascii="Times New Roman" w:eastAsia="Calibri" w:hAnsi="Times New Roman" w:cs="Times New Roman"/>
          <w:sz w:val="24"/>
          <w:szCs w:val="24"/>
        </w:rPr>
        <w:fldChar w:fldCharType="end"/>
      </w:r>
      <w:r w:rsidR="008723F5" w:rsidRPr="00454C7F">
        <w:rPr>
          <w:rFonts w:ascii="Times New Roman" w:eastAsia="Calibri" w:hAnsi="Times New Roman" w:cs="Times New Roman"/>
          <w:sz w:val="24"/>
          <w:szCs w:val="24"/>
        </w:rPr>
        <w:t>.</w:t>
      </w:r>
      <w:r w:rsidR="006B580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meta-analysis tools can be used to evaluate if a particular </w:t>
      </w:r>
      <w:r w:rsidR="00DC4CEB" w:rsidRPr="00454C7F">
        <w:rPr>
          <w:rFonts w:ascii="Times New Roman" w:eastAsia="Calibri" w:hAnsi="Times New Roman" w:cs="Times New Roman"/>
          <w:sz w:val="24"/>
          <w:szCs w:val="24"/>
        </w:rPr>
        <w:t xml:space="preserve">SNP </w:t>
      </w:r>
      <w:r w:rsidRPr="00454C7F">
        <w:rPr>
          <w:rFonts w:ascii="Times New Roman" w:eastAsia="Calibri" w:hAnsi="Times New Roman" w:cs="Times New Roman"/>
          <w:sz w:val="24"/>
          <w:szCs w:val="24"/>
        </w:rPr>
        <w:t>contributes disproportionately to the heterogeneity between the estimates obtained from the set of instruments, and this has been adapted recently to detect outliers in MR analysis</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13-15</w:t>
      </w:r>
      <w:r w:rsidR="006610C4"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8235DF" w:rsidRPr="00454C7F">
        <w:rPr>
          <w:rFonts w:ascii="Times New Roman" w:eastAsia="Calibri" w:hAnsi="Times New Roman" w:cs="Times New Roman"/>
          <w:sz w:val="24"/>
          <w:szCs w:val="24"/>
        </w:rPr>
        <w:t xml:space="preserve"> A potential limitation of heterogeneity-based outlier removal is that this practice </w:t>
      </w:r>
      <w:ins w:id="21" w:author="Gibran Hemani" w:date="2019-04-02T20:08:00Z">
        <w:r w:rsidR="00C744C2">
          <w:rPr>
            <w:rFonts w:ascii="Times New Roman" w:eastAsia="Calibri" w:hAnsi="Times New Roman" w:cs="Times New Roman"/>
            <w:sz w:val="24"/>
            <w:szCs w:val="24"/>
          </w:rPr>
          <w:t xml:space="preserve">could constitute </w:t>
        </w:r>
      </w:ins>
      <w:del w:id="22" w:author="Gibran Hemani" w:date="2019-04-02T20:08:00Z">
        <w:r w:rsidR="008235DF" w:rsidRPr="00454C7F" w:rsidDel="00C744C2">
          <w:rPr>
            <w:rFonts w:ascii="Times New Roman" w:eastAsia="Calibri" w:hAnsi="Times New Roman" w:cs="Times New Roman"/>
            <w:sz w:val="24"/>
            <w:szCs w:val="24"/>
          </w:rPr>
          <w:delText xml:space="preserve">is </w:delText>
        </w:r>
      </w:del>
      <w:r w:rsidR="008235DF" w:rsidRPr="00454C7F">
        <w:rPr>
          <w:rFonts w:ascii="Times New Roman" w:eastAsia="Calibri" w:hAnsi="Times New Roman" w:cs="Times New Roman"/>
          <w:sz w:val="24"/>
          <w:szCs w:val="24"/>
        </w:rPr>
        <w:t>a form of cherry picking</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A018A" w:rsidRPr="00454C7F">
        <w:rPr>
          <w:rFonts w:ascii="Times New Roman" w:eastAsia="Calibri" w:hAnsi="Times New Roman" w:cs="Times New Roman"/>
          <w:sz w:val="24"/>
          <w:szCs w:val="24"/>
        </w:rPr>
      </w:r>
      <w:r w:rsidR="006A018A"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9,16</w:t>
      </w:r>
      <w:r w:rsidR="006A018A"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831240" w14:textId="42F8C3CE"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Recent large-scale MR scans have indicated that horizontal pleiotropy is widespread</w:t>
      </w:r>
      <w:r w:rsidR="008235DF" w:rsidRPr="00454C7F">
        <w:rPr>
          <w:rFonts w:ascii="Times New Roman" w:eastAsia="Calibri" w:hAnsi="Times New Roman" w:cs="Times New Roman"/>
          <w:sz w:val="24"/>
          <w:szCs w:val="24"/>
        </w:rPr>
        <w:t xml:space="preserve"> based on systematic analysis of heterogeneity</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15,17</w:t>
      </w:r>
      <w:r w:rsidR="006610C4"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xml:space="preserve">. This suggests that many SNPs used as instruments are likely to associate with other traits, which in turn might associate with the original outcome of interest – hence giving rise to heterogeneity. As such we have </w:t>
      </w:r>
      <w:r w:rsidR="007E4CA0" w:rsidRPr="00454C7F">
        <w:rPr>
          <w:rFonts w:ascii="Times New Roman" w:eastAsia="Calibri" w:hAnsi="Times New Roman" w:cs="Times New Roman"/>
          <w:sz w:val="24"/>
          <w:szCs w:val="24"/>
        </w:rPr>
        <w:t>an opportunity</w:t>
      </w:r>
      <w:r w:rsidRPr="00454C7F">
        <w:rPr>
          <w:rFonts w:ascii="Times New Roman" w:eastAsia="Calibri" w:hAnsi="Times New Roman" w:cs="Times New Roman"/>
          <w:sz w:val="24"/>
          <w:szCs w:val="24"/>
        </w:rPr>
        <w:t xml:space="preserve"> to </w:t>
      </w:r>
      <w:r w:rsidR="00B26E3F" w:rsidRPr="00454C7F">
        <w:rPr>
          <w:rFonts w:ascii="Times New Roman" w:eastAsia="Calibri" w:hAnsi="Times New Roman" w:cs="Times New Roman"/>
          <w:sz w:val="24"/>
          <w:szCs w:val="24"/>
        </w:rPr>
        <w:t>identify novel pathways through exploiting outliers.</w:t>
      </w:r>
      <w:r w:rsidRPr="00454C7F">
        <w:rPr>
          <w:rFonts w:ascii="Times New Roman" w:eastAsia="Calibri" w:hAnsi="Times New Roman" w:cs="Times New Roman"/>
          <w:sz w:val="24"/>
          <w:szCs w:val="24"/>
        </w:rPr>
        <w:t xml:space="preserve"> Equipped with automated MR analysis software</w:t>
      </w:r>
      <w:r w:rsidR="00194AE5">
        <w:rPr>
          <w:rFonts w:ascii="Times New Roman" w:eastAsia="Calibri" w:hAnsi="Times New Roman" w:cs="Times New Roman"/>
          <w:sz w:val="24"/>
          <w:szCs w:val="24"/>
        </w:rPr>
        <w:fldChar w:fldCharType="begin"/>
      </w:r>
      <w:r w:rsidR="00194AE5">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94AE5">
        <w:rPr>
          <w:rFonts w:ascii="Times New Roman" w:eastAsia="Calibri" w:hAnsi="Times New Roman" w:cs="Times New Roman"/>
          <w:sz w:val="24"/>
          <w:szCs w:val="24"/>
        </w:rPr>
        <w:fldChar w:fldCharType="separate"/>
      </w:r>
      <w:r w:rsidR="00194AE5" w:rsidRPr="00194AE5">
        <w:rPr>
          <w:rFonts w:ascii="Times New Roman" w:eastAsia="Calibri" w:hAnsi="Times New Roman" w:cs="Times New Roman"/>
          <w:noProof/>
          <w:sz w:val="24"/>
          <w:szCs w:val="24"/>
          <w:vertAlign w:val="superscript"/>
        </w:rPr>
        <w:t>10</w:t>
      </w:r>
      <w:r w:rsidR="00194AE5">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009A4E6F"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009A4E6F"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18</w:t>
      </w:r>
      <w:r w:rsidR="009A4E6F" w:rsidRPr="00454C7F">
        <w:rPr>
          <w:rFonts w:ascii="Times New Roman" w:eastAsia="Calibri" w:hAnsi="Times New Roman" w:cs="Times New Roman"/>
          <w:sz w:val="24"/>
          <w:szCs w:val="24"/>
        </w:rPr>
        <w:fldChar w:fldCharType="end"/>
      </w:r>
      <w:r w:rsidR="00921072" w:rsidRPr="00454C7F">
        <w:rPr>
          <w:rFonts w:ascii="Times New Roman" w:eastAsia="Calibri" w:hAnsi="Times New Roman" w:cs="Times New Roman"/>
          <w:sz w:val="24"/>
          <w:szCs w:val="24"/>
        </w:rPr>
        <w:t>”</w:t>
      </w:r>
      <w:r w:rsidR="009A4E6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 xml:space="preserve">to also improve the power and reliability of the original exposure-outcome </w:t>
      </w:r>
      <w:r w:rsidR="009A4E6F" w:rsidRPr="00454C7F">
        <w:rPr>
          <w:rFonts w:ascii="Times New Roman" w:eastAsia="Calibri" w:hAnsi="Times New Roman" w:cs="Times New Roman"/>
          <w:sz w:val="24"/>
          <w:szCs w:val="24"/>
        </w:rPr>
        <w:t xml:space="preserve">association </w:t>
      </w:r>
      <w:r w:rsidR="00DC4CEB"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xml:space="preserve">. We apply MR-TRYX to several </w:t>
      </w:r>
      <w:r w:rsidR="00172477" w:rsidRPr="00454C7F">
        <w:rPr>
          <w:rFonts w:ascii="Times New Roman" w:eastAsia="Calibri" w:hAnsi="Times New Roman" w:cs="Times New Roman"/>
          <w:sz w:val="24"/>
          <w:szCs w:val="24"/>
        </w:rPr>
        <w:t>exemplar</w:t>
      </w:r>
      <w:r w:rsidRPr="00454C7F">
        <w:rPr>
          <w:rFonts w:ascii="Times New Roman" w:eastAsia="Calibri" w:hAnsi="Times New Roman" w:cs="Times New Roman"/>
          <w:sz w:val="24"/>
          <w:szCs w:val="24"/>
        </w:rPr>
        <w:t xml:space="preserve"> analyses to demonstrate its potential utility.</w:t>
      </w:r>
    </w:p>
    <w:p w14:paraId="5B5FF10C" w14:textId="77777777" w:rsidR="003D215F" w:rsidRPr="00454C7F" w:rsidRDefault="003D215F" w:rsidP="00454C7F">
      <w:pPr>
        <w:spacing w:after="160" w:line="480" w:lineRule="auto"/>
        <w:rPr>
          <w:rFonts w:ascii="Times New Roman" w:eastAsia="Calibri" w:hAnsi="Times New Roman" w:cs="Times New Roman"/>
          <w:sz w:val="24"/>
          <w:szCs w:val="24"/>
        </w:rPr>
      </w:pPr>
    </w:p>
    <w:p w14:paraId="0AAF445C" w14:textId="77777777" w:rsidR="003D215F"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00DE3F96" w14:textId="77777777" w:rsidR="003D215F" w:rsidRPr="00454C7F" w:rsidRDefault="001F43DC" w:rsidP="00454C7F">
      <w:pPr>
        <w:pStyle w:val="Heading3"/>
        <w:spacing w:line="480" w:lineRule="auto"/>
        <w:rPr>
          <w:rFonts w:ascii="Times New Roman" w:hAnsi="Times New Roman" w:cs="Times New Roman"/>
          <w:sz w:val="24"/>
          <w:szCs w:val="24"/>
        </w:rPr>
      </w:pPr>
      <w:bookmarkStart w:id="23" w:name="_u3idfk3dd9zu" w:colFirst="0" w:colLast="0"/>
      <w:bookmarkEnd w:id="23"/>
      <w:r w:rsidRPr="00454C7F">
        <w:rPr>
          <w:rFonts w:ascii="Times New Roman" w:hAnsi="Times New Roman" w:cs="Times New Roman"/>
          <w:sz w:val="24"/>
          <w:szCs w:val="24"/>
        </w:rPr>
        <w:t>Overview of MR-TRYX</w:t>
      </w:r>
    </w:p>
    <w:p w14:paraId="02F84BB4" w14:textId="75C09E9E" w:rsidR="004F6358" w:rsidRPr="00454C7F" w:rsidDel="00385D7A" w:rsidRDefault="00B15BF1" w:rsidP="00454C7F">
      <w:pPr>
        <w:spacing w:after="160" w:line="480" w:lineRule="auto"/>
        <w:jc w:val="both"/>
        <w:rPr>
          <w:del w:id="24" w:author="Gibran Hemani" w:date="2019-04-03T01:00:00Z"/>
          <w:rFonts w:ascii="Times New Roman" w:eastAsia="Calibri" w:hAnsi="Times New Roman" w:cs="Times New Roman"/>
          <w:sz w:val="24"/>
          <w:szCs w:val="24"/>
        </w:rPr>
      </w:pPr>
      <w:r w:rsidRPr="00454C7F">
        <w:rPr>
          <w:rFonts w:ascii="Times New Roman" w:eastAsia="Calibri" w:hAnsi="Times New Roman" w:cs="Times New Roman"/>
          <w:sz w:val="24"/>
          <w:szCs w:val="24"/>
        </w:rPr>
        <w:t>Figure 1 show</w:t>
      </w:r>
      <w:r w:rsidR="00485AE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an overview of the approach. </w:t>
      </w:r>
      <w:r w:rsidR="001F43DC" w:rsidRPr="00454C7F">
        <w:rPr>
          <w:rFonts w:ascii="Times New Roman" w:eastAsia="Calibri" w:hAnsi="Times New Roman" w:cs="Times New Roman"/>
          <w:sz w:val="24"/>
          <w:szCs w:val="24"/>
        </w:rPr>
        <w:t>MR-TRYX is applied to a</w:t>
      </w:r>
      <w:r w:rsidR="00814D1F" w:rsidRPr="00454C7F">
        <w:rPr>
          <w:rFonts w:ascii="Times New Roman" w:eastAsia="Calibri" w:hAnsi="Times New Roman" w:cs="Times New Roman"/>
          <w:sz w:val="24"/>
          <w:szCs w:val="24"/>
        </w:rPr>
        <w:t>n</w:t>
      </w:r>
      <w:r w:rsidR="001F43DC" w:rsidRPr="00454C7F">
        <w:rPr>
          <w:rFonts w:ascii="Times New Roman" w:eastAsia="Calibri" w:hAnsi="Times New Roman" w:cs="Times New Roman"/>
          <w:sz w:val="24"/>
          <w:szCs w:val="24"/>
        </w:rPr>
        <w:t xml:space="preserve"> exposure-outcome analysis </w:t>
      </w:r>
      <w:ins w:id="25" w:author="Yoonsu Cho" w:date="2019-03-11T17:24:00Z">
        <w:r w:rsidR="00194AE5">
          <w:rPr>
            <w:rFonts w:ascii="Times New Roman" w:eastAsia="Calibri" w:hAnsi="Times New Roman" w:cs="Times New Roman"/>
            <w:sz w:val="24"/>
            <w:szCs w:val="24"/>
          </w:rPr>
          <w:t xml:space="preserve">in two sample MR approach </w:t>
        </w:r>
      </w:ins>
      <w:r w:rsidR="001F43DC" w:rsidRPr="00454C7F">
        <w:rPr>
          <w:rFonts w:ascii="Times New Roman" w:eastAsia="Calibri" w:hAnsi="Times New Roman" w:cs="Times New Roman"/>
          <w:sz w:val="24"/>
          <w:szCs w:val="24"/>
        </w:rPr>
        <w:t xml:space="preserve">and it has two objectives. The first is to use outliers in the original exposure-outcome analysis to identify novel putative factors that influence the </w:t>
      </w:r>
      <w:r w:rsidR="00172477" w:rsidRPr="00454C7F">
        <w:rPr>
          <w:rFonts w:ascii="Times New Roman" w:eastAsia="Calibri" w:hAnsi="Times New Roman" w:cs="Times New Roman"/>
          <w:sz w:val="24"/>
          <w:szCs w:val="24"/>
        </w:rPr>
        <w:t>outcome</w:t>
      </w:r>
      <w:r w:rsidR="00F06B27" w:rsidRPr="00454C7F">
        <w:rPr>
          <w:rFonts w:ascii="Times New Roman" w:eastAsia="Calibri" w:hAnsi="Times New Roman" w:cs="Times New Roman"/>
          <w:sz w:val="24"/>
          <w:szCs w:val="24"/>
        </w:rPr>
        <w:t xml:space="preserve"> independently of the exposure</w:t>
      </w:r>
      <w:r w:rsidR="00172477" w:rsidRPr="00454C7F">
        <w:rPr>
          <w:rFonts w:ascii="Times New Roman" w:eastAsia="Calibri" w:hAnsi="Times New Roman" w:cs="Times New Roman"/>
          <w:sz w:val="24"/>
          <w:szCs w:val="24"/>
        </w:rPr>
        <w:t>.</w:t>
      </w:r>
      <w:r w:rsidR="001F43DC" w:rsidRPr="00454C7F">
        <w:rPr>
          <w:rFonts w:ascii="Times New Roman" w:eastAsia="Calibri" w:hAnsi="Times New Roman" w:cs="Times New Roman"/>
          <w:sz w:val="24"/>
          <w:szCs w:val="24"/>
        </w:rPr>
        <w:t xml:space="preserve"> The second is to re-estimate the original exposure-outcome </w:t>
      </w:r>
      <w:r w:rsidR="00600395" w:rsidRPr="00454C7F">
        <w:rPr>
          <w:rFonts w:ascii="Times New Roman" w:eastAsia="Calibri" w:hAnsi="Times New Roman" w:cs="Times New Roman"/>
          <w:sz w:val="24"/>
          <w:szCs w:val="24"/>
        </w:rPr>
        <w:t xml:space="preserve">association </w:t>
      </w:r>
      <w:r w:rsidR="001F43DC" w:rsidRPr="00454C7F">
        <w:rPr>
          <w:rFonts w:ascii="Times New Roman" w:eastAsia="Calibri" w:hAnsi="Times New Roman" w:cs="Times New Roman"/>
          <w:sz w:val="24"/>
          <w:szCs w:val="24"/>
        </w:rPr>
        <w:t>by adjusting outlier SNPs for the horizontal pleiotropic pathways that might arise through the novel putative associations</w:t>
      </w:r>
      <w:r w:rsidR="00F64766" w:rsidRPr="00454C7F">
        <w:rPr>
          <w:rFonts w:ascii="Times New Roman" w:eastAsia="Calibri" w:hAnsi="Times New Roman" w:cs="Times New Roman"/>
          <w:sz w:val="24"/>
          <w:szCs w:val="24"/>
        </w:rPr>
        <w:t>.</w:t>
      </w:r>
      <w:ins w:id="26" w:author="Gibran Hemani" w:date="2019-04-03T02:40:00Z">
        <w:r w:rsidR="00A83461">
          <w:rPr>
            <w:rFonts w:ascii="Times New Roman" w:eastAsia="Calibri" w:hAnsi="Times New Roman" w:cs="Times New Roman"/>
            <w:sz w:val="24"/>
            <w:szCs w:val="24"/>
          </w:rPr>
          <w:t xml:space="preserve"> This outlier-adjustment method should be treated as a new </w:t>
        </w:r>
      </w:ins>
      <w:ins w:id="27" w:author="Gibran Hemani" w:date="2019-04-03T02:41:00Z">
        <w:r w:rsidR="00A83461">
          <w:rPr>
            <w:rFonts w:ascii="Times New Roman" w:eastAsia="Calibri" w:hAnsi="Times New Roman" w:cs="Times New Roman"/>
            <w:sz w:val="24"/>
            <w:szCs w:val="24"/>
          </w:rPr>
          <w:t>approach to be used in conjunction with other methods that already exist in the MR sensitivity analysis toolkit. We provide extensive discussion on the conte</w:t>
        </w:r>
      </w:ins>
      <w:ins w:id="28" w:author="Gibran Hemani" w:date="2019-04-03T02:42:00Z">
        <w:r w:rsidR="00A83461">
          <w:rPr>
            <w:rFonts w:ascii="Times New Roman" w:eastAsia="Calibri" w:hAnsi="Times New Roman" w:cs="Times New Roman"/>
            <w:sz w:val="24"/>
            <w:szCs w:val="24"/>
          </w:rPr>
          <w:t>xt, advantages and potential pitfalls that come with trying to use a data-driven approach to adjust for horizontal pleiotropy at the end of the paper.</w:t>
        </w:r>
      </w:ins>
    </w:p>
    <w:p w14:paraId="693A1FE0" w14:textId="35D2A6B9" w:rsidR="003D215F" w:rsidRPr="00454C7F" w:rsidRDefault="003D215F" w:rsidP="00454C7F">
      <w:pPr>
        <w:spacing w:after="160" w:line="480" w:lineRule="auto"/>
        <w:jc w:val="both"/>
        <w:rPr>
          <w:rFonts w:ascii="Times New Roman" w:eastAsia="Calibri" w:hAnsi="Times New Roman" w:cs="Times New Roman"/>
          <w:color w:val="1F3863"/>
          <w:sz w:val="24"/>
          <w:szCs w:val="24"/>
        </w:rPr>
      </w:pPr>
    </w:p>
    <w:p w14:paraId="75E5D207"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0CB7534D" w14:textId="61DCB8AC" w:rsidR="003D215F" w:rsidRPr="00454C7F" w:rsidRDefault="00B21263"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w:t>
      </w:r>
      <w:r w:rsidR="00B42CEF" w:rsidRPr="00454C7F">
        <w:rPr>
          <w:rFonts w:ascii="Times New Roman" w:eastAsia="Calibri" w:hAnsi="Times New Roman" w:cs="Times New Roman"/>
          <w:sz w:val="24"/>
          <w:szCs w:val="24"/>
        </w:rPr>
        <w:t>inverse-variance weighted (</w:t>
      </w:r>
      <w:r w:rsidRPr="00454C7F">
        <w:rPr>
          <w:rFonts w:ascii="Times New Roman" w:eastAsia="Calibri" w:hAnsi="Times New Roman" w:cs="Times New Roman"/>
          <w:sz w:val="24"/>
          <w:szCs w:val="24"/>
        </w:rPr>
        <w:t>IVW</w:t>
      </w:r>
      <w:r w:rsidR="00B42CE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meta-</w:t>
      </w:r>
      <w:r w:rsidRPr="00454C7F">
        <w:rPr>
          <w:rFonts w:ascii="Times New Roman" w:eastAsia="Calibri" w:hAnsi="Times New Roman" w:cs="Times New Roman"/>
          <w:sz w:val="24"/>
          <w:szCs w:val="24"/>
        </w:rPr>
        <w:t>analysis</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 </w:instrText>
      </w:r>
      <w:r w:rsidR="008F53D0"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EN.CITE.DATA </w:instrText>
      </w:r>
      <w:r w:rsidR="008F53D0" w:rsidRPr="00454C7F">
        <w:rPr>
          <w:rFonts w:ascii="Times New Roman" w:eastAsia="Calibri" w:hAnsi="Times New Roman" w:cs="Times New Roman"/>
          <w:sz w:val="24"/>
          <w:szCs w:val="24"/>
        </w:rPr>
      </w:r>
      <w:r w:rsidR="008F53D0" w:rsidRPr="00454C7F">
        <w:rPr>
          <w:rFonts w:ascii="Times New Roman" w:eastAsia="Calibri" w:hAnsi="Times New Roman" w:cs="Times New Roman"/>
          <w:sz w:val="24"/>
          <w:szCs w:val="24"/>
        </w:rPr>
        <w:fldChar w:fldCharType="end"/>
      </w:r>
      <w:r w:rsidR="00D72A07" w:rsidRPr="00454C7F">
        <w:rPr>
          <w:rFonts w:ascii="Times New Roman" w:eastAsia="Calibri" w:hAnsi="Times New Roman" w:cs="Times New Roman"/>
          <w:sz w:val="24"/>
          <w:szCs w:val="24"/>
        </w:rPr>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19</w:t>
      </w:r>
      <w:r w:rsidR="00D72A0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1F43DC" w:rsidRPr="00454C7F">
        <w:rPr>
          <w:rFonts w:ascii="Times New Roman" w:eastAsia="Calibri" w:hAnsi="Times New Roman" w:cs="Times New Roman"/>
          <w:sz w:val="24"/>
          <w:szCs w:val="24"/>
        </w:rPr>
        <w:t>We use</w:t>
      </w:r>
      <w:r w:rsidR="00F64766" w:rsidRPr="00454C7F">
        <w:rPr>
          <w:rFonts w:ascii="Times New Roman" w:eastAsia="Calibri" w:hAnsi="Times New Roman" w:cs="Times New Roman"/>
          <w:sz w:val="24"/>
          <w:szCs w:val="24"/>
        </w:rPr>
        <w:t>d</w:t>
      </w:r>
      <w:r w:rsidR="001F43DC" w:rsidRPr="00454C7F">
        <w:rPr>
          <w:rFonts w:ascii="Times New Roman" w:eastAsia="Calibri" w:hAnsi="Times New Roman" w:cs="Times New Roman"/>
          <w:sz w:val="24"/>
          <w:szCs w:val="24"/>
        </w:rPr>
        <w:t xml:space="preserve"> the</w:t>
      </w:r>
      <w:r w:rsidR="00DE2719" w:rsidRPr="00454C7F">
        <w:rPr>
          <w:rFonts w:ascii="Times New Roman" w:eastAsia="Calibri" w:hAnsi="Times New Roman" w:cs="Times New Roman"/>
          <w:sz w:val="24"/>
          <w:szCs w:val="24"/>
        </w:rPr>
        <w:t xml:space="preserve"> approach implemented in the </w:t>
      </w:r>
      <w:proofErr w:type="spellStart"/>
      <w:r w:rsidR="001F43DC" w:rsidRPr="00454C7F">
        <w:rPr>
          <w:rFonts w:ascii="Times New Roman" w:eastAsia="Calibri" w:hAnsi="Times New Roman" w:cs="Times New Roman"/>
          <w:sz w:val="24"/>
          <w:szCs w:val="24"/>
        </w:rPr>
        <w:t>RadialMR</w:t>
      </w:r>
      <w:proofErr w:type="spellEnd"/>
      <w:r w:rsidR="001F43DC" w:rsidRPr="00454C7F">
        <w:rPr>
          <w:rFonts w:ascii="Times New Roman" w:eastAsia="Calibri" w:hAnsi="Times New Roman" w:cs="Times New Roman"/>
          <w:sz w:val="24"/>
          <w:szCs w:val="24"/>
        </w:rPr>
        <w:t xml:space="preserve"> R package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"https://github.com/WSpiller/RadialMR" </w:instrText>
      </w:r>
      <w:r w:rsidR="006F2B82">
        <w:rPr>
          <w:rStyle w:val="Hyperlink"/>
          <w:rFonts w:ascii="Times New Roman" w:eastAsia="Calibri" w:hAnsi="Times New Roman" w:cs="Times New Roman"/>
          <w:sz w:val="24"/>
          <w:szCs w:val="24"/>
        </w:rPr>
        <w:fldChar w:fldCharType="separate"/>
      </w:r>
      <w:r w:rsidR="00E621CC" w:rsidRPr="00454C7F">
        <w:rPr>
          <w:rStyle w:val="Hyperlink"/>
          <w:rFonts w:ascii="Times New Roman" w:eastAsia="Calibri" w:hAnsi="Times New Roman" w:cs="Times New Roman"/>
          <w:sz w:val="24"/>
          <w:szCs w:val="24"/>
        </w:rPr>
        <w:t>https://github.com/WSpiller/RadialMR</w:t>
      </w:r>
      <w:r w:rsidR="006F2B82">
        <w:rPr>
          <w:rStyle w:val="Hyperlink"/>
          <w:rFonts w:ascii="Times New Roman" w:eastAsia="Calibri" w:hAnsi="Times New Roman" w:cs="Times New Roman"/>
          <w:sz w:val="24"/>
          <w:szCs w:val="24"/>
        </w:rPr>
        <w:fldChar w:fldCharType="end"/>
      </w:r>
      <w:r w:rsidR="001F43DC" w:rsidRPr="00454C7F">
        <w:rPr>
          <w:rFonts w:ascii="Times New Roman" w:eastAsia="Calibri" w:hAnsi="Times New Roman" w:cs="Times New Roman"/>
          <w:sz w:val="24"/>
          <w:szCs w:val="24"/>
        </w:rPr>
        <w:t>)</w:t>
      </w:r>
      <w:r w:rsidR="0074001A" w:rsidRPr="00454C7F">
        <w:rPr>
          <w:rFonts w:ascii="Times New Roman" w:eastAsia="Calibri" w:hAnsi="Times New Roman" w:cs="Times New Roman"/>
          <w:sz w:val="24"/>
          <w:szCs w:val="24"/>
        </w:rPr>
        <w:t xml:space="preserve"> to detect outliers. Full details are provided elsewhere</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D72A07" w:rsidRPr="00454C7F">
        <w:rPr>
          <w:rFonts w:ascii="Times New Roman" w:eastAsia="Calibri" w:hAnsi="Times New Roman" w:cs="Times New Roman"/>
          <w:sz w:val="24"/>
          <w:szCs w:val="24"/>
        </w:rPr>
        <w:fldChar w:fldCharType="end"/>
      </w:r>
      <w:r w:rsidR="0074001A" w:rsidRPr="00454C7F">
        <w:rPr>
          <w:rFonts w:ascii="Times New Roman" w:eastAsia="Calibri" w:hAnsi="Times New Roman" w:cs="Times New Roman"/>
          <w:sz w:val="24"/>
          <w:szCs w:val="24"/>
        </w:rPr>
        <w:t>, but briefly, we used the so-called ‘modified 2</w:t>
      </w:r>
      <w:r w:rsidR="0074001A" w:rsidRPr="00454C7F">
        <w:rPr>
          <w:rFonts w:ascii="Times New Roman" w:eastAsia="Calibri" w:hAnsi="Times New Roman" w:cs="Times New Roman"/>
          <w:sz w:val="24"/>
          <w:szCs w:val="24"/>
          <w:vertAlign w:val="superscript"/>
        </w:rPr>
        <w:t>nd</w:t>
      </w:r>
      <w:r w:rsidR="0074001A" w:rsidRPr="00454C7F">
        <w:rPr>
          <w:rFonts w:ascii="Times New Roman" w:eastAsia="Calibri" w:hAnsi="Times New Roman" w:cs="Times New Roman"/>
          <w:sz w:val="24"/>
          <w:szCs w:val="24"/>
        </w:rPr>
        <w:t xml:space="preserve"> order weighting’ approach to </w:t>
      </w:r>
      <w:r w:rsidR="00DE2719" w:rsidRPr="00454C7F">
        <w:rPr>
          <w:rFonts w:ascii="Times New Roman" w:eastAsia="Calibri" w:hAnsi="Times New Roman" w:cs="Times New Roman"/>
          <w:sz w:val="24"/>
          <w:szCs w:val="24"/>
        </w:rPr>
        <w:t>estimate total Cochran’s Q statistic as a measure of heterogeneity, as well as the individual contributions of each SNP</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E24A1D" w:rsidRPr="00454C7F">
        <w:rPr>
          <w:rFonts w:ascii="Times New Roman" w:eastAsia="Calibri" w:hAnsi="Times New Roman" w:cs="Times New Roman"/>
          <w:i/>
          <w:sz w:val="24"/>
          <w:szCs w:val="24"/>
          <w:vertAlign w:val="subscript"/>
        </w:rPr>
        <w:t xml:space="preserve"> </w:t>
      </w:r>
      <w:r w:rsidR="00E24A1D"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E24A1D"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E24A1D" w:rsidRPr="00454C7F">
        <w:rPr>
          <w:rFonts w:ascii="Times New Roman" w:eastAsia="Calibri" w:hAnsi="Times New Roman" w:cs="Times New Roman"/>
          <w:sz w:val="24"/>
          <w:szCs w:val="24"/>
        </w:rPr>
        <w:fldChar w:fldCharType="end"/>
      </w:r>
      <w:r w:rsidR="00DE2719" w:rsidRPr="00454C7F">
        <w:rPr>
          <w:rFonts w:ascii="Times New Roman" w:eastAsia="Calibri" w:hAnsi="Times New Roman" w:cs="Times New Roman"/>
          <w:sz w:val="24"/>
          <w:szCs w:val="24"/>
        </w:rPr>
        <w:t>.</w:t>
      </w:r>
      <w:r w:rsidR="00E24A1D"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This has been shown to be comparable to the simulation</w:t>
      </w:r>
      <w:r w:rsidR="00E24A1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based approach in MR-PRESSO</w:t>
      </w:r>
      <w:r w:rsidR="00DD2122" w:rsidRPr="00454C7F">
        <w:rPr>
          <w:rFonts w:ascii="Times New Roman" w:eastAsia="Calibri" w:hAnsi="Times New Roman" w:cs="Times New Roman"/>
          <w:sz w:val="24"/>
          <w:szCs w:val="24"/>
        </w:rPr>
        <w:t xml:space="preserve"> </w:t>
      </w:r>
      <w:r w:rsidR="00DD2122"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DD2122" w:rsidRPr="00454C7F">
        <w:rPr>
          <w:rFonts w:ascii="Times New Roman" w:eastAsia="Calibri" w:hAnsi="Times New Roman" w:cs="Times New Roman"/>
          <w:sz w:val="24"/>
          <w:szCs w:val="24"/>
        </w:rPr>
      </w:r>
      <w:r w:rsidR="00DD2122"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15,21</w:t>
      </w:r>
      <w:r w:rsidR="00DD2122"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w:t>
      </w:r>
      <w:r w:rsidRPr="00454C7F">
        <w:rPr>
          <w:rFonts w:ascii="Times New Roman" w:eastAsia="Calibri" w:hAnsi="Times New Roman" w:cs="Times New Roman"/>
          <w:sz w:val="24"/>
          <w:szCs w:val="24"/>
        </w:rPr>
        <w:lastRenderedPageBreak/>
        <w:t>SNP being an outlier is calculated</w:t>
      </w:r>
      <w:r w:rsidR="00DE2719" w:rsidRPr="00454C7F">
        <w:rPr>
          <w:rFonts w:ascii="Times New Roman" w:eastAsia="Calibri" w:hAnsi="Times New Roman" w:cs="Times New Roman"/>
          <w:sz w:val="24"/>
          <w:szCs w:val="24"/>
        </w:rPr>
        <w:t xml:space="preserve"> based on</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DE2719"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sz w:val="24"/>
          <w:szCs w:val="24"/>
        </w:rPr>
        <w:t xml:space="preserve">being </w:t>
      </w:r>
      <w:r w:rsidR="00DE2719" w:rsidRPr="00454C7F">
        <w:rPr>
          <w:rFonts w:ascii="Times New Roman" w:eastAsia="Calibri" w:hAnsi="Times New Roman" w:cs="Times New Roman"/>
          <w:sz w:val="24"/>
          <w:szCs w:val="24"/>
        </w:rPr>
        <w:t>chi-square distributed with 1 degree of freedom.</w:t>
      </w:r>
      <w:r w:rsidRPr="00454C7F">
        <w:rPr>
          <w:rFonts w:ascii="Times New Roman" w:eastAsia="Calibri" w:hAnsi="Times New Roman" w:cs="Times New Roman"/>
          <w:sz w:val="24"/>
          <w:szCs w:val="24"/>
        </w:rPr>
        <w:t xml:space="preserve"> </w:t>
      </w:r>
      <w:r w:rsidR="008057E9" w:rsidRPr="00454C7F">
        <w:rPr>
          <w:rFonts w:ascii="Times New Roman" w:eastAsia="Calibri" w:hAnsi="Times New Roman" w:cs="Times New Roman"/>
          <w:sz w:val="24"/>
          <w:szCs w:val="24"/>
        </w:rPr>
        <w:t>F</w:t>
      </w:r>
      <w:r w:rsidR="0074001A" w:rsidRPr="00454C7F">
        <w:rPr>
          <w:rFonts w:ascii="Times New Roman" w:eastAsia="Calibri" w:hAnsi="Times New Roman" w:cs="Times New Roman"/>
          <w:sz w:val="24"/>
          <w:szCs w:val="24"/>
        </w:rPr>
        <w:t xml:space="preserve">or </w:t>
      </w:r>
      <w:r w:rsidR="000D5B0A" w:rsidRPr="00454C7F">
        <w:rPr>
          <w:rFonts w:ascii="Times New Roman" w:eastAsia="Calibri" w:hAnsi="Times New Roman" w:cs="Times New Roman"/>
          <w:sz w:val="24"/>
          <w:szCs w:val="24"/>
        </w:rPr>
        <w:t xml:space="preserve">demonstration </w:t>
      </w:r>
      <w:r w:rsidR="0074001A" w:rsidRPr="00454C7F">
        <w:rPr>
          <w:rFonts w:ascii="Times New Roman" w:eastAsia="Calibri" w:hAnsi="Times New Roman" w:cs="Times New Roman"/>
          <w:sz w:val="24"/>
          <w:szCs w:val="24"/>
        </w:rPr>
        <w:t xml:space="preserve">purposes </w:t>
      </w:r>
      <w:r w:rsidR="008057E9" w:rsidRPr="00454C7F">
        <w:rPr>
          <w:rFonts w:ascii="Times New Roman" w:eastAsia="Calibri" w:hAnsi="Times New Roman" w:cs="Times New Roman"/>
          <w:sz w:val="24"/>
          <w:szCs w:val="24"/>
        </w:rPr>
        <w:t xml:space="preserve">we </w:t>
      </w:r>
      <w:r w:rsidR="001F43DC" w:rsidRPr="00454C7F">
        <w:rPr>
          <w:rFonts w:ascii="Times New Roman" w:eastAsia="Calibri" w:hAnsi="Times New Roman" w:cs="Times New Roman"/>
          <w:sz w:val="24"/>
          <w:szCs w:val="24"/>
        </w:rPr>
        <w:t xml:space="preserve">adopted a conservative </w:t>
      </w:r>
      <w:r w:rsidR="008057E9" w:rsidRPr="00454C7F">
        <w:rPr>
          <w:rFonts w:ascii="Times New Roman" w:eastAsia="Calibri" w:hAnsi="Times New Roman" w:cs="Times New Roman"/>
          <w:sz w:val="24"/>
          <w:szCs w:val="24"/>
        </w:rPr>
        <w:t xml:space="preserve">p-value </w:t>
      </w:r>
      <w:r w:rsidR="00E5382F" w:rsidRPr="00454C7F">
        <w:rPr>
          <w:rFonts w:ascii="Times New Roman" w:eastAsia="Calibri" w:hAnsi="Times New Roman" w:cs="Times New Roman"/>
          <w:sz w:val="24"/>
          <w:szCs w:val="24"/>
        </w:rPr>
        <w:t>threshold</w:t>
      </w:r>
      <w:r w:rsidR="001F43DC" w:rsidRPr="00454C7F">
        <w:rPr>
          <w:rFonts w:ascii="Times New Roman" w:eastAsia="Calibri" w:hAnsi="Times New Roman" w:cs="Times New Roman"/>
          <w:sz w:val="24"/>
          <w:szCs w:val="24"/>
        </w:rPr>
        <w:t xml:space="preserve"> for identifying outliers, dividing 0.05 by the number of SNPs as a correction for multiple testing</w:t>
      </w:r>
      <w:r w:rsidR="0074001A" w:rsidRPr="00454C7F">
        <w:rPr>
          <w:rFonts w:ascii="Times New Roman" w:eastAsia="Calibri" w:hAnsi="Times New Roman" w:cs="Times New Roman"/>
          <w:sz w:val="24"/>
          <w:szCs w:val="24"/>
        </w:rPr>
        <w:t xml:space="preserve">. </w:t>
      </w:r>
      <w:r w:rsidR="000D5B0A" w:rsidRPr="00454C7F">
        <w:rPr>
          <w:rFonts w:ascii="Times New Roman" w:eastAsia="Calibri" w:hAnsi="Times New Roman" w:cs="Times New Roman"/>
          <w:sz w:val="24"/>
          <w:szCs w:val="24"/>
        </w:rPr>
        <w:t xml:space="preserve">We are not, however, suggesting that </w:t>
      </w:r>
      <w:r w:rsidR="008334F4" w:rsidRPr="00454C7F">
        <w:rPr>
          <w:rFonts w:ascii="Times New Roman" w:eastAsia="Calibri" w:hAnsi="Times New Roman" w:cs="Times New Roman"/>
          <w:sz w:val="24"/>
          <w:szCs w:val="24"/>
        </w:rPr>
        <w:t xml:space="preserve">this arbitrary </w:t>
      </w:r>
      <w:r w:rsidR="000D5B0A" w:rsidRPr="00454C7F">
        <w:rPr>
          <w:rFonts w:ascii="Times New Roman" w:eastAsia="Calibri" w:hAnsi="Times New Roman" w:cs="Times New Roman"/>
          <w:sz w:val="24"/>
          <w:szCs w:val="24"/>
        </w:rPr>
        <w:t xml:space="preserve">threshold </w:t>
      </w:r>
      <w:r w:rsidR="008334F4" w:rsidRPr="00454C7F">
        <w:rPr>
          <w:rFonts w:ascii="Times New Roman" w:eastAsia="Calibri" w:hAnsi="Times New Roman" w:cs="Times New Roman"/>
          <w:sz w:val="24"/>
          <w:szCs w:val="24"/>
        </w:rPr>
        <w:t xml:space="preserve">will </w:t>
      </w:r>
      <w:r w:rsidR="00ED77E6" w:rsidRPr="00454C7F">
        <w:rPr>
          <w:rFonts w:ascii="Times New Roman" w:eastAsia="Calibri" w:hAnsi="Times New Roman" w:cs="Times New Roman"/>
          <w:sz w:val="24"/>
          <w:szCs w:val="24"/>
        </w:rPr>
        <w:t>be optimal</w:t>
      </w:r>
      <w:r w:rsidR="008334F4" w:rsidRPr="00454C7F">
        <w:rPr>
          <w:rFonts w:ascii="Times New Roman" w:eastAsia="Calibri" w:hAnsi="Times New Roman" w:cs="Times New Roman"/>
          <w:sz w:val="24"/>
          <w:szCs w:val="24"/>
        </w:rPr>
        <w:t xml:space="preserve"> for identifying outliers, and u</w:t>
      </w:r>
      <w:r w:rsidR="00585845" w:rsidRPr="00454C7F">
        <w:rPr>
          <w:rFonts w:ascii="Times New Roman" w:eastAsia="Calibri" w:hAnsi="Times New Roman" w:cs="Times New Roman"/>
          <w:sz w:val="24"/>
          <w:szCs w:val="24"/>
        </w:rPr>
        <w:t xml:space="preserve">sers can </w:t>
      </w:r>
      <w:r w:rsidR="0074001A" w:rsidRPr="00454C7F">
        <w:rPr>
          <w:rFonts w:ascii="Times New Roman" w:eastAsia="Calibri" w:hAnsi="Times New Roman" w:cs="Times New Roman"/>
          <w:sz w:val="24"/>
          <w:szCs w:val="24"/>
        </w:rPr>
        <w:t xml:space="preserve">apply </w:t>
      </w:r>
      <w:r w:rsidR="00585845" w:rsidRPr="00454C7F">
        <w:rPr>
          <w:rFonts w:ascii="Times New Roman" w:eastAsia="Calibri" w:hAnsi="Times New Roman" w:cs="Times New Roman"/>
          <w:sz w:val="24"/>
          <w:szCs w:val="24"/>
        </w:rPr>
        <w:t xml:space="preserve">other approaches </w:t>
      </w:r>
      <w:r w:rsidR="0074001A" w:rsidRPr="00454C7F">
        <w:rPr>
          <w:rFonts w:ascii="Times New Roman" w:eastAsia="Calibri" w:hAnsi="Times New Roman" w:cs="Times New Roman"/>
          <w:sz w:val="24"/>
          <w:szCs w:val="24"/>
        </w:rPr>
        <w:t xml:space="preserve">or thresholds </w:t>
      </w:r>
      <w:r w:rsidR="00585845" w:rsidRPr="00454C7F">
        <w:rPr>
          <w:rFonts w:ascii="Times New Roman" w:eastAsia="Calibri" w:hAnsi="Times New Roman" w:cs="Times New Roman"/>
          <w:sz w:val="24"/>
          <w:szCs w:val="24"/>
        </w:rPr>
        <w:t xml:space="preserve">through the </w:t>
      </w:r>
      <w:r w:rsidR="0074001A" w:rsidRPr="00454C7F">
        <w:rPr>
          <w:rFonts w:ascii="Times New Roman" w:eastAsia="Calibri" w:hAnsi="Times New Roman" w:cs="Times New Roman"/>
          <w:sz w:val="24"/>
          <w:szCs w:val="24"/>
        </w:rPr>
        <w:t xml:space="preserve">MR-TRYX </w:t>
      </w:r>
      <w:r w:rsidR="00585845" w:rsidRPr="00454C7F">
        <w:rPr>
          <w:rFonts w:ascii="Times New Roman" w:eastAsia="Calibri" w:hAnsi="Times New Roman" w:cs="Times New Roman"/>
          <w:sz w:val="24"/>
          <w:szCs w:val="24"/>
        </w:rPr>
        <w:t>software</w:t>
      </w:r>
      <w:r w:rsidR="001F43DC" w:rsidRPr="00454C7F">
        <w:rPr>
          <w:rFonts w:ascii="Times New Roman" w:eastAsia="Calibri" w:hAnsi="Times New Roman" w:cs="Times New Roman"/>
          <w:sz w:val="24"/>
          <w:szCs w:val="24"/>
        </w:rPr>
        <w:t>.</w:t>
      </w:r>
      <w:r w:rsidR="00585845"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w:t>
      </w:r>
      <w:r w:rsidR="00585845" w:rsidRPr="00454C7F">
        <w:rPr>
          <w:rFonts w:ascii="Times New Roman" w:eastAsia="Calibri" w:hAnsi="Times New Roman" w:cs="Times New Roman"/>
          <w:sz w:val="24"/>
          <w:szCs w:val="24"/>
        </w:rPr>
        <w:t xml:space="preserve">employed </w:t>
      </w:r>
      <w:r w:rsidR="001F43DC" w:rsidRPr="00454C7F">
        <w:rPr>
          <w:rFonts w:ascii="Times New Roman" w:eastAsia="Calibri" w:hAnsi="Times New Roman" w:cs="Times New Roman"/>
          <w:sz w:val="24"/>
          <w:szCs w:val="24"/>
        </w:rPr>
        <w:t>modified 2nd order weights throughout this paper to avoid problems arising due to</w:t>
      </w:r>
      <w:ins w:id="29" w:author="Yoonsu Cho" w:date="2019-01-31T13:51:00Z">
        <w:r w:rsidR="00BE20E0">
          <w:rPr>
            <w:rFonts w:ascii="Times New Roman" w:eastAsia="Calibri" w:hAnsi="Times New Roman" w:cs="Times New Roman"/>
            <w:sz w:val="24"/>
            <w:szCs w:val="24"/>
          </w:rPr>
          <w:t xml:space="preserve"> uncertainty in the </w:t>
        </w:r>
      </w:ins>
      <w:ins w:id="30" w:author="Yoonsu Cho" w:date="2019-01-31T13:52:00Z">
        <w:r w:rsidR="00BE20E0">
          <w:rPr>
            <w:rFonts w:ascii="Times New Roman" w:eastAsia="Calibri" w:hAnsi="Times New Roman" w:cs="Times New Roman"/>
            <w:sz w:val="24"/>
            <w:szCs w:val="24"/>
          </w:rPr>
          <w:t>ratio estimates (</w:t>
        </w:r>
      </w:ins>
      <w:del w:id="31" w:author="Yoonsu Cho" w:date="2019-01-31T13:52:00Z">
        <w:r w:rsidR="001F43DC" w:rsidRPr="00454C7F" w:rsidDel="00BE20E0">
          <w:rPr>
            <w:rFonts w:ascii="Times New Roman" w:eastAsia="Calibri" w:hAnsi="Times New Roman" w:cs="Times New Roman"/>
            <w:sz w:val="24"/>
            <w:szCs w:val="24"/>
          </w:rPr>
          <w:delText xml:space="preserve"> </w:delText>
        </w:r>
      </w:del>
      <w:r w:rsidR="001F43DC"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i/>
          <w:sz w:val="24"/>
          <w:szCs w:val="24"/>
        </w:rPr>
        <w:t>no measurement error in the exposure</w:t>
      </w:r>
      <w:r w:rsidR="001F43DC" w:rsidRPr="00454C7F">
        <w:rPr>
          <w:rFonts w:ascii="Times New Roman" w:eastAsia="Calibri" w:hAnsi="Times New Roman" w:cs="Times New Roman"/>
          <w:sz w:val="24"/>
          <w:szCs w:val="24"/>
        </w:rPr>
        <w:t xml:space="preserve"> (NOME) assumption</w:t>
      </w:r>
      <w:ins w:id="32" w:author="Yoonsu Cho" w:date="2019-01-31T13:52:00Z">
        <w:r w:rsidR="00BE20E0">
          <w:rPr>
            <w:rFonts w:ascii="Times New Roman" w:eastAsia="Calibri" w:hAnsi="Times New Roman" w:cs="Times New Roman"/>
            <w:sz w:val="24"/>
            <w:szCs w:val="24"/>
          </w:rPr>
          <w:t>)</w:t>
        </w:r>
      </w:ins>
      <w:del w:id="33" w:author="Yoonsu Cho" w:date="2019-01-31T13:52:00Z">
        <w:r w:rsidR="00060C69" w:rsidRPr="00454C7F" w:rsidDel="00BE20E0">
          <w:rPr>
            <w:rFonts w:ascii="Times New Roman" w:eastAsia="Calibri" w:hAnsi="Times New Roman" w:cs="Times New Roman"/>
            <w:sz w:val="24"/>
            <w:szCs w:val="24"/>
          </w:rPr>
          <w:delText xml:space="preserve"> </w:delText>
        </w:r>
      </w:del>
      <w:r w:rsidR="00C06832" w:rsidRPr="00454C7F">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C06832" w:rsidRPr="00454C7F">
        <w:rPr>
          <w:rFonts w:ascii="Times New Roman" w:eastAsia="Calibri" w:hAnsi="Times New Roman" w:cs="Times New Roman"/>
          <w:sz w:val="24"/>
          <w:szCs w:val="24"/>
        </w:rPr>
      </w:r>
      <w:r w:rsidR="00C0683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20,22</w:t>
      </w:r>
      <w:r w:rsidR="00C06832" w:rsidRPr="00454C7F">
        <w:rPr>
          <w:rFonts w:ascii="Times New Roman" w:eastAsia="Calibri" w:hAnsi="Times New Roman" w:cs="Times New Roman"/>
          <w:sz w:val="24"/>
          <w:szCs w:val="24"/>
        </w:rPr>
        <w:fldChar w:fldCharType="end"/>
      </w:r>
      <w:del w:id="34" w:author="Yoonsu Cho" w:date="2019-01-31T13:52:00Z">
        <w:r w:rsidR="00C06832" w:rsidRPr="00454C7F" w:rsidDel="00BE20E0">
          <w:rPr>
            <w:rFonts w:ascii="Times New Roman" w:eastAsia="Calibri" w:hAnsi="Times New Roman" w:cs="Times New Roman"/>
            <w:sz w:val="24"/>
            <w:szCs w:val="24"/>
          </w:rPr>
          <w:delText>,</w:delText>
        </w:r>
      </w:del>
      <w:ins w:id="35" w:author="Yoonsu Cho" w:date="2019-01-31T13:52:00Z">
        <w:r w:rsidR="00BE20E0">
          <w:rPr>
            <w:rFonts w:ascii="Times New Roman" w:eastAsia="Calibri" w:hAnsi="Times New Roman" w:cs="Times New Roman"/>
            <w:sz w:val="24"/>
            <w:szCs w:val="24"/>
          </w:rPr>
          <w:t>,</w:t>
        </w:r>
      </w:ins>
      <w:r w:rsidR="001F43DC" w:rsidRPr="00454C7F">
        <w:rPr>
          <w:rFonts w:ascii="Times New Roman" w:eastAsia="Calibri" w:hAnsi="Times New Roman" w:cs="Times New Roman"/>
          <w:sz w:val="24"/>
          <w:szCs w:val="24"/>
        </w:rPr>
        <w:t xml:space="preserve"> assuming a multiplicative random effects model if any residual heterogeneity was detected.  </w:t>
      </w:r>
    </w:p>
    <w:p w14:paraId="70037514"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4FAF84BD" w14:textId="13FB17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w:t>
      </w:r>
      <w:r w:rsidR="006A018A"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we limit the search to traits for which the GWAS results</w:t>
      </w:r>
      <w:r w:rsidR="00483706" w:rsidRPr="00454C7F">
        <w:rPr>
          <w:rFonts w:ascii="Times New Roman" w:eastAsia="Calibri" w:hAnsi="Times New Roman" w:cs="Times New Roman"/>
          <w:sz w:val="24"/>
          <w:szCs w:val="24"/>
        </w:rPr>
        <w:t xml:space="preserve"> registered at MR-Base </w:t>
      </w:r>
      <w:r w:rsidRPr="00454C7F">
        <w:rPr>
          <w:rFonts w:ascii="Times New Roman" w:eastAsia="Calibri" w:hAnsi="Times New Roman" w:cs="Times New Roman"/>
          <w:sz w:val="24"/>
          <w:szCs w:val="24"/>
        </w:rPr>
        <w:t xml:space="preserve">have </w:t>
      </w:r>
      <w:r w:rsidR="00BB6325" w:rsidRPr="00454C7F">
        <w:rPr>
          <w:rFonts w:ascii="Times New Roman" w:eastAsia="Calibri" w:hAnsi="Times New Roman" w:cs="Times New Roman"/>
          <w:sz w:val="24"/>
          <w:szCs w:val="24"/>
        </w:rPr>
        <w:t xml:space="preserve">more </w:t>
      </w:r>
      <w:r w:rsidRPr="00454C7F">
        <w:rPr>
          <w:rFonts w:ascii="Times New Roman" w:eastAsia="Calibri" w:hAnsi="Times New Roman" w:cs="Times New Roman"/>
          <w:sz w:val="24"/>
          <w:szCs w:val="24"/>
        </w:rPr>
        <w:t xml:space="preserve">than 500,000 SNPs and sample sizes exceeding 5,000. Traits that have an association with outlier SNPs at genome-wide </w:t>
      </w:r>
      <w:r w:rsidR="00C8009B" w:rsidRPr="00454C7F">
        <w:rPr>
          <w:rFonts w:ascii="Times New Roman" w:eastAsia="Calibri" w:hAnsi="Times New Roman" w:cs="Times New Roman"/>
          <w:sz w:val="24"/>
          <w:szCs w:val="24"/>
        </w:rPr>
        <w:t xml:space="preserve">p-value </w:t>
      </w:r>
      <w:r w:rsidR="002F15B9" w:rsidRPr="00454C7F">
        <w:rPr>
          <w:rFonts w:ascii="Times New Roman" w:eastAsia="Calibri" w:hAnsi="Times New Roman" w:cs="Times New Roman"/>
          <w:sz w:val="24"/>
          <w:szCs w:val="24"/>
        </w:rPr>
        <w:t>threshold</w:t>
      </w:r>
      <w:r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 xml:space="preserve">p </w:t>
      </w:r>
      <w:r w:rsidRPr="00454C7F">
        <w:rPr>
          <w:rFonts w:ascii="Times New Roman" w:eastAsia="Calibri" w:hAnsi="Times New Roman" w:cs="Times New Roman"/>
          <w:sz w:val="24"/>
          <w:szCs w:val="24"/>
        </w:rPr>
        <w:t>&lt; 5 x 10</w:t>
      </w:r>
      <w:r w:rsidRPr="00454C7F">
        <w:rPr>
          <w:rFonts w:ascii="Times New Roman" w:eastAsia="Calibri" w:hAnsi="Times New Roman" w:cs="Times New Roman"/>
          <w:sz w:val="24"/>
          <w:szCs w:val="24"/>
          <w:vertAlign w:val="superscript"/>
        </w:rPr>
        <w:t>-8</w:t>
      </w:r>
      <w:r w:rsidR="002F15B9"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in keeping with traditional GWAS thresholds used for instrument selection</w:t>
      </w:r>
      <w:r w:rsidRPr="00454C7F">
        <w:rPr>
          <w:rFonts w:ascii="Times New Roman" w:eastAsia="Calibri" w:hAnsi="Times New Roman" w:cs="Times New Roman"/>
          <w:sz w:val="24"/>
          <w:szCs w:val="24"/>
        </w:rPr>
        <w:t>) are regarded as potential risk factors for the outcome and defined as “candidate traits”. Each candidate trait is tested for its influence on the original</w:t>
      </w:r>
      <w:r w:rsidR="00833059" w:rsidRPr="00454C7F">
        <w:rPr>
          <w:rFonts w:ascii="Times New Roman" w:eastAsia="Calibri" w:hAnsi="Times New Roman" w:cs="Times New Roman"/>
          <w:sz w:val="24"/>
          <w:szCs w:val="24"/>
        </w:rPr>
        <w:t xml:space="preserve"> exposure and</w:t>
      </w:r>
      <w:r w:rsidRPr="00454C7F">
        <w:rPr>
          <w:rFonts w:ascii="Times New Roman" w:eastAsia="Calibri" w:hAnsi="Times New Roman" w:cs="Times New Roman"/>
          <w:sz w:val="24"/>
          <w:szCs w:val="24"/>
        </w:rPr>
        <w:t xml:space="preserve"> outcome </w:t>
      </w:r>
      <w:r w:rsidR="00833059" w:rsidRPr="00454C7F">
        <w:rPr>
          <w:rFonts w:ascii="Times New Roman" w:eastAsia="Calibri" w:hAnsi="Times New Roman" w:cs="Times New Roman"/>
          <w:sz w:val="24"/>
          <w:szCs w:val="24"/>
        </w:rPr>
        <w:t xml:space="preserve">traits </w:t>
      </w:r>
      <w:r w:rsidRPr="00454C7F">
        <w:rPr>
          <w:rFonts w:ascii="Times New Roman" w:eastAsia="Calibri" w:hAnsi="Times New Roman" w:cs="Times New Roman"/>
          <w:sz w:val="24"/>
          <w:szCs w:val="24"/>
        </w:rPr>
        <w:t xml:space="preserve">(Figure 1) using the IVW random effects model. </w:t>
      </w:r>
      <w:r w:rsidR="00FC6535" w:rsidRPr="00454C7F">
        <w:rPr>
          <w:rFonts w:ascii="Times New Roman" w:eastAsia="Calibri" w:hAnsi="Times New Roman" w:cs="Times New Roman"/>
          <w:sz w:val="24"/>
          <w:szCs w:val="24"/>
        </w:rPr>
        <w:t>We take forward</w:t>
      </w:r>
      <w:r w:rsidR="002F4C55" w:rsidRPr="00454C7F">
        <w:rPr>
          <w:rFonts w:ascii="Times New Roman" w:eastAsia="Calibri" w:hAnsi="Times New Roman" w:cs="Times New Roman"/>
          <w:sz w:val="24"/>
          <w:szCs w:val="24"/>
        </w:rPr>
        <w:t xml:space="preserve"> </w:t>
      </w:r>
      <w:r w:rsidR="0005410B" w:rsidRPr="00454C7F">
        <w:rPr>
          <w:rFonts w:ascii="Times New Roman" w:eastAsia="Calibri" w:hAnsi="Times New Roman" w:cs="Times New Roman"/>
          <w:sz w:val="24"/>
          <w:szCs w:val="24"/>
        </w:rPr>
        <w:t>putative</w:t>
      </w:r>
      <w:r w:rsidR="007D2014" w:rsidRPr="00454C7F">
        <w:rPr>
          <w:rFonts w:ascii="Times New Roman" w:eastAsia="Calibri" w:hAnsi="Times New Roman" w:cs="Times New Roman"/>
          <w:sz w:val="24"/>
          <w:szCs w:val="24"/>
        </w:rPr>
        <w:t xml:space="preserve"> associat</w:t>
      </w:r>
      <w:r w:rsidR="00833059" w:rsidRPr="00454C7F">
        <w:rPr>
          <w:rFonts w:ascii="Times New Roman" w:eastAsia="Calibri" w:hAnsi="Times New Roman" w:cs="Times New Roman"/>
          <w:sz w:val="24"/>
          <w:szCs w:val="24"/>
        </w:rPr>
        <w:t xml:space="preserve">ions based on </w:t>
      </w:r>
      <w:r w:rsidR="00832FCE" w:rsidRPr="00454C7F">
        <w:rPr>
          <w:rFonts w:ascii="Times New Roman" w:eastAsia="Calibri" w:hAnsi="Times New Roman" w:cs="Times New Roman"/>
          <w:sz w:val="24"/>
          <w:szCs w:val="24"/>
        </w:rPr>
        <w:t xml:space="preserve">FDR </w:t>
      </w:r>
      <w:r w:rsidR="007D2014" w:rsidRPr="00454C7F">
        <w:rPr>
          <w:rFonts w:ascii="Times New Roman" w:eastAsia="Calibri" w:hAnsi="Times New Roman" w:cs="Times New Roman"/>
          <w:sz w:val="24"/>
          <w:szCs w:val="24"/>
        </w:rPr>
        <w:t>&lt;</w:t>
      </w:r>
      <w:r w:rsidR="00832FCE" w:rsidRPr="00454C7F">
        <w:rPr>
          <w:rFonts w:ascii="Times New Roman" w:eastAsia="Calibri" w:hAnsi="Times New Roman" w:cs="Times New Roman"/>
          <w:sz w:val="24"/>
          <w:szCs w:val="24"/>
        </w:rPr>
        <w:t xml:space="preserve"> </w:t>
      </w:r>
      <w:r w:rsidR="007D2014" w:rsidRPr="00454C7F">
        <w:rPr>
          <w:rFonts w:ascii="Times New Roman" w:eastAsia="Calibri" w:hAnsi="Times New Roman" w:cs="Times New Roman"/>
          <w:sz w:val="24"/>
          <w:szCs w:val="24"/>
        </w:rPr>
        <w:t>0.05</w:t>
      </w:r>
      <w:r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but w</w:t>
      </w:r>
      <w:r w:rsidR="00483706" w:rsidRPr="00454C7F">
        <w:rPr>
          <w:rFonts w:ascii="Times New Roman" w:eastAsia="Calibri" w:hAnsi="Times New Roman" w:cs="Times New Roman"/>
          <w:sz w:val="24"/>
          <w:szCs w:val="24"/>
        </w:rPr>
        <w:t>e note that the use of arbitrary thresholds is problematic</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23,24</w:t>
      </w:r>
      <w:r w:rsidR="004C0055" w:rsidRPr="00454C7F">
        <w:rPr>
          <w:rFonts w:ascii="Times New Roman" w:eastAsia="Calibri" w:hAnsi="Times New Roman" w:cs="Times New Roman"/>
          <w:sz w:val="24"/>
          <w:szCs w:val="24"/>
        </w:rPr>
        <w:fldChar w:fldCharType="end"/>
      </w:r>
      <w:r w:rsidR="00483706"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and</w:t>
      </w:r>
      <w:r w:rsidR="00483706" w:rsidRPr="00454C7F">
        <w:rPr>
          <w:rFonts w:ascii="Times New Roman" w:eastAsia="Calibri" w:hAnsi="Times New Roman" w:cs="Times New Roman"/>
          <w:sz w:val="24"/>
          <w:szCs w:val="24"/>
        </w:rPr>
        <w:t xml:space="preserve"> we use them here to make high dimensional investigations more manageable.</w:t>
      </w:r>
    </w:p>
    <w:p w14:paraId="1B8425E6" w14:textId="49753A98" w:rsidR="003D215F" w:rsidRPr="00454C7F" w:rsidRDefault="001C2B43" w:rsidP="00454C7F">
      <w:pPr>
        <w:pStyle w:val="Heading3"/>
        <w:spacing w:line="480" w:lineRule="auto"/>
        <w:jc w:val="both"/>
        <w:rPr>
          <w:rFonts w:ascii="Times New Roman" w:hAnsi="Times New Roman" w:cs="Times New Roman"/>
          <w:sz w:val="24"/>
          <w:szCs w:val="24"/>
        </w:rPr>
      </w:pPr>
      <w:bookmarkStart w:id="36" w:name="_satu5fuqr406" w:colFirst="0" w:colLast="0"/>
      <w:bookmarkEnd w:id="36"/>
      <w:r w:rsidRPr="00454C7F">
        <w:rPr>
          <w:rFonts w:ascii="Times New Roman" w:hAnsi="Times New Roman" w:cs="Times New Roman"/>
          <w:sz w:val="24"/>
          <w:szCs w:val="24"/>
        </w:rPr>
        <w:t>Assessing causal estimates of the association of candidate trait with the outcome</w:t>
      </w:r>
    </w:p>
    <w:p w14:paraId="37AE96DC" w14:textId="5D7C23F6"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Suppose we have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295E55E" wp14:editId="6B8D196B">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
                    <a:srcRect/>
                    <a:stretch>
                      <a:fillRect/>
                    </a:stretch>
                  </pic:blipFill>
                  <pic:spPr>
                    <a:xfrm>
                      <a:off x="0" y="0"/>
                      <a:ext cx="9906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instruments for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F1508A5" wp14:editId="04F975A4">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122C3EE" wp14:editId="5DC379DF">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1397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an outlier in the x-y MR analysis </w:t>
      </w:r>
      <w:r w:rsidR="00C15FC6" w:rsidRPr="00454C7F">
        <w:rPr>
          <w:rFonts w:ascii="Times New Roman" w:eastAsia="Calibri" w:hAnsi="Times New Roman" w:cs="Times New Roman"/>
          <w:sz w:val="24"/>
          <w:szCs w:val="24"/>
        </w:rPr>
        <w:t>due to an</w:t>
      </w:r>
      <w:r w:rsidRPr="00454C7F">
        <w:rPr>
          <w:rFonts w:ascii="Times New Roman" w:eastAsia="Calibri" w:hAnsi="Times New Roman" w:cs="Times New Roman"/>
          <w:sz w:val="24"/>
          <w:szCs w:val="24"/>
        </w:rPr>
        <w:t xml:space="preserve"> association with candidate trait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2735F5" wp14:editId="0E4DB898">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where </w:t>
      </w:r>
      <w:r w:rsidR="002E5332" w:rsidRPr="00454C7F">
        <w:rPr>
          <w:rFonts w:ascii="Times New Roman" w:eastAsia="Calibri" w:hAnsi="Times New Roman" w:cs="Times New Roman"/>
          <w:i/>
          <w:noProof/>
          <w:sz w:val="24"/>
          <w:szCs w:val="24"/>
          <w:lang w:eastAsia="en-GB"/>
        </w:rPr>
        <w:t>E</w:t>
      </w:r>
      <w:r w:rsidR="002E5332" w:rsidRPr="00454C7F">
        <w:rPr>
          <w:rFonts w:ascii="Times New Roman" w:eastAsia="Calibri" w:hAnsi="Times New Roman" w:cs="Times New Roman"/>
          <w:noProof/>
          <w:sz w:val="24"/>
          <w:szCs w:val="24"/>
          <w:lang w:eastAsia="en-GB"/>
        </w:rPr>
        <w:t xml:space="preserve"> indicates the number of </w:t>
      </w:r>
      <w:r w:rsidR="002E5332" w:rsidRPr="00454C7F">
        <w:rPr>
          <w:rFonts w:ascii="Times New Roman" w:eastAsia="Calibri" w:hAnsi="Times New Roman" w:cs="Times New Roman"/>
          <w:noProof/>
          <w:sz w:val="24"/>
          <w:szCs w:val="24"/>
          <w:lang w:eastAsia="en-GB"/>
        </w:rPr>
        <w:lastRenderedPageBreak/>
        <w:t>genetic variants</w:t>
      </w:r>
      <w:ins w:id="37" w:author="Yoonsu Cho" w:date="2019-03-11T18:54:00Z">
        <w:r w:rsidR="008800E2">
          <w:rPr>
            <w:rFonts w:ascii="Times New Roman" w:eastAsia="Calibri" w:hAnsi="Times New Roman" w:cs="Times New Roman"/>
            <w:noProof/>
            <w:sz w:val="24"/>
            <w:szCs w:val="24"/>
            <w:lang w:eastAsia="en-GB"/>
          </w:rPr>
          <w:t xml:space="preserve"> for the exposure</w:t>
        </w:r>
      </w:ins>
      <w:r w:rsidRPr="00454C7F">
        <w:rPr>
          <w:rFonts w:ascii="Times New Roman" w:eastAsia="Calibri" w:hAnsi="Times New Roman" w:cs="Times New Roman"/>
          <w:sz w:val="24"/>
          <w:szCs w:val="24"/>
        </w:rPr>
        <w:t>.</w:t>
      </w:r>
      <w:r w:rsidR="002F15B9"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Also,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6AF68B9" wp14:editId="22516251">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735807D" wp14:editId="4A8F04B1">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
                    <a:srcRect/>
                    <a:stretch>
                      <a:fillRect/>
                    </a:stretch>
                  </pic:blipFill>
                  <pic:spPr>
                    <a:xfrm>
                      <a:off x="0" y="0"/>
                      <a:ext cx="9779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genetic instruments</w:t>
      </w:r>
      <w:r w:rsidR="002E5332" w:rsidRPr="00454C7F">
        <w:rPr>
          <w:rFonts w:ascii="Times New Roman" w:eastAsia="Calibri" w:hAnsi="Times New Roman" w:cs="Times New Roman"/>
          <w:sz w:val="24"/>
          <w:szCs w:val="24"/>
        </w:rPr>
        <w:t xml:space="preserve">, where </w:t>
      </w:r>
      <w:r w:rsidR="002E5332" w:rsidRPr="00454C7F">
        <w:rPr>
          <w:rFonts w:ascii="Times New Roman" w:eastAsia="Calibri" w:hAnsi="Times New Roman" w:cs="Times New Roman"/>
          <w:i/>
          <w:sz w:val="24"/>
          <w:szCs w:val="24"/>
        </w:rPr>
        <w:t xml:space="preserve">M </w:t>
      </w:r>
      <w:r w:rsidR="002E5332" w:rsidRPr="00454C7F">
        <w:rPr>
          <w:rFonts w:ascii="Times New Roman" w:eastAsia="Calibri" w:hAnsi="Times New Roman" w:cs="Times New Roman"/>
          <w:sz w:val="24"/>
          <w:szCs w:val="24"/>
        </w:rPr>
        <w:t xml:space="preserve">is the number of genetic variants for </w:t>
      </w:r>
      <w:r w:rsidR="002E5332" w:rsidRPr="00454C7F">
        <w:rPr>
          <w:rFonts w:ascii="Times New Roman" w:eastAsia="Calibri" w:hAnsi="Times New Roman" w:cs="Times New Roman"/>
          <w:noProof/>
          <w:sz w:val="24"/>
          <w:szCs w:val="24"/>
        </w:rPr>
        <w:drawing>
          <wp:inline distT="19050" distB="19050" distL="19050" distR="19050" wp14:anchorId="5A2EE55A" wp14:editId="54218EBA">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Pr="00454C7F">
        <w:rPr>
          <w:rFonts w:ascii="Times New Roman" w:eastAsia="Calibri" w:hAnsi="Times New Roman" w:cs="Times New Roman"/>
          <w:sz w:val="24"/>
          <w:szCs w:val="24"/>
        </w:rPr>
        <w:t xml:space="preserve">. To obtain the </w:t>
      </w:r>
      <w:r w:rsidR="00633292" w:rsidRPr="00454C7F">
        <w:rPr>
          <w:rFonts w:ascii="Times New Roman" w:eastAsia="Calibri" w:hAnsi="Times New Roman" w:cs="Times New Roman"/>
          <w:sz w:val="24"/>
          <w:szCs w:val="24"/>
        </w:rPr>
        <w:t xml:space="preserve">estimate </w:t>
      </w:r>
      <w:r w:rsidRPr="00454C7F">
        <w:rPr>
          <w:rFonts w:ascii="Times New Roman" w:eastAsia="Calibri" w:hAnsi="Times New Roman" w:cs="Times New Roman"/>
          <w:sz w:val="24"/>
          <w:szCs w:val="24"/>
        </w:rPr>
        <w:t xml:space="preserve">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B3C680" wp14:editId="6AD31249">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uncontaminated by shared genetic effects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E71690A" wp14:editId="1FD77B7A">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8A8BECE" wp14:editId="6CACA340">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t>
      </w:r>
      <w:r w:rsidR="002E5332" w:rsidRPr="00454C7F">
        <w:rPr>
          <w:rFonts w:ascii="Times New Roman" w:eastAsia="Calibri" w:hAnsi="Times New Roman" w:cs="Times New Roman"/>
          <w:sz w:val="24"/>
          <w:szCs w:val="24"/>
        </w:rPr>
        <w:t>(Figure 1A)</w:t>
      </w:r>
      <w:r w:rsidRPr="00454C7F">
        <w:rPr>
          <w:rFonts w:ascii="Times New Roman" w:eastAsia="Calibri" w:hAnsi="Times New Roman" w:cs="Times New Roman"/>
          <w:sz w:val="24"/>
          <w:szCs w:val="24"/>
        </w:rPr>
        <w:t>,</w:t>
      </w:r>
      <w:r w:rsidR="00633292" w:rsidRPr="00454C7F">
        <w:rPr>
          <w:rFonts w:ascii="Times New Roman" w:eastAsia="Calibri" w:hAnsi="Times New Roman" w:cs="Times New Roman"/>
          <w:sz w:val="24"/>
          <w:szCs w:val="24"/>
        </w:rPr>
        <w:t xml:space="preserve"> we perform multivariable MR analysis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4C0055" w:rsidRPr="00454C7F">
        <w:rPr>
          <w:rFonts w:ascii="Times New Roman" w:eastAsia="Calibri" w:hAnsi="Times New Roman" w:cs="Times New Roman"/>
          <w:sz w:val="24"/>
          <w:szCs w:val="24"/>
        </w:rPr>
        <w:fldChar w:fldCharType="end"/>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W</w:t>
      </w:r>
      <w:r w:rsidRPr="00454C7F">
        <w:rPr>
          <w:rFonts w:ascii="Times New Roman" w:eastAsia="Calibri" w:hAnsi="Times New Roman" w:cs="Times New Roman"/>
          <w:sz w:val="24"/>
          <w:szCs w:val="24"/>
        </w:rPr>
        <w:t>e obtain a unique list of</w:t>
      </w:r>
      <w:del w:id="38" w:author="Yoonsu Cho" w:date="2019-03-11T18:58:00Z">
        <w:r w:rsidRPr="00454C7F" w:rsidDel="008800E2">
          <w:rPr>
            <w:rFonts w:ascii="Times New Roman" w:eastAsia="Calibri" w:hAnsi="Times New Roman" w:cs="Times New Roman"/>
            <w:sz w:val="24"/>
            <w:szCs w:val="24"/>
          </w:rPr>
          <w:delText xml:space="preserve"> </w:delText>
        </w:r>
      </w:del>
      <w:ins w:id="39" w:author="Yoonsu Cho" w:date="2019-03-11T18:58:00Z">
        <w:r w:rsidR="008800E2">
          <w:rPr>
            <w:rFonts w:ascii="Times New Roman" w:eastAsia="Calibri" w:hAnsi="Times New Roman" w:cs="Times New Roman"/>
            <w:sz w:val="24"/>
            <w:szCs w:val="24"/>
          </w:rPr>
          <w:t xml:space="preserve"> SNPs</w:t>
        </w:r>
      </w:ins>
      <w:del w:id="40" w:author="Yoonsu Cho" w:date="2019-03-11T18:58:00Z">
        <w:r w:rsidR="006F2B82" w:rsidDel="008800E2">
          <w:rPr>
            <w:rFonts w:ascii="Times New Roman" w:eastAsia="Calibri" w:hAnsi="Times New Roman" w:cs="Times New Roman"/>
            <w:noProof/>
            <w:sz w:val="24"/>
            <w:szCs w:val="24"/>
          </w:rPr>
          <w:fldChar w:fldCharType="begin"/>
        </w:r>
        <w:r w:rsidR="006F2B82" w:rsidDel="008800E2">
          <w:rPr>
            <w:rFonts w:ascii="Times New Roman" w:eastAsia="Calibri" w:hAnsi="Times New Roman" w:cs="Times New Roman"/>
            <w:noProof/>
            <w:sz w:val="24"/>
            <w:szCs w:val="24"/>
          </w:rPr>
          <w:delInstrText xml:space="preserve"> HYPERLINK "about:blank" \h </w:delInstrText>
        </w:r>
        <w:r w:rsidR="006F2B82" w:rsidDel="008800E2">
          <w:rPr>
            <w:rFonts w:ascii="Times New Roman" w:eastAsia="Calibri" w:hAnsi="Times New Roman" w:cs="Times New Roman"/>
            <w:noProof/>
            <w:sz w:val="24"/>
            <w:szCs w:val="24"/>
          </w:rPr>
          <w:fldChar w:fldCharType="separate"/>
        </w:r>
        <w:r w:rsidRPr="00454C7F" w:rsidDel="008800E2">
          <w:rPr>
            <w:rFonts w:ascii="Times New Roman" w:eastAsia="Calibri" w:hAnsi="Times New Roman" w:cs="Times New Roman"/>
            <w:noProof/>
            <w:sz w:val="24"/>
            <w:szCs w:val="24"/>
          </w:rPr>
          <w:drawing>
            <wp:inline distT="19050" distB="19050" distL="19050" distR="19050" wp14:anchorId="35FFB3DB" wp14:editId="2DA397B9">
              <wp:extent cx="114300" cy="114300"/>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114300" cy="114300"/>
                      </a:xfrm>
                      <a:prstGeom prst="rect">
                        <a:avLst/>
                      </a:prstGeom>
                      <a:ln/>
                    </pic:spPr>
                  </pic:pic>
                </a:graphicData>
              </a:graphic>
            </wp:inline>
          </w:drawing>
        </w:r>
        <w:r w:rsidR="006F2B82" w:rsidDel="008800E2">
          <w:rPr>
            <w:rFonts w:ascii="Times New Roman" w:eastAsia="Calibri" w:hAnsi="Times New Roman" w:cs="Times New Roman"/>
            <w:noProof/>
            <w:sz w:val="24"/>
            <w:szCs w:val="24"/>
          </w:rPr>
          <w:fldChar w:fldCharType="end"/>
        </w:r>
      </w:del>
      <w:ins w:id="41" w:author="Yoonsu Cho" w:date="2019-03-11T18:43:00Z">
        <w:r w:rsidR="00007FFC">
          <w:rPr>
            <w:rFonts w:ascii="Times New Roman" w:eastAsia="Calibri" w:hAnsi="Times New Roman" w:cs="Times New Roman"/>
            <w:noProof/>
            <w:sz w:val="24"/>
            <w:szCs w:val="24"/>
          </w:rPr>
          <w:t>,</w:t>
        </w:r>
      </w:ins>
      <w:r w:rsidRPr="00454C7F">
        <w:rPr>
          <w:rFonts w:ascii="Times New Roman" w:eastAsia="Calibri" w:hAnsi="Times New Roman" w:cs="Times New Roman"/>
          <w:sz w:val="24"/>
          <w:szCs w:val="24"/>
        </w:rPr>
        <w:t xml:space="preserve"> clumped instruments </w:t>
      </w:r>
      <w:ins w:id="42" w:author="Yoonsu Cho" w:date="2019-03-11T18:43:00Z">
        <w:r w:rsidR="00007FFC">
          <w:rPr>
            <w:rFonts w:ascii="Times New Roman" w:eastAsia="Calibri" w:hAnsi="Times New Roman" w:cs="Times New Roman"/>
            <w:sz w:val="24"/>
            <w:szCs w:val="24"/>
          </w:rPr>
          <w:t xml:space="preserve">from GWAS </w:t>
        </w:r>
      </w:ins>
      <w:r w:rsidRPr="00454C7F">
        <w:rPr>
          <w:rFonts w:ascii="Times New Roman" w:eastAsia="Calibri" w:hAnsi="Times New Roman" w:cs="Times New Roman"/>
          <w:sz w:val="24"/>
          <w:szCs w:val="24"/>
        </w:rPr>
        <w:t xml:space="preserve">for both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80072C3" wp14:editId="443FABE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9B1DF7B" wp14:editId="17D75E7B">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then obtain the genetic effects of each of these SNPs on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C5064A2" wp14:editId="73316D6B">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6"/>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A3FA884" wp14:editId="0730B988">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34A4742" wp14:editId="039C994E">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Finally, we estimate the causal influence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9B1EF39" wp14:editId="2A3325CA">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73D862F" wp14:editId="5E517DB5">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conditioning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7507147" wp14:editId="6416998A">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by regressi</w:t>
      </w:r>
      <w:r w:rsidR="005D3B3A" w:rsidRPr="00454C7F">
        <w:rPr>
          <w:rFonts w:ascii="Times New Roman" w:eastAsia="Calibri" w:hAnsi="Times New Roman" w:cs="Times New Roman"/>
          <w:sz w:val="24"/>
          <w:szCs w:val="24"/>
        </w:rPr>
        <w:t>ng</w:t>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20D40F0" wp14:editId="6181100D">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0"/>
                    <a:srcRect/>
                    <a:stretch>
                      <a:fillRect/>
                    </a:stretch>
                  </pic:blipFill>
                  <pic:spPr>
                    <a:xfrm>
                      <a:off x="0" y="0"/>
                      <a:ext cx="13081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weighted by the inverse of the variance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51ACE6" wp14:editId="6B62B5CA">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estimates.</w:t>
      </w:r>
      <w:r w:rsidR="00633292" w:rsidRPr="00454C7F">
        <w:rPr>
          <w:rFonts w:ascii="Times New Roman" w:eastAsia="Calibri" w:hAnsi="Times New Roman" w:cs="Times New Roman"/>
          <w:sz w:val="24"/>
          <w:szCs w:val="24"/>
        </w:rPr>
        <w:t xml:space="preserve"> The whole process is automated within the </w:t>
      </w:r>
      <w:proofErr w:type="spellStart"/>
      <w:r w:rsidR="00633292" w:rsidRPr="00454C7F">
        <w:rPr>
          <w:rFonts w:ascii="Times New Roman" w:eastAsia="Calibri" w:hAnsi="Times New Roman" w:cs="Times New Roman"/>
          <w:sz w:val="24"/>
          <w:szCs w:val="24"/>
        </w:rPr>
        <w:t>TwoSampleMR</w:t>
      </w:r>
      <w:proofErr w:type="spellEnd"/>
      <w:r w:rsidR="00633292" w:rsidRPr="00454C7F">
        <w:rPr>
          <w:rFonts w:ascii="Times New Roman" w:eastAsia="Calibri" w:hAnsi="Times New Roman" w:cs="Times New Roman"/>
          <w:sz w:val="24"/>
          <w:szCs w:val="24"/>
        </w:rPr>
        <w:t xml:space="preserve"> R package which connects to the MR-Base database.</w:t>
      </w:r>
    </w:p>
    <w:p w14:paraId="3FDE5980" w14:textId="3FE95883" w:rsidR="003D215F"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LASSO regression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4E4F61A" wp14:editId="1EC216B1">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1"/>
                    <a:srcRect/>
                    <a:stretch>
                      <a:fillRect/>
                    </a:stretch>
                  </pic:blipFill>
                  <pic:spPr>
                    <a:xfrm>
                      <a:off x="0" y="0"/>
                      <a:ext cx="23114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use cross validation to obtain the shrinkage parameter that minimises </w:t>
      </w:r>
      <w:r w:rsidR="0052585B" w:rsidRPr="00454C7F">
        <w:rPr>
          <w:rFonts w:ascii="Times New Roman" w:eastAsia="Calibri" w:hAnsi="Times New Roman" w:cs="Times New Roman"/>
          <w:sz w:val="24"/>
          <w:szCs w:val="24"/>
        </w:rPr>
        <w:t xml:space="preserve">the </w:t>
      </w:r>
      <w:r w:rsidR="00633292" w:rsidRPr="00454C7F">
        <w:rPr>
          <w:rFonts w:ascii="Times New Roman" w:eastAsia="Calibri" w:hAnsi="Times New Roman" w:cs="Times New Roman"/>
          <w:sz w:val="24"/>
          <w:szCs w:val="24"/>
        </w:rPr>
        <w:t xml:space="preserve">mean </w:t>
      </w:r>
      <w:r w:rsidRPr="00454C7F">
        <w:rPr>
          <w:rFonts w:ascii="Times New Roman" w:eastAsia="Calibri" w:hAnsi="Times New Roman" w:cs="Times New Roman"/>
          <w:sz w:val="24"/>
          <w:szCs w:val="24"/>
        </w:rPr>
        <w:t xml:space="preserve">squared error. We retain only the candidate traits that </w:t>
      </w:r>
      <w:r w:rsidR="007D2014" w:rsidRPr="00454C7F">
        <w:rPr>
          <w:rFonts w:ascii="Times New Roman" w:eastAsia="Calibri" w:hAnsi="Times New Roman" w:cs="Times New Roman"/>
          <w:sz w:val="24"/>
          <w:szCs w:val="24"/>
        </w:rPr>
        <w:t xml:space="preserve">are </w:t>
      </w:r>
      <w:r w:rsidR="0005410B" w:rsidRPr="00454C7F">
        <w:rPr>
          <w:rFonts w:ascii="Times New Roman" w:eastAsia="Calibri" w:hAnsi="Times New Roman" w:cs="Times New Roman"/>
          <w:sz w:val="24"/>
          <w:szCs w:val="24"/>
        </w:rPr>
        <w:t>putatively</w:t>
      </w:r>
      <w:r w:rsidR="007D2014" w:rsidRPr="00454C7F">
        <w:rPr>
          <w:rFonts w:ascii="Times New Roman" w:eastAsia="Calibri" w:hAnsi="Times New Roman" w:cs="Times New Roman"/>
          <w:sz w:val="24"/>
          <w:szCs w:val="24"/>
        </w:rPr>
        <w:t xml:space="preserve"> associated with the outcome and </w:t>
      </w:r>
      <w:r w:rsidRPr="00454C7F">
        <w:rPr>
          <w:rFonts w:ascii="Times New Roman" w:eastAsia="Calibri" w:hAnsi="Times New Roman" w:cs="Times New Roman"/>
          <w:sz w:val="24"/>
          <w:szCs w:val="24"/>
        </w:rPr>
        <w:t>have non-zero effects after shrinkage</w:t>
      </w:r>
      <w:r w:rsidR="007D2014" w:rsidRPr="00454C7F">
        <w:rPr>
          <w:rFonts w:ascii="Times New Roman" w:eastAsia="Calibri" w:hAnsi="Times New Roman" w:cs="Times New Roman"/>
          <w:sz w:val="24"/>
          <w:szCs w:val="24"/>
        </w:rPr>
        <w:t xml:space="preserve">. Then we </w:t>
      </w:r>
      <w:r w:rsidRPr="00454C7F">
        <w:rPr>
          <w:rFonts w:ascii="Times New Roman" w:eastAsia="Calibri" w:hAnsi="Times New Roman" w:cs="Times New Roman"/>
          <w:sz w:val="24"/>
          <w:szCs w:val="24"/>
        </w:rPr>
        <w:t xml:space="preserve">apply </w:t>
      </w:r>
      <w:r w:rsidR="0005410B" w:rsidRPr="00454C7F">
        <w:rPr>
          <w:rFonts w:ascii="Times New Roman" w:eastAsia="Calibri" w:hAnsi="Times New Roman" w:cs="Times New Roman"/>
          <w:sz w:val="24"/>
          <w:szCs w:val="24"/>
        </w:rPr>
        <w:t xml:space="preserve">remaining traits </w:t>
      </w:r>
      <w:r w:rsidRPr="00454C7F">
        <w:rPr>
          <w:rFonts w:ascii="Times New Roman" w:eastAsia="Calibri" w:hAnsi="Times New Roman" w:cs="Times New Roman"/>
          <w:sz w:val="24"/>
          <w:szCs w:val="24"/>
        </w:rPr>
        <w:t xml:space="preserve">in a multivariable model with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6ED5693" wp14:editId="2A1F09D0">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against the outcome, as described above</w:t>
      </w:r>
      <w:r w:rsidR="001C2B43" w:rsidRPr="00454C7F">
        <w:rPr>
          <w:rFonts w:ascii="Times New Roman" w:eastAsia="Calibri" w:hAnsi="Times New Roman" w:cs="Times New Roman"/>
          <w:sz w:val="24"/>
          <w:szCs w:val="24"/>
        </w:rPr>
        <w:t xml:space="preserve"> </w:t>
      </w:r>
      <w:r w:rsidR="00AA4349"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AA4349"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AA4349"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6056F7" w:rsidRPr="00454C7F">
        <w:rPr>
          <w:rFonts w:ascii="Times New Roman" w:eastAsia="Calibri" w:hAnsi="Times New Roman" w:cs="Times New Roman"/>
          <w:sz w:val="24"/>
          <w:szCs w:val="24"/>
        </w:rPr>
        <w:t xml:space="preserve">We perform the LASSO step because many traits in the MR-Base database have considerable overlap and redundancy, and the statistical power of multivariable analysis depends on the heterogeneity </w:t>
      </w:r>
      <w:r w:rsidRPr="00454C7F">
        <w:rPr>
          <w:rFonts w:ascii="Times New Roman" w:eastAsia="Calibri" w:hAnsi="Times New Roman" w:cs="Times New Roman"/>
          <w:sz w:val="24"/>
          <w:szCs w:val="24"/>
        </w:rPr>
        <w:t>between the genetic effects on the exposure variables</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6A018A"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6A018A"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Using LASSO therefore automates the removal of redundant traits.</w:t>
      </w:r>
      <w:r w:rsidR="0052585B" w:rsidRPr="00454C7F">
        <w:rPr>
          <w:rFonts w:ascii="Times New Roman" w:eastAsia="Calibri" w:hAnsi="Times New Roman" w:cs="Times New Roman"/>
          <w:sz w:val="24"/>
          <w:szCs w:val="24"/>
        </w:rPr>
        <w:t xml:space="preserve"> With the remaining traits we then obtain estimates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52585B" w:rsidRPr="00454C7F">
        <w:rPr>
          <w:rFonts w:ascii="Times New Roman" w:eastAsia="Calibri" w:hAnsi="Times New Roman" w:cs="Times New Roman"/>
          <w:noProof/>
          <w:sz w:val="24"/>
          <w:szCs w:val="24"/>
        </w:rPr>
        <w:drawing>
          <wp:inline distT="19050" distB="19050" distL="19050" distR="19050" wp14:anchorId="6E5E98CA" wp14:editId="3E185F04">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585B" w:rsidRPr="00454C7F">
        <w:rPr>
          <w:rFonts w:ascii="Times New Roman" w:eastAsia="Calibri" w:hAnsi="Times New Roman" w:cs="Times New Roman"/>
          <w:noProof/>
          <w:sz w:val="24"/>
          <w:szCs w:val="24"/>
        </w:rPr>
        <w:t xml:space="preserve"> that are conditionally independent </w:t>
      </w:r>
      <w:r w:rsidR="00520D4D" w:rsidRPr="00454C7F">
        <w:rPr>
          <w:rFonts w:ascii="Times New Roman" w:eastAsia="Calibri" w:hAnsi="Times New Roman" w:cs="Times New Roman"/>
          <w:noProof/>
          <w:sz w:val="24"/>
          <w:szCs w:val="24"/>
        </w:rPr>
        <w:t xml:space="preserve">of </w:t>
      </w:r>
      <w:r w:rsidR="00520D4D" w:rsidRPr="00454C7F">
        <w:rPr>
          <w:rFonts w:ascii="Times New Roman" w:eastAsia="Calibri" w:hAnsi="Times New Roman" w:cs="Times New Roman"/>
          <w:i/>
          <w:noProof/>
          <w:sz w:val="24"/>
          <w:szCs w:val="24"/>
        </w:rPr>
        <w:t>x</w:t>
      </w:r>
      <w:r w:rsidR="00520D4D" w:rsidRPr="00454C7F">
        <w:rPr>
          <w:rFonts w:ascii="Times New Roman" w:eastAsia="Calibri" w:hAnsi="Times New Roman" w:cs="Times New Roman"/>
          <w:noProof/>
          <w:sz w:val="24"/>
          <w:szCs w:val="24"/>
        </w:rPr>
        <w:t xml:space="preserve"> and </w:t>
      </w:r>
      <w:r w:rsidR="0052585B" w:rsidRPr="00454C7F">
        <w:rPr>
          <w:rFonts w:ascii="Times New Roman" w:eastAsia="Calibri" w:hAnsi="Times New Roman" w:cs="Times New Roman"/>
          <w:noProof/>
          <w:sz w:val="24"/>
          <w:szCs w:val="24"/>
        </w:rPr>
        <w:t xml:space="preserve">amongst all </w:t>
      </w:r>
      <w:r w:rsidR="00520D4D" w:rsidRPr="00454C7F">
        <w:rPr>
          <w:rFonts w:ascii="Times New Roman" w:eastAsia="Calibri" w:hAnsi="Times New Roman" w:cs="Times New Roman"/>
          <w:i/>
          <w:noProof/>
          <w:sz w:val="24"/>
          <w:szCs w:val="24"/>
        </w:rPr>
        <w:t xml:space="preserve">P </w:t>
      </w:r>
      <w:r w:rsidR="0052585B" w:rsidRPr="00454C7F">
        <w:rPr>
          <w:rFonts w:ascii="Times New Roman" w:eastAsia="Calibri" w:hAnsi="Times New Roman" w:cs="Times New Roman"/>
          <w:noProof/>
          <w:sz w:val="24"/>
          <w:szCs w:val="24"/>
        </w:rPr>
        <w:t xml:space="preserve">traits by </w:t>
      </w:r>
      <w:r w:rsidR="00520D4D" w:rsidRPr="00454C7F">
        <w:rPr>
          <w:rFonts w:ascii="Times New Roman" w:eastAsia="Calibri" w:hAnsi="Times New Roman" w:cs="Times New Roman"/>
          <w:noProof/>
          <w:sz w:val="24"/>
          <w:szCs w:val="24"/>
        </w:rPr>
        <w:t xml:space="preserve">combining them in a multivariable analysis on the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AD3403" w:rsidRPr="00454C7F">
        <w:rPr>
          <w:rFonts w:ascii="Times New Roman" w:eastAsia="Calibri" w:hAnsi="Times New Roman" w:cs="Times New Roman"/>
          <w:noProof/>
          <w:sz w:val="24"/>
          <w:szCs w:val="24"/>
        </w:rPr>
        <w:drawing>
          <wp:inline distT="19050" distB="19050" distL="19050" distR="19050" wp14:anchorId="53206866" wp14:editId="1D520592">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0D4D" w:rsidRPr="00454C7F">
        <w:rPr>
          <w:rFonts w:ascii="Times New Roman" w:eastAsia="Calibri" w:hAnsi="Times New Roman" w:cs="Times New Roman"/>
          <w:noProof/>
          <w:sz w:val="24"/>
          <w:szCs w:val="24"/>
        </w:rPr>
        <w:t>.</w:t>
      </w:r>
    </w:p>
    <w:p w14:paraId="501C6CB3" w14:textId="77777777" w:rsidR="003D215F" w:rsidRPr="00454C7F" w:rsidRDefault="001F43DC" w:rsidP="00454C7F">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6D82E9C3" w14:textId="2328D2F3"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del w:id="43" w:author="Yoonsu Cho" w:date="2019-02-01T13:29:00Z">
        <w:r w:rsidRPr="00454C7F" w:rsidDel="00C9343C">
          <w:rPr>
            <w:rFonts w:ascii="Times New Roman" w:eastAsia="Calibri" w:hAnsi="Times New Roman" w:cs="Times New Roman"/>
            <w:sz w:val="24"/>
            <w:szCs w:val="24"/>
          </w:rPr>
          <w:delText>2</w:delText>
        </w:r>
      </w:del>
      <w:ins w:id="44" w:author="Yoonsu Cho" w:date="2019-02-01T13:29:00Z">
        <w:r w:rsidR="00C9343C">
          <w:rPr>
            <w:rFonts w:ascii="Times New Roman" w:eastAsia="Calibri" w:hAnsi="Times New Roman" w:cs="Times New Roman"/>
            <w:sz w:val="24"/>
            <w:szCs w:val="24"/>
          </w:rPr>
          <w:t>1</w:t>
        </w:r>
      </w:ins>
      <w:r w:rsidRPr="00454C7F">
        <w:rPr>
          <w:rFonts w:ascii="Times New Roman" w:eastAsia="Calibri" w:hAnsi="Times New Roman" w:cs="Times New Roman"/>
          <w:sz w:val="24"/>
          <w:szCs w:val="24"/>
        </w:rPr>
        <w:t xml:space="preserve">. If a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3C84430" wp14:editId="34EC8DD3">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209ADD1" wp14:editId="785E26C7">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F02AA3C" wp14:editId="3449A912">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8E7F940" wp14:editId="4651BA55">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8661D8E" wp14:editId="10889FCA">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expected to be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466BBA2" wp14:editId="543918FB">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11176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D803AF0" wp14:editId="2B61D64A">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366AB33" wp14:editId="74C2A6F4">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A8BE044" wp14:editId="132773D6">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causal </w:t>
      </w:r>
      <w:r w:rsidRPr="00454C7F">
        <w:rPr>
          <w:rFonts w:ascii="Times New Roman" w:eastAsia="Calibri" w:hAnsi="Times New Roman" w:cs="Times New Roman"/>
          <w:sz w:val="24"/>
          <w:szCs w:val="24"/>
        </w:rPr>
        <w:lastRenderedPageBreak/>
        <w:t xml:space="preserve">effect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939821" wp14:editId="18401D75">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EB6C188" wp14:editId="742B68CD">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Any substantive difference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0607DFA" wp14:editId="50CDC340">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0C84984" wp14:editId="1EB90993">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5"/>
                    <a:srcRect/>
                    <a:stretch>
                      <a:fillRect/>
                    </a:stretch>
                  </pic:blipFill>
                  <pic:spPr>
                    <a:xfrm>
                      <a:off x="0" y="0"/>
                      <a:ext cx="5842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could be due to an additional influence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BB0FDDB" wp14:editId="10079B68">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arising </w:t>
      </w:r>
      <w:r w:rsidR="00217A48" w:rsidRPr="00454C7F">
        <w:rPr>
          <w:rFonts w:ascii="Times New Roman" w:eastAsia="Calibri" w:hAnsi="Times New Roman" w:cs="Times New Roman"/>
          <w:sz w:val="24"/>
          <w:szCs w:val="24"/>
        </w:rPr>
        <w:t xml:space="preserve">from </w:t>
      </w:r>
      <w:r w:rsidRPr="00454C7F">
        <w:rPr>
          <w:rFonts w:ascii="Times New Roman" w:eastAsia="Calibri" w:hAnsi="Times New Roman" w:cs="Times New Roman"/>
          <w:sz w:val="24"/>
          <w:szCs w:val="24"/>
        </w:rPr>
        <w:t xml:space="preserve">the SNP’s effect through an alternative pathway. </w:t>
      </w:r>
    </w:p>
    <w:p w14:paraId="524EDCC5" w14:textId="283A9D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EE1A2AD" wp14:editId="012A7BAD">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w:t>
      </w:r>
      <w:r w:rsidR="004C36D4" w:rsidRPr="00454C7F">
        <w:rPr>
          <w:rFonts w:ascii="Times New Roman" w:eastAsia="Calibri" w:hAnsi="Times New Roman" w:cs="Times New Roman"/>
          <w:sz w:val="24"/>
          <w:szCs w:val="24"/>
        </w:rPr>
        <w:t xml:space="preserve">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11EF955E" wp14:editId="2F41E93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4C36D4"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673144E3" wp14:editId="682CB7C4">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9F31C6" w:rsidRPr="00454C7F">
        <w:rPr>
          <w:rFonts w:ascii="Times New Roman" w:eastAsia="Calibri" w:hAnsi="Times New Roman" w:cs="Times New Roman"/>
          <w:sz w:val="24"/>
          <w:szCs w:val="24"/>
        </w:rPr>
        <w:t xml:space="preserve"> </w:t>
      </w:r>
      <w:r w:rsidR="009F31C6"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9F31C6"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9F31C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5D7517F" wp14:editId="405E511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1143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52585B" w:rsidRPr="00454C7F">
        <w:rPr>
          <w:rFonts w:ascii="Times New Roman" w:eastAsia="Calibri" w:hAnsi="Times New Roman" w:cs="Times New Roman"/>
          <w:sz w:val="24"/>
          <w:szCs w:val="24"/>
        </w:rPr>
        <w:t xml:space="preserve">independent </w:t>
      </w:r>
      <w:r w:rsidRPr="00454C7F">
        <w:rPr>
          <w:rFonts w:ascii="Times New Roman" w:eastAsia="Calibri" w:hAnsi="Times New Roman" w:cs="Times New Roman"/>
          <w:sz w:val="24"/>
          <w:szCs w:val="24"/>
        </w:rPr>
        <w:t>candidate traits</w:t>
      </w:r>
      <w:r w:rsidR="0052585B" w:rsidRPr="00454C7F">
        <w:rPr>
          <w:rFonts w:ascii="Times New Roman" w:eastAsia="Calibri" w:hAnsi="Times New Roman" w:cs="Times New Roman"/>
          <w:sz w:val="24"/>
          <w:szCs w:val="24"/>
        </w:rPr>
        <w:t xml:space="preserve"> (as selected from the LASSO step)</w:t>
      </w:r>
      <w:r w:rsidRPr="00454C7F">
        <w:rPr>
          <w:rFonts w:ascii="Times New Roman" w:eastAsia="Calibri" w:hAnsi="Times New Roman" w:cs="Times New Roman"/>
          <w:sz w:val="24"/>
          <w:szCs w:val="24"/>
        </w:rPr>
        <w:t xml:space="preserve">, then the expected effect of the SNP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D592655" wp14:editId="60208250">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3678400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A342595" wp14:editId="1D929BE6">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2247900" cy="4826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3E3CBA1C"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3ABCAA26" w14:textId="77777777"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C738712" wp14:editId="17118014">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69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72D855CF"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7060D68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156B3E22" wp14:editId="4E3B610A">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4E126A95" w14:textId="0DE969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706896F" wp14:editId="30D34822">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0"/>
                    <a:srcRect/>
                    <a:stretch>
                      <a:fillRect/>
                    </a:stretch>
                  </pic:blipFill>
                  <pic:spPr>
                    <a:xfrm>
                      <a:off x="0" y="0"/>
                      <a:ext cx="3429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 where 1000 resamples of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4830DE7" wp14:editId="22B930AF">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58D7447" wp14:editId="0EB2A54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67C6F2F" wp14:editId="1EC253B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ins w:id="45" w:author="Gibran Hemani" w:date="2019-07-08T09:03:00Z">
                <w:rPr>
                  <w:rFonts w:ascii="Cambria Math" w:eastAsia="Calibri" w:hAnsi="Cambria Math" w:cs="Times New Roman"/>
                  <w:sz w:val="24"/>
                  <w:szCs w:val="24"/>
                </w:rPr>
              </w:ins>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0124DDA" wp14:editId="79416AC6">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due to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DAA322D" wp14:editId="6553D91D">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obtained through the Wald ratio</w:t>
      </w:r>
      <w:r w:rsidR="00D23947" w:rsidRPr="00454C7F">
        <w:rPr>
          <w:rFonts w:ascii="Times New Roman" w:eastAsia="Calibri" w:hAnsi="Times New Roman" w:cs="Times New Roman"/>
          <w:sz w:val="24"/>
          <w:szCs w:val="24"/>
        </w:rPr>
        <w:t>.</w:t>
      </w:r>
    </w:p>
    <w:p w14:paraId="338FADDF"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CBD1589" wp14:editId="5CF0071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1"/>
                    <a:srcRect/>
                    <a:stretch>
                      <a:fillRect/>
                    </a:stretch>
                  </pic:blipFill>
                  <pic:spPr>
                    <a:xfrm>
                      <a:off x="0" y="0"/>
                      <a:ext cx="889000" cy="3937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2A0E1263" w14:textId="77777777" w:rsidR="003D215F" w:rsidRPr="00454C7F" w:rsidRDefault="001F43DC" w:rsidP="00454C7F">
      <w:pPr>
        <w:pStyle w:val="Heading3"/>
        <w:spacing w:line="480" w:lineRule="auto"/>
        <w:rPr>
          <w:rFonts w:ascii="Times New Roman" w:hAnsi="Times New Roman" w:cs="Times New Roman"/>
          <w:sz w:val="24"/>
          <w:szCs w:val="24"/>
        </w:rPr>
      </w:pPr>
      <w:bookmarkStart w:id="46" w:name="_7crnug6dbtn3" w:colFirst="0" w:colLast="0"/>
      <w:bookmarkEnd w:id="46"/>
      <w:r w:rsidRPr="00454C7F">
        <w:rPr>
          <w:rFonts w:ascii="Times New Roman" w:hAnsi="Times New Roman" w:cs="Times New Roman"/>
          <w:sz w:val="24"/>
          <w:szCs w:val="24"/>
        </w:rPr>
        <w:lastRenderedPageBreak/>
        <w:t>Simulations</w:t>
      </w:r>
    </w:p>
    <w:p w14:paraId="22FB3613" w14:textId="77777777" w:rsidR="00FF1BE0" w:rsidRDefault="006D605C" w:rsidP="00FF1BE0">
      <w:pPr>
        <w:spacing w:after="158" w:line="480" w:lineRule="auto"/>
        <w:jc w:val="both"/>
        <w:rPr>
          <w:ins w:id="47" w:author="Gibran Hemani" w:date="2019-07-08T10:46:00Z"/>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ins w:id="48" w:author="Gibran Hemani" w:date="2019-07-08T10:40:00Z">
        <w:r w:rsidR="00A212C9">
          <w:rPr>
            <w:rFonts w:ascii="Times New Roman" w:hAnsi="Times New Roman" w:cs="Times New Roman"/>
            <w:sz w:val="24"/>
            <w:szCs w:val="24"/>
          </w:rPr>
          <w:t xml:space="preserve"> We conducted simulations to evaluate how different methods perform at estimating the causal effect of x on y under </w:t>
        </w:r>
      </w:ins>
      <w:ins w:id="49" w:author="Gibran Hemani" w:date="2019-07-08T10:41:00Z">
        <w:r w:rsidR="00A212C9">
          <w:rPr>
            <w:rFonts w:ascii="Times New Roman" w:hAnsi="Times New Roman" w:cs="Times New Roman"/>
            <w:sz w:val="24"/>
            <w:szCs w:val="24"/>
          </w:rPr>
          <w:t>different circumstances.</w:t>
        </w:r>
      </w:ins>
      <w:ins w:id="50" w:author="Gibran Hemani" w:date="2019-07-08T10:42:00Z">
        <w:r w:rsidR="00A212C9">
          <w:rPr>
            <w:rFonts w:ascii="Times New Roman" w:hAnsi="Times New Roman" w:cs="Times New Roman"/>
            <w:sz w:val="24"/>
            <w:szCs w:val="24"/>
          </w:rPr>
          <w:t xml:space="preserve"> In all circumstances there are 30 independent genetic effects on x (</w:t>
        </w:r>
        <w:proofErr w:type="spellStart"/>
        <w:r w:rsidR="00A212C9">
          <w:rPr>
            <w:rFonts w:ascii="Times New Roman" w:hAnsi="Times New Roman" w:cs="Times New Roman"/>
            <w:sz w:val="24"/>
            <w:szCs w:val="24"/>
          </w:rPr>
          <w:t>Gx</w:t>
        </w:r>
        <w:proofErr w:type="spellEnd"/>
        <w:r w:rsidR="00A212C9">
          <w:rPr>
            <w:rFonts w:ascii="Times New Roman" w:hAnsi="Times New Roman" w:cs="Times New Roman"/>
            <w:sz w:val="24"/>
            <w:szCs w:val="24"/>
          </w:rPr>
          <w:t>)</w:t>
        </w:r>
      </w:ins>
      <w:ins w:id="51" w:author="Gibran Hemani" w:date="2019-07-08T10:44:00Z">
        <w:r w:rsidR="00FF1BE0">
          <w:rPr>
            <w:rFonts w:ascii="Times New Roman" w:hAnsi="Times New Roman" w:cs="Times New Roman"/>
            <w:sz w:val="24"/>
            <w:szCs w:val="24"/>
          </w:rPr>
          <w:t>, and x either has no direct influence on y, or has a direct effect of 0.1 o</w:t>
        </w:r>
      </w:ins>
      <w:ins w:id="52" w:author="Gibran Hemani" w:date="2019-07-08T10:45:00Z">
        <w:r w:rsidR="00FF1BE0">
          <w:rPr>
            <w:rFonts w:ascii="Times New Roman" w:hAnsi="Times New Roman" w:cs="Times New Roman"/>
            <w:sz w:val="24"/>
            <w:szCs w:val="24"/>
          </w:rPr>
          <w:t>n y.</w:t>
        </w:r>
      </w:ins>
      <w:r w:rsidRPr="00454C7F">
        <w:rPr>
          <w:rFonts w:ascii="Times New Roman" w:hAnsi="Times New Roman" w:cs="Times New Roman"/>
          <w:sz w:val="24"/>
          <w:szCs w:val="24"/>
        </w:rPr>
        <w:t xml:space="preserve"> </w:t>
      </w:r>
      <w:ins w:id="53" w:author="Gibran Hemani" w:date="2019-07-08T10:41:00Z">
        <w:r w:rsidR="00A212C9">
          <w:rPr>
            <w:rFonts w:ascii="Times New Roman" w:hAnsi="Times New Roman" w:cs="Times New Roman"/>
            <w:sz w:val="24"/>
            <w:szCs w:val="24"/>
          </w:rPr>
          <w:t xml:space="preserve">Here we </w:t>
        </w:r>
      </w:ins>
      <w:ins w:id="54" w:author="Gibran Hemani" w:date="2019-07-03T18:26:00Z">
        <w:r w:rsidR="000279BE">
          <w:rPr>
            <w:rFonts w:ascii="Times New Roman" w:hAnsi="Times New Roman" w:cs="Times New Roman"/>
            <w:sz w:val="24"/>
            <w:szCs w:val="24"/>
          </w:rPr>
          <w:t>investigate three scenarios that could give rise t</w:t>
        </w:r>
      </w:ins>
      <w:ins w:id="55" w:author="Gibran Hemani" w:date="2019-07-03T18:27:00Z">
        <w:r w:rsidR="000279BE">
          <w:rPr>
            <w:rFonts w:ascii="Times New Roman" w:hAnsi="Times New Roman" w:cs="Times New Roman"/>
            <w:sz w:val="24"/>
            <w:szCs w:val="24"/>
          </w:rPr>
          <w:t>o invalid instruments</w:t>
        </w:r>
      </w:ins>
      <w:ins w:id="56" w:author="Gibran Hemani" w:date="2019-07-08T10:32:00Z">
        <w:r w:rsidR="00192657">
          <w:rPr>
            <w:rFonts w:ascii="Times New Roman" w:hAnsi="Times New Roman" w:cs="Times New Roman"/>
            <w:sz w:val="24"/>
            <w:szCs w:val="24"/>
          </w:rPr>
          <w:t xml:space="preserve"> (Figure 2)</w:t>
        </w:r>
      </w:ins>
      <w:ins w:id="57" w:author="Gibran Hemani" w:date="2019-07-03T18:27:00Z">
        <w:r w:rsidR="000279BE">
          <w:rPr>
            <w:rFonts w:ascii="Times New Roman" w:hAnsi="Times New Roman" w:cs="Times New Roman"/>
            <w:sz w:val="24"/>
            <w:szCs w:val="24"/>
          </w:rPr>
          <w:t xml:space="preserve">: </w:t>
        </w:r>
      </w:ins>
    </w:p>
    <w:p w14:paraId="193B2ABF" w14:textId="2F5B228F" w:rsidR="00FF1BE0" w:rsidRDefault="00FF1BE0" w:rsidP="00FF1BE0">
      <w:pPr>
        <w:spacing w:after="158" w:line="480" w:lineRule="auto"/>
        <w:jc w:val="both"/>
        <w:rPr>
          <w:ins w:id="58" w:author="Gibran Hemani" w:date="2019-07-08T10:53:00Z"/>
          <w:rFonts w:ascii="Times New Roman" w:hAnsi="Times New Roman" w:cs="Times New Roman"/>
          <w:sz w:val="24"/>
          <w:szCs w:val="24"/>
        </w:rPr>
      </w:pPr>
      <w:ins w:id="59" w:author="Gibran Hemani" w:date="2019-07-08T10:46:00Z">
        <w:r w:rsidRPr="00FF1BE0">
          <w:rPr>
            <w:rFonts w:ascii="Times New Roman" w:hAnsi="Times New Roman" w:cs="Times New Roman"/>
            <w:b/>
            <w:bCs/>
            <w:sz w:val="24"/>
            <w:szCs w:val="24"/>
            <w:rPrChange w:id="60" w:author="Gibran Hemani" w:date="2019-07-08T10:46:00Z">
              <w:rPr>
                <w:rFonts w:ascii="Times New Roman" w:hAnsi="Times New Roman" w:cs="Times New Roman"/>
                <w:sz w:val="24"/>
                <w:szCs w:val="24"/>
              </w:rPr>
            </w:rPrChange>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u1</w:t>
        </w:r>
      </w:ins>
      <w:ins w:id="61" w:author="Gibran Hemani" w:date="2019-07-08T10:47:00Z">
        <w:r w:rsidR="00A352BB">
          <w:rPr>
            <w:rFonts w:ascii="Times New Roman" w:hAnsi="Times New Roman" w:cs="Times New Roman"/>
            <w:sz w:val="24"/>
            <w:szCs w:val="24"/>
          </w:rPr>
          <w:t>,</w:t>
        </w:r>
      </w:ins>
      <w:ins w:id="62" w:author="Gibran Hemani" w:date="2019-07-08T10:46:00Z">
        <w:r w:rsidRPr="00597A15">
          <w:rPr>
            <w:rFonts w:ascii="Times New Roman" w:hAnsi="Times New Roman" w:cs="Times New Roman"/>
            <w:sz w:val="24"/>
            <w:szCs w:val="24"/>
          </w:rPr>
          <w:t xml:space="preserve"> influences x and y. </w:t>
        </w:r>
      </w:ins>
      <w:ins w:id="63" w:author="Gibran Hemani" w:date="2019-07-08T10:47:00Z">
        <w:r w:rsidR="00A352BB">
          <w:rPr>
            <w:rFonts w:ascii="Times New Roman" w:hAnsi="Times New Roman" w:cs="Times New Roman"/>
            <w:sz w:val="24"/>
            <w:szCs w:val="24"/>
          </w:rPr>
          <w:t xml:space="preserve">Here </w:t>
        </w:r>
      </w:ins>
      <w:ins w:id="64" w:author="Gibran Hemani" w:date="2019-07-08T10:46:00Z">
        <w:r w:rsidRPr="00597A15">
          <w:rPr>
            <w:rFonts w:ascii="Times New Roman" w:hAnsi="Times New Roman" w:cs="Times New Roman"/>
            <w:sz w:val="24"/>
            <w:szCs w:val="24"/>
          </w:rPr>
          <w:t>u1 also has a</w:t>
        </w:r>
      </w:ins>
      <w:ins w:id="65" w:author="Gibran Hemani" w:date="2019-07-08T10:47:00Z">
        <w:r w:rsidR="00A352BB">
          <w:rPr>
            <w:rFonts w:ascii="Times New Roman" w:hAnsi="Times New Roman" w:cs="Times New Roman"/>
            <w:sz w:val="24"/>
            <w:szCs w:val="24"/>
          </w:rPr>
          <w:t xml:space="preserve"> set of</w:t>
        </w:r>
      </w:ins>
      <w:ins w:id="66" w:author="Gibran Hemani" w:date="2019-07-08T10:46:00Z">
        <w:r w:rsidRPr="00597A15">
          <w:rPr>
            <w:rFonts w:ascii="Times New Roman" w:hAnsi="Times New Roman" w:cs="Times New Roman"/>
            <w:sz w:val="24"/>
            <w:szCs w:val="24"/>
          </w:rPr>
          <w:t xml:space="preserve"> independent genetic </w:t>
        </w:r>
      </w:ins>
      <w:ins w:id="67" w:author="Gibran Hemani" w:date="2019-07-08T10:47:00Z">
        <w:r w:rsidR="00A352BB">
          <w:rPr>
            <w:rFonts w:ascii="Times New Roman" w:hAnsi="Times New Roman" w:cs="Times New Roman"/>
            <w:sz w:val="24"/>
            <w:szCs w:val="24"/>
          </w:rPr>
          <w:t xml:space="preserve">influences, Gu1, which may be detected as instruments for x. </w:t>
        </w:r>
      </w:ins>
    </w:p>
    <w:p w14:paraId="56499041" w14:textId="30A07677" w:rsidR="00A352BB" w:rsidRDefault="00A352BB" w:rsidP="00FF1BE0">
      <w:pPr>
        <w:spacing w:after="158" w:line="480" w:lineRule="auto"/>
        <w:jc w:val="both"/>
        <w:rPr>
          <w:ins w:id="68" w:author="Gibran Hemani" w:date="2019-07-08T10:53:00Z"/>
          <w:rFonts w:ascii="Times New Roman" w:hAnsi="Times New Roman" w:cs="Times New Roman"/>
          <w:sz w:val="24"/>
          <w:szCs w:val="24"/>
        </w:rPr>
      </w:pPr>
      <w:ins w:id="69" w:author="Gibran Hemani" w:date="2019-07-08T10:53:00Z">
        <w:r>
          <w:rPr>
            <w:rFonts w:ascii="Times New Roman" w:hAnsi="Times New Roman" w:cs="Times New Roman"/>
            <w:sz w:val="24"/>
            <w:szCs w:val="24"/>
          </w:rPr>
          <w:t xml:space="preserve">g ~ </w:t>
        </w:r>
        <w:proofErr w:type="spellStart"/>
        <w:proofErr w:type="gramStart"/>
        <w:r>
          <w:rPr>
            <w:rFonts w:ascii="Times New Roman" w:hAnsi="Times New Roman" w:cs="Times New Roman"/>
            <w:sz w:val="24"/>
            <w:szCs w:val="24"/>
          </w:rPr>
          <w:t>binom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2, 0.5)</w:t>
        </w:r>
      </w:ins>
    </w:p>
    <w:p w14:paraId="721BF8D6" w14:textId="0FCCC014" w:rsidR="00903CC9" w:rsidRDefault="00A352BB" w:rsidP="00FF1BE0">
      <w:pPr>
        <w:spacing w:after="158" w:line="480" w:lineRule="auto"/>
        <w:jc w:val="both"/>
        <w:rPr>
          <w:ins w:id="70" w:author="Gibran Hemani" w:date="2019-07-08T10:47:00Z"/>
          <w:rFonts w:ascii="Times New Roman" w:hAnsi="Times New Roman" w:cs="Times New Roman"/>
          <w:sz w:val="24"/>
          <w:szCs w:val="24"/>
        </w:rPr>
      </w:pPr>
      <w:ins w:id="71" w:author="Gibran Hemani" w:date="2019-07-08T10:54:00Z">
        <w:r>
          <w:rPr>
            <w:rFonts w:ascii="Times New Roman" w:hAnsi="Times New Roman" w:cs="Times New Roman"/>
            <w:sz w:val="24"/>
            <w:szCs w:val="24"/>
          </w:rPr>
          <w:t xml:space="preserve">u1 </w:t>
        </w:r>
        <w:r w:rsidR="00903CC9">
          <w:rPr>
            <w:rFonts w:ascii="Times New Roman" w:hAnsi="Times New Roman" w:cs="Times New Roman"/>
            <w:sz w:val="24"/>
            <w:szCs w:val="24"/>
          </w:rPr>
          <w:t>=</w:t>
        </w:r>
      </w:ins>
      <w:ins w:id="72" w:author="Gibran Hemani" w:date="2019-07-08T10:55:00Z">
        <w:r w:rsidR="00903CC9">
          <w:rPr>
            <w:rFonts w:ascii="Times New Roman" w:hAnsi="Times New Roman" w:cs="Times New Roman"/>
            <w:sz w:val="24"/>
            <w:szCs w:val="24"/>
          </w:rPr>
          <w:t xml:space="preserve"> </w:t>
        </w:r>
      </w:ins>
      <w:bookmarkStart w:id="73" w:name="_GoBack"/>
      <w:bookmarkEnd w:id="73"/>
    </w:p>
    <w:p w14:paraId="309D8666" w14:textId="22752A91" w:rsidR="00A352BB" w:rsidRPr="00FF1BE0" w:rsidRDefault="00A352BB" w:rsidP="00FF1BE0">
      <w:pPr>
        <w:spacing w:after="158" w:line="480" w:lineRule="auto"/>
        <w:jc w:val="both"/>
        <w:rPr>
          <w:ins w:id="74" w:author="Gibran Hemani" w:date="2019-07-08T10:45:00Z"/>
          <w:rFonts w:ascii="Times New Roman" w:hAnsi="Times New Roman" w:cs="Times New Roman"/>
          <w:sz w:val="24"/>
          <w:szCs w:val="24"/>
        </w:rPr>
      </w:pPr>
    </w:p>
    <w:p w14:paraId="0FBEB8CA" w14:textId="614FB954" w:rsidR="009C2C96" w:rsidRPr="00FF1BE0" w:rsidRDefault="00FF1BE0" w:rsidP="00FF1BE0">
      <w:pPr>
        <w:spacing w:after="158" w:line="480" w:lineRule="auto"/>
        <w:jc w:val="both"/>
        <w:rPr>
          <w:ins w:id="75" w:author="Gibran Hemani" w:date="2019-07-08T10:23:00Z"/>
          <w:rFonts w:ascii="Times New Roman" w:hAnsi="Times New Roman" w:cs="Times New Roman"/>
          <w:b/>
          <w:bCs/>
          <w:sz w:val="24"/>
          <w:szCs w:val="24"/>
          <w:rPrChange w:id="76" w:author="Gibran Hemani" w:date="2019-07-08T10:45:00Z">
            <w:rPr>
              <w:ins w:id="77" w:author="Gibran Hemani" w:date="2019-07-08T10:23:00Z"/>
            </w:rPr>
          </w:rPrChange>
        </w:rPr>
        <w:pPrChange w:id="78" w:author="Gibran Hemani" w:date="2019-07-08T10:45:00Z">
          <w:pPr>
            <w:pStyle w:val="ListParagraph"/>
            <w:numPr>
              <w:numId w:val="7"/>
            </w:numPr>
            <w:ind w:hanging="360"/>
          </w:pPr>
        </w:pPrChange>
      </w:pPr>
      <w:ins w:id="79" w:author="Gibran Hemani" w:date="2019-07-08T10:45:00Z">
        <w:r w:rsidRPr="00FF1BE0">
          <w:rPr>
            <w:rFonts w:ascii="Times New Roman" w:hAnsi="Times New Roman" w:cs="Times New Roman"/>
            <w:b/>
            <w:bCs/>
            <w:sz w:val="24"/>
            <w:szCs w:val="24"/>
            <w:rPrChange w:id="80" w:author="Gibran Hemani" w:date="2019-07-08T10:45:00Z">
              <w:rPr>
                <w:rFonts w:ascii="Times New Roman" w:hAnsi="Times New Roman" w:cs="Times New Roman"/>
                <w:sz w:val="24"/>
                <w:szCs w:val="24"/>
              </w:rPr>
            </w:rPrChange>
          </w:rPr>
          <w:t>H</w:t>
        </w:r>
      </w:ins>
      <w:ins w:id="81" w:author="Gibran Hemani" w:date="2019-07-03T18:27:00Z">
        <w:r w:rsidR="000279BE" w:rsidRPr="00FF1BE0">
          <w:rPr>
            <w:rFonts w:ascii="Times New Roman" w:hAnsi="Times New Roman" w:cs="Times New Roman"/>
            <w:b/>
            <w:bCs/>
            <w:sz w:val="24"/>
            <w:szCs w:val="24"/>
            <w:rPrChange w:id="82" w:author="Gibran Hemani" w:date="2019-07-08T10:45:00Z">
              <w:rPr/>
            </w:rPrChange>
          </w:rPr>
          <w:t>orizontal pleiotrop</w:t>
        </w:r>
      </w:ins>
      <w:ins w:id="83" w:author="Gibran Hemani" w:date="2019-07-08T10:45:00Z">
        <w:r>
          <w:rPr>
            <w:rFonts w:ascii="Times New Roman" w:hAnsi="Times New Roman" w:cs="Times New Roman"/>
            <w:b/>
            <w:bCs/>
            <w:sz w:val="24"/>
            <w:szCs w:val="24"/>
          </w:rPr>
          <w:t xml:space="preserve">y. </w:t>
        </w:r>
        <w:r>
          <w:rPr>
            <w:rFonts w:ascii="Times New Roman" w:hAnsi="Times New Roman" w:cs="Times New Roman"/>
            <w:sz w:val="24"/>
            <w:szCs w:val="24"/>
          </w:rPr>
          <w:t>A</w:t>
        </w:r>
      </w:ins>
      <w:ins w:id="84" w:author="Gibran Hemani" w:date="2019-07-08T10:25:00Z">
        <w:r w:rsidR="00436B48" w:rsidRPr="00FF1BE0">
          <w:rPr>
            <w:rFonts w:ascii="Times New Roman" w:hAnsi="Times New Roman" w:cs="Times New Roman"/>
            <w:sz w:val="24"/>
            <w:szCs w:val="24"/>
            <w:rPrChange w:id="85" w:author="Gibran Hemani" w:date="2019-07-08T10:45:00Z">
              <w:rPr/>
            </w:rPrChange>
          </w:rPr>
          <w:t>t least some of the instruments for x have an independent effect on y that is mediated through some other pathway that does not include x</w:t>
        </w:r>
      </w:ins>
      <w:ins w:id="86" w:author="Gibran Hemani" w:date="2019-07-08T10:26:00Z">
        <w:r w:rsidR="00436B48" w:rsidRPr="00FF1BE0">
          <w:rPr>
            <w:rFonts w:ascii="Times New Roman" w:hAnsi="Times New Roman" w:cs="Times New Roman"/>
            <w:sz w:val="24"/>
            <w:szCs w:val="24"/>
            <w:rPrChange w:id="87" w:author="Gibran Hemani" w:date="2019-07-08T10:45:00Z">
              <w:rPr/>
            </w:rPrChange>
          </w:rPr>
          <w:t xml:space="preserve">. In these simulations, </w:t>
        </w:r>
      </w:ins>
      <w:ins w:id="88" w:author="Gibran Hemani" w:date="2019-07-08T10:27:00Z">
        <w:r w:rsidR="00436B48" w:rsidRPr="00FF1BE0">
          <w:rPr>
            <w:rFonts w:ascii="Times New Roman" w:hAnsi="Times New Roman" w:cs="Times New Roman"/>
            <w:sz w:val="24"/>
            <w:szCs w:val="24"/>
            <w:rPrChange w:id="89" w:author="Gibran Hemani" w:date="2019-07-08T10:45:00Z">
              <w:rPr/>
            </w:rPrChange>
          </w:rPr>
          <w:t xml:space="preserve">the pleiotropic influence of each instrument, </w:t>
        </w:r>
        <w:proofErr w:type="spellStart"/>
        <w:r w:rsidR="00436B48" w:rsidRPr="00FF1BE0">
          <w:rPr>
            <w:rFonts w:ascii="Times New Roman" w:hAnsi="Times New Roman" w:cs="Times New Roman"/>
            <w:sz w:val="24"/>
            <w:szCs w:val="24"/>
            <w:rPrChange w:id="90" w:author="Gibran Hemani" w:date="2019-07-08T10:45:00Z">
              <w:rPr/>
            </w:rPrChange>
          </w:rPr>
          <w:t>Gx</w:t>
        </w:r>
      </w:ins>
      <w:ins w:id="91" w:author="Gibran Hemani" w:date="2019-07-08T10:28:00Z">
        <w:r w:rsidR="00436B48" w:rsidRPr="00FF1BE0">
          <w:rPr>
            <w:rFonts w:ascii="Times New Roman" w:hAnsi="Times New Roman" w:cs="Times New Roman"/>
            <w:sz w:val="24"/>
            <w:szCs w:val="24"/>
            <w:vertAlign w:val="subscript"/>
            <w:rPrChange w:id="92" w:author="Gibran Hemani" w:date="2019-07-08T10:45:00Z">
              <w:rPr>
                <w:vertAlign w:val="subscript"/>
              </w:rPr>
            </w:rPrChange>
          </w:rPr>
          <w:t>i</w:t>
        </w:r>
        <w:proofErr w:type="spellEnd"/>
        <w:r w:rsidR="00436B48" w:rsidRPr="00FF1BE0">
          <w:rPr>
            <w:rFonts w:ascii="Times New Roman" w:hAnsi="Times New Roman" w:cs="Times New Roman"/>
            <w:sz w:val="24"/>
            <w:szCs w:val="24"/>
            <w:rPrChange w:id="93" w:author="Gibran Hemani" w:date="2019-07-08T10:45:00Z">
              <w:rPr/>
            </w:rPrChange>
          </w:rPr>
          <w:t>,</w:t>
        </w:r>
      </w:ins>
      <w:ins w:id="94" w:author="Gibran Hemani" w:date="2019-07-08T10:27:00Z">
        <w:r w:rsidR="00436B48" w:rsidRPr="00FF1BE0">
          <w:rPr>
            <w:rFonts w:ascii="Times New Roman" w:hAnsi="Times New Roman" w:cs="Times New Roman"/>
            <w:sz w:val="24"/>
            <w:szCs w:val="24"/>
            <w:rPrChange w:id="95" w:author="Gibran Hemani" w:date="2019-07-08T10:45:00Z">
              <w:rPr/>
            </w:rPrChange>
          </w:rPr>
          <w:t xml:space="preserve"> is mediated by a different trait</w:t>
        </w:r>
      </w:ins>
      <w:ins w:id="96" w:author="Gibran Hemani" w:date="2019-07-08T10:28:00Z">
        <w:r w:rsidR="00436B48" w:rsidRPr="00FF1BE0">
          <w:rPr>
            <w:rFonts w:ascii="Times New Roman" w:hAnsi="Times New Roman" w:cs="Times New Roman"/>
            <w:sz w:val="24"/>
            <w:szCs w:val="24"/>
            <w:rPrChange w:id="97" w:author="Gibran Hemani" w:date="2019-07-08T10:45:00Z">
              <w:rPr/>
            </w:rPrChange>
          </w:rPr>
          <w:t>, u2</w:t>
        </w:r>
        <w:r w:rsidR="00436B48" w:rsidRPr="00FF1BE0">
          <w:rPr>
            <w:rFonts w:ascii="Times New Roman" w:hAnsi="Times New Roman" w:cs="Times New Roman"/>
            <w:sz w:val="24"/>
            <w:szCs w:val="24"/>
            <w:vertAlign w:val="subscript"/>
            <w:rPrChange w:id="98" w:author="Gibran Hemani" w:date="2019-07-08T10:45:00Z">
              <w:rPr>
                <w:vertAlign w:val="subscript"/>
              </w:rPr>
            </w:rPrChange>
          </w:rPr>
          <w:t>i</w:t>
        </w:r>
      </w:ins>
    </w:p>
    <w:p w14:paraId="75CF7D84" w14:textId="07D94480" w:rsidR="009C2C96" w:rsidRPr="00FF1BE0" w:rsidRDefault="00FF1BE0" w:rsidP="00FF1BE0">
      <w:pPr>
        <w:spacing w:after="158"/>
        <w:rPr>
          <w:ins w:id="99" w:author="Gibran Hemani" w:date="2019-07-08T10:23:00Z"/>
          <w:rFonts w:ascii="Times New Roman" w:hAnsi="Times New Roman" w:cs="Times New Roman"/>
          <w:sz w:val="24"/>
          <w:szCs w:val="24"/>
          <w:rPrChange w:id="100" w:author="Gibran Hemani" w:date="2019-07-08T10:45:00Z">
            <w:rPr>
              <w:ins w:id="101" w:author="Gibran Hemani" w:date="2019-07-08T10:23:00Z"/>
            </w:rPr>
          </w:rPrChange>
        </w:rPr>
        <w:pPrChange w:id="102" w:author="Gibran Hemani" w:date="2019-07-08T10:45:00Z">
          <w:pPr>
            <w:pStyle w:val="ListParagraph"/>
            <w:numPr>
              <w:numId w:val="7"/>
            </w:numPr>
            <w:ind w:hanging="360"/>
          </w:pPr>
        </w:pPrChange>
      </w:pPr>
      <w:ins w:id="103" w:author="Gibran Hemani" w:date="2019-07-08T10:45:00Z">
        <w:r w:rsidRPr="00FF1BE0">
          <w:rPr>
            <w:rFonts w:ascii="Times New Roman" w:hAnsi="Times New Roman" w:cs="Times New Roman"/>
            <w:b/>
            <w:bCs/>
            <w:sz w:val="24"/>
            <w:szCs w:val="24"/>
            <w:rPrChange w:id="104" w:author="Gibran Hemani" w:date="2019-07-08T10:45:00Z">
              <w:rPr>
                <w:rFonts w:ascii="Times New Roman" w:hAnsi="Times New Roman" w:cs="Times New Roman"/>
                <w:sz w:val="24"/>
                <w:szCs w:val="24"/>
              </w:rPr>
            </w:rPrChange>
          </w:rPr>
          <w:t>M</w:t>
        </w:r>
      </w:ins>
      <w:ins w:id="105" w:author="Gibran Hemani" w:date="2019-07-03T18:27:00Z">
        <w:r w:rsidR="000279BE" w:rsidRPr="00FF1BE0">
          <w:rPr>
            <w:rFonts w:ascii="Times New Roman" w:hAnsi="Times New Roman" w:cs="Times New Roman"/>
            <w:b/>
            <w:bCs/>
            <w:sz w:val="24"/>
            <w:szCs w:val="24"/>
            <w:rPrChange w:id="106" w:author="Gibran Hemani" w:date="2019-07-08T10:45:00Z">
              <w:rPr/>
            </w:rPrChange>
          </w:rPr>
          <w:t>ediat</w:t>
        </w:r>
      </w:ins>
      <w:ins w:id="107" w:author="Gibran Hemani" w:date="2019-07-08T10:22:00Z">
        <w:r w:rsidR="009C2C96" w:rsidRPr="00FF1BE0">
          <w:rPr>
            <w:rFonts w:ascii="Times New Roman" w:hAnsi="Times New Roman" w:cs="Times New Roman"/>
            <w:b/>
            <w:bCs/>
            <w:sz w:val="24"/>
            <w:szCs w:val="24"/>
            <w:rPrChange w:id="108" w:author="Gibran Hemani" w:date="2019-07-08T10:45:00Z">
              <w:rPr/>
            </w:rPrChange>
          </w:rPr>
          <w:t>ion pleiotrop</w:t>
        </w:r>
      </w:ins>
      <w:ins w:id="109" w:author="Gibran Hemani" w:date="2019-07-08T10:23:00Z">
        <w:r w:rsidR="009C2C96" w:rsidRPr="00FF1BE0">
          <w:rPr>
            <w:rFonts w:ascii="Times New Roman" w:hAnsi="Times New Roman" w:cs="Times New Roman"/>
            <w:b/>
            <w:bCs/>
            <w:sz w:val="24"/>
            <w:szCs w:val="24"/>
            <w:rPrChange w:id="110" w:author="Gibran Hemani" w:date="2019-07-08T10:45:00Z">
              <w:rPr/>
            </w:rPrChange>
          </w:rPr>
          <w:t>y</w:t>
        </w:r>
      </w:ins>
      <w:ins w:id="111" w:author="Gibran Hemani" w:date="2019-07-08T10:46:00Z">
        <w:r>
          <w:rPr>
            <w:rFonts w:ascii="Times New Roman" w:hAnsi="Times New Roman" w:cs="Times New Roman"/>
            <w:sz w:val="24"/>
            <w:szCs w:val="24"/>
          </w:rPr>
          <w:t>.</w:t>
        </w:r>
      </w:ins>
      <w:ins w:id="112" w:author="Gibran Hemani" w:date="2019-07-08T10:25:00Z">
        <w:r w:rsidR="00436B48" w:rsidRPr="00FF1BE0">
          <w:rPr>
            <w:rFonts w:ascii="Times New Roman" w:hAnsi="Times New Roman" w:cs="Times New Roman"/>
            <w:sz w:val="24"/>
            <w:szCs w:val="24"/>
            <w:rPrChange w:id="113" w:author="Gibran Hemani" w:date="2019-07-08T10:45:00Z">
              <w:rPr/>
            </w:rPrChange>
          </w:rPr>
          <w:t xml:space="preserve"> </w:t>
        </w:r>
      </w:ins>
      <w:ins w:id="114" w:author="Gibran Hemani" w:date="2019-07-08T10:46:00Z">
        <w:r>
          <w:rPr>
            <w:rFonts w:ascii="Times New Roman" w:hAnsi="Times New Roman" w:cs="Times New Roman"/>
            <w:sz w:val="24"/>
            <w:szCs w:val="24"/>
          </w:rPr>
          <w:t>T</w:t>
        </w:r>
      </w:ins>
      <w:ins w:id="115" w:author="Gibran Hemani" w:date="2019-07-08T10:25:00Z">
        <w:r w:rsidR="00436B48" w:rsidRPr="00FF1BE0">
          <w:rPr>
            <w:rFonts w:ascii="Times New Roman" w:hAnsi="Times New Roman" w:cs="Times New Roman"/>
            <w:sz w:val="24"/>
            <w:szCs w:val="24"/>
            <w:rPrChange w:id="116" w:author="Gibran Hemani" w:date="2019-07-08T10:45:00Z">
              <w:rPr/>
            </w:rPrChange>
          </w:rPr>
          <w:t>he influence of x on y is at least partially mediated by</w:t>
        </w:r>
      </w:ins>
      <w:ins w:id="117" w:author="Gibran Hemani" w:date="2019-07-08T10:26:00Z">
        <w:r w:rsidR="00436B48" w:rsidRPr="00FF1BE0">
          <w:rPr>
            <w:rFonts w:ascii="Times New Roman" w:hAnsi="Times New Roman" w:cs="Times New Roman"/>
            <w:sz w:val="24"/>
            <w:szCs w:val="24"/>
            <w:rPrChange w:id="118" w:author="Gibran Hemani" w:date="2019-07-08T10:45:00Z">
              <w:rPr/>
            </w:rPrChange>
          </w:rPr>
          <w:t xml:space="preserve"> another trait u3. At least some of the instruments for x have an independent influence on u3</w:t>
        </w:r>
      </w:ins>
    </w:p>
    <w:p w14:paraId="1BE6C179" w14:textId="383E6840" w:rsidR="00956BD6" w:rsidRPr="00FF1BE0" w:rsidDel="000279BE" w:rsidRDefault="00956BD6" w:rsidP="00FF1BE0">
      <w:pPr>
        <w:spacing w:after="158" w:line="480" w:lineRule="auto"/>
        <w:jc w:val="both"/>
        <w:rPr>
          <w:ins w:id="119" w:author="Yoonsu Cho" w:date="2019-03-29T16:48:00Z"/>
          <w:del w:id="120" w:author="Gibran Hemani" w:date="2019-07-03T18:26:00Z"/>
          <w:rFonts w:ascii="Times New Roman" w:hAnsi="Times New Roman" w:cs="Times New Roman"/>
          <w:sz w:val="24"/>
          <w:szCs w:val="24"/>
          <w:rPrChange w:id="121" w:author="Gibran Hemani" w:date="2019-07-08T10:46:00Z">
            <w:rPr>
              <w:ins w:id="122" w:author="Yoonsu Cho" w:date="2019-03-29T16:48:00Z"/>
              <w:del w:id="123" w:author="Gibran Hemani" w:date="2019-07-03T18:26:00Z"/>
            </w:rPr>
          </w:rPrChange>
        </w:rPr>
        <w:pPrChange w:id="124" w:author="Gibran Hemani" w:date="2019-07-08T10:46:00Z">
          <w:pPr>
            <w:spacing w:after="158" w:line="480" w:lineRule="auto"/>
            <w:jc w:val="both"/>
          </w:pPr>
        </w:pPrChange>
      </w:pPr>
    </w:p>
    <w:p w14:paraId="4D4B95FA" w14:textId="444D20F1" w:rsidR="00956BD6" w:rsidDel="009C2C96" w:rsidRDefault="00956BD6" w:rsidP="00FF1BE0">
      <w:pPr>
        <w:rPr>
          <w:del w:id="125" w:author="Gibran Hemani" w:date="2019-07-03T18:28:00Z"/>
        </w:rPr>
        <w:pPrChange w:id="126" w:author="Gibran Hemani" w:date="2019-07-08T10:46:00Z">
          <w:pPr>
            <w:pStyle w:val="ListParagraph"/>
            <w:numPr>
              <w:numId w:val="7"/>
            </w:numPr>
            <w:ind w:hanging="360"/>
          </w:pPr>
        </w:pPrChange>
      </w:pPr>
    </w:p>
    <w:p w14:paraId="56A59D0E" w14:textId="2A871567" w:rsidR="009C2C96" w:rsidRDefault="009C2C96" w:rsidP="009C2C96">
      <w:pPr>
        <w:rPr>
          <w:ins w:id="127" w:author="Gibran Hemani" w:date="2019-07-08T10:23:00Z"/>
        </w:rPr>
        <w:pPrChange w:id="128" w:author="Gibran Hemani" w:date="2019-07-08T10:23:00Z">
          <w:pPr>
            <w:spacing w:after="158" w:line="480" w:lineRule="auto"/>
            <w:jc w:val="both"/>
          </w:pPr>
        </w:pPrChange>
      </w:pPr>
    </w:p>
    <w:p w14:paraId="1B4CD8CD" w14:textId="22C3E32E" w:rsidR="009C2C96" w:rsidRDefault="009C2C96" w:rsidP="00454C7F">
      <w:pPr>
        <w:spacing w:after="158" w:line="480" w:lineRule="auto"/>
        <w:jc w:val="both"/>
        <w:rPr>
          <w:ins w:id="129" w:author="Gibran Hemani" w:date="2019-07-08T10:23:00Z"/>
          <w:rFonts w:ascii="Times New Roman" w:hAnsi="Times New Roman" w:cs="Times New Roman"/>
          <w:sz w:val="24"/>
          <w:szCs w:val="24"/>
        </w:rPr>
      </w:pPr>
    </w:p>
    <w:p w14:paraId="4FEF29F9" w14:textId="252A17E1" w:rsidR="009C2C96" w:rsidRDefault="009C2C96" w:rsidP="00454C7F">
      <w:pPr>
        <w:spacing w:after="158" w:line="480" w:lineRule="auto"/>
        <w:jc w:val="both"/>
        <w:rPr>
          <w:ins w:id="130" w:author="Gibran Hemani" w:date="2019-07-08T10:23:00Z"/>
          <w:rFonts w:ascii="Times New Roman" w:hAnsi="Times New Roman" w:cs="Times New Roman"/>
          <w:sz w:val="24"/>
          <w:szCs w:val="24"/>
        </w:rPr>
      </w:pPr>
    </w:p>
    <w:p w14:paraId="49569817" w14:textId="77777777" w:rsidR="009C2C96" w:rsidRPr="00597A15" w:rsidRDefault="009C2C96" w:rsidP="009C2C96">
      <w:pPr>
        <w:spacing w:line="480" w:lineRule="auto"/>
        <w:jc w:val="both"/>
        <w:rPr>
          <w:ins w:id="131" w:author="Gibran Hemani" w:date="2019-07-08T10:23:00Z"/>
          <w:rFonts w:ascii="Times New Roman" w:hAnsi="Times New Roman" w:cs="Times New Roman"/>
          <w:bCs/>
          <w:color w:val="000000"/>
          <w:sz w:val="24"/>
          <w:szCs w:val="24"/>
        </w:rPr>
      </w:pPr>
      <w:ins w:id="132" w:author="Gibran Hemani" w:date="2019-07-08T10:23:00Z">
        <w:r>
          <w:rPr>
            <w:rFonts w:ascii="Times New Roman" w:hAnsi="Times New Roman" w:cs="Times New Roman"/>
            <w:bCs/>
            <w:color w:val="000000"/>
            <w:sz w:val="24"/>
            <w:szCs w:val="24"/>
          </w:rPr>
          <w:t>Scenario 1: There are many valid instruments (</w:t>
        </w:r>
        <w:proofErr w:type="spellStart"/>
        <w:r>
          <w:rPr>
            <w:rFonts w:ascii="Times New Roman" w:hAnsi="Times New Roman" w:cs="Times New Roman"/>
            <w:bCs/>
            <w:color w:val="000000"/>
            <w:sz w:val="24"/>
            <w:szCs w:val="24"/>
          </w:rPr>
          <w:t>Gx</w:t>
        </w:r>
        <w:proofErr w:type="spellEnd"/>
        <w:r>
          <w:rPr>
            <w:rFonts w:ascii="Times New Roman" w:hAnsi="Times New Roman" w:cs="Times New Roman"/>
            <w:bCs/>
            <w:color w:val="000000"/>
            <w:sz w:val="24"/>
            <w:szCs w:val="24"/>
          </w:rPr>
          <w:t xml:space="preserve">) influencing the exposure (x), but there are also many genetic influences (Gu1) on a confounder (u1) for x and the outcome (y). The Gu1 variants can be erroneously detected as instruments for x. Scenario 2: Some, none or all of the </w:t>
        </w:r>
        <w:proofErr w:type="spellStart"/>
        <w:r>
          <w:rPr>
            <w:rFonts w:ascii="Times New Roman" w:hAnsi="Times New Roman" w:cs="Times New Roman"/>
            <w:bCs/>
            <w:color w:val="000000"/>
            <w:sz w:val="24"/>
            <w:szCs w:val="24"/>
          </w:rPr>
          <w:lastRenderedPageBreak/>
          <w:t>Gx</w:t>
        </w:r>
        <w:proofErr w:type="spellEnd"/>
        <w:r>
          <w:rPr>
            <w:rFonts w:ascii="Times New Roman" w:hAnsi="Times New Roman" w:cs="Times New Roman"/>
            <w:bCs/>
            <w:color w:val="000000"/>
            <w:sz w:val="24"/>
            <w:szCs w:val="24"/>
          </w:rPr>
          <w:t xml:space="preserve"> variants exhibit horizontal pleiotropy. Here, </w:t>
        </w:r>
        <w:proofErr w:type="spellStart"/>
        <w:r>
          <w:rPr>
            <w:rFonts w:ascii="Times New Roman" w:hAnsi="Times New Roman" w:cs="Times New Roman"/>
            <w:bCs/>
            <w:color w:val="000000"/>
            <w:sz w:val="24"/>
            <w:szCs w:val="24"/>
          </w:rPr>
          <w:t>Gx</w:t>
        </w:r>
        <w:r>
          <w:rPr>
            <w:rFonts w:ascii="Times New Roman" w:hAnsi="Times New Roman" w:cs="Times New Roman"/>
            <w:bCs/>
            <w:color w:val="000000"/>
            <w:sz w:val="24"/>
            <w:szCs w:val="24"/>
            <w:vertAlign w:val="subscript"/>
          </w:rPr>
          <w:t>i</w:t>
        </w:r>
        <w:proofErr w:type="spellEnd"/>
        <w:r>
          <w:rPr>
            <w:rFonts w:ascii="Times New Roman" w:hAnsi="Times New Roman" w:cs="Times New Roman"/>
            <w:bCs/>
            <w:color w:val="000000"/>
            <w:sz w:val="24"/>
            <w:szCs w:val="24"/>
          </w:rPr>
          <w:t xml:space="preserve"> has an influence on the y mediated by some ‘candidate trait’ 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Each 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xml:space="preserve"> also has its own instruments, Gu2</w:t>
        </w:r>
        <w:r>
          <w:rPr>
            <w:rFonts w:ascii="Times New Roman" w:hAnsi="Times New Roman" w:cs="Times New Roman"/>
            <w:bCs/>
            <w:color w:val="000000"/>
            <w:sz w:val="24"/>
            <w:szCs w:val="24"/>
            <w:vertAlign w:val="subscript"/>
          </w:rPr>
          <w:t>i</w:t>
        </w:r>
        <w:r>
          <w:rPr>
            <w:rFonts w:ascii="Times New Roman" w:hAnsi="Times New Roman" w:cs="Times New Roman"/>
            <w:bCs/>
            <w:color w:val="000000"/>
            <w:sz w:val="24"/>
            <w:szCs w:val="24"/>
          </w:rPr>
          <w:t xml:space="preserve">. Scenario 3: There is a direct effect of x on y, and a mediated effect via u3. Some, all or none of the </w:t>
        </w:r>
        <w:proofErr w:type="spellStart"/>
        <w:r>
          <w:rPr>
            <w:rFonts w:ascii="Times New Roman" w:hAnsi="Times New Roman" w:cs="Times New Roman"/>
            <w:bCs/>
            <w:color w:val="000000"/>
            <w:sz w:val="24"/>
            <w:szCs w:val="24"/>
          </w:rPr>
          <w:t>Gx</w:t>
        </w:r>
        <w:proofErr w:type="spellEnd"/>
        <w:r>
          <w:rPr>
            <w:rFonts w:ascii="Times New Roman" w:hAnsi="Times New Roman" w:cs="Times New Roman"/>
            <w:bCs/>
            <w:color w:val="000000"/>
            <w:sz w:val="24"/>
            <w:szCs w:val="24"/>
          </w:rPr>
          <w:t xml:space="preserve"> variants can have pleiotropic effects on u3.</w:t>
        </w:r>
      </w:ins>
    </w:p>
    <w:p w14:paraId="5AE2C96F" w14:textId="77777777" w:rsidR="009C2C96" w:rsidRDefault="009C2C96" w:rsidP="00454C7F">
      <w:pPr>
        <w:spacing w:after="158" w:line="480" w:lineRule="auto"/>
        <w:jc w:val="both"/>
        <w:rPr>
          <w:ins w:id="133" w:author="Gibran Hemani" w:date="2019-07-08T10:23:00Z"/>
          <w:rFonts w:ascii="Times New Roman" w:hAnsi="Times New Roman" w:cs="Times New Roman"/>
          <w:sz w:val="24"/>
          <w:szCs w:val="24"/>
        </w:rPr>
      </w:pPr>
    </w:p>
    <w:p w14:paraId="0ECC7997" w14:textId="77777777" w:rsidR="000279BE" w:rsidRDefault="00956BD6" w:rsidP="00454C7F">
      <w:pPr>
        <w:spacing w:after="158" w:line="480" w:lineRule="auto"/>
        <w:jc w:val="both"/>
        <w:rPr>
          <w:ins w:id="134" w:author="Gibran Hemani" w:date="2019-07-03T18:28:00Z"/>
          <w:rFonts w:ascii="Times New Roman" w:hAnsi="Times New Roman" w:cs="Times New Roman"/>
          <w:sz w:val="24"/>
          <w:szCs w:val="24"/>
        </w:rPr>
      </w:pPr>
      <w:ins w:id="135" w:author="Yoonsu Cho" w:date="2019-03-29T16:48:00Z">
        <w:r>
          <w:rPr>
            <w:rFonts w:ascii="Times New Roman" w:hAnsi="Times New Roman" w:cs="Times New Roman"/>
            <w:sz w:val="24"/>
            <w:szCs w:val="24"/>
          </w:rPr>
          <w:t>E</w:t>
        </w:r>
      </w:ins>
      <w:ins w:id="136" w:author="Yoonsu Cho" w:date="2019-03-29T16:49:00Z">
        <w:r>
          <w:rPr>
            <w:rFonts w:ascii="Times New Roman" w:hAnsi="Times New Roman" w:cs="Times New Roman"/>
            <w:sz w:val="24"/>
            <w:szCs w:val="24"/>
          </w:rPr>
          <w:t>ach</w:t>
        </w:r>
      </w:ins>
      <w:ins w:id="137" w:author="Yoonsu Cho" w:date="2019-03-29T16:48:00Z">
        <w:r>
          <w:rPr>
            <w:rFonts w:ascii="Times New Roman" w:hAnsi="Times New Roman" w:cs="Times New Roman"/>
            <w:sz w:val="24"/>
            <w:szCs w:val="24"/>
          </w:rPr>
          <w:t xml:space="preserve"> simulation w</w:t>
        </w:r>
      </w:ins>
      <w:ins w:id="138" w:author="Yoonsu Cho" w:date="2019-03-29T16:49:00Z">
        <w:r>
          <w:rPr>
            <w:rFonts w:ascii="Times New Roman" w:hAnsi="Times New Roman" w:cs="Times New Roman"/>
            <w:sz w:val="24"/>
            <w:szCs w:val="24"/>
          </w:rPr>
          <w:t>as</w:t>
        </w:r>
      </w:ins>
      <w:ins w:id="139" w:author="Yoonsu Cho" w:date="2019-03-29T16:48:00Z">
        <w:r>
          <w:rPr>
            <w:rFonts w:ascii="Times New Roman" w:hAnsi="Times New Roman" w:cs="Times New Roman"/>
            <w:sz w:val="24"/>
            <w:szCs w:val="24"/>
          </w:rPr>
          <w:t xml:space="preserve"> conducted</w:t>
        </w:r>
      </w:ins>
      <w:ins w:id="140" w:author="Yoonsu Cho" w:date="2019-03-29T16:57:00Z">
        <w:r>
          <w:rPr>
            <w:rFonts w:ascii="Times New Roman" w:hAnsi="Times New Roman" w:cs="Times New Roman"/>
            <w:sz w:val="24"/>
            <w:szCs w:val="24"/>
          </w:rPr>
          <w:t xml:space="preserve"> to create a scenario where some proportion of the </w:t>
        </w:r>
      </w:ins>
      <w:ins w:id="141" w:author="Yoonsu Cho" w:date="2019-03-29T16:59:00Z">
        <w:r w:rsidR="00600DC1">
          <w:rPr>
            <w:rFonts w:ascii="Times New Roman" w:hAnsi="Times New Roman" w:cs="Times New Roman"/>
            <w:sz w:val="24"/>
            <w:szCs w:val="24"/>
          </w:rPr>
          <w:t>instruments</w:t>
        </w:r>
      </w:ins>
      <w:ins w:id="142" w:author="Yoonsu Cho" w:date="2019-03-29T16:57:00Z">
        <w:r>
          <w:rPr>
            <w:rFonts w:ascii="Times New Roman" w:hAnsi="Times New Roman" w:cs="Times New Roman"/>
            <w:sz w:val="24"/>
            <w:szCs w:val="24"/>
          </w:rPr>
          <w:t xml:space="preserve"> were pleiotropic</w:t>
        </w:r>
      </w:ins>
      <w:ins w:id="143" w:author="Yoonsu Cho" w:date="2019-03-29T16:58:00Z">
        <w:r w:rsidR="00600DC1">
          <w:rPr>
            <w:rFonts w:ascii="Times New Roman" w:hAnsi="Times New Roman" w:cs="Times New Roman"/>
            <w:sz w:val="24"/>
            <w:szCs w:val="24"/>
          </w:rPr>
          <w:t xml:space="preserve"> in that they influenced another trait ind</w:t>
        </w:r>
      </w:ins>
      <w:ins w:id="144" w:author="Yoonsu Cho" w:date="2019-03-29T16:59:00Z">
        <w:r w:rsidR="00600DC1">
          <w:rPr>
            <w:rFonts w:ascii="Times New Roman" w:hAnsi="Times New Roman" w:cs="Times New Roman"/>
            <w:sz w:val="24"/>
            <w:szCs w:val="24"/>
          </w:rPr>
          <w:t>ependent of the exposure</w:t>
        </w:r>
      </w:ins>
      <w:ins w:id="145" w:author="Yoonsu Cho" w:date="2019-03-29T16:58:00Z">
        <w:r w:rsidR="00600DC1">
          <w:rPr>
            <w:rFonts w:ascii="Times New Roman" w:hAnsi="Times New Roman" w:cs="Times New Roman"/>
            <w:sz w:val="24"/>
            <w:szCs w:val="24"/>
          </w:rPr>
          <w:t xml:space="preserve"> which in turn associated with the outcome</w:t>
        </w:r>
      </w:ins>
      <w:ins w:id="146" w:author="Yoonsu Cho" w:date="2019-03-29T16:48:00Z">
        <w:r>
          <w:rPr>
            <w:rFonts w:ascii="Times New Roman" w:hAnsi="Times New Roman" w:cs="Times New Roman"/>
            <w:sz w:val="24"/>
            <w:szCs w:val="24"/>
          </w:rPr>
          <w:t xml:space="preserve">. </w:t>
        </w:r>
      </w:ins>
    </w:p>
    <w:p w14:paraId="13C22B76" w14:textId="77777777" w:rsidR="000279BE" w:rsidRDefault="000279BE" w:rsidP="00454C7F">
      <w:pPr>
        <w:spacing w:after="158" w:line="480" w:lineRule="auto"/>
        <w:jc w:val="both"/>
        <w:rPr>
          <w:ins w:id="147" w:author="Gibran Hemani" w:date="2019-07-03T18:28:00Z"/>
          <w:rFonts w:ascii="Times New Roman" w:hAnsi="Times New Roman" w:cs="Times New Roman"/>
          <w:sz w:val="24"/>
          <w:szCs w:val="24"/>
        </w:rPr>
      </w:pPr>
    </w:p>
    <w:p w14:paraId="6DD6311E" w14:textId="77777777" w:rsidR="000279BE" w:rsidRDefault="000279BE" w:rsidP="00454C7F">
      <w:pPr>
        <w:spacing w:after="158" w:line="480" w:lineRule="auto"/>
        <w:jc w:val="both"/>
        <w:rPr>
          <w:ins w:id="148" w:author="Gibran Hemani" w:date="2019-07-03T18:28:00Z"/>
          <w:rFonts w:ascii="Times New Roman" w:hAnsi="Times New Roman" w:cs="Times New Roman"/>
          <w:sz w:val="24"/>
          <w:szCs w:val="24"/>
        </w:rPr>
      </w:pPr>
    </w:p>
    <w:p w14:paraId="62341DF7" w14:textId="1B0A1BB8" w:rsidR="00956BD6" w:rsidRDefault="00956BD6" w:rsidP="00454C7F">
      <w:pPr>
        <w:spacing w:after="158" w:line="480" w:lineRule="auto"/>
        <w:jc w:val="both"/>
        <w:rPr>
          <w:ins w:id="149" w:author="Yoonsu Cho" w:date="2019-03-29T16:48:00Z"/>
          <w:rFonts w:ascii="Times New Roman" w:hAnsi="Times New Roman" w:cs="Times New Roman"/>
          <w:sz w:val="24"/>
          <w:szCs w:val="24"/>
        </w:rPr>
      </w:pPr>
      <w:ins w:id="150" w:author="Yoonsu Cho" w:date="2019-03-29T16:49:00Z">
        <w:r>
          <w:rPr>
            <w:rFonts w:ascii="Times New Roman" w:hAnsi="Times New Roman" w:cs="Times New Roman"/>
            <w:sz w:val="24"/>
            <w:szCs w:val="24"/>
          </w:rPr>
          <w:t xml:space="preserve">A dataset was created in which </w:t>
        </w:r>
      </w:ins>
      <w:ins w:id="151" w:author="Yoonsu Cho" w:date="2019-03-29T16:50:00Z">
        <w:r>
          <w:rPr>
            <w:rFonts w:ascii="Times New Roman" w:hAnsi="Times New Roman" w:cs="Times New Roman"/>
            <w:sz w:val="24"/>
            <w:szCs w:val="24"/>
          </w:rPr>
          <w:t xml:space="preserve">30 </w:t>
        </w:r>
      </w:ins>
      <w:ins w:id="152" w:author="Yoonsu Cho" w:date="2019-03-29T16:51:00Z">
        <w:r>
          <w:rPr>
            <w:rFonts w:ascii="Times New Roman" w:hAnsi="Times New Roman" w:cs="Times New Roman"/>
            <w:sz w:val="24"/>
            <w:szCs w:val="24"/>
          </w:rPr>
          <w:t>variants G influenced an exposure X</w:t>
        </w:r>
      </w:ins>
      <w:ins w:id="153" w:author="Yoonsu Cho" w:date="2019-03-29T16:52:00Z">
        <w:r>
          <w:rPr>
            <w:rFonts w:ascii="Times New Roman" w:hAnsi="Times New Roman" w:cs="Times New Roman"/>
            <w:sz w:val="24"/>
            <w:szCs w:val="24"/>
          </w:rPr>
          <w:t xml:space="preserve">. Each variant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was bi-allelic with minor allele frequency of 0.5</w:t>
        </w:r>
      </w:ins>
      <w:ins w:id="154" w:author="Yoonsu Cho" w:date="2019-03-29T16:53:00Z">
        <w:r>
          <w:rPr>
            <w:rFonts w:ascii="Times New Roman" w:hAnsi="Times New Roman" w:cs="Times New Roman"/>
            <w:sz w:val="24"/>
            <w:szCs w:val="24"/>
          </w:rPr>
          <w:t xml:space="preserve">, and had a random effect on X sampled from </w:t>
        </w:r>
      </w:ins>
      <w:ins w:id="155" w:author="Yoonsu Cho" w:date="2019-03-29T16:54:00Z">
        <w:r>
          <w:rPr>
            <w:rFonts w:ascii="Times New Roman" w:hAnsi="Times New Roman" w:cs="Times New Roman"/>
            <w:sz w:val="24"/>
            <w:szCs w:val="24"/>
          </w:rPr>
          <w:t>(</w:t>
        </w:r>
        <w:proofErr w:type="spellStart"/>
        <w:r>
          <w:rPr>
            <w:rFonts w:ascii="Times New Roman" w:hAnsi="Times New Roman" w:cs="Times New Roman"/>
            <w:sz w:val="24"/>
            <w:szCs w:val="24"/>
          </w:rPr>
          <w:t>gx</w:t>
        </w:r>
        <w:proofErr w:type="spellEnd"/>
        <w:r>
          <w:rPr>
            <w:rFonts w:ascii="Times New Roman" w:hAnsi="Times New Roman" w:cs="Times New Roman"/>
            <w:sz w:val="24"/>
            <w:szCs w:val="24"/>
          </w:rPr>
          <w:t>)</w:t>
        </w:r>
      </w:ins>
      <w:ins w:id="156" w:author="Yoonsu Cho" w:date="2019-03-29T16:53:00Z">
        <w:r>
          <w:rPr>
            <w:rFonts w:ascii="Times New Roman" w:hAnsi="Times New Roman" w:cs="Times New Roman"/>
            <w:sz w:val="24"/>
            <w:szCs w:val="24"/>
          </w:rPr>
          <w:t xml:space="preserve"> ~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0,1).</w:t>
        </w:r>
      </w:ins>
      <w:ins w:id="157" w:author="Yoonsu Cho" w:date="2019-03-29T16:54:00Z">
        <w:r>
          <w:rPr>
            <w:rFonts w:ascii="Times New Roman" w:hAnsi="Times New Roman" w:cs="Times New Roman"/>
            <w:sz w:val="24"/>
            <w:szCs w:val="24"/>
          </w:rPr>
          <w:t xml:space="preserve">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Uj</w:t>
        </w:r>
        <w:proofErr w:type="spellEnd"/>
        <w:r>
          <w:rPr>
            <w:rFonts w:ascii="Times New Roman" w:hAnsi="Times New Roman" w:cs="Times New Roman"/>
            <w:sz w:val="24"/>
            <w:szCs w:val="24"/>
          </w:rPr>
          <w:t xml:space="preserve"> </w:t>
        </w:r>
      </w:ins>
      <w:ins w:id="158" w:author="Yoonsu Cho" w:date="2019-03-29T16:56:00Z">
        <w:r>
          <w:rPr>
            <w:rFonts w:ascii="Times New Roman" w:hAnsi="Times New Roman" w:cs="Times New Roman"/>
            <w:sz w:val="24"/>
            <w:szCs w:val="24"/>
          </w:rPr>
          <w:t xml:space="preserve">which in turn </w:t>
        </w:r>
      </w:ins>
      <w:ins w:id="159" w:author="Yoonsu Cho" w:date="2019-03-29T16:57:00Z">
        <w:r>
          <w:rPr>
            <w:rFonts w:ascii="Times New Roman" w:hAnsi="Times New Roman" w:cs="Times New Roman"/>
            <w:sz w:val="24"/>
            <w:szCs w:val="24"/>
          </w:rPr>
          <w:t xml:space="preserve">influences both X and Y, or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which in turn only influences Y. </w:t>
        </w:r>
      </w:ins>
      <w:ins w:id="160" w:author="Yoonsu Cho" w:date="2019-03-29T16:54:00Z">
        <w:r>
          <w:rPr>
            <w:rFonts w:ascii="Times New Roman" w:hAnsi="Times New Roman" w:cs="Times New Roman"/>
            <w:sz w:val="24"/>
            <w:szCs w:val="24"/>
          </w:rPr>
          <w:t xml:space="preserve">with effect </w:t>
        </w:r>
      </w:ins>
      <w:ins w:id="161" w:author="Yoonsu Cho" w:date="2019-03-29T16:55:00Z">
        <w:r>
          <w:rPr>
            <w:rFonts w:ascii="Times New Roman" w:hAnsi="Times New Roman" w:cs="Times New Roman"/>
            <w:sz w:val="24"/>
            <w:szCs w:val="24"/>
          </w:rPr>
          <w:t>(</w:t>
        </w:r>
        <w:proofErr w:type="spellStart"/>
        <w:r>
          <w:rPr>
            <w:rFonts w:ascii="Times New Roman" w:hAnsi="Times New Roman" w:cs="Times New Roman"/>
            <w:sz w:val="24"/>
            <w:szCs w:val="24"/>
          </w:rPr>
          <w:t>gu</w:t>
        </w:r>
        <w:proofErr w:type="spellEnd"/>
        <w:r>
          <w:rPr>
            <w:rFonts w:ascii="Times New Roman" w:hAnsi="Times New Roman" w:cs="Times New Roman"/>
            <w:sz w:val="24"/>
            <w:szCs w:val="24"/>
          </w:rPr>
          <w:t>) ~ N(0,1)</w:t>
        </w:r>
      </w:ins>
      <w:ins w:id="162" w:author="Yoonsu Cho" w:date="2019-03-29T16:54:00Z">
        <w:r>
          <w:rPr>
            <w:rFonts w:ascii="Times New Roman" w:hAnsi="Times New Roman" w:cs="Times New Roman"/>
            <w:sz w:val="24"/>
            <w:szCs w:val="24"/>
          </w:rPr>
          <w:t>, w</w:t>
        </w:r>
      </w:ins>
      <w:ins w:id="163" w:author="Yoonsu Cho" w:date="2019-03-29T16:55:00Z">
        <w:r>
          <w:rPr>
            <w:rFonts w:ascii="Times New Roman" w:hAnsi="Times New Roman" w:cs="Times New Roman"/>
            <w:sz w:val="24"/>
            <w:szCs w:val="24"/>
          </w:rPr>
          <w:t>here U</w:t>
        </w:r>
      </w:ins>
      <w:ins w:id="164" w:author="Yoonsu Cho" w:date="2019-03-29T16:56:00Z">
        <w:r>
          <w:rPr>
            <w:rFonts w:ascii="Times New Roman" w:hAnsi="Times New Roman" w:cs="Times New Roman"/>
            <w:sz w:val="24"/>
            <w:szCs w:val="24"/>
          </w:rPr>
          <w:t>j has an influence on X of (</w:t>
        </w:r>
        <w:proofErr w:type="spellStart"/>
        <w:r>
          <w:rPr>
            <w:rFonts w:ascii="Times New Roman" w:hAnsi="Times New Roman" w:cs="Times New Roman"/>
            <w:sz w:val="24"/>
            <w:szCs w:val="24"/>
          </w:rPr>
          <w:t>ux</w:t>
        </w:r>
        <w:proofErr w:type="spellEnd"/>
        <w:r>
          <w:rPr>
            <w:rFonts w:ascii="Times New Roman" w:hAnsi="Times New Roman" w:cs="Times New Roman"/>
            <w:sz w:val="24"/>
            <w:szCs w:val="24"/>
          </w:rPr>
          <w:t>) ~ N(0,1) and on Y of (</w:t>
        </w:r>
        <w:proofErr w:type="spellStart"/>
        <w:r>
          <w:rPr>
            <w:rFonts w:ascii="Times New Roman" w:hAnsi="Times New Roman" w:cs="Times New Roman"/>
            <w:sz w:val="24"/>
            <w:szCs w:val="24"/>
          </w:rPr>
          <w:t>uy</w:t>
        </w:r>
        <w:proofErr w:type="spellEnd"/>
        <w:r>
          <w:rPr>
            <w:rFonts w:ascii="Times New Roman" w:hAnsi="Times New Roman" w:cs="Times New Roman"/>
            <w:sz w:val="24"/>
            <w:szCs w:val="24"/>
          </w:rPr>
          <w:t xml:space="preserve">) ~ N(0,1).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with effect (</w:t>
        </w:r>
        <w:proofErr w:type="spellStart"/>
        <w:r>
          <w:rPr>
            <w:rFonts w:ascii="Times New Roman" w:hAnsi="Times New Roman" w:cs="Times New Roman"/>
            <w:sz w:val="24"/>
            <w:szCs w:val="24"/>
          </w:rPr>
          <w:t>gv</w:t>
        </w:r>
        <w:proofErr w:type="spellEnd"/>
        <w:r>
          <w:rPr>
            <w:rFonts w:ascii="Times New Roman" w:hAnsi="Times New Roman" w:cs="Times New Roman"/>
            <w:sz w:val="24"/>
            <w:szCs w:val="24"/>
          </w:rPr>
          <w:t>)</w:t>
        </w:r>
      </w:ins>
    </w:p>
    <w:p w14:paraId="1E891C58" w14:textId="77777777" w:rsidR="00956BD6" w:rsidRDefault="00956BD6" w:rsidP="00454C7F">
      <w:pPr>
        <w:spacing w:after="158" w:line="480" w:lineRule="auto"/>
        <w:jc w:val="both"/>
        <w:rPr>
          <w:ins w:id="165" w:author="Yoonsu Cho" w:date="2019-03-29T16:48:00Z"/>
          <w:rFonts w:ascii="Times New Roman" w:hAnsi="Times New Roman" w:cs="Times New Roman"/>
          <w:sz w:val="24"/>
          <w:szCs w:val="24"/>
        </w:rPr>
      </w:pPr>
    </w:p>
    <w:p w14:paraId="78E439A7" w14:textId="67C57E3F" w:rsidR="003D215F" w:rsidRPr="00454C7F" w:rsidRDefault="001F43DC" w:rsidP="00454C7F">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assess the performance of MR-TRYX </w:t>
      </w:r>
      <w:r w:rsidR="00633292" w:rsidRPr="00454C7F">
        <w:rPr>
          <w:rFonts w:ascii="Times New Roman" w:eastAsia="Calibri" w:hAnsi="Times New Roman" w:cs="Times New Roman"/>
          <w:sz w:val="24"/>
          <w:szCs w:val="24"/>
        </w:rPr>
        <w:t xml:space="preserve">against outlier removal methods </w:t>
      </w:r>
      <w:r w:rsidRPr="00454C7F">
        <w:rPr>
          <w:rFonts w:ascii="Times New Roman" w:eastAsia="Calibri" w:hAnsi="Times New Roman" w:cs="Times New Roman"/>
          <w:sz w:val="24"/>
          <w:szCs w:val="24"/>
        </w:rPr>
        <w:t xml:space="preserve">with respect to </w:t>
      </w:r>
      <w:r w:rsidR="00A9528F" w:rsidRPr="00454C7F">
        <w:rPr>
          <w:rFonts w:ascii="Times New Roman" w:eastAsia="Calibri" w:hAnsi="Times New Roman" w:cs="Times New Roman"/>
          <w:sz w:val="24"/>
          <w:szCs w:val="24"/>
        </w:rPr>
        <w:t>the</w:t>
      </w:r>
      <w:r w:rsidR="009F31C6" w:rsidRPr="00454C7F">
        <w:rPr>
          <w:rFonts w:ascii="Times New Roman" w:eastAsia="Calibri" w:hAnsi="Times New Roman" w:cs="Times New Roman"/>
          <w:sz w:val="24"/>
          <w:szCs w:val="24"/>
        </w:rPr>
        <w:t xml:space="preserve"> ability to address</w:t>
      </w:r>
      <w:r w:rsidR="0060467D"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problems that arise due to horizontal pleiotropy (</w:t>
      </w:r>
      <w:r w:rsidR="0060467D" w:rsidRPr="00454C7F">
        <w:rPr>
          <w:rFonts w:ascii="Times New Roman" w:eastAsia="Calibri" w:hAnsi="Times New Roman" w:cs="Times New Roman"/>
          <w:sz w:val="24"/>
          <w:szCs w:val="24"/>
        </w:rPr>
        <w:t>bias, low power and inflated false discovery rates</w:t>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In these simulations we ask: if we can identify the pathway through which an outlier SNP has</w:t>
      </w:r>
      <w:r w:rsidR="00633292" w:rsidRPr="00454C7F">
        <w:rPr>
          <w:rFonts w:ascii="Times New Roman" w:eastAsia="Calibri" w:hAnsi="Times New Roman" w:cs="Times New Roman"/>
          <w:sz w:val="24"/>
          <w:szCs w:val="24"/>
        </w:rPr>
        <w:t xml:space="preserve"> a</w:t>
      </w:r>
      <w:r w:rsidRPr="00454C7F">
        <w:rPr>
          <w:rFonts w:ascii="Times New Roman" w:eastAsia="Calibri" w:hAnsi="Times New Roman" w:cs="Times New Roman"/>
          <w:sz w:val="24"/>
          <w:szCs w:val="24"/>
        </w:rPr>
        <w:t xml:space="preserve"> horizontal pleiotropic effect, can adjustment for that pathway improve the original exposure-outcome </w:t>
      </w:r>
      <w:r w:rsidR="00633292"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Two scenarios of simulations are performed, the first using a null causal effect (</w:t>
      </w:r>
      <m:oMath>
        <m:r>
          <w:rPr>
            <w:rFonts w:ascii="Cambria Math" w:eastAsia="Calibri" w:hAnsi="Cambria Math" w:cs="Times New Roman"/>
            <w:sz w:val="24"/>
            <w:szCs w:val="24"/>
          </w:rPr>
          <m:t>(gy)=0</m:t>
        </m:r>
      </m:oMath>
      <w:r w:rsidRPr="00454C7F">
        <w:rPr>
          <w:rFonts w:ascii="Times New Roman" w:eastAsia="Calibri" w:hAnsi="Times New Roman" w:cs="Times New Roman"/>
          <w:sz w:val="24"/>
          <w:szCs w:val="24"/>
        </w:rPr>
        <w:t>), and the second a positive causal effect (</w:t>
      </w:r>
      <m:oMath>
        <m:r>
          <w:rPr>
            <w:rFonts w:ascii="Cambria Math" w:eastAsia="Calibri" w:hAnsi="Cambria Math" w:cs="Times New Roman"/>
            <w:sz w:val="24"/>
            <w:szCs w:val="24"/>
          </w:rPr>
          <m:t>(gy)=0.2</m:t>
        </m:r>
      </m:oMath>
      <w:r w:rsidRPr="00454C7F">
        <w:rPr>
          <w:rFonts w:ascii="Times New Roman" w:eastAsia="Calibri" w:hAnsi="Times New Roman" w:cs="Times New Roman"/>
          <w:sz w:val="24"/>
          <w:szCs w:val="24"/>
        </w:rPr>
        <w:t>). In each set, four methods are considered for handling outliers:</w:t>
      </w:r>
    </w:p>
    <w:p w14:paraId="6684A5C4"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lastRenderedPageBreak/>
        <w:t>Raw</w:t>
      </w:r>
      <w:r w:rsidRPr="00454C7F">
        <w:rPr>
          <w:rFonts w:ascii="Times New Roman" w:eastAsia="Calibri" w:hAnsi="Times New Roman" w:cs="Times New Roman"/>
          <w:sz w:val="24"/>
          <w:szCs w:val="24"/>
        </w:rPr>
        <w:t>, where all SNPs are used in a standard IVW analysis.</w:t>
      </w:r>
    </w:p>
    <w:p w14:paraId="09D831D7" w14:textId="42D2D95C"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Outliers adjusted</w:t>
      </w:r>
      <w:r w:rsidRPr="00454C7F">
        <w:rPr>
          <w:rFonts w:ascii="Times New Roman" w:eastAsia="Calibri" w:hAnsi="Times New Roman" w:cs="Times New Roman"/>
          <w:sz w:val="24"/>
          <w:szCs w:val="24"/>
        </w:rPr>
        <w:t xml:space="preserve">, where the outlier SNPs are adjusted for </w:t>
      </w:r>
      <w:r w:rsidR="00D63ADC"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effect of the candidate trait on the outcome</w:t>
      </w:r>
      <w:r w:rsidR="00134582" w:rsidRPr="00454C7F">
        <w:rPr>
          <w:rFonts w:ascii="Times New Roman" w:eastAsia="Calibri" w:hAnsi="Times New Roman" w:cs="Times New Roman"/>
          <w:sz w:val="24"/>
          <w:szCs w:val="24"/>
        </w:rPr>
        <w:t xml:space="preserve"> using MR-TRYX</w:t>
      </w:r>
      <w:r w:rsidRPr="00454C7F">
        <w:rPr>
          <w:rFonts w:ascii="Times New Roman" w:eastAsia="Calibri" w:hAnsi="Times New Roman" w:cs="Times New Roman"/>
          <w:sz w:val="24"/>
          <w:szCs w:val="24"/>
        </w:rPr>
        <w:t>.</w:t>
      </w:r>
    </w:p>
    <w:p w14:paraId="45FCAC38"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All outliers removed</w:t>
      </w:r>
      <w:r w:rsidRPr="00454C7F">
        <w:rPr>
          <w:rFonts w:ascii="Times New Roman" w:eastAsia="Calibri" w:hAnsi="Times New Roman" w:cs="Times New Roman"/>
          <w:sz w:val="24"/>
          <w:szCs w:val="24"/>
        </w:rPr>
        <w:t>, where all detected outliers are removed.</w:t>
      </w:r>
    </w:p>
    <w:p w14:paraId="0967B325" w14:textId="12787583"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Candidate outliers removed</w:t>
      </w:r>
      <w:r w:rsidRPr="00454C7F">
        <w:rPr>
          <w:rFonts w:ascii="Times New Roman" w:eastAsia="Calibri" w:hAnsi="Times New Roman" w:cs="Times New Roman"/>
          <w:sz w:val="24"/>
          <w:szCs w:val="24"/>
        </w:rPr>
        <w:t xml:space="preserve">, where only outliers that are found to influence a candidate trait are removed. </w:t>
      </w:r>
    </w:p>
    <w:p w14:paraId="6A503AE7" w14:textId="31FA25D8" w:rsidR="003D215F" w:rsidRPr="00454C7F" w:rsidRDefault="001F43DC" w:rsidP="00454C7F">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We run the latter three methods by detecting outliers empirically, but also run the hypothetical case in which we know the pleiotropic variants </w:t>
      </w:r>
      <w:r w:rsidRPr="00454C7F">
        <w:rPr>
          <w:rFonts w:ascii="Times New Roman" w:eastAsia="Calibri" w:hAnsi="Times New Roman" w:cs="Times New Roman"/>
          <w:i/>
          <w:sz w:val="24"/>
          <w:szCs w:val="24"/>
        </w:rPr>
        <w:t>a priori</w:t>
      </w:r>
      <w:r w:rsidRPr="00454C7F">
        <w:rPr>
          <w:rFonts w:ascii="Times New Roman" w:eastAsia="Calibri" w:hAnsi="Times New Roman" w:cs="Times New Roman"/>
          <w:sz w:val="24"/>
          <w:szCs w:val="24"/>
        </w:rPr>
        <w:t xml:space="preserve"> </w:t>
      </w:r>
      <w:r w:rsidR="00402E3F" w:rsidRPr="00454C7F">
        <w:rPr>
          <w:rFonts w:ascii="Times New Roman" w:eastAsia="Calibri" w:hAnsi="Times New Roman" w:cs="Times New Roman"/>
          <w:sz w:val="24"/>
          <w:szCs w:val="24"/>
        </w:rPr>
        <w:t xml:space="preserve">as a “gold-standard” </w:t>
      </w:r>
      <w:r w:rsidRPr="00454C7F">
        <w:rPr>
          <w:rFonts w:ascii="Times New Roman" w:eastAsia="Calibri" w:hAnsi="Times New Roman" w:cs="Times New Roman"/>
          <w:sz w:val="24"/>
          <w:szCs w:val="24"/>
        </w:rPr>
        <w:t xml:space="preserve">for comparison. Individual level data </w:t>
      </w:r>
      <w:r w:rsidR="00402E3F" w:rsidRPr="00454C7F">
        <w:rPr>
          <w:rFonts w:ascii="Times New Roman" w:eastAsia="Calibri" w:hAnsi="Times New Roman" w:cs="Times New Roman"/>
          <w:sz w:val="24"/>
          <w:szCs w:val="24"/>
        </w:rPr>
        <w:t>are</w:t>
      </w:r>
      <w:r w:rsidRPr="00454C7F">
        <w:rPr>
          <w:rFonts w:ascii="Times New Roman" w:eastAsia="Calibri" w:hAnsi="Times New Roman" w:cs="Times New Roman"/>
          <w:sz w:val="24"/>
          <w:szCs w:val="24"/>
        </w:rPr>
        <w:t xml:space="preserve"> generated</w:t>
      </w:r>
      <w:r w:rsidR="0010779C" w:rsidRPr="00454C7F">
        <w:rPr>
          <w:rFonts w:ascii="Times New Roman" w:eastAsia="Calibri" w:hAnsi="Times New Roman" w:cs="Times New Roman"/>
          <w:sz w:val="24"/>
          <w:szCs w:val="24"/>
        </w:rPr>
        <w:t xml:space="preserve"> in </w:t>
      </w:r>
      <w:r w:rsidR="00757304" w:rsidRPr="00454C7F">
        <w:rPr>
          <w:rFonts w:ascii="Times New Roman" w:eastAsia="Calibri" w:hAnsi="Times New Roman" w:cs="Times New Roman"/>
          <w:sz w:val="24"/>
          <w:szCs w:val="24"/>
        </w:rPr>
        <w:t>a two-sample MR setting, where data on the SNP-exposure association and SNP-outcome are estimated in non-overlapping sets of individuals (n=</w:t>
      </w:r>
      <w:r w:rsidRPr="00454C7F">
        <w:rPr>
          <w:rFonts w:ascii="Times New Roman" w:eastAsia="Calibri" w:hAnsi="Times New Roman" w:cs="Times New Roman"/>
          <w:sz w:val="24"/>
          <w:szCs w:val="24"/>
        </w:rPr>
        <w:t>5000</w:t>
      </w:r>
      <w:r w:rsidR="00757304"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995FA1" w:rsidRPr="00454C7F">
        <w:rPr>
          <w:rFonts w:ascii="Times New Roman" w:eastAsia="Calibri" w:hAnsi="Times New Roman" w:cs="Times New Roman"/>
          <w:sz w:val="24"/>
          <w:szCs w:val="24"/>
        </w:rPr>
        <w:t xml:space="preserve">The relevant association summary statistics for two sample MR are obtained from a regression of genotype on trait under an additive genetic model. </w:t>
      </w:r>
      <w:r w:rsidR="00920B95" w:rsidRPr="00454C7F">
        <w:rPr>
          <w:rFonts w:ascii="Times New Roman" w:eastAsia="Calibri" w:hAnsi="Times New Roman" w:cs="Times New Roman"/>
          <w:sz w:val="24"/>
          <w:szCs w:val="24"/>
        </w:rPr>
        <w:t>We set the range of the number of pleiotropic SNPs from 0 (no pleiotropic SNPs) to 30</w:t>
      </w:r>
      <w:r w:rsidR="002E4AC1" w:rsidRPr="00454C7F">
        <w:rPr>
          <w:rFonts w:ascii="Times New Roman" w:eastAsia="Calibri" w:hAnsi="Times New Roman" w:cs="Times New Roman"/>
          <w:sz w:val="24"/>
          <w:szCs w:val="24"/>
        </w:rPr>
        <w:t xml:space="preserve"> out of 30</w:t>
      </w:r>
      <w:r w:rsidR="00920B95" w:rsidRPr="00454C7F">
        <w:rPr>
          <w:rFonts w:ascii="Times New Roman" w:eastAsia="Calibri" w:hAnsi="Times New Roman" w:cs="Times New Roman"/>
          <w:sz w:val="24"/>
          <w:szCs w:val="24"/>
        </w:rPr>
        <w:t xml:space="preserve">. </w:t>
      </w:r>
      <w:r w:rsidR="00757304" w:rsidRPr="00454C7F">
        <w:rPr>
          <w:rFonts w:ascii="Times New Roman" w:eastAsia="Calibri" w:hAnsi="Times New Roman" w:cs="Times New Roman"/>
          <w:sz w:val="24"/>
          <w:szCs w:val="24"/>
        </w:rPr>
        <w:t xml:space="preserve">The IVW estimator was used as the comparator as this approach is the standard to MR. </w:t>
      </w:r>
      <w:r w:rsidRPr="00454C7F">
        <w:rPr>
          <w:rFonts w:ascii="Times New Roman" w:eastAsia="Calibri" w:hAnsi="Times New Roman" w:cs="Times New Roman"/>
          <w:sz w:val="24"/>
          <w:szCs w:val="24"/>
        </w:rPr>
        <w:t>The results for each case represent the mean values for 1000 simulated datasets.</w:t>
      </w:r>
      <w:r w:rsidR="001B6E7D" w:rsidRPr="00454C7F">
        <w:rPr>
          <w:rFonts w:ascii="Times New Roman" w:eastAsia="Calibri" w:hAnsi="Times New Roman" w:cs="Times New Roman"/>
          <w:sz w:val="24"/>
          <w:szCs w:val="24"/>
        </w:rPr>
        <w:t xml:space="preserve"> The detailed information and the </w:t>
      </w:r>
      <w:r w:rsidR="00603A03" w:rsidRPr="00454C7F">
        <w:rPr>
          <w:rFonts w:ascii="Times New Roman" w:eastAsia="Calibri" w:hAnsi="Times New Roman" w:cs="Times New Roman"/>
          <w:sz w:val="24"/>
          <w:szCs w:val="24"/>
        </w:rPr>
        <w:t>script</w:t>
      </w:r>
      <w:r w:rsidR="001B6E7D" w:rsidRPr="00454C7F">
        <w:rPr>
          <w:rFonts w:ascii="Times New Roman" w:eastAsia="Calibri" w:hAnsi="Times New Roman" w:cs="Times New Roman"/>
          <w:sz w:val="24"/>
          <w:szCs w:val="24"/>
        </w:rPr>
        <w:t xml:space="preserve"> used for the simulations can be found elsewhere (https://github.com/explodecomputer/tryx-analysis)</w:t>
      </w:r>
    </w:p>
    <w:p w14:paraId="22F08D0E" w14:textId="490C86F6"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w:t>
      </w:r>
      <w:r w:rsidR="00402E3F" w:rsidRPr="00454C7F">
        <w:rPr>
          <w:rFonts w:ascii="Times New Roman" w:hAnsi="Times New Roman" w:cs="Times New Roman"/>
          <w:sz w:val="24"/>
          <w:szCs w:val="24"/>
        </w:rPr>
        <w:t>e</w:t>
      </w:r>
      <w:r w:rsidRPr="00454C7F">
        <w:rPr>
          <w:rFonts w:ascii="Times New Roman" w:hAnsi="Times New Roman" w:cs="Times New Roman"/>
          <w:sz w:val="24"/>
          <w:szCs w:val="24"/>
        </w:rPr>
        <w:t>s</w:t>
      </w:r>
    </w:p>
    <w:p w14:paraId="701C2BB5" w14:textId="4E1ADEE9" w:rsidR="00565B56" w:rsidRPr="00454C7F" w:rsidRDefault="001D62B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t>
      </w:r>
      <w:r w:rsidR="00990AB7" w:rsidRPr="00454C7F">
        <w:rPr>
          <w:rFonts w:ascii="Times New Roman" w:eastAsia="Calibri" w:hAnsi="Times New Roman" w:cs="Times New Roman"/>
          <w:sz w:val="24"/>
          <w:szCs w:val="24"/>
        </w:rPr>
        <w:t xml:space="preserve">we chose two robust findings and two controversial findings that are potentially biased due to pleiotropy: </w:t>
      </w:r>
      <w:proofErr w:type="spellStart"/>
      <w:r w:rsidR="00990AB7" w:rsidRPr="00454C7F">
        <w:rPr>
          <w:rFonts w:ascii="Times New Roman" w:eastAsia="Calibri" w:hAnsi="Times New Roman" w:cs="Times New Roman"/>
          <w:sz w:val="24"/>
          <w:szCs w:val="24"/>
        </w:rPr>
        <w:t>i</w:t>
      </w:r>
      <w:proofErr w:type="spellEnd"/>
      <w:r w:rsidR="00990AB7" w:rsidRPr="00454C7F">
        <w:rPr>
          <w:rFonts w:ascii="Times New Roman" w:eastAsia="Calibri" w:hAnsi="Times New Roman" w:cs="Times New Roman"/>
          <w:sz w:val="24"/>
          <w:szCs w:val="24"/>
        </w:rPr>
        <w:t xml:space="preserve">) systolic blood pressure (SBP) and coronary heart disease (CHD); ii) </w:t>
      </w:r>
      <w:r w:rsidR="00994655" w:rsidRPr="00454C7F">
        <w:rPr>
          <w:rFonts w:ascii="Times New Roman" w:eastAsia="Calibri" w:hAnsi="Times New Roman" w:cs="Times New Roman"/>
          <w:sz w:val="24"/>
          <w:szCs w:val="24"/>
        </w:rPr>
        <w:t>urate and CHD</w:t>
      </w:r>
      <w:r w:rsidR="00402E3F" w:rsidRPr="00454C7F">
        <w:rPr>
          <w:rFonts w:ascii="Times New Roman" w:eastAsia="Calibri" w:hAnsi="Times New Roman" w:cs="Times New Roman"/>
          <w:sz w:val="24"/>
          <w:szCs w:val="24"/>
        </w:rPr>
        <w:t>;</w:t>
      </w:r>
      <w:r w:rsidR="00994655" w:rsidRPr="00454C7F" w:rsidDel="00994655">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iii) </w:t>
      </w:r>
      <w:r w:rsidR="00994655" w:rsidRPr="00454C7F">
        <w:rPr>
          <w:rFonts w:ascii="Times New Roman" w:eastAsia="Calibri" w:hAnsi="Times New Roman" w:cs="Times New Roman"/>
          <w:sz w:val="24"/>
          <w:szCs w:val="24"/>
        </w:rPr>
        <w:t>sleep duration and schizophrenia</w:t>
      </w:r>
      <w:r w:rsidR="00990AB7" w:rsidRPr="00454C7F">
        <w:rPr>
          <w:rFonts w:ascii="Times New Roman" w:eastAsia="Calibri" w:hAnsi="Times New Roman" w:cs="Times New Roman"/>
          <w:sz w:val="24"/>
          <w:szCs w:val="24"/>
        </w:rPr>
        <w:t xml:space="preserve">; and </w:t>
      </w:r>
      <w:r w:rsidR="000F019C" w:rsidRPr="00454C7F">
        <w:rPr>
          <w:rFonts w:ascii="Times New Roman" w:eastAsia="Calibri" w:hAnsi="Times New Roman" w:cs="Times New Roman"/>
          <w:sz w:val="24"/>
          <w:szCs w:val="24"/>
        </w:rPr>
        <w:t>iv</w:t>
      </w:r>
      <w:r w:rsidR="00990AB7" w:rsidRPr="00454C7F">
        <w:rPr>
          <w:rFonts w:ascii="Times New Roman" w:eastAsia="Calibri" w:hAnsi="Times New Roman" w:cs="Times New Roman"/>
          <w:sz w:val="24"/>
          <w:szCs w:val="24"/>
        </w:rPr>
        <w:t xml:space="preserve">) </w:t>
      </w:r>
      <w:r w:rsidR="00994655" w:rsidRPr="00454C7F">
        <w:rPr>
          <w:rFonts w:ascii="Times New Roman" w:eastAsia="Calibri" w:hAnsi="Times New Roman" w:cs="Times New Roman"/>
          <w:sz w:val="24"/>
          <w:szCs w:val="24"/>
        </w:rPr>
        <w:t>education level (year</w:t>
      </w:r>
      <w:r w:rsidR="00D63ADC" w:rsidRPr="00454C7F">
        <w:rPr>
          <w:rFonts w:ascii="Times New Roman" w:eastAsia="Calibri" w:hAnsi="Times New Roman" w:cs="Times New Roman"/>
          <w:sz w:val="24"/>
          <w:szCs w:val="24"/>
        </w:rPr>
        <w:t>s</w:t>
      </w:r>
      <w:r w:rsidR="00994655" w:rsidRPr="00454C7F">
        <w:rPr>
          <w:rFonts w:ascii="Times New Roman" w:eastAsia="Calibri" w:hAnsi="Times New Roman" w:cs="Times New Roman"/>
          <w:sz w:val="24"/>
          <w:szCs w:val="24"/>
        </w:rPr>
        <w:t xml:space="preserve"> of schooling) and body mass index (BMI)</w:t>
      </w:r>
      <w:r w:rsidR="00990AB7" w:rsidRPr="00454C7F">
        <w:rPr>
          <w:rFonts w:ascii="Times New Roman" w:eastAsia="Calibri" w:hAnsi="Times New Roman" w:cs="Times New Roman"/>
          <w:sz w:val="24"/>
          <w:szCs w:val="24"/>
        </w:rPr>
        <w:t>.</w:t>
      </w:r>
      <w:r w:rsidR="007F498B"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Those examples were chosen based on previous findings</w:t>
      </w:r>
      <w:r w:rsidR="001B5FED" w:rsidRPr="00454C7F">
        <w:rPr>
          <w:rFonts w:ascii="Times New Roman" w:eastAsia="Calibri" w:hAnsi="Times New Roman" w:cs="Times New Roman"/>
          <w:sz w:val="24"/>
          <w:szCs w:val="24"/>
        </w:rPr>
        <w:t xml:space="preserve"> </w:t>
      </w:r>
      <w:r w:rsidR="001B5FED"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B5FED" w:rsidRPr="00454C7F">
        <w:rPr>
          <w:rFonts w:ascii="Times New Roman" w:eastAsia="Calibri" w:hAnsi="Times New Roman" w:cs="Times New Roman"/>
          <w:sz w:val="24"/>
          <w:szCs w:val="24"/>
        </w:rPr>
      </w:r>
      <w:r w:rsidR="001B5FE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26-29</w:t>
      </w:r>
      <w:r w:rsidR="001B5FED" w:rsidRPr="00454C7F">
        <w:rPr>
          <w:rFonts w:ascii="Times New Roman" w:eastAsia="Calibri" w:hAnsi="Times New Roman" w:cs="Times New Roman"/>
          <w:sz w:val="24"/>
          <w:szCs w:val="24"/>
        </w:rPr>
        <w:fldChar w:fldCharType="end"/>
      </w:r>
      <w:r w:rsidR="000147DC"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to illustrate how pleiotropic variants can be used to identify other pathways and </w:t>
      </w:r>
      <w:r w:rsidR="002E7BBA" w:rsidRPr="00454C7F">
        <w:rPr>
          <w:rFonts w:ascii="Times New Roman" w:eastAsia="Calibri" w:hAnsi="Times New Roman" w:cs="Times New Roman"/>
          <w:sz w:val="24"/>
          <w:szCs w:val="24"/>
        </w:rPr>
        <w:t xml:space="preserve">adjusted </w:t>
      </w:r>
      <w:r w:rsidR="00990AB7" w:rsidRPr="00454C7F">
        <w:rPr>
          <w:rFonts w:ascii="Times New Roman" w:eastAsia="Calibri" w:hAnsi="Times New Roman" w:cs="Times New Roman"/>
          <w:sz w:val="24"/>
          <w:szCs w:val="24"/>
        </w:rPr>
        <w:t>to estimate the causal effect of</w:t>
      </w:r>
      <w:r w:rsidR="00D63ADC" w:rsidRPr="00454C7F">
        <w:rPr>
          <w:rFonts w:ascii="Times New Roman" w:eastAsia="Calibri" w:hAnsi="Times New Roman" w:cs="Times New Roman"/>
          <w:sz w:val="24"/>
          <w:szCs w:val="24"/>
        </w:rPr>
        <w:t xml:space="preserve"> the</w:t>
      </w:r>
      <w:r w:rsidR="00990AB7" w:rsidRPr="00454C7F">
        <w:rPr>
          <w:rFonts w:ascii="Times New Roman" w:eastAsia="Calibri" w:hAnsi="Times New Roman" w:cs="Times New Roman"/>
          <w:sz w:val="24"/>
          <w:szCs w:val="24"/>
        </w:rPr>
        <w:t xml:space="preserve"> original exposure on the outcome independent of pleiotropic bias.</w:t>
      </w:r>
      <w:r w:rsidR="005C53AB" w:rsidRPr="00454C7F">
        <w:rPr>
          <w:rFonts w:ascii="Times New Roman" w:eastAsia="Calibri" w:hAnsi="Times New Roman" w:cs="Times New Roman"/>
          <w:sz w:val="24"/>
          <w:szCs w:val="24"/>
        </w:rPr>
        <w:t xml:space="preserve"> </w:t>
      </w:r>
    </w:p>
    <w:p w14:paraId="603D2362" w14:textId="3AC7A7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Summary statistics (beta coefficients and SEs) for the associations of the SNPs with each exposure were obtained from the publicly available GWAS database (Supplementary Table</w:t>
      </w:r>
      <w:r w:rsidR="00486CE0" w:rsidRPr="00454C7F">
        <w:rPr>
          <w:rFonts w:ascii="Times New Roman" w:eastAsia="Calibri" w:hAnsi="Times New Roman" w:cs="Times New Roman"/>
          <w:sz w:val="24"/>
          <w:szCs w:val="24"/>
        </w:rPr>
        <w:t xml:space="preserve"> S1</w:t>
      </w:r>
      <w:r w:rsidRPr="00454C7F">
        <w:rPr>
          <w:rFonts w:ascii="Times New Roman" w:eastAsia="Calibri" w:hAnsi="Times New Roman" w:cs="Times New Roman"/>
          <w:sz w:val="24"/>
          <w:szCs w:val="24"/>
        </w:rPr>
        <w:t>). Selected SNPs were harmonised for the analysis, excluding palindromic SNP</w:t>
      </w:r>
      <w:r w:rsidR="00D63ADC" w:rsidRPr="00454C7F">
        <w:rPr>
          <w:rFonts w:ascii="Times New Roman" w:eastAsia="Calibri" w:hAnsi="Times New Roman" w:cs="Times New Roman"/>
          <w:sz w:val="24"/>
          <w:szCs w:val="24"/>
        </w:rPr>
        <w:t>s</w:t>
      </w:r>
      <w:r w:rsidR="00BC1C0D" w:rsidRPr="00454C7F">
        <w:rPr>
          <w:rFonts w:ascii="Times New Roman" w:eastAsia="Calibri" w:hAnsi="Times New Roman" w:cs="Times New Roman"/>
          <w:sz w:val="24"/>
          <w:szCs w:val="24"/>
        </w:rPr>
        <w:t xml:space="preserve"> and pruning for linkage disequilibrium (r</w:t>
      </w:r>
      <w:r w:rsidR="00BC1C0D" w:rsidRPr="00454C7F">
        <w:rPr>
          <w:rFonts w:ascii="Times New Roman" w:eastAsia="Calibri" w:hAnsi="Times New Roman" w:cs="Times New Roman"/>
          <w:sz w:val="24"/>
          <w:szCs w:val="24"/>
          <w:vertAlign w:val="superscript"/>
        </w:rPr>
        <w:t>2</w:t>
      </w:r>
      <w:r w:rsidR="00BC1C0D" w:rsidRPr="00454C7F">
        <w:rPr>
          <w:rFonts w:ascii="Times New Roman" w:eastAsia="Calibri" w:hAnsi="Times New Roman" w:cs="Times New Roman"/>
          <w:sz w:val="24"/>
          <w:szCs w:val="24"/>
        </w:rPr>
        <w:t xml:space="preserve"> &lt;</w:t>
      </w:r>
      <w:r w:rsidR="00CC5940" w:rsidRPr="00454C7F">
        <w:rPr>
          <w:rFonts w:ascii="Times New Roman" w:eastAsia="Calibri" w:hAnsi="Times New Roman" w:cs="Times New Roman"/>
          <w:sz w:val="24"/>
          <w:szCs w:val="24"/>
        </w:rPr>
        <w:t>0.001)</w:t>
      </w:r>
      <w:r w:rsidRPr="00454C7F">
        <w:rPr>
          <w:rFonts w:ascii="Times New Roman" w:eastAsia="Calibri" w:hAnsi="Times New Roman" w:cs="Times New Roman"/>
          <w:sz w:val="24"/>
          <w:szCs w:val="24"/>
        </w:rPr>
        <w:t>. We primarily used the two-sample MR</w:t>
      </w:r>
      <w:r w:rsidR="00CC5940" w:rsidRPr="00454C7F">
        <w:rPr>
          <w:rFonts w:ascii="Times New Roman" w:eastAsia="Calibri" w:hAnsi="Times New Roman" w:cs="Times New Roman"/>
          <w:sz w:val="24"/>
          <w:szCs w:val="24"/>
        </w:rPr>
        <w:t xml:space="preserve"> IVW</w:t>
      </w:r>
      <w:r w:rsidRPr="00454C7F">
        <w:rPr>
          <w:rFonts w:ascii="Times New Roman" w:eastAsia="Calibri" w:hAnsi="Times New Roman" w:cs="Times New Roman"/>
          <w:sz w:val="24"/>
          <w:szCs w:val="24"/>
        </w:rPr>
        <w:t xml:space="preserve"> method to obtain causal estimate</w:t>
      </w:r>
      <w:r w:rsidR="00D63ADC"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between exposures and outcomes</w:t>
      </w:r>
      <w:r w:rsidR="00CC5940" w:rsidRPr="00454C7F">
        <w:rPr>
          <w:rFonts w:ascii="Times New Roman" w:eastAsia="Calibri" w:hAnsi="Times New Roman" w:cs="Times New Roman"/>
          <w:sz w:val="24"/>
          <w:szCs w:val="24"/>
        </w:rPr>
        <w:t xml:space="preserve"> allowing each SNP to have different mean effect (random effects model)</w:t>
      </w:r>
      <w:r w:rsidRPr="00454C7F">
        <w:rPr>
          <w:rFonts w:ascii="Times New Roman" w:eastAsia="Calibri" w:hAnsi="Times New Roman" w:cs="Times New Roman"/>
          <w:sz w:val="24"/>
          <w:szCs w:val="24"/>
        </w:rPr>
        <w:t xml:space="preserve">. A number of sensitivity analyses were applied to </w:t>
      </w:r>
      <w:r w:rsidR="008C165F" w:rsidRPr="00454C7F">
        <w:rPr>
          <w:rFonts w:ascii="Times New Roman" w:eastAsia="Calibri" w:hAnsi="Times New Roman" w:cs="Times New Roman"/>
          <w:sz w:val="24"/>
          <w:szCs w:val="24"/>
        </w:rPr>
        <w:t xml:space="preserve">evaluate </w:t>
      </w:r>
      <w:r w:rsidRPr="00454C7F">
        <w:rPr>
          <w:rFonts w:ascii="Times New Roman" w:eastAsia="Calibri" w:hAnsi="Times New Roman" w:cs="Times New Roman"/>
          <w:sz w:val="24"/>
          <w:szCs w:val="24"/>
        </w:rPr>
        <w:t xml:space="preserve">the </w:t>
      </w:r>
      <w:r w:rsidR="008C165F" w:rsidRPr="00454C7F">
        <w:rPr>
          <w:rFonts w:ascii="Times New Roman" w:eastAsia="Calibri" w:hAnsi="Times New Roman" w:cs="Times New Roman"/>
          <w:sz w:val="24"/>
          <w:szCs w:val="24"/>
        </w:rPr>
        <w:t>consistency of causal effect estimates under different models of pleiotropy amongst the SNPs, including</w:t>
      </w:r>
      <w:r w:rsidRPr="00454C7F">
        <w:rPr>
          <w:rFonts w:ascii="Times New Roman" w:eastAsia="Calibri" w:hAnsi="Times New Roman" w:cs="Times New Roman"/>
          <w:sz w:val="24"/>
          <w:szCs w:val="24"/>
        </w:rPr>
        <w:t xml:space="preserve"> the MR-Egger</w:t>
      </w:r>
      <w:r w:rsidR="004C0055"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t>
      </w:r>
      <w:r w:rsidR="008C165F" w:rsidRPr="00454C7F">
        <w:rPr>
          <w:rFonts w:ascii="Times New Roman" w:eastAsia="Calibri" w:hAnsi="Times New Roman" w:cs="Times New Roman"/>
          <w:sz w:val="24"/>
          <w:szCs w:val="24"/>
        </w:rPr>
        <w:t xml:space="preserve">weighted </w:t>
      </w:r>
      <w:r w:rsidRPr="00454C7F">
        <w:rPr>
          <w:rFonts w:ascii="Times New Roman" w:eastAsia="Calibri" w:hAnsi="Times New Roman" w:cs="Times New Roman"/>
          <w:sz w:val="24"/>
          <w:szCs w:val="24"/>
        </w:rPr>
        <w:t>mode approach</w:t>
      </w:r>
      <w:r w:rsidR="008C165F" w:rsidRPr="00454C7F">
        <w:rPr>
          <w:rFonts w:ascii="Times New Roman" w:eastAsia="Calibri" w:hAnsi="Times New Roman" w:cs="Times New Roman"/>
          <w:sz w:val="24"/>
          <w:szCs w:val="24"/>
        </w:rPr>
        <w:t>es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4834550" w14:textId="3348F88F"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w:t>
      </w:r>
      <w:r w:rsidR="00CC5940" w:rsidRPr="00454C7F">
        <w:rPr>
          <w:rFonts w:ascii="Times New Roman" w:eastAsia="Calibri" w:hAnsi="Times New Roman" w:cs="Times New Roman"/>
          <w:sz w:val="24"/>
          <w:szCs w:val="24"/>
        </w:rPr>
        <w:t xml:space="preserve"> (P &lt; 0.05 / the number of SNPs)</w:t>
      </w:r>
      <w:r w:rsidRPr="00454C7F">
        <w:rPr>
          <w:rFonts w:ascii="Times New Roman" w:eastAsia="Calibri" w:hAnsi="Times New Roman" w:cs="Times New Roman"/>
          <w:sz w:val="24"/>
          <w:szCs w:val="24"/>
        </w:rPr>
        <w:t>. We searched</w:t>
      </w:r>
      <w:r w:rsidR="008C165F"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We then perform</w:t>
      </w:r>
      <w:r w:rsidR="0000593B"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multivariable MR analysis to test which candidate trait can explain the heterogeneity in the original exposure-outcome </w:t>
      </w:r>
      <w:r w:rsidR="0000593B" w:rsidRPr="00454C7F">
        <w:rPr>
          <w:rFonts w:ascii="Times New Roman" w:eastAsia="Calibri" w:hAnsi="Times New Roman" w:cs="Times New Roman"/>
          <w:sz w:val="24"/>
          <w:szCs w:val="24"/>
        </w:rPr>
        <w:t>association</w:t>
      </w:r>
      <w:r w:rsidRPr="00454C7F">
        <w:rPr>
          <w:rFonts w:ascii="Times New Roman" w:eastAsia="Calibri" w:hAnsi="Times New Roman" w:cs="Times New Roman"/>
          <w:sz w:val="24"/>
          <w:szCs w:val="24"/>
        </w:rPr>
        <w:t>.</w:t>
      </w:r>
      <w:r w:rsidR="00CC5940"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 xml:space="preserve"> To perform multivariable MR, more SNPs </w:t>
      </w:r>
      <w:ins w:id="166" w:author="Yoonsu Cho" w:date="2019-02-01T13:30:00Z">
        <w:r w:rsidR="00C9343C">
          <w:rPr>
            <w:rFonts w:ascii="Times New Roman" w:eastAsia="Calibri" w:hAnsi="Times New Roman" w:cs="Times New Roman"/>
            <w:sz w:val="24"/>
            <w:szCs w:val="24"/>
          </w:rPr>
          <w:t xml:space="preserve">that </w:t>
        </w:r>
        <w:r w:rsidR="00C9343C" w:rsidRPr="00454C7F">
          <w:rPr>
            <w:rFonts w:ascii="Times New Roman" w:eastAsia="Calibri" w:hAnsi="Times New Roman" w:cs="Times New Roman"/>
            <w:sz w:val="24"/>
            <w:szCs w:val="24"/>
          </w:rPr>
          <w:t>instrument the candidate traits</w:t>
        </w:r>
        <w:r w:rsidR="00C9343C">
          <w:rPr>
            <w:rFonts w:ascii="Times New Roman" w:eastAsia="Calibri" w:hAnsi="Times New Roman" w:cs="Times New Roman"/>
            <w:sz w:val="24"/>
            <w:szCs w:val="24"/>
          </w:rPr>
          <w:t xml:space="preserve"> </w:t>
        </w:r>
      </w:ins>
      <w:r w:rsidR="006D605C" w:rsidRPr="00454C7F">
        <w:rPr>
          <w:rFonts w:ascii="Times New Roman" w:eastAsia="Calibri" w:hAnsi="Times New Roman" w:cs="Times New Roman"/>
          <w:sz w:val="24"/>
          <w:szCs w:val="24"/>
        </w:rPr>
        <w:t>were introduced into the analysis</w:t>
      </w:r>
      <w:del w:id="167" w:author="Yoonsu Cho" w:date="2019-02-01T13:30:00Z">
        <w:r w:rsidR="006D605C" w:rsidRPr="00454C7F" w:rsidDel="00C9343C">
          <w:rPr>
            <w:rFonts w:ascii="Times New Roman" w:eastAsia="Calibri" w:hAnsi="Times New Roman" w:cs="Times New Roman"/>
            <w:sz w:val="24"/>
            <w:szCs w:val="24"/>
          </w:rPr>
          <w:delText xml:space="preserve"> that instrument the candidate traits</w:delText>
        </w:r>
      </w:del>
      <w:r w:rsidR="006D605C" w:rsidRPr="00454C7F">
        <w:rPr>
          <w:rFonts w:ascii="Times New Roman" w:eastAsia="Calibri" w:hAnsi="Times New Roman" w:cs="Times New Roman"/>
          <w:sz w:val="24"/>
          <w:szCs w:val="24"/>
        </w:rPr>
        <w:t>.</w:t>
      </w:r>
    </w:p>
    <w:p w14:paraId="5B06E3C7" w14:textId="799E8756" w:rsidR="003D215F" w:rsidRPr="00454C7F" w:rsidRDefault="00B122C7"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w:t>
      </w:r>
      <w:r w:rsidR="005C53AB"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re-estimated the association of </w:t>
      </w:r>
      <w:r w:rsidR="002B2BF2" w:rsidRPr="00454C7F">
        <w:rPr>
          <w:rFonts w:ascii="Times New Roman" w:eastAsia="Calibri" w:hAnsi="Times New Roman" w:cs="Times New Roman"/>
          <w:sz w:val="24"/>
          <w:szCs w:val="24"/>
        </w:rPr>
        <w:t>the original</w:t>
      </w:r>
      <w:r w:rsidR="001F43DC" w:rsidRPr="00454C7F">
        <w:rPr>
          <w:rFonts w:ascii="Times New Roman" w:eastAsia="Calibri" w:hAnsi="Times New Roman" w:cs="Times New Roman"/>
          <w:sz w:val="24"/>
          <w:szCs w:val="24"/>
        </w:rPr>
        <w:t xml:space="preserve"> exposure and</w:t>
      </w:r>
      <w:r w:rsidR="002B2BF2" w:rsidRPr="00454C7F">
        <w:rPr>
          <w:rFonts w:ascii="Times New Roman" w:eastAsia="Calibri" w:hAnsi="Times New Roman" w:cs="Times New Roman"/>
          <w:sz w:val="24"/>
          <w:szCs w:val="24"/>
        </w:rPr>
        <w:t xml:space="preserve"> the original</w:t>
      </w:r>
      <w:r w:rsidR="001F43DC" w:rsidRPr="00454C7F">
        <w:rPr>
          <w:rFonts w:ascii="Times New Roman" w:eastAsia="Calibri" w:hAnsi="Times New Roman" w:cs="Times New Roman"/>
          <w:sz w:val="24"/>
          <w:szCs w:val="24"/>
        </w:rPr>
        <w:t xml:space="preserve"> outcome using </w:t>
      </w:r>
      <w:r w:rsidR="002B2BF2" w:rsidRPr="00454C7F">
        <w:rPr>
          <w:rFonts w:ascii="Times New Roman" w:eastAsia="Calibri" w:hAnsi="Times New Roman" w:cs="Times New Roman"/>
          <w:sz w:val="24"/>
          <w:szCs w:val="24"/>
        </w:rPr>
        <w:t>different set</w:t>
      </w:r>
      <w:r w:rsidRPr="00454C7F">
        <w:rPr>
          <w:rFonts w:ascii="Times New Roman" w:eastAsia="Calibri" w:hAnsi="Times New Roman" w:cs="Times New Roman"/>
          <w:sz w:val="24"/>
          <w:szCs w:val="24"/>
        </w:rPr>
        <w:t>s</w:t>
      </w:r>
      <w:r w:rsidR="002B2BF2" w:rsidRPr="00454C7F">
        <w:rPr>
          <w:rFonts w:ascii="Times New Roman" w:eastAsia="Calibri" w:hAnsi="Times New Roman" w:cs="Times New Roman"/>
          <w:sz w:val="24"/>
          <w:szCs w:val="24"/>
        </w:rPr>
        <w:t xml:space="preserve"> of instrument</w:t>
      </w:r>
      <w:r w:rsidR="00D63ADC" w:rsidRPr="00454C7F">
        <w:rPr>
          <w:rFonts w:ascii="Times New Roman" w:eastAsia="Calibri" w:hAnsi="Times New Roman" w:cs="Times New Roman"/>
          <w:sz w:val="24"/>
          <w:szCs w:val="24"/>
        </w:rPr>
        <w:t>s</w:t>
      </w:r>
      <w:r w:rsidR="001F43DC"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a) all SNPs (corresponding to the raw method in our simulation), b) outliers adjusted c) all outlier removed, c) candidate outliers removed.</w:t>
      </w:r>
    </w:p>
    <w:p w14:paraId="42CA268C" w14:textId="51BAF4BD" w:rsidR="003B3DE4" w:rsidRPr="00454C7F" w:rsidRDefault="003B3DE4"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009623E0"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r w:rsidR="006F2B82">
        <w:rPr>
          <w:rFonts w:ascii="Times New Roman" w:eastAsia="Calibri" w:hAnsi="Times New Roman" w:cs="Times New Roman"/>
          <w:color w:val="1155CC"/>
          <w:sz w:val="24"/>
          <w:szCs w:val="24"/>
          <w:u w:val="single"/>
        </w:rPr>
        <w:fldChar w:fldCharType="begin"/>
      </w:r>
      <w:r w:rsidR="006F2B82">
        <w:rPr>
          <w:rFonts w:ascii="Times New Roman" w:eastAsia="Calibri" w:hAnsi="Times New Roman" w:cs="Times New Roman"/>
          <w:color w:val="1155CC"/>
          <w:sz w:val="24"/>
          <w:szCs w:val="24"/>
          <w:u w:val="single"/>
        </w:rPr>
        <w:instrText xml:space="preserve"> HYPERLINK "https://github.com/MRCIEU/TwoSampleMR" \h </w:instrText>
      </w:r>
      <w:r w:rsidR="006F2B82">
        <w:rPr>
          <w:rFonts w:ascii="Times New Roman" w:eastAsia="Calibri" w:hAnsi="Times New Roman" w:cs="Times New Roman"/>
          <w:color w:val="1155CC"/>
          <w:sz w:val="24"/>
          <w:szCs w:val="24"/>
          <w:u w:val="single"/>
        </w:rPr>
        <w:fldChar w:fldCharType="separate"/>
      </w:r>
      <w:r w:rsidRPr="00454C7F">
        <w:rPr>
          <w:rFonts w:ascii="Times New Roman" w:eastAsia="Calibri" w:hAnsi="Times New Roman" w:cs="Times New Roman"/>
          <w:color w:val="1155CC"/>
          <w:sz w:val="24"/>
          <w:szCs w:val="24"/>
          <w:u w:val="single"/>
        </w:rPr>
        <w:t>https://github.com/MRCIEU/TwoSampleMR</w:t>
      </w:r>
      <w:r w:rsidR="006F2B82">
        <w:rPr>
          <w:rFonts w:ascii="Times New Roman" w:eastAsia="Calibri" w:hAnsi="Times New Roman" w:cs="Times New Roman"/>
          <w:color w:val="1155CC"/>
          <w:sz w:val="24"/>
          <w:szCs w:val="24"/>
          <w:u w:val="single"/>
        </w:rPr>
        <w:fldChar w:fldCharType="end"/>
      </w:r>
      <w:r w:rsidRPr="00454C7F">
        <w:rPr>
          <w:rFonts w:ascii="Times New Roman" w:eastAsia="Calibri" w:hAnsi="Times New Roman" w:cs="Times New Roman"/>
          <w:sz w:val="24"/>
          <w:szCs w:val="24"/>
        </w:rPr>
        <w:t>) and</w:t>
      </w:r>
      <w:r w:rsidR="009623E0"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MR-TRYX </w:t>
      </w:r>
      <w:r w:rsidR="009623E0" w:rsidRPr="00454C7F">
        <w:rPr>
          <w:rFonts w:ascii="Times New Roman" w:eastAsia="Calibri" w:hAnsi="Times New Roman" w:cs="Times New Roman"/>
          <w:sz w:val="24"/>
          <w:szCs w:val="24"/>
        </w:rPr>
        <w:t xml:space="preserve">package </w:t>
      </w:r>
      <w:r w:rsidRPr="00454C7F">
        <w:rPr>
          <w:rFonts w:ascii="Times New Roman" w:eastAsia="Calibri" w:hAnsi="Times New Roman" w:cs="Times New Roman"/>
          <w:sz w:val="24"/>
          <w:szCs w:val="24"/>
        </w:rPr>
        <w:t>(https://github.com/explodecomputer/tryx)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2EE92F59" w14:textId="77777777" w:rsidR="003B3DE4" w:rsidRPr="00454C7F" w:rsidRDefault="003B3DE4" w:rsidP="00454C7F">
      <w:pPr>
        <w:spacing w:after="160" w:line="480" w:lineRule="auto"/>
        <w:jc w:val="both"/>
        <w:rPr>
          <w:rFonts w:ascii="Times New Roman" w:eastAsia="Calibri" w:hAnsi="Times New Roman" w:cs="Times New Roman"/>
          <w:sz w:val="24"/>
          <w:szCs w:val="24"/>
        </w:rPr>
      </w:pPr>
    </w:p>
    <w:p w14:paraId="00DB874D" w14:textId="13C92204" w:rsidR="00751A59"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00E24827" w14:textId="07BF74C2" w:rsidR="00751A59" w:rsidRPr="00454C7F" w:rsidRDefault="007E4CA0"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w:t>
      </w:r>
      <w:r w:rsidR="00994655" w:rsidRPr="00454C7F">
        <w:rPr>
          <w:rFonts w:ascii="Times New Roman" w:hAnsi="Times New Roman" w:cs="Times New Roman"/>
          <w:sz w:val="24"/>
          <w:szCs w:val="24"/>
        </w:rPr>
        <w:t>s</w:t>
      </w:r>
    </w:p>
    <w:p w14:paraId="13234981" w14:textId="5ADC1970" w:rsidR="00C03982" w:rsidRPr="00454C7F" w:rsidRDefault="00C0398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Our simulations show that as the proportion of SNPs exhibiting (balanced) horizontal pleiotropy increases, type 1 error rates for the outlier removal approaches also increases (Figure 2A). Type 1 error rates are maintained at expected levels when adjusting for outliers. A similar pattern of results among the three methods (the raw, outlier removal and outlier adjustment) is seen for the likelihood of estimates being biased (Figure 2B), where outlier removal and raw estimates also performed worse than outlier adjustment. </w:t>
      </w:r>
    </w:p>
    <w:p w14:paraId="1B1F8F8B" w14:textId="24D298A5" w:rsidR="00B26654" w:rsidRPr="00454C7F" w:rsidRDefault="00B26654" w:rsidP="00454C7F">
      <w:pPr>
        <w:spacing w:line="480" w:lineRule="auto"/>
        <w:jc w:val="both"/>
        <w:rPr>
          <w:rFonts w:ascii="Times New Roman" w:hAnsi="Times New Roman" w:cs="Times New Roman"/>
          <w:sz w:val="24"/>
          <w:szCs w:val="24"/>
        </w:rPr>
      </w:pPr>
    </w:p>
    <w:p w14:paraId="3E36C0EB" w14:textId="56EEF6FD" w:rsidR="00B26654" w:rsidRPr="00454C7F" w:rsidRDefault="00B2665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For simulations in which there was a true causal effect, we observed that outlier removal methods had higher power, consistent with them having higher false discovery rates in the null simulations (Figure 2). </w:t>
      </w:r>
      <w:r w:rsidR="004C0055" w:rsidRPr="00454C7F">
        <w:rPr>
          <w:rFonts w:ascii="Times New Roman" w:hAnsi="Times New Roman" w:cs="Times New Roman"/>
          <w:sz w:val="24"/>
          <w:szCs w:val="24"/>
        </w:rPr>
        <w:t>However,</w:t>
      </w:r>
      <w:r w:rsidRPr="00454C7F">
        <w:rPr>
          <w:rFonts w:ascii="Times New Roman" w:hAnsi="Times New Roman" w:cs="Times New Roman"/>
          <w:sz w:val="24"/>
          <w:szCs w:val="24"/>
        </w:rPr>
        <w:t xml:space="preserve"> outlier adjustment improved power over the ‘raw’ IVW approach. This is likely because balanced heterogeneity increases the standard </w:t>
      </w:r>
      <w:r w:rsidR="004C0055" w:rsidRPr="00454C7F">
        <w:rPr>
          <w:rFonts w:ascii="Times New Roman" w:hAnsi="Times New Roman" w:cs="Times New Roman"/>
          <w:sz w:val="24"/>
          <w:szCs w:val="24"/>
        </w:rPr>
        <w:t>error and</w:t>
      </w:r>
      <w:r w:rsidRPr="00454C7F">
        <w:rPr>
          <w:rFonts w:ascii="Times New Roman" w:hAnsi="Times New Roman" w:cs="Times New Roman"/>
          <w:sz w:val="24"/>
          <w:szCs w:val="24"/>
        </w:rPr>
        <w:t xml:space="preserve"> adjusting away the pleiotropic effects reduces this noise term. Bias was elevated substantially in the outlier removal methods as the proportion of SNPs with pleiotropic effects increased, whereas bias was lowest for the </w:t>
      </w:r>
      <w:r w:rsidR="004C0055" w:rsidRPr="00454C7F">
        <w:rPr>
          <w:rFonts w:ascii="Times New Roman" w:hAnsi="Times New Roman" w:cs="Times New Roman"/>
          <w:sz w:val="24"/>
          <w:szCs w:val="24"/>
        </w:rPr>
        <w:t>adjustment-based</w:t>
      </w:r>
      <w:r w:rsidRPr="00454C7F">
        <w:rPr>
          <w:rFonts w:ascii="Times New Roman" w:hAnsi="Times New Roman" w:cs="Times New Roman"/>
          <w:sz w:val="24"/>
          <w:szCs w:val="24"/>
        </w:rPr>
        <w:t xml:space="preserve"> method, and independent of the level of pleiotropy across the SNPs.</w:t>
      </w:r>
    </w:p>
    <w:p w14:paraId="507273D6" w14:textId="77777777" w:rsidR="00B26654" w:rsidRPr="00454C7F" w:rsidRDefault="00B26654" w:rsidP="00454C7F">
      <w:pPr>
        <w:spacing w:line="480" w:lineRule="auto"/>
        <w:jc w:val="both"/>
        <w:rPr>
          <w:rFonts w:ascii="Times New Roman" w:hAnsi="Times New Roman" w:cs="Times New Roman"/>
          <w:sz w:val="24"/>
          <w:szCs w:val="24"/>
        </w:rPr>
      </w:pPr>
    </w:p>
    <w:p w14:paraId="2AAFBA1B" w14:textId="0D3C6596" w:rsidR="00751A59" w:rsidRPr="00454C7F" w:rsidRDefault="00C51846"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O</w:t>
      </w:r>
      <w:r w:rsidR="00751A59" w:rsidRPr="00454C7F">
        <w:rPr>
          <w:rFonts w:ascii="Times New Roman" w:hAnsi="Times New Roman" w:cs="Times New Roman"/>
          <w:sz w:val="24"/>
          <w:szCs w:val="24"/>
        </w:rPr>
        <w:t xml:space="preserve">utlier removal and outlier adjustment </w:t>
      </w:r>
      <w:r w:rsidR="00B506F5" w:rsidRPr="00454C7F">
        <w:rPr>
          <w:rFonts w:ascii="Times New Roman" w:hAnsi="Times New Roman" w:cs="Times New Roman"/>
          <w:sz w:val="24"/>
          <w:szCs w:val="24"/>
        </w:rPr>
        <w:t xml:space="preserve">performance are limited by the efficacy and power of </w:t>
      </w:r>
      <w:r w:rsidR="00751A59" w:rsidRPr="00454C7F">
        <w:rPr>
          <w:rFonts w:ascii="Times New Roman" w:hAnsi="Times New Roman" w:cs="Times New Roman"/>
          <w:sz w:val="24"/>
          <w:szCs w:val="24"/>
        </w:rPr>
        <w:t>outlier detection methods: we note that when we assume all outliers are detected correctly in our simulation scenarios the performance of outlier removal and outlier adjustment both improve in terms of FDR, power and bias.</w:t>
      </w:r>
      <w:r w:rsidR="00B506F5" w:rsidRPr="00454C7F">
        <w:rPr>
          <w:rFonts w:ascii="Times New Roman" w:hAnsi="Times New Roman" w:cs="Times New Roman"/>
          <w:sz w:val="24"/>
          <w:szCs w:val="24"/>
        </w:rPr>
        <w:t xml:space="preserve"> Outlier adjustment is also dependent on availability of </w:t>
      </w:r>
      <w:r w:rsidR="001C7EA4" w:rsidRPr="00454C7F">
        <w:rPr>
          <w:rFonts w:ascii="Times New Roman" w:hAnsi="Times New Roman" w:cs="Times New Roman"/>
          <w:sz w:val="24"/>
          <w:szCs w:val="24"/>
        </w:rPr>
        <w:t xml:space="preserve">GWAS summary data </w:t>
      </w:r>
      <w:r w:rsidR="00851015" w:rsidRPr="00454C7F">
        <w:rPr>
          <w:rFonts w:ascii="Times New Roman" w:hAnsi="Times New Roman" w:cs="Times New Roman"/>
          <w:sz w:val="24"/>
          <w:szCs w:val="24"/>
        </w:rPr>
        <w:t xml:space="preserve">for the </w:t>
      </w:r>
      <w:r w:rsidR="00B506F5" w:rsidRPr="00454C7F">
        <w:rPr>
          <w:rFonts w:ascii="Times New Roman" w:hAnsi="Times New Roman" w:cs="Times New Roman"/>
          <w:sz w:val="24"/>
          <w:szCs w:val="24"/>
        </w:rPr>
        <w:t>candidate trait</w:t>
      </w:r>
      <w:r w:rsidR="00B011E7" w:rsidRPr="00454C7F">
        <w:rPr>
          <w:rFonts w:ascii="Times New Roman" w:hAnsi="Times New Roman" w:cs="Times New Roman"/>
          <w:sz w:val="24"/>
          <w:szCs w:val="24"/>
        </w:rPr>
        <w:t>(</w:t>
      </w:r>
      <w:r w:rsidR="00994655" w:rsidRPr="00454C7F">
        <w:rPr>
          <w:rFonts w:ascii="Times New Roman" w:hAnsi="Times New Roman" w:cs="Times New Roman"/>
          <w:sz w:val="24"/>
          <w:szCs w:val="24"/>
        </w:rPr>
        <w:t>s</w:t>
      </w:r>
      <w:r w:rsidR="00B011E7" w:rsidRPr="00454C7F">
        <w:rPr>
          <w:rFonts w:ascii="Times New Roman" w:hAnsi="Times New Roman" w:cs="Times New Roman"/>
          <w:sz w:val="24"/>
          <w:szCs w:val="24"/>
        </w:rPr>
        <w:t>)</w:t>
      </w:r>
      <w:r w:rsidR="00B506F5" w:rsidRPr="00454C7F">
        <w:rPr>
          <w:rFonts w:ascii="Times New Roman" w:hAnsi="Times New Roman" w:cs="Times New Roman"/>
          <w:sz w:val="24"/>
          <w:szCs w:val="24"/>
        </w:rPr>
        <w:t xml:space="preserve">, and </w:t>
      </w:r>
      <w:r w:rsidR="00B011E7" w:rsidRPr="00454C7F">
        <w:rPr>
          <w:rFonts w:ascii="Times New Roman" w:hAnsi="Times New Roman" w:cs="Times New Roman"/>
          <w:sz w:val="24"/>
          <w:szCs w:val="24"/>
        </w:rPr>
        <w:t xml:space="preserve">on the </w:t>
      </w:r>
      <w:r w:rsidR="00B506F5" w:rsidRPr="00454C7F">
        <w:rPr>
          <w:rFonts w:ascii="Times New Roman" w:hAnsi="Times New Roman" w:cs="Times New Roman"/>
          <w:sz w:val="24"/>
          <w:szCs w:val="24"/>
        </w:rPr>
        <w:t xml:space="preserve">power to detect </w:t>
      </w:r>
      <w:r w:rsidR="00B011E7" w:rsidRPr="00454C7F">
        <w:rPr>
          <w:rFonts w:ascii="Times New Roman" w:hAnsi="Times New Roman" w:cs="Times New Roman"/>
          <w:sz w:val="24"/>
          <w:szCs w:val="24"/>
        </w:rPr>
        <w:t xml:space="preserve">a </w:t>
      </w:r>
      <w:r w:rsidR="00B506F5" w:rsidRPr="00454C7F">
        <w:rPr>
          <w:rFonts w:ascii="Times New Roman" w:hAnsi="Times New Roman" w:cs="Times New Roman"/>
          <w:sz w:val="24"/>
          <w:szCs w:val="24"/>
        </w:rPr>
        <w:t xml:space="preserve">variant’s association with </w:t>
      </w:r>
      <w:r w:rsidR="00B011E7" w:rsidRPr="00454C7F">
        <w:rPr>
          <w:rFonts w:ascii="Times New Roman" w:hAnsi="Times New Roman" w:cs="Times New Roman"/>
          <w:sz w:val="24"/>
          <w:szCs w:val="24"/>
        </w:rPr>
        <w:t>the candidate trait(s)</w:t>
      </w:r>
      <w:r w:rsidR="00B506F5" w:rsidRPr="00454C7F">
        <w:rPr>
          <w:rFonts w:ascii="Times New Roman" w:hAnsi="Times New Roman" w:cs="Times New Roman"/>
          <w:sz w:val="24"/>
          <w:szCs w:val="24"/>
        </w:rPr>
        <w:t>.</w:t>
      </w:r>
    </w:p>
    <w:p w14:paraId="6A6690FD" w14:textId="6698FEB7" w:rsidR="007B26E8" w:rsidRPr="00454C7F" w:rsidRDefault="00751A59"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 xml:space="preserve">Empirical </w:t>
      </w:r>
      <w:r w:rsidR="008A5D24" w:rsidRPr="00454C7F">
        <w:rPr>
          <w:rFonts w:ascii="Times New Roman" w:hAnsi="Times New Roman" w:cs="Times New Roman"/>
          <w:sz w:val="24"/>
          <w:szCs w:val="24"/>
        </w:rPr>
        <w:t>MR-</w:t>
      </w:r>
      <w:r w:rsidRPr="00454C7F">
        <w:rPr>
          <w:rFonts w:ascii="Times New Roman" w:hAnsi="Times New Roman" w:cs="Times New Roman"/>
          <w:sz w:val="24"/>
          <w:szCs w:val="24"/>
        </w:rPr>
        <w:t>TRYX analys</w:t>
      </w:r>
      <w:r w:rsidR="008A5D24" w:rsidRPr="00454C7F">
        <w:rPr>
          <w:rFonts w:ascii="Times New Roman" w:hAnsi="Times New Roman" w:cs="Times New Roman"/>
          <w:sz w:val="24"/>
          <w:szCs w:val="24"/>
        </w:rPr>
        <w:t>e</w:t>
      </w:r>
      <w:r w:rsidRPr="00454C7F">
        <w:rPr>
          <w:rFonts w:ascii="Times New Roman" w:hAnsi="Times New Roman" w:cs="Times New Roman"/>
          <w:sz w:val="24"/>
          <w:szCs w:val="24"/>
        </w:rPr>
        <w:t>s using four exposure-outcome hypotheses</w:t>
      </w:r>
    </w:p>
    <w:p w14:paraId="5DDB23E0" w14:textId="17C4D163" w:rsidR="00751A59" w:rsidRPr="00454C7F" w:rsidRDefault="004C63A3" w:rsidP="00454C7F">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 xml:space="preserve">To examine the performance of </w:t>
      </w:r>
      <w:r w:rsidR="008A5D24" w:rsidRPr="00454C7F">
        <w:rPr>
          <w:rFonts w:ascii="Times New Roman" w:hAnsi="Times New Roman" w:cs="Times New Roman"/>
          <w:color w:val="000000" w:themeColor="text1"/>
          <w:sz w:val="24"/>
          <w:szCs w:val="24"/>
        </w:rPr>
        <w:t>MR-</w:t>
      </w:r>
      <w:r w:rsidRPr="00454C7F">
        <w:rPr>
          <w:rFonts w:ascii="Times New Roman" w:hAnsi="Times New Roman" w:cs="Times New Roman"/>
          <w:color w:val="000000" w:themeColor="text1"/>
          <w:sz w:val="24"/>
          <w:szCs w:val="24"/>
        </w:rPr>
        <w:t xml:space="preserve">TRYX analysis, we </w:t>
      </w:r>
      <w:r w:rsidR="003F3207" w:rsidRPr="00454C7F">
        <w:rPr>
          <w:rFonts w:ascii="Times New Roman" w:hAnsi="Times New Roman" w:cs="Times New Roman"/>
          <w:color w:val="000000" w:themeColor="text1"/>
          <w:sz w:val="24"/>
          <w:szCs w:val="24"/>
        </w:rPr>
        <w:t xml:space="preserve">tested </w:t>
      </w:r>
      <w:r w:rsidR="00A83841" w:rsidRPr="00454C7F">
        <w:rPr>
          <w:rFonts w:ascii="Times New Roman" w:hAnsi="Times New Roman" w:cs="Times New Roman"/>
          <w:color w:val="000000" w:themeColor="text1"/>
          <w:sz w:val="24"/>
          <w:szCs w:val="24"/>
        </w:rPr>
        <w:t xml:space="preserve">four </w:t>
      </w:r>
      <w:r w:rsidR="003F3207" w:rsidRPr="00454C7F">
        <w:rPr>
          <w:rFonts w:ascii="Times New Roman" w:hAnsi="Times New Roman" w:cs="Times New Roman"/>
          <w:color w:val="000000" w:themeColor="text1"/>
          <w:sz w:val="24"/>
          <w:szCs w:val="24"/>
        </w:rPr>
        <w:t xml:space="preserve">independent </w:t>
      </w:r>
      <w:r w:rsidR="00A83841" w:rsidRPr="00454C7F">
        <w:rPr>
          <w:rFonts w:ascii="Times New Roman" w:hAnsi="Times New Roman" w:cs="Times New Roman"/>
          <w:color w:val="000000" w:themeColor="text1"/>
          <w:sz w:val="24"/>
          <w:szCs w:val="24"/>
        </w:rPr>
        <w:t xml:space="preserve">exposure-outcome </w:t>
      </w:r>
      <w:r w:rsidR="003F3207" w:rsidRPr="00454C7F">
        <w:rPr>
          <w:rFonts w:ascii="Times New Roman" w:hAnsi="Times New Roman" w:cs="Times New Roman"/>
          <w:color w:val="000000" w:themeColor="text1"/>
          <w:sz w:val="24"/>
          <w:szCs w:val="24"/>
        </w:rPr>
        <w:t>hypotheses</w:t>
      </w:r>
      <w:r w:rsidR="00A83841" w:rsidRPr="00454C7F">
        <w:rPr>
          <w:rFonts w:ascii="Times New Roman" w:hAnsi="Times New Roman" w:cs="Times New Roman"/>
          <w:color w:val="000000" w:themeColor="text1"/>
          <w:sz w:val="24"/>
          <w:szCs w:val="24"/>
        </w:rPr>
        <w:t>. For each analysis we</w:t>
      </w:r>
      <w:r w:rsidR="008A5D24"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xml:space="preserve"> a) obtain MR estimates of the exposure-outcome causal relationship and detect outlier instruments; b) identify putative novel influences (candidate traits) on the outcome trait based on their associations with outlier variants</w:t>
      </w:r>
      <w:r w:rsidR="00A505C8" w:rsidRPr="00454C7F">
        <w:rPr>
          <w:rFonts w:ascii="Times New Roman" w:hAnsi="Times New Roman" w:cs="Times New Roman"/>
          <w:color w:val="000000" w:themeColor="text1"/>
          <w:sz w:val="24"/>
          <w:szCs w:val="24"/>
        </w:rPr>
        <w:t xml:space="preserve"> (Table 1</w:t>
      </w:r>
      <w:r w:rsidR="002D75F3" w:rsidRPr="00454C7F">
        <w:rPr>
          <w:rFonts w:ascii="Times New Roman" w:hAnsi="Times New Roman" w:cs="Times New Roman"/>
          <w:color w:val="000000" w:themeColor="text1"/>
          <w:sz w:val="24"/>
          <w:szCs w:val="24"/>
        </w:rPr>
        <w:t>; Supplementary Table S2</w:t>
      </w:r>
      <w:r w:rsidR="00A505C8"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c) adjust the original SNP-outcome estimates for the putative influences operating through the candidate traits</w:t>
      </w:r>
      <w:r w:rsidR="00A505C8" w:rsidRPr="00454C7F">
        <w:rPr>
          <w:rFonts w:ascii="Times New Roman" w:hAnsi="Times New Roman" w:cs="Times New Roman"/>
          <w:color w:val="000000" w:themeColor="text1"/>
          <w:sz w:val="24"/>
          <w:szCs w:val="24"/>
        </w:rPr>
        <w:t xml:space="preserve"> (Table 2)</w:t>
      </w:r>
      <w:r w:rsidR="00A83841" w:rsidRPr="00454C7F">
        <w:rPr>
          <w:rFonts w:ascii="Times New Roman" w:hAnsi="Times New Roman" w:cs="Times New Roman"/>
          <w:color w:val="000000" w:themeColor="text1"/>
          <w:sz w:val="24"/>
          <w:szCs w:val="24"/>
        </w:rPr>
        <w:t>; and d) compare the changes in heterogeneity in the MR estimates of the adjusted SNP-outcome effects to standard outlier removal methods</w:t>
      </w:r>
      <w:r w:rsidR="00A505C8" w:rsidRPr="00454C7F">
        <w:rPr>
          <w:rFonts w:ascii="Times New Roman" w:hAnsi="Times New Roman" w:cs="Times New Roman"/>
          <w:color w:val="000000" w:themeColor="text1"/>
          <w:sz w:val="24"/>
          <w:szCs w:val="24"/>
        </w:rPr>
        <w:t xml:space="preserve"> (Figure 4)</w:t>
      </w:r>
      <w:r w:rsidR="00A83841" w:rsidRPr="00454C7F">
        <w:rPr>
          <w:rFonts w:ascii="Times New Roman" w:hAnsi="Times New Roman" w:cs="Times New Roman"/>
          <w:color w:val="000000" w:themeColor="text1"/>
          <w:sz w:val="24"/>
          <w:szCs w:val="24"/>
        </w:rPr>
        <w:t>.</w:t>
      </w:r>
    </w:p>
    <w:p w14:paraId="74A1ED46" w14:textId="6A05069A" w:rsidR="007B26E8" w:rsidRPr="00454C7F" w:rsidRDefault="00125716"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168" w:name="_ku5vohevtub1" w:colFirst="0" w:colLast="0"/>
      <w:bookmarkStart w:id="169" w:name="_25reeqjl57kp" w:colFirst="0" w:colLast="0"/>
      <w:bookmarkEnd w:id="168"/>
      <w:bookmarkEnd w:id="169"/>
      <w:r w:rsidR="007B26E8" w:rsidRPr="00454C7F">
        <w:rPr>
          <w:rFonts w:ascii="Times New Roman" w:hAnsi="Times New Roman" w:cs="Times New Roman"/>
          <w:sz w:val="24"/>
          <w:szCs w:val="24"/>
        </w:rPr>
        <w:t>e</w:t>
      </w:r>
    </w:p>
    <w:p w14:paraId="25CD9AEB" w14:textId="21772F52" w:rsidR="0095536F" w:rsidRPr="00454C7F" w:rsidRDefault="00167105"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w:t>
      </w:r>
      <w:r w:rsidR="0035591B" w:rsidRPr="00454C7F">
        <w:rPr>
          <w:rFonts w:ascii="Times New Roman" w:hAnsi="Times New Roman" w:cs="Times New Roman"/>
          <w:sz w:val="24"/>
          <w:szCs w:val="24"/>
        </w:rPr>
        <w:t xml:space="preserve">lood pressure </w:t>
      </w:r>
      <w:r w:rsidRPr="00454C7F">
        <w:rPr>
          <w:rFonts w:ascii="Times New Roman" w:hAnsi="Times New Roman" w:cs="Times New Roman"/>
          <w:sz w:val="24"/>
          <w:szCs w:val="24"/>
        </w:rPr>
        <w:t xml:space="preserve">is a </w:t>
      </w:r>
      <w:r w:rsidR="004C0055" w:rsidRPr="00454C7F">
        <w:rPr>
          <w:rFonts w:ascii="Times New Roman" w:hAnsi="Times New Roman" w:cs="Times New Roman"/>
          <w:sz w:val="24"/>
          <w:szCs w:val="24"/>
        </w:rPr>
        <w:t>well-established</w:t>
      </w:r>
      <w:r w:rsidRPr="00454C7F">
        <w:rPr>
          <w:rFonts w:ascii="Times New Roman" w:hAnsi="Times New Roman" w:cs="Times New Roman"/>
          <w:sz w:val="24"/>
          <w:szCs w:val="24"/>
        </w:rPr>
        <w:t xml:space="preserve"> </w:t>
      </w:r>
      <w:r w:rsidR="0035591B" w:rsidRPr="00454C7F">
        <w:rPr>
          <w:rFonts w:ascii="Times New Roman" w:hAnsi="Times New Roman" w:cs="Times New Roman"/>
          <w:sz w:val="24"/>
          <w:szCs w:val="24"/>
        </w:rPr>
        <w:t xml:space="preserve">risk </w:t>
      </w:r>
      <w:r w:rsidRPr="00454C7F">
        <w:rPr>
          <w:rFonts w:ascii="Times New Roman" w:hAnsi="Times New Roman" w:cs="Times New Roman"/>
          <w:sz w:val="24"/>
          <w:szCs w:val="24"/>
        </w:rPr>
        <w:t xml:space="preserve">factor for </w:t>
      </w:r>
      <w:r w:rsidR="0035591B" w:rsidRPr="00454C7F">
        <w:rPr>
          <w:rFonts w:ascii="Times New Roman" w:hAnsi="Times New Roman" w:cs="Times New Roman"/>
          <w:sz w:val="24"/>
          <w:szCs w:val="24"/>
        </w:rPr>
        <w:t xml:space="preserve">CHD. </w:t>
      </w:r>
      <w:r w:rsidR="0095536F" w:rsidRPr="00454C7F">
        <w:rPr>
          <w:rFonts w:ascii="Times New Roman" w:hAnsi="Times New Roman" w:cs="Times New Roman"/>
          <w:sz w:val="24"/>
          <w:szCs w:val="24"/>
        </w:rPr>
        <w:t xml:space="preserve">Random effects IVW estimates </w:t>
      </w:r>
      <w:r w:rsidR="002E299C" w:rsidRPr="00454C7F">
        <w:rPr>
          <w:rFonts w:ascii="Times New Roman" w:hAnsi="Times New Roman" w:cs="Times New Roman"/>
          <w:sz w:val="24"/>
          <w:szCs w:val="24"/>
        </w:rPr>
        <w:t xml:space="preserve">indicated that </w:t>
      </w:r>
      <w:r w:rsidR="0095536F" w:rsidRPr="00454C7F">
        <w:rPr>
          <w:rFonts w:ascii="Times New Roman" w:hAnsi="Times New Roman" w:cs="Times New Roman"/>
          <w:sz w:val="24"/>
          <w:szCs w:val="24"/>
        </w:rPr>
        <w:t xml:space="preserve">higher </w:t>
      </w:r>
      <w:r w:rsidR="002E299C" w:rsidRPr="00454C7F">
        <w:rPr>
          <w:rFonts w:ascii="Times New Roman" w:hAnsi="Times New Roman" w:cs="Times New Roman"/>
          <w:sz w:val="24"/>
          <w:szCs w:val="24"/>
        </w:rPr>
        <w:t xml:space="preserve">SBP </w:t>
      </w:r>
      <w:r w:rsidR="00DD778A" w:rsidRPr="00454C7F">
        <w:rPr>
          <w:rFonts w:ascii="Times New Roman" w:hAnsi="Times New Roman" w:cs="Times New Roman"/>
          <w:sz w:val="24"/>
          <w:szCs w:val="24"/>
        </w:rPr>
        <w:t xml:space="preserve">is causally </w:t>
      </w:r>
      <w:r w:rsidR="0095536F" w:rsidRPr="00454C7F">
        <w:rPr>
          <w:rFonts w:ascii="Times New Roman" w:hAnsi="Times New Roman" w:cs="Times New Roman"/>
          <w:sz w:val="24"/>
          <w:szCs w:val="24"/>
        </w:rPr>
        <w:t>associate</w:t>
      </w:r>
      <w:r w:rsidR="00DD778A" w:rsidRPr="00454C7F">
        <w:rPr>
          <w:rFonts w:ascii="Times New Roman" w:hAnsi="Times New Roman" w:cs="Times New Roman"/>
          <w:sz w:val="24"/>
          <w:szCs w:val="24"/>
        </w:rPr>
        <w:t>d</w:t>
      </w:r>
      <w:r w:rsidR="0095536F" w:rsidRPr="00454C7F">
        <w:rPr>
          <w:rFonts w:ascii="Times New Roman" w:hAnsi="Times New Roman" w:cs="Times New Roman"/>
          <w:sz w:val="24"/>
          <w:szCs w:val="24"/>
        </w:rPr>
        <w:t xml:space="preserve"> with higher </w:t>
      </w:r>
      <w:r w:rsidR="002E299C" w:rsidRPr="00454C7F">
        <w:rPr>
          <w:rFonts w:ascii="Times New Roman" w:hAnsi="Times New Roman" w:cs="Times New Roman"/>
          <w:sz w:val="24"/>
          <w:szCs w:val="24"/>
        </w:rPr>
        <w:t>risk of CHD (</w:t>
      </w:r>
      <w:r w:rsidR="004A3FD4" w:rsidRPr="00454C7F">
        <w:rPr>
          <w:rFonts w:ascii="Times New Roman" w:hAnsi="Times New Roman" w:cs="Times New Roman"/>
          <w:sz w:val="24"/>
          <w:szCs w:val="24"/>
        </w:rPr>
        <w:t>Odds ratio [OR] per 1SD</w:t>
      </w:r>
      <w:r w:rsidR="002E299C" w:rsidRPr="00454C7F">
        <w:rPr>
          <w:rFonts w:ascii="Times New Roman" w:hAnsi="Times New Roman" w:cs="Times New Roman"/>
          <w:sz w:val="24"/>
          <w:szCs w:val="24"/>
        </w:rPr>
        <w:t xml:space="preserve">: </w:t>
      </w:r>
      <w:r w:rsidR="004A3FD4" w:rsidRPr="00454C7F">
        <w:rPr>
          <w:rFonts w:ascii="Times New Roman" w:hAnsi="Times New Roman" w:cs="Times New Roman"/>
          <w:sz w:val="24"/>
          <w:szCs w:val="24"/>
        </w:rPr>
        <w:t>1.76</w:t>
      </w:r>
      <w:r w:rsidR="002E299C" w:rsidRPr="00454C7F">
        <w:rPr>
          <w:rFonts w:ascii="Times New Roman" w:hAnsi="Times New Roman" w:cs="Times New Roman"/>
          <w:sz w:val="24"/>
          <w:szCs w:val="24"/>
        </w:rPr>
        <w:t xml:space="preserve">; 95% CI: </w:t>
      </w:r>
      <w:r w:rsidR="004A3FD4" w:rsidRPr="00454C7F">
        <w:rPr>
          <w:rFonts w:ascii="Times New Roman" w:hAnsi="Times New Roman" w:cs="Times New Roman"/>
          <w:sz w:val="24"/>
          <w:szCs w:val="24"/>
        </w:rPr>
        <w:t>1.</w:t>
      </w:r>
      <w:r w:rsidR="00D62DE7" w:rsidRPr="00454C7F">
        <w:rPr>
          <w:rFonts w:ascii="Times New Roman" w:hAnsi="Times New Roman" w:cs="Times New Roman"/>
          <w:sz w:val="24"/>
          <w:szCs w:val="24"/>
        </w:rPr>
        <w:t>47</w:t>
      </w:r>
      <w:r w:rsidR="00943BED"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2.10</w:t>
      </w:r>
      <w:r w:rsidR="002E299C" w:rsidRPr="00454C7F">
        <w:rPr>
          <w:rFonts w:ascii="Times New Roman" w:hAnsi="Times New Roman" w:cs="Times New Roman"/>
          <w:sz w:val="24"/>
          <w:szCs w:val="24"/>
        </w:rPr>
        <w:t>).</w:t>
      </w:r>
      <w:r w:rsidR="0095536F" w:rsidRPr="00454C7F">
        <w:rPr>
          <w:rFonts w:ascii="Times New Roman" w:hAnsi="Times New Roman" w:cs="Times New Roman"/>
          <w:sz w:val="24"/>
          <w:szCs w:val="24"/>
        </w:rPr>
        <w:t xml:space="preserve"> While there was substantial heterogeneity in this estimate (Q=682.7 on 157 SNPs, p=5.</w:t>
      </w:r>
      <w:r w:rsidR="005F2F34" w:rsidRPr="00454C7F">
        <w:rPr>
          <w:rFonts w:ascii="Times New Roman" w:hAnsi="Times New Roman" w:cs="Times New Roman"/>
          <w:sz w:val="24"/>
          <w:szCs w:val="24"/>
        </w:rPr>
        <w:t>74 x 10</w:t>
      </w:r>
      <w:r w:rsidR="0095536F" w:rsidRPr="00454C7F">
        <w:rPr>
          <w:rFonts w:ascii="Times New Roman" w:hAnsi="Times New Roman" w:cs="Times New Roman"/>
          <w:sz w:val="24"/>
          <w:szCs w:val="24"/>
          <w:vertAlign w:val="superscript"/>
        </w:rPr>
        <w:t>-67</w:t>
      </w:r>
      <w:r w:rsidR="0095536F" w:rsidRPr="00454C7F">
        <w:rPr>
          <w:rFonts w:ascii="Times New Roman" w:hAnsi="Times New Roman" w:cs="Times New Roman"/>
          <w:sz w:val="24"/>
          <w:szCs w:val="24"/>
        </w:rPr>
        <w:t>), the estimates from MR Egger, weighted median and weighted mode methods were consistent (Table 2). Seven</w:t>
      </w:r>
      <w:r w:rsidR="001E1AC0" w:rsidRPr="00454C7F">
        <w:rPr>
          <w:rFonts w:ascii="Times New Roman" w:hAnsi="Times New Roman" w:cs="Times New Roman"/>
          <w:sz w:val="24"/>
          <w:szCs w:val="24"/>
        </w:rPr>
        <w:t xml:space="preserve"> of</w:t>
      </w:r>
      <w:r w:rsidR="0095536F" w:rsidRPr="00454C7F">
        <w:rPr>
          <w:rFonts w:ascii="Times New Roman" w:hAnsi="Times New Roman" w:cs="Times New Roman"/>
          <w:sz w:val="24"/>
          <w:szCs w:val="24"/>
        </w:rPr>
        <w:t xml:space="preserve"> the</w:t>
      </w:r>
      <w:r w:rsidR="001E1AC0" w:rsidRPr="00454C7F">
        <w:rPr>
          <w:rFonts w:ascii="Times New Roman" w:hAnsi="Times New Roman" w:cs="Times New Roman"/>
          <w:sz w:val="24"/>
          <w:szCs w:val="24"/>
        </w:rPr>
        <w:t xml:space="preserve"> 157 SNPs</w:t>
      </w:r>
      <w:r w:rsidR="00F126B6" w:rsidRPr="00454C7F">
        <w:rPr>
          <w:rFonts w:ascii="Times New Roman" w:eastAsia="Calibri" w:hAnsi="Times New Roman" w:cs="Times New Roman"/>
          <w:sz w:val="24"/>
          <w:szCs w:val="24"/>
        </w:rPr>
        <w:t xml:space="preserve"> </w:t>
      </w:r>
      <w:r w:rsidR="001E1AC0" w:rsidRPr="00454C7F">
        <w:rPr>
          <w:rFonts w:ascii="Times New Roman" w:hAnsi="Times New Roman" w:cs="Times New Roman"/>
          <w:sz w:val="24"/>
          <w:szCs w:val="24"/>
        </w:rPr>
        <w:t xml:space="preserve">were </w:t>
      </w:r>
      <w:r w:rsidR="005F5C77" w:rsidRPr="00454C7F">
        <w:rPr>
          <w:rFonts w:ascii="Times New Roman" w:hAnsi="Times New Roman" w:cs="Times New Roman"/>
          <w:sz w:val="24"/>
          <w:szCs w:val="24"/>
        </w:rPr>
        <w:t>detected</w:t>
      </w:r>
      <w:r w:rsidR="001E1AC0" w:rsidRPr="00454C7F">
        <w:rPr>
          <w:rFonts w:ascii="Times New Roman" w:hAnsi="Times New Roman" w:cs="Times New Roman"/>
          <w:sz w:val="24"/>
          <w:szCs w:val="24"/>
        </w:rPr>
        <w:t xml:space="preserve"> as </w:t>
      </w:r>
      <w:r w:rsidR="007442ED" w:rsidRPr="00454C7F">
        <w:rPr>
          <w:rFonts w:ascii="Times New Roman" w:hAnsi="Times New Roman" w:cs="Times New Roman"/>
          <w:sz w:val="24"/>
          <w:szCs w:val="24"/>
        </w:rPr>
        <w:t xml:space="preserve">strong </w:t>
      </w:r>
      <w:r w:rsidR="001E1AC0" w:rsidRPr="00454C7F">
        <w:rPr>
          <w:rFonts w:ascii="Times New Roman" w:hAnsi="Times New Roman" w:cs="Times New Roman"/>
          <w:sz w:val="24"/>
          <w:szCs w:val="24"/>
        </w:rPr>
        <w:t>outliers</w:t>
      </w:r>
      <w:r w:rsidR="004A3FD4" w:rsidRPr="00454C7F">
        <w:rPr>
          <w:rFonts w:ascii="Times New Roman" w:hAnsi="Times New Roman" w:cs="Times New Roman"/>
          <w:sz w:val="24"/>
          <w:szCs w:val="24"/>
        </w:rPr>
        <w:t xml:space="preserve"> based on Q statistics</w:t>
      </w:r>
      <w:r w:rsidR="001E1AC0"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We identified 69</w:t>
      </w:r>
      <w:r w:rsidR="00934664" w:rsidRPr="00454C7F">
        <w:rPr>
          <w:rFonts w:ascii="Times New Roman" w:hAnsi="Times New Roman" w:cs="Times New Roman"/>
          <w:sz w:val="24"/>
          <w:szCs w:val="24"/>
        </w:rPr>
        <w:t xml:space="preserve"> </w:t>
      </w:r>
      <w:r w:rsidR="005F5C77" w:rsidRPr="00454C7F">
        <w:rPr>
          <w:rFonts w:ascii="Times New Roman" w:hAnsi="Times New Roman" w:cs="Times New Roman"/>
          <w:sz w:val="24"/>
          <w:szCs w:val="24"/>
        </w:rPr>
        <w:t xml:space="preserve">candidate traits that were associated with </w:t>
      </w:r>
      <w:r w:rsidR="004C63A3" w:rsidRPr="00454C7F">
        <w:rPr>
          <w:rFonts w:ascii="Times New Roman" w:hAnsi="Times New Roman" w:cs="Times New Roman"/>
          <w:sz w:val="24"/>
          <w:szCs w:val="24"/>
        </w:rPr>
        <w:t xml:space="preserve">these </w:t>
      </w:r>
      <w:r w:rsidR="005F5C77" w:rsidRPr="00454C7F">
        <w:rPr>
          <w:rFonts w:ascii="Times New Roman" w:hAnsi="Times New Roman" w:cs="Times New Roman"/>
          <w:sz w:val="24"/>
          <w:szCs w:val="24"/>
        </w:rPr>
        <w:t>outliers</w:t>
      </w:r>
      <w:r w:rsidR="004C63A3" w:rsidRPr="00454C7F">
        <w:rPr>
          <w:rFonts w:ascii="Times New Roman" w:hAnsi="Times New Roman" w:cs="Times New Roman"/>
          <w:sz w:val="24"/>
          <w:szCs w:val="24"/>
        </w:rPr>
        <w:t xml:space="preserve"> (p &lt; </w:t>
      </w:r>
      <w:r w:rsidR="005F2F34" w:rsidRPr="00454C7F">
        <w:rPr>
          <w:rFonts w:ascii="Times New Roman" w:hAnsi="Times New Roman" w:cs="Times New Roman"/>
          <w:sz w:val="24"/>
          <w:szCs w:val="24"/>
        </w:rPr>
        <w:t>5 x 10</w:t>
      </w:r>
      <w:r w:rsidR="004C63A3" w:rsidRPr="00454C7F">
        <w:rPr>
          <w:rFonts w:ascii="Times New Roman" w:hAnsi="Times New Roman" w:cs="Times New Roman"/>
          <w:sz w:val="24"/>
          <w:szCs w:val="24"/>
          <w:vertAlign w:val="superscript"/>
        </w:rPr>
        <w:t>-8</w:t>
      </w:r>
      <w:r w:rsidR="004C63A3" w:rsidRPr="00454C7F">
        <w:rPr>
          <w:rFonts w:ascii="Times New Roman" w:hAnsi="Times New Roman" w:cs="Times New Roman"/>
          <w:sz w:val="24"/>
          <w:szCs w:val="24"/>
        </w:rPr>
        <w:t>)</w:t>
      </w:r>
      <w:r w:rsidR="005F5C77"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 xml:space="preserve">We </w:t>
      </w:r>
      <w:r w:rsidR="00D16861" w:rsidRPr="00454C7F">
        <w:rPr>
          <w:rFonts w:ascii="Times New Roman" w:hAnsi="Times New Roman" w:cs="Times New Roman"/>
          <w:sz w:val="24"/>
          <w:szCs w:val="24"/>
        </w:rPr>
        <w:t xml:space="preserve">manually removed redundant </w:t>
      </w:r>
      <w:r w:rsidR="004F4816" w:rsidRPr="00454C7F">
        <w:rPr>
          <w:rFonts w:ascii="Times New Roman" w:hAnsi="Times New Roman" w:cs="Times New Roman"/>
          <w:sz w:val="24"/>
          <w:szCs w:val="24"/>
        </w:rPr>
        <w:t>traits and traits that are similar to the exposure and the outcome (e.g. high blood pressure).</w:t>
      </w:r>
      <w:r w:rsidR="00346254" w:rsidRPr="00454C7F">
        <w:rPr>
          <w:rFonts w:ascii="Times New Roman" w:hAnsi="Times New Roman" w:cs="Times New Roman"/>
          <w:sz w:val="24"/>
          <w:szCs w:val="24"/>
        </w:rPr>
        <w:t xml:space="preserve"> </w:t>
      </w:r>
      <w:r w:rsidR="00472365" w:rsidRPr="00454C7F">
        <w:rPr>
          <w:rFonts w:ascii="Times New Roman" w:hAnsi="Times New Roman" w:cs="Times New Roman"/>
          <w:sz w:val="24"/>
          <w:szCs w:val="24"/>
        </w:rPr>
        <w:t xml:space="preserve">Among the candidate traits, 15 were putatively causally associated with the risk of CHD (Figure </w:t>
      </w:r>
      <w:r w:rsidR="009F6A1B" w:rsidRPr="00454C7F">
        <w:rPr>
          <w:rFonts w:ascii="Times New Roman" w:hAnsi="Times New Roman" w:cs="Times New Roman"/>
          <w:sz w:val="24"/>
          <w:szCs w:val="24"/>
        </w:rPr>
        <w:t>3A</w:t>
      </w:r>
      <w:r w:rsidR="00472365" w:rsidRPr="00454C7F">
        <w:rPr>
          <w:rFonts w:ascii="Times New Roman" w:hAnsi="Times New Roman" w:cs="Times New Roman"/>
          <w:sz w:val="24"/>
          <w:szCs w:val="24"/>
        </w:rPr>
        <w:t xml:space="preserve">). </w:t>
      </w:r>
      <w:r w:rsidR="00DB085B" w:rsidRPr="00454C7F">
        <w:rPr>
          <w:rFonts w:ascii="Times New Roman" w:hAnsi="Times New Roman" w:cs="Times New Roman"/>
          <w:sz w:val="24"/>
          <w:szCs w:val="24"/>
        </w:rPr>
        <w:t>A</w:t>
      </w:r>
      <w:r w:rsidR="009570A5" w:rsidRPr="00454C7F">
        <w:rPr>
          <w:rFonts w:ascii="Times New Roman" w:hAnsi="Times New Roman" w:cs="Times New Roman"/>
          <w:sz w:val="24"/>
          <w:szCs w:val="24"/>
        </w:rPr>
        <w:t xml:space="preserve">fter </w:t>
      </w:r>
      <w:r w:rsidR="00477424" w:rsidRPr="00454C7F">
        <w:rPr>
          <w:rFonts w:ascii="Times New Roman" w:hAnsi="Times New Roman" w:cs="Times New Roman"/>
          <w:sz w:val="24"/>
          <w:szCs w:val="24"/>
        </w:rPr>
        <w:t xml:space="preserve">we </w:t>
      </w:r>
      <w:r w:rsidR="009570A5" w:rsidRPr="00454C7F">
        <w:rPr>
          <w:rFonts w:ascii="Times New Roman" w:hAnsi="Times New Roman" w:cs="Times New Roman"/>
          <w:sz w:val="24"/>
          <w:szCs w:val="24"/>
        </w:rPr>
        <w:t>applied LASSO regression</w:t>
      </w:r>
      <w:r w:rsidR="00DB085B" w:rsidRPr="00454C7F">
        <w:rPr>
          <w:rFonts w:ascii="Times New Roman" w:hAnsi="Times New Roman" w:cs="Times New Roman"/>
          <w:sz w:val="24"/>
          <w:szCs w:val="24"/>
        </w:rPr>
        <w:t>, 6 traits remained</w:t>
      </w:r>
      <w:r w:rsidR="00D6414C" w:rsidRPr="00454C7F">
        <w:rPr>
          <w:rFonts w:ascii="Times New Roman" w:hAnsi="Times New Roman" w:cs="Times New Roman"/>
          <w:sz w:val="24"/>
          <w:szCs w:val="24"/>
        </w:rPr>
        <w:t xml:space="preserve"> (Table 1)</w:t>
      </w:r>
      <w:r w:rsidR="00DB085B" w:rsidRPr="00454C7F">
        <w:rPr>
          <w:rFonts w:ascii="Times New Roman" w:hAnsi="Times New Roman" w:cs="Times New Roman"/>
          <w:sz w:val="24"/>
          <w:szCs w:val="24"/>
        </w:rPr>
        <w:t>:</w:t>
      </w:r>
      <w:r w:rsidR="009570A5"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A</w:t>
      </w:r>
      <w:r w:rsidR="004F4816" w:rsidRPr="00454C7F">
        <w:rPr>
          <w:rFonts w:ascii="Times New Roman" w:hAnsi="Times New Roman" w:cs="Times New Roman"/>
          <w:sz w:val="24"/>
          <w:szCs w:val="24"/>
        </w:rPr>
        <w:t>nthropometric measures (e.g. height), lipid</w:t>
      </w:r>
      <w:r w:rsidR="00346254" w:rsidRPr="00454C7F">
        <w:rPr>
          <w:rFonts w:ascii="Times New Roman" w:hAnsi="Times New Roman" w:cs="Times New Roman"/>
          <w:sz w:val="24"/>
          <w:szCs w:val="24"/>
        </w:rPr>
        <w:t xml:space="preserve"> levels</w:t>
      </w:r>
      <w:r w:rsidR="004F4816" w:rsidRPr="00454C7F">
        <w:rPr>
          <w:rFonts w:ascii="Times New Roman" w:hAnsi="Times New Roman" w:cs="Times New Roman"/>
          <w:sz w:val="24"/>
          <w:szCs w:val="24"/>
        </w:rPr>
        <w:t xml:space="preserve"> (e.g. cholesterol level), and self-reported ibuprofen use</w:t>
      </w:r>
      <w:r w:rsidR="00346254" w:rsidRPr="00454C7F">
        <w:rPr>
          <w:rFonts w:ascii="Times New Roman" w:hAnsi="Times New Roman" w:cs="Times New Roman"/>
          <w:sz w:val="24"/>
          <w:szCs w:val="24"/>
        </w:rPr>
        <w:t xml:space="preserve"> were amongst the candidate traits that associated with CHD, </w:t>
      </w:r>
      <w:r w:rsidR="00D734F2" w:rsidRPr="00454C7F">
        <w:rPr>
          <w:rFonts w:ascii="Times New Roman" w:hAnsi="Times New Roman" w:cs="Times New Roman"/>
          <w:sz w:val="24"/>
          <w:szCs w:val="24"/>
        </w:rPr>
        <w:t xml:space="preserve">which were </w:t>
      </w:r>
      <w:r w:rsidR="00346254" w:rsidRPr="00454C7F">
        <w:rPr>
          <w:rFonts w:ascii="Times New Roman" w:hAnsi="Times New Roman" w:cs="Times New Roman"/>
          <w:sz w:val="24"/>
          <w:szCs w:val="24"/>
        </w:rPr>
        <w:t xml:space="preserve">uncovered due to </w:t>
      </w:r>
      <w:r w:rsidR="00F9716E" w:rsidRPr="00454C7F">
        <w:rPr>
          <w:rFonts w:ascii="Times New Roman" w:hAnsi="Times New Roman" w:cs="Times New Roman"/>
          <w:sz w:val="24"/>
          <w:szCs w:val="24"/>
        </w:rPr>
        <w:t xml:space="preserve">two outliers (rs3184504 </w:t>
      </w:r>
      <w:r w:rsidR="00751A59" w:rsidRPr="00454C7F">
        <w:rPr>
          <w:rFonts w:ascii="Times New Roman" w:hAnsi="Times New Roman" w:cs="Times New Roman"/>
          <w:sz w:val="24"/>
          <w:szCs w:val="24"/>
        </w:rPr>
        <w:t xml:space="preserve">near </w:t>
      </w:r>
      <w:r w:rsidR="00751A59" w:rsidRPr="00454C7F">
        <w:rPr>
          <w:rFonts w:ascii="Times New Roman" w:hAnsi="Times New Roman" w:cs="Times New Roman"/>
          <w:i/>
          <w:sz w:val="24"/>
          <w:szCs w:val="24"/>
        </w:rPr>
        <w:t>SH2B3</w:t>
      </w:r>
      <w:r w:rsidR="00751A59" w:rsidRPr="00454C7F">
        <w:rPr>
          <w:rFonts w:ascii="Times New Roman" w:hAnsi="Times New Roman" w:cs="Times New Roman"/>
          <w:sz w:val="24"/>
          <w:szCs w:val="24"/>
        </w:rPr>
        <w:t xml:space="preserve"> </w:t>
      </w:r>
      <w:r w:rsidR="00F9716E" w:rsidRPr="00454C7F">
        <w:rPr>
          <w:rFonts w:ascii="Times New Roman" w:hAnsi="Times New Roman" w:cs="Times New Roman"/>
          <w:sz w:val="24"/>
          <w:szCs w:val="24"/>
        </w:rPr>
        <w:t>and rs9349279</w:t>
      </w:r>
      <w:r w:rsidR="00751A59" w:rsidRPr="00454C7F">
        <w:rPr>
          <w:rFonts w:ascii="Times New Roman" w:hAnsi="Times New Roman" w:cs="Times New Roman"/>
          <w:sz w:val="24"/>
          <w:szCs w:val="24"/>
        </w:rPr>
        <w:t xml:space="preserve"> near </w:t>
      </w:r>
      <w:r w:rsidR="00751A59" w:rsidRPr="00454C7F">
        <w:rPr>
          <w:rFonts w:ascii="Times New Roman" w:hAnsi="Times New Roman" w:cs="Times New Roman"/>
          <w:i/>
          <w:sz w:val="24"/>
          <w:szCs w:val="24"/>
        </w:rPr>
        <w:t>PHACTR</w:t>
      </w:r>
      <w:r w:rsidR="00F9716E" w:rsidRPr="00454C7F">
        <w:rPr>
          <w:rFonts w:ascii="Times New Roman" w:hAnsi="Times New Roman" w:cs="Times New Roman"/>
          <w:sz w:val="24"/>
          <w:szCs w:val="24"/>
        </w:rPr>
        <w:t>)</w:t>
      </w:r>
      <w:r w:rsidR="005F5C77"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p>
    <w:p w14:paraId="7CBB2597" w14:textId="77777777" w:rsidR="0095536F" w:rsidRPr="00454C7F" w:rsidRDefault="0095536F" w:rsidP="00454C7F">
      <w:pPr>
        <w:spacing w:line="480" w:lineRule="auto"/>
        <w:jc w:val="both"/>
        <w:rPr>
          <w:rFonts w:ascii="Times New Roman" w:hAnsi="Times New Roman" w:cs="Times New Roman"/>
          <w:sz w:val="24"/>
          <w:szCs w:val="24"/>
        </w:rPr>
      </w:pPr>
    </w:p>
    <w:p w14:paraId="473B0A99" w14:textId="45451993" w:rsidR="00346254" w:rsidRPr="00454C7F" w:rsidRDefault="0095536F"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w:t>
      </w:r>
      <w:r w:rsidR="00266825" w:rsidRPr="00454C7F">
        <w:rPr>
          <w:rFonts w:ascii="Times New Roman" w:hAnsi="Times New Roman" w:cs="Times New Roman"/>
          <w:sz w:val="24"/>
          <w:szCs w:val="24"/>
        </w:rPr>
        <w:t>next adjusted the</w:t>
      </w:r>
      <w:r w:rsidR="00CF31C1" w:rsidRPr="00454C7F">
        <w:rPr>
          <w:rFonts w:ascii="Times New Roman" w:hAnsi="Times New Roman" w:cs="Times New Roman"/>
          <w:sz w:val="24"/>
          <w:szCs w:val="24"/>
        </w:rPr>
        <w:t xml:space="preserve"> </w:t>
      </w:r>
      <w:r w:rsidR="007A71AA" w:rsidRPr="00454C7F">
        <w:rPr>
          <w:rFonts w:ascii="Times New Roman" w:hAnsi="Times New Roman" w:cs="Times New Roman"/>
          <w:sz w:val="24"/>
          <w:szCs w:val="24"/>
        </w:rPr>
        <w:t>exposure</w:t>
      </w:r>
      <w:r w:rsidR="00266825" w:rsidRPr="00454C7F">
        <w:rPr>
          <w:rFonts w:ascii="Times New Roman" w:hAnsi="Times New Roman" w:cs="Times New Roman"/>
          <w:sz w:val="24"/>
          <w:szCs w:val="24"/>
        </w:rPr>
        <w:t>-outcome</w:t>
      </w:r>
      <w:r w:rsidR="00136AA2" w:rsidRPr="00454C7F">
        <w:rPr>
          <w:rFonts w:ascii="Times New Roman" w:hAnsi="Times New Roman" w:cs="Times New Roman"/>
          <w:sz w:val="24"/>
          <w:szCs w:val="24"/>
        </w:rPr>
        <w:t xml:space="preserve"> association</w:t>
      </w:r>
      <w:r w:rsidR="00266825" w:rsidRPr="00454C7F">
        <w:rPr>
          <w:rFonts w:ascii="Times New Roman" w:hAnsi="Times New Roman" w:cs="Times New Roman"/>
          <w:sz w:val="24"/>
          <w:szCs w:val="24"/>
        </w:rPr>
        <w:t xml:space="preserve"> for </w:t>
      </w:r>
      <w:r w:rsidR="009E1F63" w:rsidRPr="00454C7F">
        <w:rPr>
          <w:rFonts w:ascii="Times New Roman" w:hAnsi="Times New Roman" w:cs="Times New Roman"/>
          <w:sz w:val="24"/>
          <w:szCs w:val="24"/>
        </w:rPr>
        <w:t xml:space="preserve">the detected pleiotropic </w:t>
      </w:r>
      <w:r w:rsidR="0006584C" w:rsidRPr="00454C7F">
        <w:rPr>
          <w:rFonts w:ascii="Times New Roman" w:hAnsi="Times New Roman" w:cs="Times New Roman"/>
          <w:sz w:val="24"/>
          <w:szCs w:val="24"/>
        </w:rPr>
        <w:t>pathways and</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obtained an adjusted IVW estimate. The</w:t>
      </w:r>
      <w:r w:rsidR="00D6414C" w:rsidRPr="00454C7F">
        <w:rPr>
          <w:rFonts w:ascii="Times New Roman" w:hAnsi="Times New Roman" w:cs="Times New Roman"/>
          <w:sz w:val="24"/>
          <w:szCs w:val="24"/>
        </w:rPr>
        <w:t xml:space="preserve"> total</w:t>
      </w:r>
      <w:r w:rsidR="00CF31C1" w:rsidRPr="00454C7F">
        <w:rPr>
          <w:rFonts w:ascii="Times New Roman" w:hAnsi="Times New Roman" w:cs="Times New Roman"/>
          <w:sz w:val="24"/>
          <w:szCs w:val="24"/>
        </w:rPr>
        <w:t xml:space="preserve"> heterogeneity, based on adjusting </w:t>
      </w:r>
      <w:r w:rsidR="00D6414C" w:rsidRPr="00454C7F">
        <w:rPr>
          <w:rFonts w:ascii="Times New Roman" w:hAnsi="Times New Roman" w:cs="Times New Roman"/>
          <w:sz w:val="24"/>
          <w:szCs w:val="24"/>
        </w:rPr>
        <w:t xml:space="preserve">only </w:t>
      </w:r>
      <w:r w:rsidR="00CF31C1" w:rsidRPr="00454C7F">
        <w:rPr>
          <w:rFonts w:ascii="Times New Roman" w:hAnsi="Times New Roman" w:cs="Times New Roman"/>
          <w:sz w:val="24"/>
          <w:szCs w:val="24"/>
        </w:rPr>
        <w:t>these two of 157 SNP</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 xml:space="preserve">effects, </w:t>
      </w:r>
      <w:r w:rsidR="00D734F2" w:rsidRPr="00454C7F">
        <w:rPr>
          <w:rFonts w:ascii="Times New Roman" w:hAnsi="Times New Roman" w:cs="Times New Roman"/>
          <w:sz w:val="24"/>
          <w:szCs w:val="24"/>
        </w:rPr>
        <w:t xml:space="preserve">was </w:t>
      </w:r>
      <w:r w:rsidR="00CF31C1" w:rsidRPr="00454C7F">
        <w:rPr>
          <w:rFonts w:ascii="Times New Roman" w:hAnsi="Times New Roman" w:cs="Times New Roman"/>
          <w:sz w:val="24"/>
          <w:szCs w:val="24"/>
        </w:rPr>
        <w:t>reduced by 17%</w:t>
      </w:r>
      <w:r w:rsidR="002460D9"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Q=567.6)</w:t>
      </w:r>
      <w:r w:rsidR="00CF31C1" w:rsidRPr="00454C7F">
        <w:rPr>
          <w:rFonts w:ascii="Times New Roman" w:hAnsi="Times New Roman" w:cs="Times New Roman"/>
          <w:sz w:val="24"/>
          <w:szCs w:val="24"/>
        </w:rPr>
        <w:t>. The effect estimate remained consistent with the original estimate, as did the IVW estimates when removing all outliers, or just outliers known to associate with candidate traits</w:t>
      </w:r>
      <w:r w:rsidR="00FD4E02" w:rsidRPr="00454C7F">
        <w:rPr>
          <w:rFonts w:ascii="Times New Roman" w:hAnsi="Times New Roman" w:cs="Times New Roman"/>
          <w:sz w:val="24"/>
          <w:szCs w:val="24"/>
        </w:rPr>
        <w:t xml:space="preserve"> that associated with the outcome</w:t>
      </w:r>
      <w:r w:rsidR="00CF31C1"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However, the width of the confidence interval was substantial</w:t>
      </w:r>
      <w:r w:rsidR="00CF31C1" w:rsidRPr="00454C7F">
        <w:rPr>
          <w:rFonts w:ascii="Times New Roman" w:hAnsi="Times New Roman" w:cs="Times New Roman"/>
          <w:sz w:val="24"/>
          <w:szCs w:val="24"/>
        </w:rPr>
        <w:t>ly larger (including the null) after removing outliers known to associate with candidate traits</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1 OR per SD</w:t>
      </w:r>
      <w:r w:rsidR="00346254"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w:t>
      </w:r>
      <w:r w:rsidR="00930793" w:rsidRPr="00454C7F">
        <w:rPr>
          <w:rFonts w:ascii="Times New Roman" w:hAnsi="Times New Roman" w:cs="Times New Roman"/>
          <w:sz w:val="24"/>
          <w:szCs w:val="24"/>
        </w:rPr>
        <w:t>80</w:t>
      </w:r>
      <w:r w:rsidR="00346254" w:rsidRPr="00454C7F">
        <w:rPr>
          <w:rFonts w:ascii="Times New Roman" w:hAnsi="Times New Roman" w:cs="Times New Roman"/>
          <w:sz w:val="24"/>
          <w:szCs w:val="24"/>
        </w:rPr>
        <w:t xml:space="preserve">; 95% CI: </w:t>
      </w:r>
      <w:r w:rsidR="00930793" w:rsidRPr="00454C7F">
        <w:rPr>
          <w:rFonts w:ascii="Times New Roman" w:hAnsi="Times New Roman" w:cs="Times New Roman"/>
          <w:sz w:val="24"/>
          <w:szCs w:val="24"/>
        </w:rPr>
        <w:t>0.56</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5.79</w:t>
      </w:r>
      <w:r w:rsidR="00346254" w:rsidRPr="00454C7F">
        <w:rPr>
          <w:rFonts w:ascii="Times New Roman" w:hAnsi="Times New Roman" w:cs="Times New Roman"/>
          <w:sz w:val="24"/>
          <w:szCs w:val="24"/>
        </w:rPr>
        <w:t>).</w:t>
      </w:r>
      <w:r w:rsidR="00CF31C1" w:rsidRPr="00454C7F">
        <w:rPr>
          <w:rFonts w:ascii="Times New Roman" w:hAnsi="Times New Roman" w:cs="Times New Roman"/>
          <w:sz w:val="24"/>
          <w:szCs w:val="24"/>
        </w:rPr>
        <w:t xml:space="preserve"> </w:t>
      </w:r>
    </w:p>
    <w:p w14:paraId="22B054EE" w14:textId="68BBF9C9" w:rsidR="001C7EA4" w:rsidRPr="00454C7F" w:rsidRDefault="001C7EA4"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1C17B9" w:rsidRPr="00454C7F">
        <w:rPr>
          <w:rFonts w:ascii="Times New Roman" w:hAnsi="Times New Roman" w:cs="Times New Roman"/>
          <w:sz w:val="24"/>
          <w:szCs w:val="24"/>
        </w:rPr>
        <w:t>2</w:t>
      </w:r>
      <w:r w:rsidRPr="00454C7F">
        <w:rPr>
          <w:rFonts w:ascii="Times New Roman" w:hAnsi="Times New Roman" w:cs="Times New Roman"/>
          <w:sz w:val="24"/>
          <w:szCs w:val="24"/>
        </w:rPr>
        <w:t>: Urate and coronary heart disease</w:t>
      </w:r>
    </w:p>
    <w:p w14:paraId="61B6E4A2" w14:textId="6C83CA42"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w:t>
      </w:r>
      <w:r w:rsidR="000A2E02" w:rsidRPr="00454C7F">
        <w:rPr>
          <w:rFonts w:ascii="Times New Roman" w:hAnsi="Times New Roman" w:cs="Times New Roman"/>
          <w:sz w:val="24"/>
          <w:szCs w:val="24"/>
        </w:rPr>
        <w:t xml:space="preserve"> Several MR studies have investigated</w:t>
      </w:r>
      <w:r w:rsidRPr="00454C7F">
        <w:rPr>
          <w:rFonts w:ascii="Times New Roman" w:hAnsi="Times New Roman" w:cs="Times New Roman"/>
          <w:sz w:val="24"/>
          <w:szCs w:val="24"/>
        </w:rPr>
        <w:t xml:space="preserve"> the i</w:t>
      </w:r>
      <w:r w:rsidR="000A2E02" w:rsidRPr="00454C7F">
        <w:rPr>
          <w:rFonts w:ascii="Times New Roman" w:hAnsi="Times New Roman" w:cs="Times New Roman"/>
          <w:sz w:val="24"/>
          <w:szCs w:val="24"/>
        </w:rPr>
        <w:t xml:space="preserve">nflated effect of urate on CHD, which </w:t>
      </w:r>
      <w:r w:rsidR="008334F4" w:rsidRPr="00454C7F">
        <w:rPr>
          <w:rFonts w:ascii="Times New Roman" w:hAnsi="Times New Roman" w:cs="Times New Roman"/>
          <w:sz w:val="24"/>
          <w:szCs w:val="24"/>
        </w:rPr>
        <w:t xml:space="preserve">appeared to be </w:t>
      </w:r>
      <w:r w:rsidRPr="00454C7F">
        <w:rPr>
          <w:rFonts w:ascii="Times New Roman" w:hAnsi="Times New Roman" w:cs="Times New Roman"/>
          <w:sz w:val="24"/>
          <w:szCs w:val="24"/>
        </w:rPr>
        <w:t xml:space="preserve">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000A2E02" w:rsidRPr="00454C7F">
        <w:rPr>
          <w:rFonts w:ascii="Times New Roman" w:hAnsi="Times New Roman" w:cs="Times New Roman"/>
          <w:sz w:val="24"/>
          <w:szCs w:val="24"/>
        </w:rPr>
        <w:t xml:space="preserve"> </w:t>
      </w:r>
      <w:r w:rsidR="000A2E02"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0A2E02" w:rsidRPr="00454C7F">
        <w:rPr>
          <w:rFonts w:ascii="Times New Roman" w:hAnsi="Times New Roman" w:cs="Times New Roman"/>
          <w:sz w:val="24"/>
          <w:szCs w:val="24"/>
        </w:rPr>
      </w:r>
      <w:r w:rsidR="000A2E02"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30</w:t>
      </w:r>
      <w:r w:rsidR="000A2E02"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1.08</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1.17</w:t>
      </w:r>
      <w:r w:rsidRPr="00454C7F">
        <w:rPr>
          <w:rFonts w:ascii="Times New Roman" w:hAnsi="Times New Roman" w:cs="Times New Roman"/>
          <w:sz w:val="24"/>
          <w:szCs w:val="24"/>
        </w:rPr>
        <w:t xml:space="preserve">), while there was a large intercept in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analysis (intercept = </w:t>
      </w:r>
      <w:r w:rsidR="00D62DE7" w:rsidRPr="00454C7F">
        <w:rPr>
          <w:rFonts w:ascii="Times New Roman" w:hAnsi="Times New Roman" w:cs="Times New Roman"/>
          <w:sz w:val="24"/>
          <w:szCs w:val="24"/>
        </w:rPr>
        <w:t>1.02</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1.03</w:t>
      </w:r>
      <w:r w:rsidRPr="00454C7F">
        <w:rPr>
          <w:rFonts w:ascii="Times New Roman" w:hAnsi="Times New Roman" w:cs="Times New Roman"/>
          <w:sz w:val="24"/>
          <w:szCs w:val="24"/>
        </w:rPr>
        <w:t xml:space="preserve">) with a much-attenuated causal effect estimate (Table 2). The median and mode-based estimates were also consistent with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estimate, indicating weak support for urate having a causal influence on </w:t>
      </w:r>
      <w:r w:rsidR="00AC0561" w:rsidRPr="00454C7F">
        <w:rPr>
          <w:rFonts w:ascii="Times New Roman" w:hAnsi="Times New Roman" w:cs="Times New Roman"/>
          <w:sz w:val="24"/>
          <w:szCs w:val="24"/>
        </w:rPr>
        <w:t>CHD</w:t>
      </w:r>
      <w:r w:rsidRPr="00454C7F">
        <w:rPr>
          <w:rFonts w:ascii="Times New Roman" w:hAnsi="Times New Roman" w:cs="Times New Roman"/>
          <w:sz w:val="24"/>
          <w:szCs w:val="24"/>
        </w:rPr>
        <w:t>.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rs653178, and rs642803 </w:t>
      </w:r>
      <w:r w:rsidR="000150CC" w:rsidRPr="00454C7F">
        <w:rPr>
          <w:rFonts w:ascii="Times New Roman" w:hAnsi="Times New Roman" w:cs="Times New Roman"/>
          <w:sz w:val="24"/>
          <w:szCs w:val="24"/>
        </w:rPr>
        <w:t>were</w:t>
      </w:r>
      <w:r w:rsidRPr="00454C7F">
        <w:rPr>
          <w:rFonts w:ascii="Times New Roman" w:hAnsi="Times New Roman" w:cs="Times New Roman"/>
          <w:sz w:val="24"/>
          <w:szCs w:val="24"/>
        </w:rPr>
        <w:t xml:space="preserve"> associated with 14 traits that had conditionally independent influences on the outcome (Figure </w:t>
      </w:r>
      <w:r w:rsidR="00927141" w:rsidRPr="00454C7F">
        <w:rPr>
          <w:rFonts w:ascii="Times New Roman" w:hAnsi="Times New Roman" w:cs="Times New Roman"/>
          <w:sz w:val="24"/>
          <w:szCs w:val="24"/>
        </w:rPr>
        <w:t>3B</w:t>
      </w:r>
      <w:r w:rsidRPr="00454C7F">
        <w:rPr>
          <w:rFonts w:ascii="Times New Roman" w:hAnsi="Times New Roman" w:cs="Times New Roman"/>
          <w:sz w:val="24"/>
          <w:szCs w:val="24"/>
        </w:rPr>
        <w:t>), including anthropometric measures (e.g. hip circumference), cholesterol levels, diagnosis of thyroid disease, and smoking status.</w:t>
      </w:r>
    </w:p>
    <w:p w14:paraId="406E0134" w14:textId="77777777" w:rsidR="001C7EA4" w:rsidRPr="00454C7F" w:rsidRDefault="001C7EA4" w:rsidP="00454C7F">
      <w:pPr>
        <w:spacing w:line="480" w:lineRule="auto"/>
        <w:jc w:val="both"/>
        <w:rPr>
          <w:rFonts w:ascii="Times New Roman" w:hAnsi="Times New Roman" w:cs="Times New Roman"/>
          <w:sz w:val="24"/>
          <w:szCs w:val="24"/>
        </w:rPr>
      </w:pPr>
    </w:p>
    <w:p w14:paraId="57310660" w14:textId="07701948"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1.05</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1.01</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lastRenderedPageBreak/>
        <w:t>1</w:t>
      </w:r>
      <w:r w:rsidRPr="00454C7F">
        <w:rPr>
          <w:rFonts w:ascii="Times New Roman" w:hAnsi="Times New Roman" w:cs="Times New Roman"/>
          <w:sz w:val="24"/>
          <w:szCs w:val="24"/>
        </w:rPr>
        <w:t>.10 and</w:t>
      </w:r>
      <w:r w:rsidR="00C81CE4" w:rsidRPr="00454C7F">
        <w:rPr>
          <w:rFonts w:ascii="Times New Roman" w:hAnsi="Times New Roman" w:cs="Times New Roman"/>
          <w:sz w:val="24"/>
          <w:szCs w:val="24"/>
        </w:rPr>
        <w:t xml:space="preserve"> OR per 1 SD</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95% CIs: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1.12</w:t>
      </w:r>
      <w:r w:rsidRPr="00454C7F">
        <w:rPr>
          <w:rFonts w:ascii="Times New Roman" w:hAnsi="Times New Roman" w:cs="Times New Roman"/>
          <w:sz w:val="24"/>
          <w:szCs w:val="24"/>
        </w:rPr>
        <w:t>, respectively, Table 2). The adjustment model</w:t>
      </w:r>
      <w:r w:rsidR="00582135" w:rsidRPr="00454C7F">
        <w:rPr>
          <w:rFonts w:ascii="Times New Roman" w:hAnsi="Times New Roman" w:cs="Times New Roman"/>
          <w:sz w:val="24"/>
          <w:szCs w:val="24"/>
        </w:rPr>
        <w:t xml:space="preserve"> also</w:t>
      </w:r>
      <w:r w:rsidRPr="00454C7F">
        <w:rPr>
          <w:rFonts w:ascii="Times New Roman" w:hAnsi="Times New Roman" w:cs="Times New Roman"/>
          <w:sz w:val="24"/>
          <w:szCs w:val="24"/>
        </w:rPr>
        <w:t xml:space="preserve"> indicated an attenuated IVW estimate</w:t>
      </w:r>
      <w:r w:rsidR="00582135" w:rsidRPr="00454C7F">
        <w:rPr>
          <w:rFonts w:ascii="Times New Roman" w:hAnsi="Times New Roman" w:cs="Times New Roman"/>
          <w:sz w:val="24"/>
          <w:szCs w:val="24"/>
        </w:rPr>
        <w:t xml:space="preserve"> </w:t>
      </w:r>
      <w:r w:rsidR="00C65A0C" w:rsidRPr="00454C7F">
        <w:rPr>
          <w:rFonts w:ascii="Times New Roman" w:hAnsi="Times New Roman" w:cs="Times New Roman"/>
          <w:sz w:val="24"/>
          <w:szCs w:val="24"/>
        </w:rPr>
        <w:t xml:space="preserve">in comparison to </w:t>
      </w:r>
      <w:r w:rsidR="00582135" w:rsidRPr="00454C7F">
        <w:rPr>
          <w:rFonts w:ascii="Times New Roman" w:hAnsi="Times New Roman" w:cs="Times New Roman"/>
          <w:sz w:val="24"/>
          <w:szCs w:val="24"/>
        </w:rPr>
        <w:t>the ‘raw’ approach</w:t>
      </w:r>
      <w:r w:rsidRPr="00454C7F">
        <w:rPr>
          <w:rFonts w:ascii="Times New Roman" w:hAnsi="Times New Roman" w:cs="Times New Roman"/>
          <w:sz w:val="24"/>
          <w:szCs w:val="24"/>
        </w:rPr>
        <w:t>, with confidence intervals spanning the null (</w:t>
      </w:r>
      <w:r w:rsidR="00C81CE4"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w:t>
      </w:r>
      <w:r w:rsidRPr="00454C7F">
        <w:rPr>
          <w:rFonts w:ascii="Times New Roman" w:hAnsi="Times New Roman" w:cs="Times New Roman"/>
          <w:sz w:val="24"/>
          <w:szCs w:val="24"/>
        </w:rPr>
        <w:t xml:space="preserve">.07, 95% CI: </w:t>
      </w:r>
      <w:r w:rsidR="00C81CE4" w:rsidRPr="00454C7F">
        <w:rPr>
          <w:rFonts w:ascii="Times New Roman" w:hAnsi="Times New Roman" w:cs="Times New Roman"/>
          <w:sz w:val="24"/>
          <w:szCs w:val="24"/>
        </w:rPr>
        <w:t>0.99</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1.16</w:t>
      </w:r>
      <w:r w:rsidRPr="00454C7F">
        <w:rPr>
          <w:rFonts w:ascii="Times New Roman" w:hAnsi="Times New Roman" w:cs="Times New Roman"/>
          <w:sz w:val="24"/>
          <w:szCs w:val="24"/>
        </w:rPr>
        <w:t xml:space="preserve">) whilst the degree of heterogeneity was </w:t>
      </w:r>
      <w:r w:rsidR="00350846" w:rsidRPr="00454C7F">
        <w:rPr>
          <w:rFonts w:ascii="Times New Roman" w:hAnsi="Times New Roman" w:cs="Times New Roman"/>
          <w:sz w:val="24"/>
          <w:szCs w:val="24"/>
        </w:rPr>
        <w:t>reduced by half</w:t>
      </w:r>
      <w:r w:rsidRPr="00454C7F">
        <w:rPr>
          <w:rFonts w:ascii="Times New Roman" w:hAnsi="Times New Roman" w:cs="Times New Roman"/>
          <w:sz w:val="24"/>
          <w:szCs w:val="24"/>
        </w:rPr>
        <w:t xml:space="preserve"> by accounting for the pleiotropic pathways through two outlier SNPs. The adjusted scatter plot showed that outliers moved towards the fitted line after controlling for the SNP effect on the candidate traits (Figure </w:t>
      </w:r>
      <w:r w:rsidR="00927141" w:rsidRPr="00454C7F">
        <w:rPr>
          <w:rFonts w:ascii="Times New Roman" w:hAnsi="Times New Roman" w:cs="Times New Roman"/>
          <w:sz w:val="24"/>
          <w:szCs w:val="24"/>
        </w:rPr>
        <w:t>4B</w:t>
      </w:r>
      <w:r w:rsidRPr="00454C7F">
        <w:rPr>
          <w:rFonts w:ascii="Times New Roman" w:hAnsi="Times New Roman" w:cs="Times New Roman"/>
          <w:sz w:val="24"/>
          <w:szCs w:val="24"/>
        </w:rPr>
        <w:t xml:space="preserve">). The results in this analysis suggest that it is unlikely that urate has a strong causal influence on CHD. Here, outlier removal appears to strengthen evidence </w:t>
      </w:r>
      <w:r w:rsidR="00350846" w:rsidRPr="00454C7F">
        <w:rPr>
          <w:rFonts w:ascii="Times New Roman" w:hAnsi="Times New Roman" w:cs="Times New Roman"/>
          <w:sz w:val="24"/>
          <w:szCs w:val="24"/>
        </w:rPr>
        <w:t>that</w:t>
      </w:r>
      <w:r w:rsidR="003B36EF" w:rsidRPr="00454C7F">
        <w:rPr>
          <w:rFonts w:ascii="Times New Roman" w:hAnsi="Times New Roman" w:cs="Times New Roman"/>
          <w:sz w:val="24"/>
          <w:szCs w:val="24"/>
        </w:rPr>
        <w:t xml:space="preserve"> may </w:t>
      </w:r>
      <w:r w:rsidR="00350846" w:rsidRPr="00454C7F">
        <w:rPr>
          <w:rFonts w:ascii="Times New Roman" w:hAnsi="Times New Roman" w:cs="Times New Roman"/>
          <w:sz w:val="24"/>
          <w:szCs w:val="24"/>
        </w:rPr>
        <w:t>lead to wrong conclusion.</w:t>
      </w:r>
    </w:p>
    <w:p w14:paraId="641853D6" w14:textId="77777777" w:rsidR="009365B1" w:rsidRPr="00454C7F" w:rsidRDefault="009365B1" w:rsidP="00454C7F">
      <w:pPr>
        <w:spacing w:line="480" w:lineRule="auto"/>
        <w:jc w:val="both"/>
        <w:rPr>
          <w:rFonts w:ascii="Times New Roman" w:hAnsi="Times New Roman" w:cs="Times New Roman"/>
          <w:sz w:val="24"/>
          <w:szCs w:val="24"/>
        </w:rPr>
      </w:pPr>
    </w:p>
    <w:p w14:paraId="1107489C" w14:textId="2C372CE0" w:rsidR="002918FB" w:rsidRPr="00454C7F" w:rsidRDefault="002918FB" w:rsidP="00454C7F">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24003E" w:rsidRPr="00454C7F">
        <w:rPr>
          <w:rFonts w:ascii="Times New Roman" w:hAnsi="Times New Roman" w:cs="Times New Roman"/>
          <w:sz w:val="24"/>
          <w:szCs w:val="24"/>
        </w:rPr>
        <w:t>3</w:t>
      </w:r>
      <w:r w:rsidRPr="00454C7F">
        <w:rPr>
          <w:rFonts w:ascii="Times New Roman" w:hAnsi="Times New Roman" w:cs="Times New Roman"/>
          <w:sz w:val="24"/>
          <w:szCs w:val="24"/>
        </w:rPr>
        <w:t>: Sleep duration and schizophrenia</w:t>
      </w:r>
    </w:p>
    <w:p w14:paraId="7946B49F" w14:textId="6C36211E" w:rsidR="003274AE" w:rsidRPr="00454C7F" w:rsidRDefault="007C3EBB"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Previous studies have shown</w:t>
      </w:r>
      <w:r w:rsidR="003274AE" w:rsidRPr="00454C7F">
        <w:rPr>
          <w:rFonts w:ascii="Times New Roman" w:hAnsi="Times New Roman" w:cs="Times New Roman"/>
          <w:sz w:val="24"/>
          <w:szCs w:val="24"/>
        </w:rPr>
        <w:t xml:space="preserve"> that sleep disorder is associated with schizophrenia</w:t>
      </w:r>
      <w:r w:rsidR="000879FB" w:rsidRPr="00454C7F">
        <w:rPr>
          <w:rFonts w:ascii="Times New Roman" w:hAnsi="Times New Roman" w:cs="Times New Roman"/>
          <w:sz w:val="24"/>
          <w:szCs w:val="24"/>
        </w:rPr>
        <w:t xml:space="preserve"> </w:t>
      </w:r>
      <w:r w:rsidR="000879FB" w:rsidRPr="00454C7F">
        <w:rPr>
          <w:rFonts w:ascii="Times New Roman" w:hAnsi="Times New Roman" w:cs="Times New Roman"/>
          <w:sz w:val="24"/>
          <w:szCs w:val="24"/>
        </w:rPr>
        <w:fldChar w:fldCharType="begin"/>
      </w:r>
      <w:r w:rsidR="00BE20E0">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000879FB"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29</w:t>
      </w:r>
      <w:r w:rsidR="000879FB" w:rsidRPr="00454C7F">
        <w:rPr>
          <w:rFonts w:ascii="Times New Roman" w:hAnsi="Times New Roman" w:cs="Times New Roman"/>
          <w:sz w:val="24"/>
          <w:szCs w:val="24"/>
        </w:rPr>
        <w:fldChar w:fldCharType="end"/>
      </w:r>
      <w:r w:rsidR="003274AE" w:rsidRPr="00454C7F">
        <w:rPr>
          <w:rFonts w:ascii="Times New Roman" w:hAnsi="Times New Roman" w:cs="Times New Roman"/>
          <w:sz w:val="24"/>
          <w:szCs w:val="24"/>
        </w:rPr>
        <w:t>. However, none of them confirmed the causality between</w:t>
      </w:r>
      <w:r w:rsidR="007C048D" w:rsidRPr="00454C7F">
        <w:rPr>
          <w:rFonts w:ascii="Times New Roman" w:hAnsi="Times New Roman" w:cs="Times New Roman"/>
          <w:sz w:val="24"/>
          <w:szCs w:val="24"/>
        </w:rPr>
        <w:t xml:space="preserve"> sleep disorder and schizophrenia</w:t>
      </w:r>
      <w:r w:rsidR="003274AE" w:rsidRPr="00454C7F">
        <w:rPr>
          <w:rFonts w:ascii="Times New Roman" w:hAnsi="Times New Roman" w:cs="Times New Roman"/>
          <w:sz w:val="24"/>
          <w:szCs w:val="24"/>
        </w:rPr>
        <w:t xml:space="preserve">. </w:t>
      </w:r>
    </w:p>
    <w:p w14:paraId="40695548" w14:textId="53B2EEBC" w:rsidR="00E46037" w:rsidRPr="00454C7F" w:rsidRDefault="00C546FF"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observed weak evidence </w:t>
      </w:r>
      <w:r w:rsidR="007C3EBB" w:rsidRPr="00454C7F">
        <w:rPr>
          <w:rFonts w:ascii="Times New Roman" w:hAnsi="Times New Roman" w:cs="Times New Roman"/>
          <w:sz w:val="24"/>
          <w:szCs w:val="24"/>
        </w:rPr>
        <w:t xml:space="preserve">for any </w:t>
      </w:r>
      <w:r w:rsidRPr="00454C7F">
        <w:rPr>
          <w:rFonts w:ascii="Times New Roman" w:hAnsi="Times New Roman" w:cs="Times New Roman"/>
          <w:sz w:val="24"/>
          <w:szCs w:val="24"/>
        </w:rPr>
        <w:t>association between sleep duration and schizophrenia (</w:t>
      </w:r>
      <w:r w:rsidR="00B00F1A" w:rsidRPr="00454C7F">
        <w:rPr>
          <w:rFonts w:ascii="Times New Roman" w:hAnsi="Times New Roman" w:cs="Times New Roman"/>
          <w:sz w:val="24"/>
          <w:szCs w:val="24"/>
        </w:rPr>
        <w:t>OR per 1 SD</w:t>
      </w:r>
      <w:r w:rsidRPr="00454C7F">
        <w:rPr>
          <w:rFonts w:ascii="Times New Roman" w:hAnsi="Times New Roman" w:cs="Times New Roman"/>
          <w:sz w:val="24"/>
          <w:szCs w:val="24"/>
        </w:rPr>
        <w:t>:</w:t>
      </w:r>
      <w:r w:rsidR="00B00F1A" w:rsidRPr="00454C7F">
        <w:rPr>
          <w:rFonts w:ascii="Times New Roman" w:hAnsi="Times New Roman" w:cs="Times New Roman"/>
          <w:sz w:val="24"/>
          <w:szCs w:val="24"/>
        </w:rPr>
        <w:t xml:space="preserve"> 1.18</w:t>
      </w:r>
      <w:r w:rsidRPr="00454C7F">
        <w:rPr>
          <w:rFonts w:ascii="Times New Roman" w:hAnsi="Times New Roman" w:cs="Times New Roman"/>
          <w:sz w:val="24"/>
          <w:szCs w:val="24"/>
        </w:rPr>
        <w:t xml:space="preserve">; 95% CIs: </w:t>
      </w:r>
      <w:r w:rsidR="00B00F1A" w:rsidRPr="00454C7F">
        <w:rPr>
          <w:rFonts w:ascii="Times New Roman" w:hAnsi="Times New Roman" w:cs="Times New Roman"/>
          <w:sz w:val="24"/>
          <w:szCs w:val="24"/>
        </w:rPr>
        <w:t>0.57</w:t>
      </w:r>
      <w:r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2.45</w:t>
      </w:r>
      <w:r w:rsidR="007C3EBB" w:rsidRPr="00454C7F">
        <w:rPr>
          <w:rFonts w:ascii="Times New Roman" w:hAnsi="Times New Roman" w:cs="Times New Roman"/>
          <w:sz w:val="24"/>
          <w:szCs w:val="24"/>
        </w:rPr>
        <w:t>), but t</w:t>
      </w:r>
      <w:r w:rsidRPr="00454C7F">
        <w:rPr>
          <w:rFonts w:ascii="Times New Roman" w:hAnsi="Times New Roman" w:cs="Times New Roman"/>
          <w:sz w:val="24"/>
          <w:szCs w:val="24"/>
        </w:rPr>
        <w:t xml:space="preserve">here was substantial heterogeneity when all </w:t>
      </w:r>
      <w:r w:rsidR="00E46037" w:rsidRPr="00454C7F">
        <w:rPr>
          <w:rFonts w:ascii="Times New Roman" w:hAnsi="Times New Roman" w:cs="Times New Roman"/>
          <w:sz w:val="24"/>
          <w:szCs w:val="24"/>
        </w:rPr>
        <w:t>SNPs were used (Q= 204.8, p=</w:t>
      </w:r>
      <w:r w:rsidR="007C3EBB" w:rsidRPr="00454C7F">
        <w:rPr>
          <w:rFonts w:ascii="Times New Roman" w:hAnsi="Times New Roman" w:cs="Times New Roman"/>
          <w:sz w:val="24"/>
          <w:szCs w:val="24"/>
        </w:rPr>
        <w:t>6.</w:t>
      </w:r>
      <w:r w:rsidR="002C40C2" w:rsidRPr="00454C7F">
        <w:rPr>
          <w:rFonts w:ascii="Times New Roman" w:hAnsi="Times New Roman" w:cs="Times New Roman"/>
          <w:sz w:val="24"/>
          <w:szCs w:val="24"/>
        </w:rPr>
        <w:t>9 x 10</w:t>
      </w:r>
      <w:r w:rsidR="007C3EBB" w:rsidRPr="00454C7F">
        <w:rPr>
          <w:rFonts w:ascii="Times New Roman" w:hAnsi="Times New Roman" w:cs="Times New Roman"/>
          <w:sz w:val="24"/>
          <w:szCs w:val="24"/>
          <w:vertAlign w:val="superscript"/>
        </w:rPr>
        <w:t>-26</w:t>
      </w:r>
      <w:r w:rsidR="00E46037" w:rsidRPr="00454C7F">
        <w:rPr>
          <w:rFonts w:ascii="Times New Roman" w:hAnsi="Times New Roman" w:cs="Times New Roman"/>
          <w:sz w:val="24"/>
          <w:szCs w:val="24"/>
        </w:rPr>
        <w:t>). Six outlier</w:t>
      </w:r>
      <w:r w:rsidR="007C3EBB" w:rsidRPr="00454C7F">
        <w:rPr>
          <w:rFonts w:ascii="Times New Roman" w:hAnsi="Times New Roman" w:cs="Times New Roman"/>
          <w:sz w:val="24"/>
          <w:szCs w:val="24"/>
        </w:rPr>
        <w:t xml:space="preserve"> instruments</w:t>
      </w:r>
      <w:r w:rsidR="002B441C" w:rsidRPr="00454C7F">
        <w:rPr>
          <w:rFonts w:ascii="Times New Roman" w:hAnsi="Times New Roman" w:cs="Times New Roman"/>
          <w:sz w:val="24"/>
          <w:szCs w:val="24"/>
        </w:rPr>
        <w:t xml:space="preserve"> </w:t>
      </w:r>
      <w:r w:rsidR="00E46037" w:rsidRPr="00454C7F">
        <w:rPr>
          <w:rFonts w:ascii="Times New Roman" w:hAnsi="Times New Roman" w:cs="Times New Roman"/>
          <w:sz w:val="24"/>
          <w:szCs w:val="24"/>
        </w:rPr>
        <w:t>were detected</w:t>
      </w:r>
      <w:r w:rsidR="00AC0561" w:rsidRPr="00454C7F">
        <w:rPr>
          <w:rFonts w:ascii="Times New Roman" w:hAnsi="Times New Roman" w:cs="Times New Roman"/>
          <w:sz w:val="24"/>
          <w:szCs w:val="24"/>
        </w:rPr>
        <w:t>,</w:t>
      </w:r>
      <w:r w:rsidR="00E46037" w:rsidRPr="00454C7F">
        <w:rPr>
          <w:rFonts w:ascii="Times New Roman" w:hAnsi="Times New Roman" w:cs="Times New Roman"/>
          <w:sz w:val="24"/>
          <w:szCs w:val="24"/>
        </w:rPr>
        <w:t xml:space="preserve"> </w:t>
      </w:r>
      <w:r w:rsidR="007C3EBB" w:rsidRPr="00454C7F">
        <w:rPr>
          <w:rFonts w:ascii="Times New Roman" w:hAnsi="Times New Roman" w:cs="Times New Roman"/>
          <w:sz w:val="24"/>
          <w:szCs w:val="24"/>
        </w:rPr>
        <w:t xml:space="preserve">which associated </w:t>
      </w:r>
      <w:r w:rsidR="002B441C" w:rsidRPr="00454C7F">
        <w:rPr>
          <w:rFonts w:ascii="Times New Roman" w:hAnsi="Times New Roman" w:cs="Times New Roman"/>
          <w:sz w:val="24"/>
          <w:szCs w:val="24"/>
        </w:rPr>
        <w:t>with 46 candidate traits</w:t>
      </w:r>
      <w:r w:rsidR="007C3EBB" w:rsidRPr="00454C7F">
        <w:rPr>
          <w:rFonts w:ascii="Times New Roman" w:hAnsi="Times New Roman" w:cs="Times New Roman"/>
          <w:sz w:val="24"/>
          <w:szCs w:val="24"/>
        </w:rPr>
        <w:t xml:space="preserve"> (p &lt; </w:t>
      </w:r>
      <w:r w:rsidR="002C40C2" w:rsidRPr="00454C7F">
        <w:rPr>
          <w:rFonts w:ascii="Times New Roman" w:hAnsi="Times New Roman" w:cs="Times New Roman"/>
          <w:sz w:val="24"/>
          <w:szCs w:val="24"/>
        </w:rPr>
        <w:t>5 x 10</w:t>
      </w:r>
      <w:r w:rsidR="002C40C2" w:rsidRPr="00454C7F">
        <w:rPr>
          <w:rFonts w:ascii="Times New Roman" w:hAnsi="Times New Roman" w:cs="Times New Roman"/>
          <w:sz w:val="24"/>
          <w:szCs w:val="24"/>
          <w:vertAlign w:val="superscript"/>
        </w:rPr>
        <w:t>-8</w:t>
      </w:r>
      <w:r w:rsidR="007C3EBB" w:rsidRPr="00454C7F">
        <w:rPr>
          <w:rFonts w:ascii="Times New Roman" w:hAnsi="Times New Roman" w:cs="Times New Roman"/>
          <w:sz w:val="24"/>
          <w:szCs w:val="24"/>
        </w:rPr>
        <w:t>)</w:t>
      </w:r>
      <w:r w:rsidR="00E46037" w:rsidRPr="00454C7F">
        <w:rPr>
          <w:rFonts w:ascii="Times New Roman" w:hAnsi="Times New Roman" w:cs="Times New Roman"/>
          <w:sz w:val="24"/>
          <w:szCs w:val="24"/>
        </w:rPr>
        <w:t>.</w:t>
      </w:r>
      <w:r w:rsidR="002B441C"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Among those outliers, the </w:t>
      </w:r>
      <w:r w:rsidR="00AC0561" w:rsidRPr="00454C7F">
        <w:rPr>
          <w:rFonts w:ascii="Times New Roman" w:hAnsi="Times New Roman" w:cs="Times New Roman"/>
          <w:sz w:val="24"/>
          <w:szCs w:val="24"/>
        </w:rPr>
        <w:t xml:space="preserve">SNPs </w:t>
      </w:r>
      <w:r w:rsidR="00F3128A" w:rsidRPr="00454C7F">
        <w:rPr>
          <w:rFonts w:ascii="Times New Roman" w:hAnsi="Times New Roman" w:cs="Times New Roman"/>
          <w:sz w:val="24"/>
          <w:szCs w:val="24"/>
        </w:rPr>
        <w:t xml:space="preserve">rs7764984 </w:t>
      </w:r>
      <w:r w:rsidR="00AC0561" w:rsidRPr="00454C7F">
        <w:rPr>
          <w:rFonts w:ascii="Times New Roman" w:hAnsi="Times New Roman" w:cs="Times New Roman"/>
          <w:sz w:val="24"/>
          <w:szCs w:val="24"/>
        </w:rPr>
        <w:t>(</w:t>
      </w:r>
      <w:r w:rsidR="00F3128A" w:rsidRPr="00454C7F">
        <w:rPr>
          <w:rFonts w:ascii="Times New Roman" w:hAnsi="Times New Roman" w:cs="Times New Roman"/>
          <w:sz w:val="24"/>
          <w:szCs w:val="24"/>
        </w:rPr>
        <w:t xml:space="preserve">near </w:t>
      </w:r>
      <w:r w:rsidR="00F3128A" w:rsidRPr="00454C7F">
        <w:rPr>
          <w:rFonts w:ascii="Times New Roman" w:hAnsi="Times New Roman" w:cs="Times New Roman"/>
          <w:i/>
          <w:sz w:val="24"/>
          <w:szCs w:val="24"/>
        </w:rPr>
        <w:t>HIST1H2BJ</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and rs13107325 </w:t>
      </w:r>
      <w:r w:rsidR="00AC0561" w:rsidRPr="00454C7F">
        <w:rPr>
          <w:rFonts w:ascii="Times New Roman" w:hAnsi="Times New Roman" w:cs="Times New Roman"/>
          <w:sz w:val="24"/>
          <w:szCs w:val="24"/>
        </w:rPr>
        <w:t>(</w:t>
      </w:r>
      <w:r w:rsidR="00D35C29" w:rsidRPr="00454C7F">
        <w:rPr>
          <w:rFonts w:ascii="Times New Roman" w:hAnsi="Times New Roman" w:cs="Times New Roman"/>
          <w:sz w:val="24"/>
          <w:szCs w:val="24"/>
        </w:rPr>
        <w:t>near</w:t>
      </w:r>
      <w:r w:rsidR="00F3128A" w:rsidRPr="00454C7F">
        <w:rPr>
          <w:rFonts w:ascii="Times New Roman" w:hAnsi="Times New Roman" w:cs="Times New Roman"/>
          <w:sz w:val="24"/>
          <w:szCs w:val="24"/>
        </w:rPr>
        <w:t xml:space="preserve"> </w:t>
      </w:r>
      <w:r w:rsidR="00F3128A" w:rsidRPr="00454C7F">
        <w:rPr>
          <w:rFonts w:ascii="Times New Roman" w:hAnsi="Times New Roman" w:cs="Times New Roman"/>
          <w:i/>
          <w:sz w:val="24"/>
          <w:szCs w:val="24"/>
        </w:rPr>
        <w:t>SLC39A8</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were associated with </w:t>
      </w:r>
      <w:r w:rsidR="007C3EBB" w:rsidRPr="00454C7F">
        <w:rPr>
          <w:rFonts w:ascii="Times New Roman" w:hAnsi="Times New Roman" w:cs="Times New Roman"/>
          <w:sz w:val="24"/>
          <w:szCs w:val="24"/>
        </w:rPr>
        <w:t>three</w:t>
      </w:r>
      <w:r w:rsidR="00F3128A" w:rsidRPr="00454C7F">
        <w:rPr>
          <w:rFonts w:ascii="Times New Roman" w:hAnsi="Times New Roman" w:cs="Times New Roman"/>
          <w:sz w:val="24"/>
          <w:szCs w:val="24"/>
        </w:rPr>
        <w:t xml:space="preserve"> traits that </w:t>
      </w:r>
      <w:r w:rsidR="007C3EBB" w:rsidRPr="00454C7F">
        <w:rPr>
          <w:rFonts w:ascii="Times New Roman" w:hAnsi="Times New Roman" w:cs="Times New Roman"/>
          <w:sz w:val="24"/>
          <w:szCs w:val="24"/>
        </w:rPr>
        <w:t xml:space="preserve">putatively </w:t>
      </w:r>
      <w:r w:rsidR="00F3128A" w:rsidRPr="00454C7F">
        <w:rPr>
          <w:rFonts w:ascii="Times New Roman" w:hAnsi="Times New Roman" w:cs="Times New Roman"/>
          <w:sz w:val="24"/>
          <w:szCs w:val="24"/>
        </w:rPr>
        <w:t>influence</w:t>
      </w:r>
      <w:r w:rsidR="007C3EBB" w:rsidRPr="00454C7F">
        <w:rPr>
          <w:rFonts w:ascii="Times New Roman" w:hAnsi="Times New Roman" w:cs="Times New Roman"/>
          <w:sz w:val="24"/>
          <w:szCs w:val="24"/>
        </w:rPr>
        <w:t>d</w:t>
      </w:r>
      <w:r w:rsidR="00F3128A" w:rsidRPr="00454C7F">
        <w:rPr>
          <w:rFonts w:ascii="Times New Roman" w:hAnsi="Times New Roman" w:cs="Times New Roman"/>
          <w:sz w:val="24"/>
          <w:szCs w:val="24"/>
        </w:rPr>
        <w:t xml:space="preserve"> the outcome</w:t>
      </w:r>
      <w:r w:rsidR="00D35C2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self-reported coeliac disease, body composition (impedance of leg) and memory function</w:t>
      </w:r>
      <w:r w:rsidR="00A73BE7" w:rsidRPr="00454C7F">
        <w:rPr>
          <w:rFonts w:ascii="Times New Roman" w:hAnsi="Times New Roman" w:cs="Times New Roman"/>
          <w:sz w:val="24"/>
          <w:szCs w:val="24"/>
        </w:rPr>
        <w:t xml:space="preserve"> (Figure </w:t>
      </w:r>
      <w:r w:rsidR="00927141" w:rsidRPr="00454C7F">
        <w:rPr>
          <w:rFonts w:ascii="Times New Roman" w:hAnsi="Times New Roman" w:cs="Times New Roman"/>
          <w:sz w:val="24"/>
          <w:szCs w:val="24"/>
        </w:rPr>
        <w:t>4C</w:t>
      </w:r>
      <w:r w:rsidR="00A73BE7" w:rsidRPr="00454C7F">
        <w:rPr>
          <w:rFonts w:ascii="Times New Roman" w:hAnsi="Times New Roman" w:cs="Times New Roman"/>
          <w:sz w:val="24"/>
          <w:szCs w:val="24"/>
        </w:rPr>
        <w:t>)</w:t>
      </w:r>
      <w:r w:rsidR="00F3128A" w:rsidRPr="00454C7F">
        <w:rPr>
          <w:rFonts w:ascii="Times New Roman" w:hAnsi="Times New Roman" w:cs="Times New Roman"/>
          <w:sz w:val="24"/>
          <w:szCs w:val="24"/>
        </w:rPr>
        <w:t>.</w:t>
      </w:r>
    </w:p>
    <w:p w14:paraId="08BC8B25" w14:textId="77777777" w:rsidR="007C3EBB" w:rsidRPr="00454C7F" w:rsidRDefault="007C3EBB" w:rsidP="00454C7F">
      <w:pPr>
        <w:pStyle w:val="NoSpacing"/>
        <w:spacing w:line="480" w:lineRule="auto"/>
        <w:jc w:val="both"/>
        <w:rPr>
          <w:rFonts w:ascii="Times New Roman" w:hAnsi="Times New Roman" w:cs="Times New Roman"/>
          <w:sz w:val="24"/>
          <w:szCs w:val="24"/>
        </w:rPr>
      </w:pPr>
    </w:p>
    <w:p w14:paraId="54311BD5" w14:textId="5EBD7136" w:rsidR="009365B1" w:rsidRPr="00454C7F" w:rsidRDefault="00C949E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w:t>
      </w:r>
      <w:r w:rsidR="00F3128A" w:rsidRPr="00454C7F">
        <w:rPr>
          <w:rFonts w:ascii="Times New Roman" w:hAnsi="Times New Roman" w:cs="Times New Roman"/>
          <w:sz w:val="24"/>
          <w:szCs w:val="24"/>
        </w:rPr>
        <w:t xml:space="preserve">The degree of heterogeneity was reduced </w:t>
      </w:r>
      <w:r w:rsidR="00937009" w:rsidRPr="00454C7F">
        <w:rPr>
          <w:rFonts w:ascii="Times New Roman" w:hAnsi="Times New Roman" w:cs="Times New Roman"/>
          <w:sz w:val="24"/>
          <w:szCs w:val="24"/>
        </w:rPr>
        <w:t>by 74%</w:t>
      </w:r>
      <w:r w:rsidR="00B00F1A" w:rsidRPr="00454C7F">
        <w:rPr>
          <w:rFonts w:ascii="Times New Roman" w:hAnsi="Times New Roman" w:cs="Times New Roman"/>
          <w:sz w:val="24"/>
          <w:szCs w:val="24"/>
        </w:rPr>
        <w:t xml:space="preserve"> (Q=54.1)</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when removing </w:t>
      </w:r>
      <w:r w:rsidRPr="00454C7F">
        <w:rPr>
          <w:rFonts w:ascii="Times New Roman" w:hAnsi="Times New Roman" w:cs="Times New Roman"/>
          <w:sz w:val="24"/>
          <w:szCs w:val="24"/>
        </w:rPr>
        <w:t xml:space="preserve">all 6 </w:t>
      </w:r>
      <w:r w:rsidR="00F3128A" w:rsidRPr="00454C7F">
        <w:rPr>
          <w:rFonts w:ascii="Times New Roman" w:hAnsi="Times New Roman" w:cs="Times New Roman"/>
          <w:sz w:val="24"/>
          <w:szCs w:val="24"/>
        </w:rPr>
        <w:t>outliers</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and </w:t>
      </w:r>
      <w:r w:rsidR="00937009" w:rsidRPr="00454C7F">
        <w:rPr>
          <w:rFonts w:ascii="Times New Roman" w:hAnsi="Times New Roman" w:cs="Times New Roman"/>
          <w:sz w:val="24"/>
          <w:szCs w:val="24"/>
        </w:rPr>
        <w:t xml:space="preserve">by 46% </w:t>
      </w:r>
      <w:r w:rsidR="00B00F1A" w:rsidRPr="00454C7F">
        <w:rPr>
          <w:rFonts w:ascii="Times New Roman" w:hAnsi="Times New Roman" w:cs="Times New Roman"/>
          <w:sz w:val="24"/>
          <w:szCs w:val="24"/>
        </w:rPr>
        <w:t xml:space="preserve">(Q=147.7) </w:t>
      </w:r>
      <w:r w:rsidR="00937009" w:rsidRPr="00454C7F">
        <w:rPr>
          <w:rFonts w:ascii="Times New Roman" w:hAnsi="Times New Roman" w:cs="Times New Roman"/>
          <w:sz w:val="24"/>
          <w:szCs w:val="24"/>
        </w:rPr>
        <w:t xml:space="preserve">when </w:t>
      </w:r>
      <w:r w:rsidR="00F3128A" w:rsidRPr="00454C7F">
        <w:rPr>
          <w:rFonts w:ascii="Times New Roman" w:hAnsi="Times New Roman" w:cs="Times New Roman"/>
          <w:sz w:val="24"/>
          <w:szCs w:val="24"/>
        </w:rPr>
        <w:t xml:space="preserve">adjusting for the </w:t>
      </w:r>
      <w:r w:rsidRPr="00454C7F">
        <w:rPr>
          <w:rFonts w:ascii="Times New Roman" w:hAnsi="Times New Roman" w:cs="Times New Roman"/>
          <w:sz w:val="24"/>
          <w:szCs w:val="24"/>
        </w:rPr>
        <w:t xml:space="preserve">two </w:t>
      </w:r>
      <w:r w:rsidR="00F3128A" w:rsidRPr="00454C7F">
        <w:rPr>
          <w:rFonts w:ascii="Times New Roman" w:hAnsi="Times New Roman" w:cs="Times New Roman"/>
          <w:sz w:val="24"/>
          <w:szCs w:val="24"/>
        </w:rPr>
        <w:t>SNP effect</w:t>
      </w:r>
      <w:r w:rsidR="00937009" w:rsidRPr="00454C7F">
        <w:rPr>
          <w:rFonts w:ascii="Times New Roman" w:hAnsi="Times New Roman" w:cs="Times New Roman"/>
          <w:sz w:val="24"/>
          <w:szCs w:val="24"/>
        </w:rPr>
        <w:t xml:space="preserve">s that had </w:t>
      </w:r>
      <w:r w:rsidRPr="00454C7F">
        <w:rPr>
          <w:rFonts w:ascii="Times New Roman" w:hAnsi="Times New Roman" w:cs="Times New Roman"/>
          <w:sz w:val="24"/>
          <w:szCs w:val="24"/>
        </w:rPr>
        <w:t>putative pleiotropic pathways</w:t>
      </w:r>
      <w:r w:rsidR="00F3128A" w:rsidRPr="00454C7F">
        <w:rPr>
          <w:rFonts w:ascii="Times New Roman" w:hAnsi="Times New Roman" w:cs="Times New Roman"/>
          <w:sz w:val="24"/>
          <w:szCs w:val="24"/>
        </w:rPr>
        <w:t>.</w:t>
      </w:r>
      <w:r w:rsidR="00057E1D" w:rsidRPr="00454C7F">
        <w:rPr>
          <w:rFonts w:ascii="Times New Roman" w:hAnsi="Times New Roman" w:cs="Times New Roman"/>
          <w:sz w:val="24"/>
          <w:szCs w:val="24"/>
        </w:rPr>
        <w:t xml:space="preserve"> </w:t>
      </w:r>
      <w:r w:rsidR="00332CF9" w:rsidRPr="00454C7F">
        <w:rPr>
          <w:rFonts w:ascii="Times New Roman" w:hAnsi="Times New Roman" w:cs="Times New Roman"/>
          <w:sz w:val="24"/>
          <w:szCs w:val="24"/>
        </w:rPr>
        <w:t xml:space="preserve">Both methods of outlier removal and adjustment provide similar estimates in terms of direction, whilst </w:t>
      </w:r>
      <w:r w:rsidR="00AC0561" w:rsidRPr="00454C7F">
        <w:rPr>
          <w:rFonts w:ascii="Times New Roman" w:hAnsi="Times New Roman" w:cs="Times New Roman"/>
          <w:sz w:val="24"/>
          <w:szCs w:val="24"/>
        </w:rPr>
        <w:t xml:space="preserve">the </w:t>
      </w:r>
      <w:r w:rsidR="00332CF9" w:rsidRPr="00454C7F">
        <w:rPr>
          <w:rFonts w:ascii="Times New Roman" w:hAnsi="Times New Roman" w:cs="Times New Roman"/>
          <w:sz w:val="24"/>
          <w:szCs w:val="24"/>
        </w:rPr>
        <w:t xml:space="preserve">magnitude of estimates differed. After removing outliers, MR Egger causal estimates </w:t>
      </w:r>
      <w:r w:rsidR="00332CF9" w:rsidRPr="00454C7F">
        <w:rPr>
          <w:rFonts w:ascii="Times New Roman" w:hAnsi="Times New Roman" w:cs="Times New Roman"/>
          <w:sz w:val="24"/>
          <w:szCs w:val="24"/>
        </w:rPr>
        <w:lastRenderedPageBreak/>
        <w:t>were substantially larger</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2.43</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0.49</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12.16</w:t>
      </w:r>
      <w:r w:rsidR="0047332D" w:rsidRPr="00454C7F">
        <w:rPr>
          <w:rFonts w:ascii="Times New Roman" w:hAnsi="Times New Roman" w:cs="Times New Roman"/>
          <w:sz w:val="24"/>
          <w:szCs w:val="24"/>
        </w:rPr>
        <w:t xml:space="preserve"> and Beta= 0.20; 95% CI: -0.40, 0.79, respectively) than those from the method using all variants. IVW causal estimates from </w:t>
      </w:r>
      <w:r w:rsidR="00AC0561" w:rsidRPr="00454C7F">
        <w:rPr>
          <w:rFonts w:ascii="Times New Roman" w:hAnsi="Times New Roman" w:cs="Times New Roman"/>
          <w:sz w:val="24"/>
          <w:szCs w:val="24"/>
        </w:rPr>
        <w:t xml:space="preserve">the </w:t>
      </w:r>
      <w:r w:rsidR="0047332D" w:rsidRPr="00454C7F">
        <w:rPr>
          <w:rFonts w:ascii="Times New Roman" w:hAnsi="Times New Roman" w:cs="Times New Roman"/>
          <w:sz w:val="24"/>
          <w:szCs w:val="24"/>
        </w:rPr>
        <w:t xml:space="preserve">adjustment method </w:t>
      </w:r>
      <w:r w:rsidR="008125EC" w:rsidRPr="00454C7F">
        <w:rPr>
          <w:rFonts w:ascii="Times New Roman" w:hAnsi="Times New Roman" w:cs="Times New Roman"/>
          <w:sz w:val="24"/>
          <w:szCs w:val="24"/>
        </w:rPr>
        <w:t xml:space="preserve">were </w:t>
      </w:r>
      <w:r w:rsidR="0047332D" w:rsidRPr="00454C7F">
        <w:rPr>
          <w:rFonts w:ascii="Times New Roman" w:hAnsi="Times New Roman" w:cs="Times New Roman"/>
          <w:sz w:val="24"/>
          <w:szCs w:val="24"/>
        </w:rPr>
        <w:t>virtually identical with the original estimates, with narrower CIs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2.36</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0.25</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21.96</w:t>
      </w:r>
      <w:r w:rsidR="0047332D" w:rsidRPr="00454C7F">
        <w:rPr>
          <w:rFonts w:ascii="Times New Roman" w:hAnsi="Times New Roman" w:cs="Times New Roman"/>
          <w:sz w:val="24"/>
          <w:szCs w:val="24"/>
        </w:rPr>
        <w:t xml:space="preserve">). </w:t>
      </w:r>
      <w:r w:rsidR="000769FB" w:rsidRPr="00454C7F">
        <w:rPr>
          <w:rFonts w:ascii="Times New Roman" w:hAnsi="Times New Roman" w:cs="Times New Roman"/>
          <w:sz w:val="24"/>
          <w:szCs w:val="24"/>
        </w:rPr>
        <w:t xml:space="preserve">While all methods indicate that sleep duration is unlikely to be a major </w:t>
      </w:r>
      <w:r w:rsidR="002B751E" w:rsidRPr="00454C7F">
        <w:rPr>
          <w:rFonts w:ascii="Times New Roman" w:hAnsi="Times New Roman" w:cs="Times New Roman"/>
          <w:sz w:val="24"/>
          <w:szCs w:val="24"/>
        </w:rPr>
        <w:t xml:space="preserve">causal </w:t>
      </w:r>
      <w:r w:rsidR="000769FB" w:rsidRPr="00454C7F">
        <w:rPr>
          <w:rFonts w:ascii="Times New Roman" w:hAnsi="Times New Roman" w:cs="Times New Roman"/>
          <w:sz w:val="24"/>
          <w:szCs w:val="24"/>
        </w:rPr>
        <w:t>risk factor for schizophrenia, pursuing outliers in the analysis provided putative indications</w:t>
      </w:r>
      <w:r w:rsidR="009365B1" w:rsidRPr="00454C7F">
        <w:rPr>
          <w:rFonts w:ascii="Times New Roman" w:hAnsi="Times New Roman" w:cs="Times New Roman"/>
          <w:sz w:val="24"/>
          <w:szCs w:val="24"/>
        </w:rPr>
        <w:t xml:space="preserve"> that coeliac disease and memory function may </w:t>
      </w:r>
      <w:r w:rsidR="000769FB" w:rsidRPr="00454C7F">
        <w:rPr>
          <w:rFonts w:ascii="Times New Roman" w:hAnsi="Times New Roman" w:cs="Times New Roman"/>
          <w:sz w:val="24"/>
          <w:szCs w:val="24"/>
        </w:rPr>
        <w:t xml:space="preserve">be risk factors for </w:t>
      </w:r>
      <w:r w:rsidR="009365B1" w:rsidRPr="00454C7F">
        <w:rPr>
          <w:rFonts w:ascii="Times New Roman" w:hAnsi="Times New Roman" w:cs="Times New Roman"/>
          <w:sz w:val="24"/>
          <w:szCs w:val="24"/>
        </w:rPr>
        <w:t xml:space="preserve">schizophrenia (Figure </w:t>
      </w:r>
      <w:r w:rsidR="002D75F3" w:rsidRPr="00454C7F">
        <w:rPr>
          <w:rFonts w:ascii="Times New Roman" w:hAnsi="Times New Roman" w:cs="Times New Roman"/>
          <w:sz w:val="24"/>
          <w:szCs w:val="24"/>
        </w:rPr>
        <w:t>4</w:t>
      </w:r>
      <w:r w:rsidR="009365B1" w:rsidRPr="00454C7F">
        <w:rPr>
          <w:rFonts w:ascii="Times New Roman" w:hAnsi="Times New Roman" w:cs="Times New Roman"/>
          <w:sz w:val="24"/>
          <w:szCs w:val="24"/>
        </w:rPr>
        <w:t xml:space="preserve">D). </w:t>
      </w:r>
    </w:p>
    <w:p w14:paraId="31CA6094" w14:textId="77777777" w:rsidR="001C7EA4" w:rsidRPr="00454C7F" w:rsidRDefault="001C7EA4" w:rsidP="00454C7F">
      <w:pPr>
        <w:spacing w:line="480" w:lineRule="auto"/>
        <w:jc w:val="both"/>
        <w:rPr>
          <w:rFonts w:ascii="Times New Roman" w:hAnsi="Times New Roman" w:cs="Times New Roman"/>
          <w:sz w:val="24"/>
          <w:szCs w:val="24"/>
        </w:rPr>
      </w:pPr>
      <w:bookmarkStart w:id="170" w:name="_kuxg9mn933qi" w:colFirst="0" w:colLast="0"/>
      <w:bookmarkStart w:id="171" w:name="_yqzqnblzidmg" w:colFirst="0" w:colLast="0"/>
      <w:bookmarkEnd w:id="170"/>
      <w:bookmarkEnd w:id="171"/>
    </w:p>
    <w:p w14:paraId="3BE7D64C" w14:textId="380E0E1C" w:rsidR="001C7EA4" w:rsidRPr="00454C7F" w:rsidRDefault="001C7EA4" w:rsidP="00454C7F">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 xml:space="preserve">Example </w:t>
      </w:r>
      <w:r w:rsidR="00BF572B" w:rsidRPr="00454C7F">
        <w:rPr>
          <w:rFonts w:ascii="Times New Roman" w:hAnsi="Times New Roman" w:cs="Times New Roman"/>
          <w:color w:val="595959" w:themeColor="text1" w:themeTint="A6"/>
          <w:sz w:val="24"/>
          <w:szCs w:val="24"/>
        </w:rPr>
        <w:t>4</w:t>
      </w:r>
      <w:r w:rsidRPr="00454C7F">
        <w:rPr>
          <w:rFonts w:ascii="Times New Roman" w:hAnsi="Times New Roman" w:cs="Times New Roman"/>
          <w:color w:val="595959" w:themeColor="text1" w:themeTint="A6"/>
          <w:sz w:val="24"/>
          <w:szCs w:val="24"/>
        </w:rPr>
        <w:t>: Years of schooling and body mass index</w:t>
      </w:r>
    </w:p>
    <w:p w14:paraId="670247D4" w14:textId="427554ED" w:rsidR="001C7EA4" w:rsidRPr="00454C7F" w:rsidRDefault="001C7EA4" w:rsidP="00454C7F">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BE20E0">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 </w:instrText>
      </w:r>
      <w:r w:rsidR="00BE20E0">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EN.CITE.DATA </w:instrText>
      </w:r>
      <w:r w:rsidR="00BE20E0">
        <w:rPr>
          <w:rFonts w:ascii="Times New Roman" w:hAnsi="Times New Roman" w:cs="Times New Roman"/>
          <w:color w:val="000000" w:themeColor="text1"/>
          <w:sz w:val="24"/>
          <w:szCs w:val="24"/>
        </w:rPr>
      </w:r>
      <w:r w:rsidR="00BE20E0">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32,33</w:t>
      </w:r>
      <w:r w:rsidRPr="00454C7F">
        <w:rPr>
          <w:rFonts w:ascii="Times New Roman" w:hAnsi="Times New Roman" w:cs="Times New Roman"/>
          <w:color w:val="000000" w:themeColor="text1"/>
          <w:sz w:val="24"/>
          <w:szCs w:val="24"/>
        </w:rPr>
        <w:fldChar w:fldCharType="end"/>
      </w:r>
      <w:r w:rsidR="008B0DE9" w:rsidRPr="00454C7F">
        <w:rPr>
          <w:rFonts w:ascii="Times New Roman" w:hAnsi="Times New Roman" w:cs="Times New Roman"/>
          <w:color w:val="000000" w:themeColor="text1"/>
          <w:sz w:val="24"/>
          <w:szCs w:val="24"/>
        </w:rPr>
        <w:t xml:space="preserve">. </w:t>
      </w:r>
      <w:r w:rsidR="002B751E" w:rsidRPr="00454C7F">
        <w:rPr>
          <w:rFonts w:ascii="Times New Roman" w:hAnsi="Times New Roman" w:cs="Times New Roman"/>
          <w:sz w:val="24"/>
          <w:szCs w:val="24"/>
        </w:rPr>
        <w:t xml:space="preserve"> </w:t>
      </w:r>
      <w:r w:rsidRPr="00454C7F">
        <w:rPr>
          <w:rFonts w:ascii="Times New Roman" w:hAnsi="Times New Roman" w:cs="Times New Roman"/>
          <w:sz w:val="24"/>
          <w:szCs w:val="24"/>
        </w:rPr>
        <w:t xml:space="preserve">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BE20E0">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w:t>
      </w:r>
      <w:r w:rsidR="008D1BC9" w:rsidRPr="00454C7F">
        <w:rPr>
          <w:rFonts w:ascii="Times New Roman" w:hAnsi="Times New Roman" w:cs="Times New Roman"/>
          <w:sz w:val="24"/>
          <w:szCs w:val="24"/>
        </w:rPr>
        <w:t>beneficial</w:t>
      </w:r>
      <w:r w:rsidRPr="00454C7F">
        <w:rPr>
          <w:rFonts w:ascii="Times New Roman" w:hAnsi="Times New Roman" w:cs="Times New Roman"/>
          <w:sz w:val="24"/>
          <w:szCs w:val="24"/>
        </w:rPr>
        <w:t xml:space="preserve">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w:t>
      </w:r>
      <w:r w:rsidR="00B00F1A" w:rsidRPr="00454C7F">
        <w:rPr>
          <w:rFonts w:ascii="Times New Roman" w:hAnsi="Times New Roman" w:cs="Times New Roman"/>
          <w:sz w:val="24"/>
          <w:szCs w:val="24"/>
        </w:rPr>
        <w:t>a</w:t>
      </w:r>
      <w:r w:rsidRPr="00454C7F">
        <w:rPr>
          <w:rFonts w:ascii="Times New Roman" w:hAnsi="Times New Roman" w:cs="Times New Roman"/>
          <w:sz w:val="24"/>
          <w:szCs w:val="24"/>
        </w:rPr>
        <w:t xml:space="preserve">ssociated with BMI (Figure 3B): alcohol intake frequency (which associated with all three outliers) and usual walking pace. </w:t>
      </w:r>
    </w:p>
    <w:p w14:paraId="5D8A7AC9" w14:textId="77777777" w:rsidR="001C7EA4" w:rsidRPr="00454C7F" w:rsidRDefault="001C7EA4" w:rsidP="00454C7F">
      <w:pPr>
        <w:spacing w:line="480" w:lineRule="auto"/>
        <w:jc w:val="both"/>
        <w:rPr>
          <w:rFonts w:ascii="Times New Roman" w:hAnsi="Times New Roman" w:cs="Times New Roman"/>
          <w:sz w:val="24"/>
          <w:szCs w:val="24"/>
        </w:rPr>
      </w:pPr>
    </w:p>
    <w:p w14:paraId="51D349FD" w14:textId="4E1BD3CF"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by accounting for outliers. Adjusting the outliers for candidate trait pathways</w:t>
      </w:r>
      <w:r w:rsidR="00B75E71" w:rsidRPr="00454C7F">
        <w:rPr>
          <w:rFonts w:ascii="Times New Roman" w:hAnsi="Times New Roman" w:cs="Times New Roman"/>
          <w:sz w:val="24"/>
          <w:szCs w:val="24"/>
        </w:rPr>
        <w:t xml:space="preserve"> such as alcohol intake and usual walking pace</w:t>
      </w:r>
      <w:r w:rsidRPr="00454C7F">
        <w:rPr>
          <w:rFonts w:ascii="Times New Roman" w:hAnsi="Times New Roman" w:cs="Times New Roman"/>
          <w:sz w:val="24"/>
          <w:szCs w:val="24"/>
        </w:rPr>
        <w:t xml:space="preserve"> reduced heterogeneity by 15% and had a small reduction in the confidence intervals while the point estimate remained consistent (Table 1). By contrast</w:t>
      </w:r>
      <w:r w:rsidR="000340D1" w:rsidRPr="00454C7F">
        <w:rPr>
          <w:rFonts w:ascii="Times New Roman" w:hAnsi="Times New Roman" w:cs="Times New Roman"/>
          <w:sz w:val="24"/>
          <w:szCs w:val="24"/>
        </w:rPr>
        <w:t>,</w:t>
      </w:r>
      <w:r w:rsidRPr="00454C7F">
        <w:rPr>
          <w:rFonts w:ascii="Times New Roman" w:hAnsi="Times New Roman" w:cs="Times New Roman"/>
          <w:sz w:val="24"/>
          <w:szCs w:val="24"/>
        </w:rPr>
        <w:t xml:space="preserve">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w:t>
      </w:r>
      <w:r w:rsidR="00AA1F56" w:rsidRPr="00454C7F">
        <w:rPr>
          <w:rFonts w:ascii="Times New Roman" w:hAnsi="Times New Roman" w:cs="Times New Roman"/>
          <w:sz w:val="24"/>
          <w:szCs w:val="24"/>
        </w:rPr>
        <w:t>inaccurately</w:t>
      </w:r>
      <w:r w:rsidR="00597086" w:rsidRPr="00454C7F">
        <w:rPr>
          <w:rFonts w:ascii="Times New Roman" w:hAnsi="Times New Roman" w:cs="Times New Roman"/>
          <w:sz w:val="24"/>
          <w:szCs w:val="24"/>
        </w:rPr>
        <w:t xml:space="preserve"> or partially (e.g. where GWAS summary statistics are not available to identify other effective pleiotropic pathways).</w:t>
      </w:r>
    </w:p>
    <w:p w14:paraId="47411A23" w14:textId="77777777" w:rsidR="003D215F" w:rsidRPr="00454C7F" w:rsidRDefault="001F43DC" w:rsidP="00454C7F">
      <w:pPr>
        <w:pStyle w:val="Heading2"/>
        <w:spacing w:line="480" w:lineRule="auto"/>
        <w:rPr>
          <w:rFonts w:ascii="Times New Roman" w:hAnsi="Times New Roman" w:cs="Times New Roman"/>
          <w:b/>
          <w:sz w:val="24"/>
          <w:szCs w:val="24"/>
        </w:rPr>
      </w:pPr>
      <w:bookmarkStart w:id="172" w:name="_slx055nwzdle" w:colFirst="0" w:colLast="0"/>
      <w:bookmarkEnd w:id="172"/>
      <w:r w:rsidRPr="00454C7F">
        <w:rPr>
          <w:rFonts w:ascii="Times New Roman" w:hAnsi="Times New Roman" w:cs="Times New Roman"/>
          <w:b/>
          <w:sz w:val="24"/>
          <w:szCs w:val="24"/>
        </w:rPr>
        <w:t>Discussion</w:t>
      </w:r>
    </w:p>
    <w:p w14:paraId="2D379D7A" w14:textId="30D7A658" w:rsidR="008069C4" w:rsidRPr="00454C7F" w:rsidRDefault="00C6040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w:t>
      </w:r>
      <w:r w:rsidR="00D968A6" w:rsidRPr="00454C7F">
        <w:rPr>
          <w:rFonts w:ascii="Times New Roman" w:eastAsia="Calibri" w:hAnsi="Times New Roman" w:cs="Times New Roman"/>
          <w:sz w:val="24"/>
          <w:szCs w:val="24"/>
        </w:rPr>
        <w:t xml:space="preserve">instrumental variables being invalid due to </w:t>
      </w:r>
      <w:r w:rsidRPr="00454C7F">
        <w:rPr>
          <w:rFonts w:ascii="Times New Roman" w:eastAsia="Calibri" w:hAnsi="Times New Roman" w:cs="Times New Roman"/>
          <w:sz w:val="24"/>
          <w:szCs w:val="24"/>
        </w:rPr>
        <w:t>horizontal pleiotropy has receive</w:t>
      </w:r>
      <w:r w:rsidR="00D968A6" w:rsidRPr="00454C7F">
        <w:rPr>
          <w:rFonts w:ascii="Times New Roman" w:eastAsia="Calibri" w:hAnsi="Times New Roman" w:cs="Times New Roman"/>
          <w:sz w:val="24"/>
          <w:szCs w:val="24"/>
        </w:rPr>
        <w:t>d much attention in MR analysis.</w:t>
      </w:r>
      <w:r w:rsidR="001F14FE" w:rsidRPr="00454C7F">
        <w:rPr>
          <w:rFonts w:ascii="Times New Roman" w:eastAsia="Calibri" w:hAnsi="Times New Roman" w:cs="Times New Roman"/>
          <w:sz w:val="24"/>
          <w:szCs w:val="24"/>
        </w:rPr>
        <w:t xml:space="preserve"> Detecting and excluding such invalid instruments, based on whether they appear to be outliers in the analysis, is now a common strategy that exists in various forms</w:t>
      </w:r>
      <w:r w:rsidR="002A61A1" w:rsidRPr="00454C7F">
        <w:rPr>
          <w:rFonts w:ascii="Times New Roman" w:eastAsia="Calibri" w:hAnsi="Times New Roman" w:cs="Times New Roman"/>
          <w:sz w:val="24"/>
          <w:szCs w:val="24"/>
        </w:rPr>
        <w:t xml:space="preserve"> </w:t>
      </w:r>
      <w:r w:rsidR="002A61A1"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A61A1" w:rsidRPr="00454C7F">
        <w:rPr>
          <w:rFonts w:ascii="Times New Roman" w:eastAsia="Calibri" w:hAnsi="Times New Roman" w:cs="Times New Roman"/>
          <w:sz w:val="24"/>
          <w:szCs w:val="24"/>
        </w:rPr>
      </w:r>
      <w:r w:rsidR="002A61A1"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7,8,14,15,36</w:t>
      </w:r>
      <w:r w:rsidR="002A61A1" w:rsidRPr="00454C7F">
        <w:rPr>
          <w:rFonts w:ascii="Times New Roman" w:eastAsia="Calibri" w:hAnsi="Times New Roman" w:cs="Times New Roman"/>
          <w:sz w:val="24"/>
          <w:szCs w:val="24"/>
        </w:rPr>
        <w:fldChar w:fldCharType="end"/>
      </w:r>
      <w:r w:rsidR="00D968A6"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 have shown</w:t>
      </w:r>
      <w:r w:rsidR="001F14FE" w:rsidRPr="00454C7F">
        <w:rPr>
          <w:rFonts w:ascii="Times New Roman" w:eastAsia="Calibri" w:hAnsi="Times New Roman" w:cs="Times New Roman"/>
          <w:sz w:val="24"/>
          <w:szCs w:val="24"/>
        </w:rPr>
        <w:t xml:space="preserve"> here</w:t>
      </w:r>
      <w:r w:rsidRPr="00454C7F">
        <w:rPr>
          <w:rFonts w:ascii="Times New Roman" w:eastAsia="Calibri" w:hAnsi="Times New Roman" w:cs="Times New Roman"/>
          <w:sz w:val="24"/>
          <w:szCs w:val="24"/>
        </w:rPr>
        <w:t xml:space="preserve"> that </w:t>
      </w:r>
      <w:r w:rsidR="001F14FE" w:rsidRPr="00454C7F">
        <w:rPr>
          <w:rFonts w:ascii="Times New Roman" w:eastAsia="Calibri" w:hAnsi="Times New Roman" w:cs="Times New Roman"/>
          <w:sz w:val="24"/>
          <w:szCs w:val="24"/>
        </w:rPr>
        <w:t xml:space="preserve">outlier removal </w:t>
      </w:r>
      <w:r w:rsidRPr="00454C7F">
        <w:rPr>
          <w:rFonts w:ascii="Times New Roman" w:eastAsia="Calibri" w:hAnsi="Times New Roman" w:cs="Times New Roman"/>
          <w:sz w:val="24"/>
          <w:szCs w:val="24"/>
        </w:rPr>
        <w:t>could</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in some circumstances</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compound rather than reduce</w:t>
      </w:r>
      <w:r w:rsidRPr="00454C7F">
        <w:rPr>
          <w:rFonts w:ascii="Times New Roman" w:eastAsia="Calibri" w:hAnsi="Times New Roman" w:cs="Times New Roman"/>
          <w:sz w:val="24"/>
          <w:szCs w:val="24"/>
        </w:rPr>
        <w:t xml:space="preserve"> bias</w:t>
      </w:r>
      <w:r w:rsidR="00E16A39"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and misses an opportunity to </w:t>
      </w:r>
      <w:r w:rsidR="00E16A39" w:rsidRPr="00454C7F">
        <w:rPr>
          <w:rFonts w:ascii="Times New Roman" w:eastAsia="Calibri" w:hAnsi="Times New Roman" w:cs="Times New Roman"/>
          <w:sz w:val="24"/>
          <w:szCs w:val="24"/>
        </w:rPr>
        <w:t>better understand the traits under study.</w:t>
      </w:r>
      <w:r w:rsidR="00042432"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W</w:t>
      </w:r>
      <w:r w:rsidR="001F43DC" w:rsidRPr="00454C7F">
        <w:rPr>
          <w:rFonts w:ascii="Times New Roman" w:eastAsia="Calibri" w:hAnsi="Times New Roman" w:cs="Times New Roman"/>
          <w:sz w:val="24"/>
          <w:szCs w:val="24"/>
        </w:rPr>
        <w:t xml:space="preserve">e </w:t>
      </w:r>
      <w:r w:rsidR="00AF6DEA" w:rsidRPr="00454C7F">
        <w:rPr>
          <w:rFonts w:ascii="Times New Roman" w:eastAsia="Calibri" w:hAnsi="Times New Roman" w:cs="Times New Roman"/>
          <w:sz w:val="24"/>
          <w:szCs w:val="24"/>
        </w:rPr>
        <w:t xml:space="preserve">developed </w:t>
      </w:r>
      <w:r w:rsidR="000F7552"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sz w:val="24"/>
          <w:szCs w:val="24"/>
        </w:rPr>
        <w:t>MR-TRYX</w:t>
      </w:r>
      <w:r w:rsidR="00D968A6" w:rsidRPr="00454C7F">
        <w:rPr>
          <w:rFonts w:ascii="Times New Roman" w:eastAsia="Calibri" w:hAnsi="Times New Roman" w:cs="Times New Roman"/>
          <w:sz w:val="24"/>
          <w:szCs w:val="24"/>
        </w:rPr>
        <w:t xml:space="preserve"> framework</w:t>
      </w:r>
      <w:r w:rsidR="001F43DC" w:rsidRPr="00454C7F">
        <w:rPr>
          <w:rFonts w:ascii="Times New Roman" w:eastAsia="Calibri" w:hAnsi="Times New Roman" w:cs="Times New Roman"/>
          <w:sz w:val="24"/>
          <w:szCs w:val="24"/>
        </w:rPr>
        <w:t>,</w:t>
      </w:r>
      <w:r w:rsidR="00E16A39" w:rsidRPr="00454C7F">
        <w:rPr>
          <w:rFonts w:ascii="Times New Roman" w:eastAsia="Calibri" w:hAnsi="Times New Roman" w:cs="Times New Roman"/>
          <w:sz w:val="24"/>
          <w:szCs w:val="24"/>
        </w:rPr>
        <w:t xml:space="preserve"> which </w:t>
      </w:r>
      <w:r w:rsidR="00861E23" w:rsidRPr="00454C7F">
        <w:rPr>
          <w:rFonts w:ascii="Times New Roman" w:eastAsia="Calibri" w:hAnsi="Times New Roman" w:cs="Times New Roman"/>
          <w:sz w:val="24"/>
          <w:szCs w:val="24"/>
        </w:rPr>
        <w:t>utilises</w:t>
      </w:r>
      <w:r w:rsidR="00E16A39" w:rsidRPr="00454C7F">
        <w:rPr>
          <w:rFonts w:ascii="Times New Roman" w:eastAsia="Calibri" w:hAnsi="Times New Roman" w:cs="Times New Roman"/>
          <w:sz w:val="24"/>
          <w:szCs w:val="24"/>
        </w:rPr>
        <w:t xml:space="preserve"> the MR-Base database </w:t>
      </w:r>
      <w:r w:rsidR="00F16CE1"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F16CE1"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F16CE1" w:rsidRPr="00454C7F">
        <w:rPr>
          <w:rFonts w:ascii="Times New Roman" w:eastAsia="Calibri" w:hAnsi="Times New Roman" w:cs="Times New Roman"/>
          <w:sz w:val="24"/>
          <w:szCs w:val="24"/>
        </w:rPr>
        <w:fldChar w:fldCharType="end"/>
      </w:r>
      <w:r w:rsidR="00F16CE1"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 xml:space="preserve">of GWAS summary data </w:t>
      </w:r>
      <w:r w:rsidR="001F43DC" w:rsidRPr="00454C7F">
        <w:rPr>
          <w:rFonts w:ascii="Times New Roman" w:eastAsia="Calibri" w:hAnsi="Times New Roman" w:cs="Times New Roman"/>
          <w:sz w:val="24"/>
          <w:szCs w:val="24"/>
        </w:rPr>
        <w:t xml:space="preserve">to </w:t>
      </w:r>
      <w:r w:rsidR="00E16A39" w:rsidRPr="00454C7F">
        <w:rPr>
          <w:rFonts w:ascii="Times New Roman" w:eastAsia="Calibri" w:hAnsi="Times New Roman" w:cs="Times New Roman"/>
          <w:sz w:val="24"/>
          <w:szCs w:val="24"/>
        </w:rPr>
        <w:t xml:space="preserve">identify potential explanations for </w:t>
      </w:r>
      <w:r w:rsidR="00D968A6" w:rsidRPr="00454C7F">
        <w:rPr>
          <w:rFonts w:ascii="Times New Roman" w:eastAsia="Calibri" w:hAnsi="Times New Roman" w:cs="Times New Roman"/>
          <w:sz w:val="24"/>
          <w:szCs w:val="24"/>
        </w:rPr>
        <w:t>outlying</w:t>
      </w:r>
      <w:r w:rsidR="00E16A39" w:rsidRPr="00454C7F">
        <w:rPr>
          <w:rFonts w:ascii="Times New Roman" w:eastAsia="Calibri" w:hAnsi="Times New Roman" w:cs="Times New Roman"/>
          <w:sz w:val="24"/>
          <w:szCs w:val="24"/>
        </w:rPr>
        <w:t xml:space="preserve"> </w:t>
      </w:r>
      <w:r w:rsidR="000340D1" w:rsidRPr="00454C7F">
        <w:rPr>
          <w:rFonts w:ascii="Times New Roman" w:eastAsia="Calibri" w:hAnsi="Times New Roman" w:cs="Times New Roman"/>
          <w:sz w:val="24"/>
          <w:szCs w:val="24"/>
        </w:rPr>
        <w:t>SNP instruments</w:t>
      </w:r>
      <w:r w:rsidR="00E16A39" w:rsidRPr="00454C7F">
        <w:rPr>
          <w:rFonts w:ascii="Times New Roman" w:eastAsia="Calibri" w:hAnsi="Times New Roman" w:cs="Times New Roman"/>
          <w:sz w:val="24"/>
          <w:szCs w:val="24"/>
        </w:rPr>
        <w:t xml:space="preserve">, and to improve estimates by accounting for </w:t>
      </w:r>
      <w:r w:rsidR="00D968A6" w:rsidRPr="00454C7F">
        <w:rPr>
          <w:rFonts w:ascii="Times New Roman" w:eastAsia="Calibri" w:hAnsi="Times New Roman" w:cs="Times New Roman"/>
          <w:sz w:val="24"/>
          <w:szCs w:val="24"/>
        </w:rPr>
        <w:t xml:space="preserve">the </w:t>
      </w:r>
      <w:r w:rsidR="00E16A39" w:rsidRPr="00454C7F">
        <w:rPr>
          <w:rFonts w:ascii="Times New Roman" w:eastAsia="Calibri" w:hAnsi="Times New Roman" w:cs="Times New Roman"/>
          <w:sz w:val="24"/>
          <w:szCs w:val="24"/>
        </w:rPr>
        <w:t>pleiotropic pathways</w:t>
      </w:r>
      <w:r w:rsidR="00D968A6" w:rsidRPr="00454C7F">
        <w:rPr>
          <w:rFonts w:ascii="Times New Roman" w:eastAsia="Calibri" w:hAnsi="Times New Roman" w:cs="Times New Roman"/>
          <w:sz w:val="24"/>
          <w:szCs w:val="24"/>
        </w:rPr>
        <w:t xml:space="preserve"> that give rise to them</w:t>
      </w:r>
      <w:r w:rsidR="001F43DC" w:rsidRPr="00454C7F">
        <w:rPr>
          <w:rFonts w:ascii="Times New Roman" w:eastAsia="Calibri" w:hAnsi="Times New Roman" w:cs="Times New Roman"/>
          <w:sz w:val="24"/>
          <w:szCs w:val="24"/>
        </w:rPr>
        <w:t xml:space="preserve">. We have also </w:t>
      </w:r>
      <w:r w:rsidR="00BD3B1D" w:rsidRPr="00454C7F">
        <w:rPr>
          <w:rFonts w:ascii="Times New Roman" w:eastAsia="Calibri" w:hAnsi="Times New Roman" w:cs="Times New Roman"/>
          <w:sz w:val="24"/>
          <w:szCs w:val="24"/>
        </w:rPr>
        <w:t xml:space="preserve">demonstrated </w:t>
      </w:r>
      <w:r w:rsidR="001F43DC" w:rsidRPr="00454C7F">
        <w:rPr>
          <w:rFonts w:ascii="Times New Roman" w:eastAsia="Calibri" w:hAnsi="Times New Roman" w:cs="Times New Roman"/>
          <w:sz w:val="24"/>
          <w:szCs w:val="24"/>
        </w:rPr>
        <w:t xml:space="preserve">the </w:t>
      </w:r>
      <w:r w:rsidR="00BD3B1D" w:rsidRPr="00454C7F">
        <w:rPr>
          <w:rFonts w:ascii="Times New Roman" w:eastAsia="Calibri" w:hAnsi="Times New Roman" w:cs="Times New Roman"/>
          <w:sz w:val="24"/>
          <w:szCs w:val="24"/>
        </w:rPr>
        <w:t xml:space="preserve">use and interpretation </w:t>
      </w:r>
      <w:r w:rsidR="001F43DC" w:rsidRPr="00454C7F">
        <w:rPr>
          <w:rFonts w:ascii="Times New Roman" w:eastAsia="Calibri" w:hAnsi="Times New Roman" w:cs="Times New Roman"/>
          <w:sz w:val="24"/>
          <w:szCs w:val="24"/>
        </w:rPr>
        <w:t xml:space="preserve">of MR-TRYX </w:t>
      </w:r>
      <w:r w:rsidR="00BD3B1D" w:rsidRPr="00454C7F">
        <w:rPr>
          <w:rFonts w:ascii="Times New Roman" w:eastAsia="Calibri" w:hAnsi="Times New Roman" w:cs="Times New Roman"/>
          <w:sz w:val="24"/>
          <w:szCs w:val="24"/>
        </w:rPr>
        <w:t>in four sets of empirical analyses.</w:t>
      </w:r>
    </w:p>
    <w:p w14:paraId="73B99C07" w14:textId="779404C4" w:rsidR="007925AB" w:rsidRDefault="000C5712" w:rsidP="00454C7F">
      <w:pPr>
        <w:spacing w:after="160" w:line="480" w:lineRule="auto"/>
        <w:jc w:val="both"/>
        <w:rPr>
          <w:ins w:id="173" w:author="Gibran Hemani" w:date="2019-04-03T01:03:00Z"/>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For accurate performance, </w:t>
      </w:r>
      <w:r w:rsidR="007925AB" w:rsidRPr="00454C7F">
        <w:rPr>
          <w:rFonts w:ascii="Times New Roman" w:eastAsia="Calibri" w:hAnsi="Times New Roman" w:cs="Times New Roman"/>
          <w:sz w:val="24"/>
          <w:szCs w:val="24"/>
        </w:rPr>
        <w:t xml:space="preserve">MR-TRYX depends </w:t>
      </w:r>
      <w:r w:rsidR="00F16CE1" w:rsidRPr="00454C7F">
        <w:rPr>
          <w:rFonts w:ascii="Times New Roman" w:eastAsia="Calibri" w:hAnsi="Times New Roman" w:cs="Times New Roman"/>
          <w:sz w:val="24"/>
          <w:szCs w:val="24"/>
        </w:rPr>
        <w:t>upon the performance of three methodological components</w:t>
      </w:r>
      <w:r w:rsidRPr="00454C7F">
        <w:rPr>
          <w:rFonts w:ascii="Times New Roman" w:eastAsia="Calibri" w:hAnsi="Times New Roman" w:cs="Times New Roman"/>
          <w:sz w:val="24"/>
          <w:szCs w:val="24"/>
        </w:rPr>
        <w:t>:</w:t>
      </w:r>
      <w:r w:rsidR="007925A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w:t>
      </w:r>
      <w:r w:rsidR="007925AB" w:rsidRPr="00454C7F">
        <w:rPr>
          <w:rFonts w:ascii="Times New Roman" w:eastAsia="Calibri" w:hAnsi="Times New Roman" w:cs="Times New Roman"/>
          <w:sz w:val="24"/>
          <w:szCs w:val="24"/>
        </w:rPr>
        <w:t xml:space="preserve">detecting instruments </w:t>
      </w:r>
      <w:r w:rsidR="000340D1" w:rsidRPr="00454C7F">
        <w:rPr>
          <w:rFonts w:ascii="Times New Roman" w:eastAsia="Calibri" w:hAnsi="Times New Roman" w:cs="Times New Roman"/>
          <w:sz w:val="24"/>
          <w:szCs w:val="24"/>
        </w:rPr>
        <w:t>that</w:t>
      </w:r>
      <w:r w:rsidR="007925AB" w:rsidRPr="00454C7F">
        <w:rPr>
          <w:rFonts w:ascii="Times New Roman" w:eastAsia="Calibri" w:hAnsi="Times New Roman" w:cs="Times New Roman"/>
          <w:sz w:val="24"/>
          <w:szCs w:val="24"/>
        </w:rPr>
        <w:t xml:space="preserve"> exhibit horizontal pleiotropy</w:t>
      </w:r>
      <w:r w:rsidR="00CC7815"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 </w:t>
      </w:r>
      <w:r w:rsidR="00CC7815" w:rsidRPr="00454C7F">
        <w:rPr>
          <w:rFonts w:ascii="Times New Roman" w:eastAsia="Calibri" w:hAnsi="Times New Roman" w:cs="Times New Roman"/>
          <w:sz w:val="24"/>
          <w:szCs w:val="24"/>
        </w:rPr>
        <w:t>identifying the</w:t>
      </w:r>
      <w:r w:rsidR="00846C7E" w:rsidRPr="00454C7F">
        <w:rPr>
          <w:rFonts w:ascii="Times New Roman" w:eastAsia="Calibri" w:hAnsi="Times New Roman" w:cs="Times New Roman"/>
          <w:sz w:val="24"/>
          <w:szCs w:val="24"/>
        </w:rPr>
        <w:t xml:space="preserve"> candidate</w:t>
      </w:r>
      <w:r w:rsidR="00CC7815" w:rsidRPr="00454C7F">
        <w:rPr>
          <w:rFonts w:ascii="Times New Roman" w:eastAsia="Calibri" w:hAnsi="Times New Roman" w:cs="Times New Roman"/>
          <w:sz w:val="24"/>
          <w:szCs w:val="24"/>
        </w:rPr>
        <w:t xml:space="preserve"> traits </w:t>
      </w:r>
      <w:r w:rsidR="00846C7E" w:rsidRPr="00454C7F">
        <w:rPr>
          <w:rFonts w:ascii="Times New Roman" w:eastAsia="Calibri" w:hAnsi="Times New Roman" w:cs="Times New Roman"/>
          <w:sz w:val="24"/>
          <w:szCs w:val="24"/>
        </w:rPr>
        <w:t xml:space="preserve">on the </w:t>
      </w:r>
      <w:r w:rsidR="008D1BC9" w:rsidRPr="00454C7F">
        <w:rPr>
          <w:rFonts w:ascii="Times New Roman" w:eastAsia="Calibri" w:hAnsi="Times New Roman" w:cs="Times New Roman"/>
          <w:sz w:val="24"/>
          <w:szCs w:val="24"/>
        </w:rPr>
        <w:t xml:space="preserve">alternative </w:t>
      </w:r>
      <w:r w:rsidR="00846C7E" w:rsidRPr="00454C7F">
        <w:rPr>
          <w:rFonts w:ascii="Times New Roman" w:eastAsia="Calibri" w:hAnsi="Times New Roman" w:cs="Times New Roman"/>
          <w:sz w:val="24"/>
          <w:szCs w:val="24"/>
        </w:rPr>
        <w:t>path</w:t>
      </w:r>
      <w:r w:rsidR="00E3344B" w:rsidRPr="00454C7F">
        <w:rPr>
          <w:rFonts w:ascii="Times New Roman" w:eastAsia="Calibri" w:hAnsi="Times New Roman" w:cs="Times New Roman"/>
          <w:sz w:val="24"/>
          <w:szCs w:val="24"/>
        </w:rPr>
        <w:t>ways</w:t>
      </w:r>
      <w:r w:rsidR="00846C7E" w:rsidRPr="00454C7F">
        <w:rPr>
          <w:rFonts w:ascii="Times New Roman" w:eastAsia="Calibri" w:hAnsi="Times New Roman" w:cs="Times New Roman"/>
          <w:sz w:val="24"/>
          <w:szCs w:val="24"/>
        </w:rPr>
        <w:t xml:space="preserve"> from the variant to the outcome; </w:t>
      </w:r>
      <w:r w:rsidRPr="00454C7F">
        <w:rPr>
          <w:rFonts w:ascii="Times New Roman" w:eastAsia="Calibri" w:hAnsi="Times New Roman" w:cs="Times New Roman"/>
          <w:sz w:val="24"/>
          <w:szCs w:val="24"/>
        </w:rPr>
        <w:t xml:space="preserve">and (iii) </w:t>
      </w:r>
      <w:del w:id="174" w:author="Yoonsu Cho" w:date="2019-03-11T16:13:00Z">
        <w:r w:rsidR="00846C7E" w:rsidRPr="00454C7F" w:rsidDel="00464DD0">
          <w:rPr>
            <w:rFonts w:ascii="Times New Roman" w:eastAsia="Calibri" w:hAnsi="Times New Roman" w:cs="Times New Roman"/>
            <w:sz w:val="24"/>
            <w:szCs w:val="24"/>
          </w:rPr>
          <w:delText xml:space="preserve">correctly </w:delText>
        </w:r>
      </w:del>
      <w:ins w:id="175" w:author="Yoonsu Cho" w:date="2019-03-11T16:19:00Z">
        <w:r w:rsidR="00464DD0">
          <w:rPr>
            <w:rFonts w:ascii="Times New Roman" w:eastAsia="Calibri" w:hAnsi="Times New Roman" w:cs="Times New Roman"/>
            <w:sz w:val="24"/>
            <w:szCs w:val="24"/>
          </w:rPr>
          <w:t xml:space="preserve">adequately </w:t>
        </w:r>
      </w:ins>
      <w:r w:rsidR="00846C7E" w:rsidRPr="00454C7F">
        <w:rPr>
          <w:rFonts w:ascii="Times New Roman" w:eastAsia="Calibri" w:hAnsi="Times New Roman" w:cs="Times New Roman"/>
          <w:sz w:val="24"/>
          <w:szCs w:val="24"/>
        </w:rPr>
        <w:t xml:space="preserve">estimating the effects of the candidate traits on the outcome. Each of these components </w:t>
      </w:r>
      <w:r w:rsidR="00F16CE1" w:rsidRPr="00454C7F">
        <w:rPr>
          <w:rFonts w:ascii="Times New Roman" w:eastAsia="Calibri" w:hAnsi="Times New Roman" w:cs="Times New Roman"/>
          <w:sz w:val="24"/>
          <w:szCs w:val="24"/>
        </w:rPr>
        <w:t xml:space="preserve">is a </w:t>
      </w:r>
      <w:r w:rsidR="00846C7E" w:rsidRPr="00454C7F">
        <w:rPr>
          <w:rFonts w:ascii="Times New Roman" w:eastAsia="Calibri" w:hAnsi="Times New Roman" w:cs="Times New Roman"/>
          <w:sz w:val="24"/>
          <w:szCs w:val="24"/>
        </w:rPr>
        <w:t xml:space="preserve">difficult problem, but they are </w:t>
      </w:r>
      <w:r w:rsidR="00F16CE1" w:rsidRPr="00454C7F">
        <w:rPr>
          <w:rFonts w:ascii="Times New Roman" w:eastAsia="Calibri" w:hAnsi="Times New Roman" w:cs="Times New Roman"/>
          <w:sz w:val="24"/>
          <w:szCs w:val="24"/>
        </w:rPr>
        <w:t xml:space="preserve">all </w:t>
      </w:r>
      <w:r w:rsidR="00846C7E" w:rsidRPr="00454C7F">
        <w:rPr>
          <w:rFonts w:ascii="Times New Roman" w:eastAsia="Calibri" w:hAnsi="Times New Roman" w:cs="Times New Roman"/>
          <w:sz w:val="24"/>
          <w:szCs w:val="24"/>
        </w:rPr>
        <w:t xml:space="preserve">modular </w:t>
      </w:r>
      <w:r w:rsidR="003C4056" w:rsidRPr="00454C7F">
        <w:rPr>
          <w:rFonts w:ascii="Times New Roman" w:eastAsia="Calibri" w:hAnsi="Times New Roman" w:cs="Times New Roman"/>
          <w:sz w:val="24"/>
          <w:szCs w:val="24"/>
        </w:rPr>
        <w:t>and</w:t>
      </w:r>
      <w:r w:rsidR="00846C7E" w:rsidRPr="00454C7F">
        <w:rPr>
          <w:rFonts w:ascii="Times New Roman" w:eastAsia="Calibri" w:hAnsi="Times New Roman" w:cs="Times New Roman"/>
          <w:sz w:val="24"/>
          <w:szCs w:val="24"/>
        </w:rPr>
        <w:t xml:space="preserve"> build upon existing methods and resources, and the </w:t>
      </w:r>
      <w:r w:rsidR="008D1BC9" w:rsidRPr="00454C7F">
        <w:rPr>
          <w:rFonts w:ascii="Times New Roman" w:eastAsia="Calibri" w:hAnsi="Times New Roman" w:cs="Times New Roman"/>
          <w:sz w:val="24"/>
          <w:szCs w:val="24"/>
        </w:rPr>
        <w:t>MR-</w:t>
      </w:r>
      <w:r w:rsidR="00846C7E" w:rsidRPr="00454C7F">
        <w:rPr>
          <w:rFonts w:ascii="Times New Roman" w:eastAsia="Calibri" w:hAnsi="Times New Roman" w:cs="Times New Roman"/>
          <w:sz w:val="24"/>
          <w:szCs w:val="24"/>
        </w:rPr>
        <w:t xml:space="preserve">TRYX framework will naturally improve as those methods and resources themselves </w:t>
      </w:r>
      <w:r w:rsidR="00846C7E"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0487D01D" w14:textId="07CC1F87" w:rsidR="00E46D14" w:rsidRPr="00454C7F" w:rsidRDefault="00E46D14" w:rsidP="00454C7F">
      <w:pPr>
        <w:spacing w:after="160" w:line="480" w:lineRule="auto"/>
        <w:jc w:val="both"/>
        <w:rPr>
          <w:rFonts w:ascii="Times New Roman" w:eastAsia="Calibri" w:hAnsi="Times New Roman" w:cs="Times New Roman"/>
          <w:sz w:val="24"/>
          <w:szCs w:val="24"/>
        </w:rPr>
      </w:pPr>
      <w:ins w:id="176" w:author="Gibran Hemani" w:date="2019-04-03T01:03:00Z">
        <w:r>
          <w:rPr>
            <w:rFonts w:ascii="Times New Roman" w:eastAsia="Calibri" w:hAnsi="Times New Roman" w:cs="Times New Roman"/>
            <w:sz w:val="24"/>
            <w:szCs w:val="24"/>
          </w:rPr>
          <w:t xml:space="preserve">First it is important to notice that </w:t>
        </w:r>
      </w:ins>
      <w:ins w:id="177" w:author="Gibran Hemani" w:date="2019-04-03T02:34:00Z">
        <w:r w:rsidR="00F76EE9">
          <w:rPr>
            <w:rFonts w:ascii="Times New Roman" w:eastAsia="Calibri" w:hAnsi="Times New Roman" w:cs="Times New Roman"/>
            <w:sz w:val="24"/>
            <w:szCs w:val="24"/>
          </w:rPr>
          <w:t xml:space="preserve">a major motivation for development of MR </w:t>
        </w:r>
        <w:r w:rsidR="00E82199">
          <w:rPr>
            <w:rFonts w:ascii="Times New Roman" w:eastAsia="Calibri" w:hAnsi="Times New Roman" w:cs="Times New Roman"/>
            <w:sz w:val="24"/>
            <w:szCs w:val="24"/>
          </w:rPr>
          <w:t xml:space="preserve">is that </w:t>
        </w:r>
      </w:ins>
      <w:ins w:id="178" w:author="Gibran Hemani" w:date="2019-04-03T01:04:00Z">
        <w:r>
          <w:rPr>
            <w:rFonts w:ascii="Times New Roman" w:eastAsia="Calibri" w:hAnsi="Times New Roman" w:cs="Times New Roman"/>
            <w:sz w:val="24"/>
            <w:szCs w:val="24"/>
          </w:rPr>
          <w:t>o</w:t>
        </w:r>
      </w:ins>
      <w:ins w:id="179" w:author="Gibran Hemani" w:date="2019-04-03T01:03:00Z">
        <w:r>
          <w:rPr>
            <w:rFonts w:ascii="Times New Roman" w:eastAsia="Calibri" w:hAnsi="Times New Roman" w:cs="Times New Roman"/>
            <w:sz w:val="24"/>
            <w:szCs w:val="24"/>
          </w:rPr>
          <w:t xml:space="preserve">bservational associations are often deemed unreliable because it is impossible to prove that there is no residual or unmeasured confounding biasing the effect estimate. </w:t>
        </w:r>
      </w:ins>
      <w:ins w:id="180" w:author="Gibran Hemani" w:date="2019-04-03T01:04:00Z">
        <w:r>
          <w:rPr>
            <w:rFonts w:ascii="Times New Roman" w:eastAsia="Calibri" w:hAnsi="Times New Roman" w:cs="Times New Roman"/>
            <w:sz w:val="24"/>
            <w:szCs w:val="24"/>
          </w:rPr>
          <w:t>But somewhat ironically</w:t>
        </w:r>
      </w:ins>
      <w:ins w:id="181" w:author="Gibran Hemani" w:date="2019-04-03T01:03:00Z">
        <w:r>
          <w:rPr>
            <w:rFonts w:ascii="Times New Roman" w:eastAsia="Calibri" w:hAnsi="Times New Roman" w:cs="Times New Roman"/>
            <w:sz w:val="24"/>
            <w:szCs w:val="24"/>
          </w:rPr>
          <w:t>, we find ourselves in a situation now where horizontal pleiotropy poses a similar challenge, in that proving</w:t>
        </w:r>
      </w:ins>
      <w:ins w:id="182" w:author="Gibran Hemani" w:date="2019-04-03T01:04:00Z">
        <w:r>
          <w:rPr>
            <w:rFonts w:ascii="Times New Roman" w:eastAsia="Calibri" w:hAnsi="Times New Roman" w:cs="Times New Roman"/>
            <w:sz w:val="24"/>
            <w:szCs w:val="24"/>
          </w:rPr>
          <w:t xml:space="preserve"> that</w:t>
        </w:r>
      </w:ins>
      <w:ins w:id="183" w:author="Gibran Hemani" w:date="2019-04-03T01:03:00Z">
        <w:r>
          <w:rPr>
            <w:rFonts w:ascii="Times New Roman" w:eastAsia="Calibri" w:hAnsi="Times New Roman" w:cs="Times New Roman"/>
            <w:sz w:val="24"/>
            <w:szCs w:val="24"/>
          </w:rPr>
          <w:t xml:space="preserve"> it is either absent or perfectly balanced is impossible. Some methods exist that attempt to adjust for horizontal pleiotropy, such as </w:t>
        </w:r>
        <w:commentRangeStart w:id="184"/>
        <w:r>
          <w:rPr>
            <w:rFonts w:ascii="Times New Roman" w:eastAsia="Calibri" w:hAnsi="Times New Roman" w:cs="Times New Roman"/>
            <w:sz w:val="24"/>
            <w:szCs w:val="24"/>
          </w:rPr>
          <w:t>multivariable MR</w:t>
        </w:r>
        <w:commentRangeEnd w:id="184"/>
        <w:r>
          <w:rPr>
            <w:rStyle w:val="CommentReference"/>
          </w:rPr>
          <w:commentReference w:id="184"/>
        </w:r>
        <w:r>
          <w:rPr>
            <w:rFonts w:ascii="Times New Roman" w:eastAsia="Calibri" w:hAnsi="Times New Roman" w:cs="Times New Roman"/>
            <w:sz w:val="24"/>
            <w:szCs w:val="24"/>
          </w:rPr>
          <w:t xml:space="preserve">, by including in the same model the genetic effects on </w:t>
        </w:r>
      </w:ins>
      <w:ins w:id="185" w:author="Gibran Hemani" w:date="2019-04-03T02:35:00Z">
        <w:r w:rsidR="00E82199">
          <w:rPr>
            <w:rFonts w:ascii="Times New Roman" w:eastAsia="Calibri" w:hAnsi="Times New Roman" w:cs="Times New Roman"/>
            <w:sz w:val="24"/>
            <w:szCs w:val="24"/>
          </w:rPr>
          <w:t xml:space="preserve">one or more traits </w:t>
        </w:r>
      </w:ins>
      <w:ins w:id="186" w:author="Gibran Hemani" w:date="2019-04-03T01:03:00Z">
        <w:r>
          <w:rPr>
            <w:rFonts w:ascii="Times New Roman" w:eastAsia="Calibri" w:hAnsi="Times New Roman" w:cs="Times New Roman"/>
            <w:sz w:val="24"/>
            <w:szCs w:val="24"/>
          </w:rPr>
          <w:t xml:space="preserve">that </w:t>
        </w:r>
      </w:ins>
      <w:ins w:id="187" w:author="Gibran Hemani" w:date="2019-04-03T02:35:00Z">
        <w:r w:rsidR="00E82199">
          <w:rPr>
            <w:rFonts w:ascii="Times New Roman" w:eastAsia="Calibri" w:hAnsi="Times New Roman" w:cs="Times New Roman"/>
            <w:sz w:val="24"/>
            <w:szCs w:val="24"/>
          </w:rPr>
          <w:t xml:space="preserve">are hypothesised to </w:t>
        </w:r>
      </w:ins>
      <w:ins w:id="188" w:author="Gibran Hemani" w:date="2019-04-03T01:03:00Z">
        <w:r>
          <w:rPr>
            <w:rFonts w:ascii="Times New Roman" w:eastAsia="Calibri" w:hAnsi="Times New Roman" w:cs="Times New Roman"/>
            <w:sz w:val="24"/>
            <w:szCs w:val="24"/>
          </w:rPr>
          <w:t>mediate the horizontal pleiotropic pathway</w:t>
        </w:r>
      </w:ins>
      <w:ins w:id="189" w:author="Gibran Hemani" w:date="2019-04-03T02:35:00Z">
        <w:r w:rsidR="00E82199">
          <w:rPr>
            <w:rFonts w:ascii="Times New Roman" w:eastAsia="Calibri" w:hAnsi="Times New Roman" w:cs="Times New Roman"/>
            <w:sz w:val="24"/>
            <w:szCs w:val="24"/>
          </w:rPr>
          <w:t xml:space="preserve">s, which </w:t>
        </w:r>
      </w:ins>
      <w:ins w:id="190" w:author="Gibran Hemani" w:date="2019-04-03T02:36:00Z">
        <w:r w:rsidR="00E82199">
          <w:rPr>
            <w:rFonts w:ascii="Times New Roman" w:eastAsia="Calibri" w:hAnsi="Times New Roman" w:cs="Times New Roman"/>
            <w:sz w:val="24"/>
            <w:szCs w:val="24"/>
          </w:rPr>
          <w:t>depends upon those pathways being identified</w:t>
        </w:r>
      </w:ins>
      <w:ins w:id="191" w:author="Gibran Hemani" w:date="2019-04-03T01:03:00Z">
        <w:r>
          <w:rPr>
            <w:rFonts w:ascii="Times New Roman" w:eastAsia="Calibri" w:hAnsi="Times New Roman" w:cs="Times New Roman"/>
            <w:sz w:val="24"/>
            <w:szCs w:val="24"/>
          </w:rPr>
          <w:t xml:space="preserve">. While clearly not a panacea for MR analysis, it is a valuable method to be included within the MR toolkit, and </w:t>
        </w:r>
      </w:ins>
      <w:ins w:id="192" w:author="Gibran Hemani" w:date="2019-04-03T02:36:00Z">
        <w:r w:rsidR="00E82199">
          <w:rPr>
            <w:rFonts w:ascii="Times New Roman" w:eastAsia="Calibri" w:hAnsi="Times New Roman" w:cs="Times New Roman"/>
            <w:sz w:val="24"/>
            <w:szCs w:val="24"/>
          </w:rPr>
          <w:t xml:space="preserve">its efficacy </w:t>
        </w:r>
      </w:ins>
      <w:ins w:id="193" w:author="Gibran Hemani" w:date="2019-04-03T01:03:00Z">
        <w:r>
          <w:rPr>
            <w:rFonts w:ascii="Times New Roman" w:eastAsia="Calibri" w:hAnsi="Times New Roman" w:cs="Times New Roman"/>
            <w:sz w:val="24"/>
            <w:szCs w:val="24"/>
          </w:rPr>
          <w:t xml:space="preserve">has </w:t>
        </w:r>
      </w:ins>
      <w:ins w:id="194" w:author="Gibran Hemani" w:date="2019-04-03T02:36:00Z">
        <w:r w:rsidR="00E82199">
          <w:rPr>
            <w:rFonts w:ascii="Times New Roman" w:eastAsia="Calibri" w:hAnsi="Times New Roman" w:cs="Times New Roman"/>
            <w:sz w:val="24"/>
            <w:szCs w:val="24"/>
          </w:rPr>
          <w:t xml:space="preserve">been </w:t>
        </w:r>
      </w:ins>
      <w:ins w:id="195" w:author="Gibran Hemani" w:date="2019-04-03T01:03:00Z">
        <w:r>
          <w:rPr>
            <w:rFonts w:ascii="Times New Roman" w:eastAsia="Calibri" w:hAnsi="Times New Roman" w:cs="Times New Roman"/>
            <w:sz w:val="24"/>
            <w:szCs w:val="24"/>
          </w:rPr>
          <w:t>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truly causal in the latter case. This issue is discussed in detail in </w:t>
        </w:r>
        <w:commentRangeStart w:id="196"/>
        <w:r>
          <w:rPr>
            <w:rFonts w:ascii="Times New Roman" w:eastAsia="Calibri" w:hAnsi="Times New Roman" w:cs="Times New Roman"/>
            <w:sz w:val="24"/>
            <w:szCs w:val="24"/>
          </w:rPr>
          <w:t>Anderson et al 2018</w:t>
        </w:r>
        <w:commentRangeEnd w:id="196"/>
        <w:r>
          <w:rPr>
            <w:rStyle w:val="CommentReference"/>
          </w:rPr>
          <w:commentReference w:id="196"/>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single outlier.</w:t>
        </w:r>
      </w:ins>
    </w:p>
    <w:p w14:paraId="6EAF108C" w14:textId="3F29347B" w:rsidR="00001B00" w:rsidRPr="00454C7F" w:rsidRDefault="004A2F0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w:t>
      </w:r>
      <w:r w:rsidR="00846C7E" w:rsidRPr="00454C7F">
        <w:rPr>
          <w:rFonts w:ascii="Times New Roman" w:eastAsia="Calibri" w:hAnsi="Times New Roman" w:cs="Times New Roman"/>
          <w:sz w:val="24"/>
          <w:szCs w:val="24"/>
        </w:rPr>
        <w:t xml:space="preserve"> in MR analysis </w:t>
      </w:r>
      <w:r w:rsidRPr="00454C7F">
        <w:rPr>
          <w:rFonts w:ascii="Times New Roman" w:eastAsia="Calibri" w:hAnsi="Times New Roman" w:cs="Times New Roman"/>
          <w:sz w:val="24"/>
          <w:szCs w:val="24"/>
        </w:rPr>
        <w:t xml:space="preserve">can be based on the </w:t>
      </w:r>
      <w:r w:rsidR="008B6BDF" w:rsidRPr="00454C7F">
        <w:rPr>
          <w:rFonts w:ascii="Times New Roman" w:eastAsia="Calibri" w:hAnsi="Times New Roman" w:cs="Times New Roman"/>
          <w:sz w:val="24"/>
          <w:szCs w:val="24"/>
        </w:rPr>
        <w:t xml:space="preserve">statistical estimates of how </w:t>
      </w:r>
      <w:r w:rsidRPr="00454C7F">
        <w:rPr>
          <w:rFonts w:ascii="Times New Roman" w:eastAsia="Calibri" w:hAnsi="Times New Roman" w:cs="Times New Roman"/>
          <w:sz w:val="24"/>
          <w:szCs w:val="24"/>
        </w:rPr>
        <w:t>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w:t>
      </w:r>
      <w:r w:rsidR="00F03A8C" w:rsidRPr="00454C7F">
        <w:rPr>
          <w:rFonts w:ascii="Times New Roman" w:eastAsia="Calibri" w:hAnsi="Times New Roman" w:cs="Times New Roman"/>
          <w:sz w:val="24"/>
          <w:szCs w:val="24"/>
        </w:rPr>
        <w:t xml:space="preserve"> </w:t>
      </w:r>
      <w:r w:rsidR="00F03A8C"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F03A8C" w:rsidRPr="00454C7F">
        <w:rPr>
          <w:rFonts w:ascii="Times New Roman" w:eastAsia="Calibri" w:hAnsi="Times New Roman" w:cs="Times New Roman"/>
          <w:sz w:val="24"/>
          <w:szCs w:val="24"/>
        </w:rPr>
      </w:r>
      <w:r w:rsidR="00F03A8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12,17</w:t>
      </w:r>
      <w:r w:rsidR="00F03A8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 extent to which a single SNP disproportionately influences the overall result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t>Cook’s distance)</w:t>
      </w:r>
      <w:r w:rsidR="00484F1F" w:rsidRPr="00454C7F">
        <w:rPr>
          <w:rFonts w:ascii="Times New Roman" w:eastAsia="Calibri" w:hAnsi="Times New Roman" w:cs="Times New Roman"/>
          <w:sz w:val="24"/>
          <w:szCs w:val="24"/>
        </w:rPr>
        <w:t xml:space="preserve"> </w:t>
      </w:r>
      <w:r w:rsidR="00484F1F"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84F1F" w:rsidRPr="00454C7F">
        <w:rPr>
          <w:rFonts w:ascii="Times New Roman" w:eastAsia="Calibri" w:hAnsi="Times New Roman" w:cs="Times New Roman"/>
          <w:sz w:val="24"/>
          <w:szCs w:val="24"/>
        </w:rPr>
      </w:r>
      <w:r w:rsidR="00484F1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37</w:t>
      </w:r>
      <w:r w:rsidR="00484F1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or </w:t>
      </w:r>
      <w:r w:rsidRPr="00454C7F">
        <w:rPr>
          <w:rFonts w:ascii="Times New Roman" w:eastAsia="Calibri" w:hAnsi="Times New Roman" w:cs="Times New Roman"/>
          <w:sz w:val="24"/>
          <w:szCs w:val="24"/>
        </w:rPr>
        <w:t>most commonly the extent to which a SNP contributes to heterogeneity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lastRenderedPageBreak/>
        <w:t>Cochran’s Q statistic, MR-PRESSO, and implicitly in median</w:t>
      </w:r>
      <w:r w:rsidR="000922B5" w:rsidRPr="00454C7F">
        <w:rPr>
          <w:rFonts w:ascii="Times New Roman" w:eastAsia="Calibri" w:hAnsi="Times New Roman" w:cs="Times New Roman"/>
          <w:sz w:val="24"/>
          <w:szCs w:val="24"/>
        </w:rPr>
        <w:t>- and mode-</w:t>
      </w:r>
      <w:r w:rsidRPr="00454C7F">
        <w:rPr>
          <w:rFonts w:ascii="Times New Roman" w:eastAsia="Calibri" w:hAnsi="Times New Roman" w:cs="Times New Roman"/>
          <w:sz w:val="24"/>
          <w:szCs w:val="24"/>
        </w:rPr>
        <w:t>based estimators)</w:t>
      </w:r>
      <w:r w:rsidR="0010577F" w:rsidRPr="00454C7F">
        <w:rPr>
          <w:rFonts w:ascii="Times New Roman" w:eastAsia="Calibri" w:hAnsi="Times New Roman" w:cs="Times New Roman"/>
          <w:sz w:val="24"/>
          <w:szCs w:val="24"/>
        </w:rPr>
        <w:t xml:space="preserve"> </w:t>
      </w:r>
      <w:r w:rsidR="006568EC"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568EC" w:rsidRPr="00454C7F">
        <w:rPr>
          <w:rFonts w:ascii="Times New Roman" w:eastAsia="Calibri" w:hAnsi="Times New Roman" w:cs="Times New Roman"/>
          <w:sz w:val="24"/>
          <w:szCs w:val="24"/>
        </w:rPr>
      </w:r>
      <w:r w:rsidR="006568E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7,8,14,15</w:t>
      </w:r>
      <w:r w:rsidR="006568E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616F1" w:rsidRPr="00454C7F">
        <w:rPr>
          <w:rFonts w:ascii="Times New Roman" w:eastAsia="Calibri" w:hAnsi="Times New Roman" w:cs="Times New Roman"/>
          <w:sz w:val="24"/>
          <w:szCs w:val="24"/>
        </w:rPr>
        <w:t xml:space="preserve">The philosophy of the latter two approaches is that proving horizontal pleiotropy is impossible, but that it should lead to outliers </w:t>
      </w:r>
      <w:r w:rsidR="006568E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006568E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9</w:t>
      </w:r>
      <w:r w:rsidR="006568EC" w:rsidRPr="00454C7F">
        <w:rPr>
          <w:rFonts w:ascii="Times New Roman" w:eastAsia="Calibri" w:hAnsi="Times New Roman" w:cs="Times New Roman"/>
          <w:sz w:val="24"/>
          <w:szCs w:val="24"/>
        </w:rPr>
        <w:fldChar w:fldCharType="end"/>
      </w:r>
      <w:r w:rsidR="0051361B" w:rsidRPr="00454C7F">
        <w:rPr>
          <w:rFonts w:ascii="Times New Roman" w:eastAsia="Calibri" w:hAnsi="Times New Roman" w:cs="Times New Roman"/>
          <w:sz w:val="24"/>
          <w:szCs w:val="24"/>
        </w:rPr>
        <w:t xml:space="preserve">. </w:t>
      </w:r>
      <w:r w:rsidR="00631F69" w:rsidRPr="00454C7F">
        <w:rPr>
          <w:rFonts w:ascii="Times New Roman" w:eastAsia="Calibri" w:hAnsi="Times New Roman" w:cs="Times New Roman"/>
          <w:sz w:val="24"/>
          <w:szCs w:val="24"/>
        </w:rPr>
        <w:t>While a useful approximation, t</w:t>
      </w:r>
      <w:r w:rsidR="0051361B" w:rsidRPr="00454C7F">
        <w:rPr>
          <w:rFonts w:ascii="Times New Roman" w:eastAsia="Calibri" w:hAnsi="Times New Roman" w:cs="Times New Roman"/>
          <w:sz w:val="24"/>
          <w:szCs w:val="24"/>
        </w:rPr>
        <w:t>h</w:t>
      </w:r>
      <w:r w:rsidR="005C4DB1" w:rsidRPr="00454C7F">
        <w:rPr>
          <w:rFonts w:ascii="Times New Roman" w:eastAsia="Calibri" w:hAnsi="Times New Roman" w:cs="Times New Roman"/>
          <w:sz w:val="24"/>
          <w:szCs w:val="24"/>
        </w:rPr>
        <w:t>ese</w:t>
      </w:r>
      <w:r w:rsidR="0051361B"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approaches</w:t>
      </w:r>
      <w:r w:rsidR="0051361B" w:rsidRPr="00454C7F">
        <w:rPr>
          <w:rFonts w:ascii="Times New Roman" w:eastAsia="Calibri" w:hAnsi="Times New Roman" w:cs="Times New Roman"/>
          <w:sz w:val="24"/>
          <w:szCs w:val="24"/>
        </w:rPr>
        <w:t xml:space="preserve"> </w:t>
      </w:r>
      <w:r w:rsidR="00A96DEB" w:rsidRPr="00454C7F">
        <w:rPr>
          <w:rFonts w:ascii="Times New Roman" w:eastAsia="Calibri" w:hAnsi="Times New Roman" w:cs="Times New Roman"/>
          <w:sz w:val="24"/>
          <w:szCs w:val="24"/>
        </w:rPr>
        <w:t>ha</w:t>
      </w:r>
      <w:r w:rsidR="005C4DB1" w:rsidRPr="00454C7F">
        <w:rPr>
          <w:rFonts w:ascii="Times New Roman" w:eastAsia="Calibri" w:hAnsi="Times New Roman" w:cs="Times New Roman"/>
          <w:sz w:val="24"/>
          <w:szCs w:val="24"/>
        </w:rPr>
        <w:t>ve</w:t>
      </w:r>
      <w:r w:rsidR="00A96DEB" w:rsidRPr="00454C7F">
        <w:rPr>
          <w:rFonts w:ascii="Times New Roman" w:eastAsia="Calibri" w:hAnsi="Times New Roman" w:cs="Times New Roman"/>
          <w:sz w:val="24"/>
          <w:szCs w:val="24"/>
        </w:rPr>
        <w:t xml:space="preserve"> two main limitations. First, determining whether a SNP is an outlier depends on the use of arbitrary thresholds, and this entails a </w:t>
      </w:r>
      <w:r w:rsidR="00483041" w:rsidRPr="00454C7F">
        <w:rPr>
          <w:rFonts w:ascii="Times New Roman" w:eastAsia="Calibri" w:hAnsi="Times New Roman" w:cs="Times New Roman"/>
          <w:sz w:val="24"/>
          <w:szCs w:val="24"/>
        </w:rPr>
        <w:t>trade-off</w:t>
      </w:r>
      <w:r w:rsidR="00A96DEB" w:rsidRPr="00454C7F">
        <w:rPr>
          <w:rFonts w:ascii="Times New Roman" w:eastAsia="Calibri" w:hAnsi="Times New Roman" w:cs="Times New Roman"/>
          <w:sz w:val="24"/>
          <w:szCs w:val="24"/>
        </w:rPr>
        <w:t xml:space="preserve"> between specificity and sensitivity. Second</w:t>
      </w:r>
      <w:r w:rsidR="0051361B" w:rsidRPr="00454C7F">
        <w:rPr>
          <w:rFonts w:ascii="Times New Roman" w:eastAsia="Calibri" w:hAnsi="Times New Roman" w:cs="Times New Roman"/>
          <w:sz w:val="24"/>
          <w:szCs w:val="24"/>
        </w:rPr>
        <w:t xml:space="preserve">, if </w:t>
      </w:r>
      <w:r w:rsidR="00EC4B0E" w:rsidRPr="00454C7F">
        <w:rPr>
          <w:rFonts w:ascii="Times New Roman" w:eastAsia="Calibri" w:hAnsi="Times New Roman" w:cs="Times New Roman"/>
          <w:sz w:val="24"/>
          <w:szCs w:val="24"/>
        </w:rPr>
        <w:t>most</w:t>
      </w:r>
      <w:r w:rsidR="0051361B" w:rsidRPr="00454C7F">
        <w:rPr>
          <w:rFonts w:ascii="Times New Roman" w:eastAsia="Calibri" w:hAnsi="Times New Roman" w:cs="Times New Roman"/>
          <w:sz w:val="24"/>
          <w:szCs w:val="24"/>
        </w:rPr>
        <w:t xml:space="preserve"> variants are pleiotropic</w:t>
      </w:r>
      <w:r w:rsidR="00EC4B0E" w:rsidRPr="00454C7F">
        <w:rPr>
          <w:rFonts w:ascii="Times New Roman" w:eastAsia="Calibri" w:hAnsi="Times New Roman" w:cs="Times New Roman"/>
          <w:sz w:val="24"/>
          <w:szCs w:val="24"/>
        </w:rPr>
        <w:t>,</w:t>
      </w:r>
      <w:r w:rsidR="0051361B" w:rsidRPr="00454C7F">
        <w:rPr>
          <w:rFonts w:ascii="Times New Roman" w:eastAsia="Calibri" w:hAnsi="Times New Roman" w:cs="Times New Roman"/>
          <w:sz w:val="24"/>
          <w:szCs w:val="24"/>
        </w:rPr>
        <w:t xml:space="preserve"> </w:t>
      </w:r>
      <w:r w:rsidR="0043244D" w:rsidRPr="00454C7F">
        <w:rPr>
          <w:rFonts w:ascii="Times New Roman" w:eastAsia="Calibri" w:hAnsi="Times New Roman" w:cs="Times New Roman"/>
          <w:sz w:val="24"/>
          <w:szCs w:val="24"/>
        </w:rPr>
        <w:t>then it is possible that the outlier SNPs are the only valid instruments. Such a scenario can arise for</w:t>
      </w:r>
      <w:r w:rsidR="0026157E" w:rsidRPr="00454C7F">
        <w:rPr>
          <w:rFonts w:ascii="Times New Roman" w:eastAsia="Calibri" w:hAnsi="Times New Roman" w:cs="Times New Roman"/>
          <w:sz w:val="24"/>
          <w:szCs w:val="24"/>
        </w:rPr>
        <w:t xml:space="preserve"> complex</w:t>
      </w:r>
      <w:r w:rsidR="0043244D" w:rsidRPr="00454C7F">
        <w:rPr>
          <w:rFonts w:ascii="Times New Roman" w:eastAsia="Calibri" w:hAnsi="Times New Roman" w:cs="Times New Roman"/>
          <w:sz w:val="24"/>
          <w:szCs w:val="24"/>
        </w:rPr>
        <w:t xml:space="preserve"> traits </w:t>
      </w:r>
      <w:r w:rsidR="005C4DB1" w:rsidRPr="00454C7F">
        <w:rPr>
          <w:rFonts w:ascii="Times New Roman" w:eastAsia="Calibri" w:hAnsi="Times New Roman" w:cs="Times New Roman"/>
          <w:sz w:val="24"/>
          <w:szCs w:val="24"/>
        </w:rPr>
        <w:t xml:space="preserve">such as gene expression or protein levels </w:t>
      </w:r>
      <w:r w:rsidR="0026157E" w:rsidRPr="00454C7F">
        <w:rPr>
          <w:rFonts w:ascii="Times New Roman" w:eastAsia="Calibri" w:hAnsi="Times New Roman" w:cs="Times New Roman"/>
          <w:sz w:val="24"/>
          <w:szCs w:val="24"/>
        </w:rPr>
        <w:t xml:space="preserve">that have </w:t>
      </w:r>
      <w:r w:rsidR="00631F69" w:rsidRPr="00454C7F">
        <w:rPr>
          <w:rFonts w:ascii="Times New Roman" w:eastAsia="Calibri" w:hAnsi="Times New Roman" w:cs="Times New Roman"/>
          <w:sz w:val="24"/>
          <w:szCs w:val="24"/>
        </w:rPr>
        <w:t>a few large effects and many small effects. For example</w:t>
      </w:r>
      <w:r w:rsidR="00483041" w:rsidRPr="00454C7F">
        <w:rPr>
          <w:rFonts w:ascii="Times New Roman" w:eastAsia="Calibri" w:hAnsi="Times New Roman" w:cs="Times New Roman"/>
          <w:sz w:val="24"/>
          <w:szCs w:val="24"/>
        </w:rPr>
        <w:t>,</w:t>
      </w:r>
      <w:r w:rsidR="0043244D"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for </w:t>
      </w:r>
      <w:r w:rsidR="0043244D" w:rsidRPr="00454C7F">
        <w:rPr>
          <w:rFonts w:ascii="Times New Roman" w:eastAsia="Calibri" w:hAnsi="Times New Roman" w:cs="Times New Roman"/>
          <w:sz w:val="24"/>
          <w:szCs w:val="24"/>
        </w:rPr>
        <w:t xml:space="preserve">C-reactive protein (CRP) levels, the SNP in the </w:t>
      </w:r>
      <w:r w:rsidR="0043244D" w:rsidRPr="00454C7F">
        <w:rPr>
          <w:rFonts w:ascii="Times New Roman" w:eastAsia="Calibri" w:hAnsi="Times New Roman" w:cs="Times New Roman"/>
          <w:i/>
          <w:sz w:val="24"/>
          <w:szCs w:val="24"/>
        </w:rPr>
        <w:t>CRP</w:t>
      </w:r>
      <w:r w:rsidR="0043244D" w:rsidRPr="00454C7F">
        <w:rPr>
          <w:rFonts w:ascii="Times New Roman" w:eastAsia="Calibri" w:hAnsi="Times New Roman" w:cs="Times New Roman"/>
          <w:sz w:val="24"/>
          <w:szCs w:val="24"/>
        </w:rPr>
        <w:t xml:space="preserve"> gene region</w:t>
      </w:r>
      <w:r w:rsidR="00581093" w:rsidRPr="00454C7F">
        <w:rPr>
          <w:rFonts w:ascii="Times New Roman" w:eastAsia="Calibri" w:hAnsi="Times New Roman" w:cs="Times New Roman"/>
          <w:sz w:val="24"/>
          <w:szCs w:val="24"/>
        </w:rPr>
        <w:t xml:space="preserve"> is likely the only va</w:t>
      </w:r>
      <w:r w:rsidR="00631F69" w:rsidRPr="00454C7F">
        <w:rPr>
          <w:rFonts w:ascii="Times New Roman" w:eastAsia="Calibri" w:hAnsi="Times New Roman" w:cs="Times New Roman"/>
          <w:sz w:val="24"/>
          <w:szCs w:val="24"/>
        </w:rPr>
        <w:t>lid instrument in some analyses</w:t>
      </w:r>
      <w:r w:rsidR="00221842" w:rsidRPr="00454C7F">
        <w:rPr>
          <w:rFonts w:ascii="Times New Roman" w:eastAsia="Calibri" w:hAnsi="Times New Roman" w:cs="Times New Roman"/>
          <w:sz w:val="24"/>
          <w:szCs w:val="24"/>
        </w:rPr>
        <w:t xml:space="preserve"> </w:t>
      </w:r>
      <w:r w:rsidR="00221842"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21842" w:rsidRPr="00454C7F">
        <w:rPr>
          <w:rFonts w:ascii="Times New Roman" w:eastAsia="Calibri" w:hAnsi="Times New Roman" w:cs="Times New Roman"/>
          <w:sz w:val="24"/>
          <w:szCs w:val="24"/>
        </w:rPr>
      </w:r>
      <w:r w:rsidR="0022184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38</w:t>
      </w:r>
      <w:r w:rsidR="00221842" w:rsidRPr="00454C7F">
        <w:rPr>
          <w:rFonts w:ascii="Times New Roman" w:eastAsia="Calibri" w:hAnsi="Times New Roman" w:cs="Times New Roman"/>
          <w:sz w:val="24"/>
          <w:szCs w:val="24"/>
        </w:rPr>
        <w:fldChar w:fldCharType="end"/>
      </w:r>
      <w:r w:rsidR="00581093" w:rsidRPr="00454C7F">
        <w:rPr>
          <w:rFonts w:ascii="Times New Roman" w:eastAsia="Calibri" w:hAnsi="Times New Roman" w:cs="Times New Roman"/>
          <w:sz w:val="24"/>
          <w:szCs w:val="24"/>
        </w:rPr>
        <w:t>.</w:t>
      </w:r>
      <w:r w:rsidR="00631F69" w:rsidRPr="00454C7F">
        <w:rPr>
          <w:rFonts w:ascii="Times New Roman" w:eastAsia="Calibri" w:hAnsi="Times New Roman" w:cs="Times New Roman"/>
          <w:sz w:val="24"/>
          <w:szCs w:val="24"/>
        </w:rPr>
        <w:t xml:space="preserve"> </w:t>
      </w:r>
      <w:r w:rsidR="000D0094" w:rsidRPr="00454C7F">
        <w:rPr>
          <w:rFonts w:ascii="Times New Roman" w:eastAsia="Calibri" w:hAnsi="Times New Roman" w:cs="Times New Roman"/>
          <w:sz w:val="24"/>
          <w:szCs w:val="24"/>
        </w:rPr>
        <w:t>In this context</w:t>
      </w:r>
      <w:r w:rsidR="009667EB" w:rsidRPr="00454C7F">
        <w:rPr>
          <w:rFonts w:ascii="Times New Roman" w:eastAsia="Calibri" w:hAnsi="Times New Roman" w:cs="Times New Roman"/>
          <w:sz w:val="24"/>
          <w:szCs w:val="24"/>
        </w:rPr>
        <w:t xml:space="preserve">, bias </w:t>
      </w:r>
      <w:r w:rsidR="000D0094" w:rsidRPr="00454C7F">
        <w:rPr>
          <w:rFonts w:ascii="Times New Roman" w:eastAsia="Calibri" w:hAnsi="Times New Roman" w:cs="Times New Roman"/>
          <w:sz w:val="24"/>
          <w:szCs w:val="24"/>
        </w:rPr>
        <w:t>due to horizontal pleiotropy</w:t>
      </w:r>
      <w:r w:rsidR="009667EB" w:rsidRPr="00454C7F">
        <w:rPr>
          <w:rFonts w:ascii="Times New Roman" w:eastAsia="Calibri" w:hAnsi="Times New Roman" w:cs="Times New Roman"/>
          <w:sz w:val="24"/>
          <w:szCs w:val="24"/>
        </w:rPr>
        <w:t xml:space="preserve"> cannot be avoided by selection of instruments since this approach may generate more bias </w:t>
      </w:r>
      <w:r w:rsidR="009667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face="superscript"&gt;39&lt;/style&gt;&lt;/DisplayText&gt;&lt;record&gt;&lt;rec-number&gt;12&lt;/rec-number&gt;&lt;foreign-keys&gt;&lt;key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009667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39</w:t>
      </w:r>
      <w:r w:rsidR="009667EB" w:rsidRPr="00454C7F">
        <w:rPr>
          <w:rFonts w:ascii="Times New Roman" w:eastAsia="Calibri" w:hAnsi="Times New Roman" w:cs="Times New Roman"/>
          <w:sz w:val="24"/>
          <w:szCs w:val="24"/>
        </w:rPr>
        <w:fldChar w:fldCharType="end"/>
      </w:r>
      <w:r w:rsidR="009667EB" w:rsidRPr="00454C7F">
        <w:rPr>
          <w:rFonts w:ascii="Times New Roman" w:eastAsia="Calibri" w:hAnsi="Times New Roman" w:cs="Times New Roman"/>
          <w:sz w:val="24"/>
          <w:szCs w:val="24"/>
        </w:rPr>
        <w:t xml:space="preserve">. </w:t>
      </w:r>
      <w:r w:rsidR="00E459F6" w:rsidRPr="00454C7F">
        <w:rPr>
          <w:rFonts w:ascii="Times New Roman" w:eastAsia="Calibri" w:hAnsi="Times New Roman" w:cs="Times New Roman"/>
          <w:sz w:val="24"/>
          <w:szCs w:val="24"/>
        </w:rPr>
        <w:t>This is supported by o</w:t>
      </w:r>
      <w:r w:rsidR="00923133" w:rsidRPr="00454C7F">
        <w:rPr>
          <w:rFonts w:ascii="Times New Roman" w:eastAsia="Calibri" w:hAnsi="Times New Roman" w:cs="Times New Roman"/>
          <w:sz w:val="24"/>
          <w:szCs w:val="24"/>
        </w:rPr>
        <w:t>ur simulation</w:t>
      </w:r>
      <w:r w:rsidR="00E459F6" w:rsidRPr="00454C7F">
        <w:rPr>
          <w:rFonts w:ascii="Times New Roman" w:eastAsia="Calibri" w:hAnsi="Times New Roman" w:cs="Times New Roman"/>
          <w:sz w:val="24"/>
          <w:szCs w:val="24"/>
        </w:rPr>
        <w:t xml:space="preserve"> which demonstrates </w:t>
      </w:r>
      <w:r w:rsidR="000D0094" w:rsidRPr="00454C7F">
        <w:rPr>
          <w:rFonts w:ascii="Times New Roman" w:eastAsia="Calibri" w:hAnsi="Times New Roman" w:cs="Times New Roman"/>
          <w:sz w:val="24"/>
          <w:szCs w:val="24"/>
        </w:rPr>
        <w:t>that</w:t>
      </w:r>
      <w:r w:rsidR="005C4DB1" w:rsidRPr="00454C7F">
        <w:rPr>
          <w:rFonts w:ascii="Times New Roman" w:eastAsia="Calibri" w:hAnsi="Times New Roman" w:cs="Times New Roman"/>
          <w:sz w:val="24"/>
          <w:szCs w:val="24"/>
        </w:rPr>
        <w:t xml:space="preserve"> in the presence of extensive pleiotropy</w:t>
      </w:r>
      <w:r w:rsidR="000D0094" w:rsidRPr="00454C7F">
        <w:rPr>
          <w:rFonts w:ascii="Times New Roman" w:eastAsia="Calibri" w:hAnsi="Times New Roman" w:cs="Times New Roman"/>
          <w:sz w:val="24"/>
          <w:szCs w:val="24"/>
        </w:rPr>
        <w:t xml:space="preserve"> </w:t>
      </w:r>
      <w:r w:rsidR="009667EB" w:rsidRPr="00454C7F">
        <w:rPr>
          <w:rFonts w:ascii="Times New Roman" w:eastAsia="Calibri" w:hAnsi="Times New Roman" w:cs="Times New Roman"/>
          <w:sz w:val="24"/>
          <w:szCs w:val="24"/>
        </w:rPr>
        <w:t>removing outliers increased FDR and bias.</w:t>
      </w:r>
      <w:r w:rsidR="007A67EC" w:rsidRPr="00454C7F">
        <w:rPr>
          <w:rFonts w:ascii="Times New Roman" w:eastAsia="Calibri" w:hAnsi="Times New Roman" w:cs="Times New Roman"/>
          <w:sz w:val="24"/>
          <w:szCs w:val="24"/>
        </w:rPr>
        <w:t xml:space="preserve"> </w:t>
      </w:r>
    </w:p>
    <w:p w14:paraId="07BBEB99" w14:textId="7F5C861E" w:rsidR="00A96DEB" w:rsidRPr="00454C7F" w:rsidRDefault="00631F69"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w:t>
      </w:r>
      <w:r w:rsidR="00A96DEB" w:rsidRPr="00454C7F">
        <w:rPr>
          <w:rFonts w:ascii="Times New Roman" w:eastAsia="Calibri" w:hAnsi="Times New Roman" w:cs="Times New Roman"/>
          <w:sz w:val="24"/>
          <w:szCs w:val="24"/>
        </w:rPr>
        <w:t>should</w:t>
      </w:r>
      <w:r w:rsidR="00EC4B0E" w:rsidRPr="00454C7F">
        <w:rPr>
          <w:rFonts w:ascii="Times New Roman" w:eastAsia="Calibri" w:hAnsi="Times New Roman" w:cs="Times New Roman"/>
          <w:sz w:val="24"/>
          <w:szCs w:val="24"/>
        </w:rPr>
        <w:t>,</w:t>
      </w:r>
      <w:r w:rsidR="00A96DEB" w:rsidRPr="00454C7F">
        <w:rPr>
          <w:rFonts w:ascii="Times New Roman" w:eastAsia="Calibri" w:hAnsi="Times New Roman" w:cs="Times New Roman"/>
          <w:sz w:val="24"/>
          <w:szCs w:val="24"/>
        </w:rPr>
        <w:t xml:space="preserve"> in principle</w:t>
      </w:r>
      <w:r w:rsidR="00EC4B0E" w:rsidRPr="00454C7F">
        <w:rPr>
          <w:rFonts w:ascii="Times New Roman" w:eastAsia="Calibri" w:hAnsi="Times New Roman" w:cs="Times New Roman"/>
          <w:sz w:val="24"/>
          <w:szCs w:val="24"/>
        </w:rPr>
        <w:t>,</w:t>
      </w:r>
      <w:r w:rsidR="00E3344B" w:rsidRPr="00454C7F">
        <w:rPr>
          <w:rFonts w:ascii="Times New Roman" w:eastAsia="Calibri" w:hAnsi="Times New Roman" w:cs="Times New Roman"/>
          <w:sz w:val="24"/>
          <w:szCs w:val="24"/>
        </w:rPr>
        <w:t xml:space="preserve"> avoid</w:t>
      </w:r>
      <w:r w:rsidR="00A96DEB" w:rsidRPr="00454C7F">
        <w:rPr>
          <w:rFonts w:ascii="Times New Roman" w:eastAsia="Calibri" w:hAnsi="Times New Roman" w:cs="Times New Roman"/>
          <w:sz w:val="24"/>
          <w:szCs w:val="24"/>
        </w:rPr>
        <w:t xml:space="preserve"> the problem </w:t>
      </w:r>
      <w:r w:rsidR="005C4DB1" w:rsidRPr="00454C7F">
        <w:rPr>
          <w:rFonts w:ascii="Times New Roman" w:eastAsia="Calibri" w:hAnsi="Times New Roman" w:cs="Times New Roman"/>
          <w:sz w:val="24"/>
          <w:szCs w:val="24"/>
        </w:rPr>
        <w:t xml:space="preserve">of </w:t>
      </w:r>
      <w:r w:rsidR="00E3344B" w:rsidRPr="00454C7F">
        <w:rPr>
          <w:rFonts w:ascii="Times New Roman" w:eastAsia="Calibri" w:hAnsi="Times New Roman" w:cs="Times New Roman"/>
          <w:sz w:val="24"/>
          <w:szCs w:val="24"/>
        </w:rPr>
        <w:t xml:space="preserve">outlier removal </w:t>
      </w:r>
      <w:r w:rsidR="00A96DEB" w:rsidRPr="00454C7F">
        <w:rPr>
          <w:rFonts w:ascii="Times New Roman" w:eastAsia="Calibri" w:hAnsi="Times New Roman" w:cs="Times New Roman"/>
          <w:sz w:val="24"/>
          <w:szCs w:val="24"/>
        </w:rPr>
        <w:t xml:space="preserve">because </w:t>
      </w:r>
      <w:r w:rsidRPr="00454C7F">
        <w:rPr>
          <w:rFonts w:ascii="Times New Roman" w:eastAsia="Calibri" w:hAnsi="Times New Roman" w:cs="Times New Roman"/>
          <w:sz w:val="24"/>
          <w:szCs w:val="24"/>
        </w:rPr>
        <w:t xml:space="preserve">instead </w:t>
      </w:r>
      <w:r w:rsidR="00A96DEB" w:rsidRPr="00454C7F">
        <w:rPr>
          <w:rFonts w:ascii="Times New Roman" w:eastAsia="Calibri" w:hAnsi="Times New Roman" w:cs="Times New Roman"/>
          <w:sz w:val="24"/>
          <w:szCs w:val="24"/>
        </w:rPr>
        <w:t xml:space="preserve">of removing outliers </w:t>
      </w:r>
      <w:r w:rsidR="000922B5" w:rsidRPr="00454C7F">
        <w:rPr>
          <w:rFonts w:ascii="Times New Roman" w:eastAsia="Calibri" w:hAnsi="Times New Roman" w:cs="Times New Roman"/>
          <w:sz w:val="24"/>
          <w:szCs w:val="24"/>
        </w:rPr>
        <w:t xml:space="preserve">in their entirety, it </w:t>
      </w:r>
      <w:r w:rsidRPr="00454C7F">
        <w:rPr>
          <w:rFonts w:ascii="Times New Roman" w:eastAsia="Calibri" w:hAnsi="Times New Roman" w:cs="Times New Roman"/>
          <w:sz w:val="24"/>
          <w:szCs w:val="24"/>
        </w:rPr>
        <w:t xml:space="preserve">attempts to </w:t>
      </w:r>
      <w:r w:rsidR="000922B5" w:rsidRPr="00454C7F">
        <w:rPr>
          <w:rFonts w:ascii="Times New Roman" w:eastAsia="Calibri" w:hAnsi="Times New Roman" w:cs="Times New Roman"/>
          <w:sz w:val="24"/>
          <w:szCs w:val="24"/>
        </w:rPr>
        <w:t xml:space="preserve">eliminate the </w:t>
      </w:r>
      <w:r w:rsidRPr="00454C7F">
        <w:rPr>
          <w:rFonts w:ascii="Times New Roman" w:eastAsia="Calibri" w:hAnsi="Times New Roman" w:cs="Times New Roman"/>
          <w:sz w:val="24"/>
          <w:szCs w:val="24"/>
        </w:rPr>
        <w:t>component of the SNP-outcome effect that is due to horizontal pleiotropy. Hence, we avoid implicitly cherry picking from amongst the SNPs</w:t>
      </w:r>
      <w:r w:rsidR="000922B5" w:rsidRPr="00454C7F">
        <w:rPr>
          <w:rFonts w:ascii="Times New Roman" w:eastAsia="Calibri" w:hAnsi="Times New Roman" w:cs="Times New Roman"/>
          <w:sz w:val="24"/>
          <w:szCs w:val="24"/>
        </w:rPr>
        <w:t xml:space="preserve"> to be used in the analysis, and if we have low sensitivity (i.e. a more relaxed threshold for outlier detection) it doesn’t mean that there will be an unnecessary loss of power in the overall analysis. </w:t>
      </w:r>
      <w:r w:rsidR="00AE2443" w:rsidRPr="00454C7F">
        <w:rPr>
          <w:rFonts w:ascii="Times New Roman" w:eastAsia="Calibri" w:hAnsi="Times New Roman" w:cs="Times New Roman"/>
          <w:sz w:val="24"/>
          <w:szCs w:val="24"/>
        </w:rPr>
        <w:t xml:space="preserve">Previous work has adjusted for the effect of pleiotropic phenotypes, but they treated pleiotropic phenotypes as exogenous variables that are not associated with the </w:t>
      </w:r>
      <w:r w:rsidR="000C681B" w:rsidRPr="00454C7F">
        <w:rPr>
          <w:rFonts w:ascii="Times New Roman" w:eastAsia="Calibri" w:hAnsi="Times New Roman" w:cs="Times New Roman"/>
          <w:sz w:val="24"/>
          <w:szCs w:val="24"/>
        </w:rPr>
        <w:t xml:space="preserve">causal pathways of interest </w:t>
      </w:r>
      <w:r w:rsidR="000C681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face="superscript"&gt;40&lt;/style&gt;&lt;/DisplayText&gt;&lt;record&gt;&lt;rec-number&gt;69&lt;/rec-number&gt;&lt;foreign-keys&gt;&lt;key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000C681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40</w:t>
      </w:r>
      <w:r w:rsidR="000C681B" w:rsidRPr="00454C7F">
        <w:rPr>
          <w:rFonts w:ascii="Times New Roman" w:eastAsia="Calibri" w:hAnsi="Times New Roman" w:cs="Times New Roman"/>
          <w:sz w:val="24"/>
          <w:szCs w:val="24"/>
        </w:rPr>
        <w:fldChar w:fldCharType="end"/>
      </w:r>
      <w:r w:rsidR="00AE2443" w:rsidRPr="00454C7F">
        <w:rPr>
          <w:rFonts w:ascii="Times New Roman" w:eastAsia="Calibri" w:hAnsi="Times New Roman" w:cs="Times New Roman"/>
          <w:sz w:val="24"/>
          <w:szCs w:val="24"/>
        </w:rPr>
        <w:t xml:space="preserve">. In MR-TRYX, candidate traits are treated as endogenous variables to account for the effect of the traits on the original association. Moreover, our method is applicable in the two-sample context, whereas the previous method requires individual level data. </w:t>
      </w:r>
      <w:r w:rsidR="00E3344B" w:rsidRPr="00454C7F">
        <w:rPr>
          <w:rFonts w:ascii="Times New Roman" w:eastAsia="Calibri" w:hAnsi="Times New Roman" w:cs="Times New Roman"/>
          <w:sz w:val="24"/>
          <w:szCs w:val="24"/>
        </w:rPr>
        <w:t xml:space="preserve">The problem of outlier detection which remains in MR-TRYX could be sidestepped by </w:t>
      </w:r>
      <w:r w:rsidR="00E3344B" w:rsidRPr="00454C7F">
        <w:rPr>
          <w:rFonts w:ascii="Times New Roman" w:eastAsia="Calibri" w:hAnsi="Times New Roman" w:cs="Times New Roman"/>
          <w:sz w:val="24"/>
          <w:szCs w:val="24"/>
        </w:rPr>
        <w:lastRenderedPageBreak/>
        <w:t xml:space="preserve">applying the adjustment approach to all SNPs irrespective of their </w:t>
      </w:r>
      <w:r w:rsidR="000922B5" w:rsidRPr="00454C7F">
        <w:rPr>
          <w:rFonts w:ascii="Times New Roman" w:eastAsia="Calibri" w:hAnsi="Times New Roman" w:cs="Times New Roman"/>
          <w:sz w:val="24"/>
          <w:szCs w:val="24"/>
        </w:rPr>
        <w:t>contributions to heterogeneity.</w:t>
      </w:r>
    </w:p>
    <w:p w14:paraId="66B7A332" w14:textId="6D87CA83" w:rsidR="000922B5"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ins w:id="197" w:author="Yoonsu Cho" w:date="2019-03-11T17:14:00Z">
        <w:r w:rsidR="00F51823">
          <w:rPr>
            <w:rFonts w:ascii="Times New Roman" w:eastAsia="Calibri" w:hAnsi="Times New Roman" w:cs="Times New Roman"/>
            <w:sz w:val="24"/>
            <w:szCs w:val="24"/>
          </w:rPr>
          <w:t xml:space="preserve"> (605 traits from UK Biobank and 342 other complex traits and diseases obtained from </w:t>
        </w:r>
      </w:ins>
      <w:ins w:id="198" w:author="Yoonsu Cho" w:date="2019-03-11T17:15:00Z">
        <w:r w:rsidR="00F51823">
          <w:rPr>
            <w:rFonts w:ascii="Times New Roman" w:eastAsia="Calibri" w:hAnsi="Times New Roman" w:cs="Times New Roman"/>
            <w:sz w:val="24"/>
            <w:szCs w:val="24"/>
          </w:rPr>
          <w:t>previous GWA studies)</w:t>
        </w:r>
      </w:ins>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w:t>
      </w:r>
      <w:r w:rsidR="0068204E" w:rsidRPr="00454C7F">
        <w:rPr>
          <w:rFonts w:ascii="Times New Roman" w:eastAsia="Calibri" w:hAnsi="Times New Roman" w:cs="Times New Roman"/>
          <w:sz w:val="24"/>
          <w:szCs w:val="24"/>
        </w:rPr>
        <w:t>it may not be possible to adjust it away</w:t>
      </w:r>
      <w:r w:rsidRPr="00454C7F">
        <w:rPr>
          <w:rFonts w:ascii="Times New Roman" w:eastAsia="Calibri" w:hAnsi="Times New Roman" w:cs="Times New Roman"/>
          <w:sz w:val="24"/>
          <w:szCs w:val="24"/>
        </w:rPr>
        <w:t>. In the empirical analyses</w:t>
      </w:r>
      <w:r w:rsidR="00606D47"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often fewer than half of the </w:t>
      </w:r>
      <w:r w:rsidR="00CB5A1E" w:rsidRPr="00454C7F">
        <w:rPr>
          <w:rFonts w:ascii="Times New Roman" w:eastAsia="Calibri" w:hAnsi="Times New Roman" w:cs="Times New Roman"/>
          <w:sz w:val="24"/>
          <w:szCs w:val="24"/>
        </w:rPr>
        <w:t xml:space="preserve">candidate traits were </w:t>
      </w:r>
      <w:r w:rsidRPr="00454C7F">
        <w:rPr>
          <w:rFonts w:ascii="Times New Roman" w:eastAsia="Calibri" w:hAnsi="Times New Roman" w:cs="Times New Roman"/>
          <w:sz w:val="24"/>
          <w:szCs w:val="24"/>
        </w:rPr>
        <w:t>inferred to be associat</w:t>
      </w:r>
      <w:r w:rsidR="00EC4B0E"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with the outcome.</w:t>
      </w:r>
      <w:r w:rsidR="00992B73" w:rsidRPr="00454C7F">
        <w:rPr>
          <w:rFonts w:ascii="Times New Roman" w:eastAsia="Calibri" w:hAnsi="Times New Roman" w:cs="Times New Roman"/>
          <w:sz w:val="24"/>
          <w:szCs w:val="24"/>
        </w:rPr>
        <w:t xml:space="preserve"> </w:t>
      </w:r>
      <w:ins w:id="199" w:author="Yoonsu Cho" w:date="2019-03-11T19:07:00Z">
        <w:r w:rsidR="00DC2830">
          <w:rPr>
            <w:rFonts w:ascii="Times New Roman" w:eastAsia="Calibri" w:hAnsi="Times New Roman" w:cs="Times New Roman"/>
            <w:sz w:val="24"/>
            <w:szCs w:val="24"/>
          </w:rPr>
          <w:t xml:space="preserve"> Also, </w:t>
        </w:r>
        <w:r w:rsidR="00DC2830" w:rsidRPr="00DC2830">
          <w:rPr>
            <w:rFonts w:ascii="Times New Roman" w:eastAsia="Calibri" w:hAnsi="Times New Roman" w:cs="Times New Roman"/>
            <w:sz w:val="24"/>
            <w:szCs w:val="24"/>
          </w:rPr>
          <w:t>MR-Base database is currently biased towards discovery GWAS, with few results from replication studies.</w:t>
        </w:r>
        <w:r w:rsidR="00DC2830">
          <w:rPr>
            <w:rFonts w:ascii="Times New Roman" w:eastAsia="Calibri" w:hAnsi="Times New Roman" w:cs="Times New Roman"/>
            <w:sz w:val="24"/>
            <w:szCs w:val="24"/>
          </w:rPr>
          <w:t xml:space="preserve"> </w:t>
        </w:r>
      </w:ins>
      <w:r w:rsidR="00992B73" w:rsidRPr="00454C7F">
        <w:rPr>
          <w:rFonts w:ascii="Times New Roman" w:eastAsia="Calibri" w:hAnsi="Times New Roman" w:cs="Times New Roman"/>
          <w:sz w:val="24"/>
          <w:szCs w:val="24"/>
        </w:rPr>
        <w:t>Yet, as we illustrated, MR-TRYX allow</w:t>
      </w:r>
      <w:r w:rsidR="00634B85" w:rsidRPr="00454C7F">
        <w:rPr>
          <w:rFonts w:ascii="Times New Roman" w:eastAsia="Calibri" w:hAnsi="Times New Roman" w:cs="Times New Roman"/>
          <w:sz w:val="24"/>
          <w:szCs w:val="24"/>
        </w:rPr>
        <w:t>s</w:t>
      </w:r>
      <w:r w:rsidR="00992B73" w:rsidRPr="00454C7F">
        <w:rPr>
          <w:rFonts w:ascii="Times New Roman" w:eastAsia="Calibri" w:hAnsi="Times New Roman" w:cs="Times New Roman"/>
          <w:sz w:val="24"/>
          <w:szCs w:val="24"/>
        </w:rPr>
        <w:t xml:space="preserve"> for an informative analysis that could routinely be applied in MR analyses. </w:t>
      </w:r>
      <w:r w:rsidRPr="00454C7F">
        <w:rPr>
          <w:rFonts w:ascii="Times New Roman" w:eastAsia="Calibri" w:hAnsi="Times New Roman" w:cs="Times New Roman"/>
          <w:sz w:val="24"/>
          <w:szCs w:val="24"/>
        </w:rPr>
        <w:t>Broadening phenotype coverage is an on-going pursuit that will continually improve MR-TRYX analysis</w:t>
      </w:r>
      <w:r w:rsidR="0010577F" w:rsidRPr="00454C7F">
        <w:rPr>
          <w:rFonts w:ascii="Times New Roman" w:eastAsia="Calibri" w:hAnsi="Times New Roman" w:cs="Times New Roman"/>
          <w:sz w:val="24"/>
          <w:szCs w:val="24"/>
        </w:rPr>
        <w:t xml:space="preserve"> </w:t>
      </w:r>
      <w:r w:rsidR="0010577F"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0577F" w:rsidRPr="00454C7F">
        <w:rPr>
          <w:rFonts w:ascii="Times New Roman" w:eastAsia="Calibri" w:hAnsi="Times New Roman" w:cs="Times New Roman"/>
          <w:sz w:val="24"/>
          <w:szCs w:val="24"/>
        </w:rPr>
      </w:r>
      <w:r w:rsidR="0010577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41</w:t>
      </w:r>
      <w:r w:rsidR="0010577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C669298" w14:textId="1C902BFF" w:rsidR="00B15AAE"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w:t>
      </w:r>
      <w:r w:rsidR="00E66A92"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w:t>
      </w:r>
      <w:r w:rsidR="00E66A92" w:rsidRPr="00454C7F">
        <w:rPr>
          <w:rFonts w:ascii="Times New Roman" w:eastAsia="Calibri" w:hAnsi="Times New Roman" w:cs="Times New Roman"/>
          <w:sz w:val="24"/>
          <w:szCs w:val="24"/>
        </w:rPr>
        <w:t>, requiring a second round of TRYX-style candidate trait searches; and so on</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 xml:space="preserve">In the example of education level and BMI, adjustment for the pleiotropic pathway failed to </w:t>
      </w:r>
      <w:r w:rsidR="00CB5A1E" w:rsidRPr="00454C7F">
        <w:rPr>
          <w:rFonts w:ascii="Times New Roman" w:eastAsia="Calibri" w:hAnsi="Times New Roman" w:cs="Times New Roman"/>
          <w:sz w:val="24"/>
          <w:szCs w:val="24"/>
        </w:rPr>
        <w:t xml:space="preserve">substantially </w:t>
      </w:r>
      <w:r w:rsidR="000F20B3" w:rsidRPr="00454C7F">
        <w:rPr>
          <w:rFonts w:ascii="Times New Roman" w:eastAsia="Calibri" w:hAnsi="Times New Roman" w:cs="Times New Roman"/>
          <w:sz w:val="24"/>
          <w:szCs w:val="24"/>
        </w:rPr>
        <w:t xml:space="preserve">reduce the degree of heterogeneity. </w:t>
      </w:r>
      <w:r w:rsidR="00AE2443" w:rsidRPr="00454C7F">
        <w:rPr>
          <w:rFonts w:ascii="Times New Roman" w:eastAsia="Calibri" w:hAnsi="Times New Roman" w:cs="Times New Roman"/>
          <w:sz w:val="24"/>
          <w:szCs w:val="24"/>
        </w:rPr>
        <w:t>Further developments could involve recursively analysing alternative pathways.</w:t>
      </w:r>
    </w:p>
    <w:p w14:paraId="1A2C06C2" w14:textId="34B63A55" w:rsidR="00D50425" w:rsidRPr="00454C7F" w:rsidRDefault="00D50425"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MR-TRYX is an expansive framework and there are several limitations in addition to those discussed already. First, our LASSO extension to multivariable MR is used to automate the selection of exposures that will be used for adjustment</w:t>
      </w:r>
      <w:r w:rsidR="00E8610D" w:rsidRPr="00454C7F">
        <w:rPr>
          <w:rFonts w:ascii="Times New Roman" w:eastAsia="Calibri" w:hAnsi="Times New Roman" w:cs="Times New Roman"/>
          <w:sz w:val="24"/>
          <w:szCs w:val="24"/>
        </w:rPr>
        <w:t xml:space="preserve">. A shrinkage step </w:t>
      </w:r>
      <w:r w:rsidR="00605F2F" w:rsidRPr="00454C7F">
        <w:rPr>
          <w:rFonts w:ascii="Times New Roman" w:eastAsia="Calibri" w:hAnsi="Times New Roman" w:cs="Times New Roman"/>
          <w:sz w:val="24"/>
          <w:szCs w:val="24"/>
        </w:rPr>
        <w:t xml:space="preserve">of LASSO </w:t>
      </w:r>
      <w:r w:rsidR="00C12F39" w:rsidRPr="00454C7F">
        <w:rPr>
          <w:rFonts w:ascii="Times New Roman" w:eastAsia="Calibri" w:hAnsi="Times New Roman" w:cs="Times New Roman"/>
          <w:sz w:val="24"/>
          <w:szCs w:val="24"/>
        </w:rPr>
        <w:t xml:space="preserve">may </w:t>
      </w:r>
      <w:r w:rsidR="00E8610D" w:rsidRPr="00454C7F">
        <w:rPr>
          <w:rFonts w:ascii="Times New Roman" w:eastAsia="Calibri" w:hAnsi="Times New Roman" w:cs="Times New Roman"/>
          <w:sz w:val="24"/>
          <w:szCs w:val="24"/>
        </w:rPr>
        <w:t>increase the SNP-exposure effect heterogeneity</w:t>
      </w:r>
      <w:ins w:id="200" w:author="Yoonsu Cho" w:date="2019-01-31T15:39:00Z">
        <w:r w:rsidR="00914FC1">
          <w:rPr>
            <w:rFonts w:ascii="Times New Roman" w:eastAsia="Calibri" w:hAnsi="Times New Roman" w:cs="Times New Roman"/>
            <w:sz w:val="24"/>
            <w:szCs w:val="24"/>
          </w:rPr>
          <w:t>, which is</w:t>
        </w:r>
      </w:ins>
      <w:r w:rsidR="00E8610D" w:rsidRPr="00454C7F">
        <w:rPr>
          <w:rFonts w:ascii="Times New Roman" w:eastAsia="Calibri" w:hAnsi="Times New Roman" w:cs="Times New Roman"/>
          <w:sz w:val="24"/>
          <w:szCs w:val="24"/>
        </w:rPr>
        <w:t xml:space="preserve"> necessary </w:t>
      </w:r>
      <w:ins w:id="201" w:author="Yoonsu Cho" w:date="2019-01-31T15:39:00Z">
        <w:r w:rsidR="00914FC1">
          <w:rPr>
            <w:rFonts w:ascii="Times New Roman" w:eastAsia="Calibri" w:hAnsi="Times New Roman" w:cs="Times New Roman"/>
            <w:sz w:val="24"/>
            <w:szCs w:val="24"/>
          </w:rPr>
          <w:t xml:space="preserve">to assess </w:t>
        </w:r>
      </w:ins>
      <w:del w:id="202" w:author="Yoonsu Cho" w:date="2019-01-31T15:54:00Z">
        <w:r w:rsidR="00E8610D" w:rsidRPr="00454C7F" w:rsidDel="007F081A">
          <w:rPr>
            <w:rFonts w:ascii="Times New Roman" w:eastAsia="Calibri" w:hAnsi="Times New Roman" w:cs="Times New Roman"/>
            <w:sz w:val="24"/>
            <w:szCs w:val="24"/>
          </w:rPr>
          <w:delText xml:space="preserve">for </w:delText>
        </w:r>
      </w:del>
      <w:r w:rsidR="00E8610D" w:rsidRPr="00454C7F">
        <w:rPr>
          <w:rFonts w:ascii="Times New Roman" w:eastAsia="Calibri" w:hAnsi="Times New Roman" w:cs="Times New Roman"/>
          <w:sz w:val="24"/>
          <w:szCs w:val="24"/>
        </w:rPr>
        <w:t xml:space="preserve">the power of multivariable MR </w:t>
      </w:r>
      <w:r w:rsidR="00E8610D"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E8610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E8610D"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w:t>
      </w:r>
      <w:r w:rsidR="00F8116F" w:rsidRPr="00454C7F">
        <w:rPr>
          <w:rFonts w:ascii="Times New Roman" w:eastAsia="Calibri" w:hAnsi="Times New Roman" w:cs="Times New Roman"/>
          <w:sz w:val="24"/>
          <w:szCs w:val="24"/>
        </w:rPr>
        <w:t>their total effects were biased by pleiotropy or b) they are mediated by the exposures that are included in the model. Interpretations of a) and b) are very different, because in the case of mediation the exposure is a causal factor for the outcome.</w:t>
      </w:r>
      <w:r w:rsidR="00CD3FA8"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Second, we were primarily using the multivariable approach for practical purposes to avoid having multiple highly related exposures</w:t>
      </w:r>
      <w:r w:rsidR="00145ECD"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taken forward to the adjustment step (e.g. multiple different measures of body composition</w:t>
      </w:r>
      <w:r w:rsidR="00145ECD" w:rsidRPr="00454C7F">
        <w:rPr>
          <w:rFonts w:ascii="Times New Roman" w:eastAsia="Calibri" w:hAnsi="Times New Roman" w:cs="Times New Roman"/>
          <w:sz w:val="24"/>
          <w:szCs w:val="24"/>
        </w:rPr>
        <w:t xml:space="preserve"> such as body weight and BMI). </w:t>
      </w:r>
      <w:r w:rsidR="00F8116F" w:rsidRPr="00454C7F">
        <w:rPr>
          <w:rFonts w:ascii="Times New Roman" w:eastAsia="Calibri" w:hAnsi="Times New Roman" w:cs="Times New Roman"/>
          <w:sz w:val="24"/>
          <w:szCs w:val="24"/>
        </w:rPr>
        <w:t xml:space="preserve">This approach worked effectively, </w:t>
      </w:r>
      <w:r w:rsidR="00EC4B0E" w:rsidRPr="00454C7F">
        <w:rPr>
          <w:rFonts w:ascii="Times New Roman" w:eastAsia="Calibri" w:hAnsi="Times New Roman" w:cs="Times New Roman"/>
          <w:sz w:val="24"/>
          <w:szCs w:val="24"/>
        </w:rPr>
        <w:t>although</w:t>
      </w:r>
      <w:r w:rsidR="00F8116F" w:rsidRPr="00454C7F">
        <w:rPr>
          <w:rFonts w:ascii="Times New Roman" w:eastAsia="Calibri" w:hAnsi="Times New Roman" w:cs="Times New Roman"/>
          <w:sz w:val="24"/>
          <w:szCs w:val="24"/>
        </w:rPr>
        <w:t xml:space="preserve"> a problem remains unsolved in automating the removal of traits </w:t>
      </w:r>
      <w:r w:rsidR="00EC4B0E" w:rsidRPr="00454C7F">
        <w:rPr>
          <w:rFonts w:ascii="Times New Roman" w:eastAsia="Calibri" w:hAnsi="Times New Roman" w:cs="Times New Roman"/>
          <w:sz w:val="24"/>
          <w:szCs w:val="24"/>
        </w:rPr>
        <w:t>that are “</w:t>
      </w:r>
      <w:r w:rsidR="00F8116F" w:rsidRPr="00454C7F">
        <w:rPr>
          <w:rFonts w:ascii="Times New Roman" w:eastAsia="Calibri" w:hAnsi="Times New Roman" w:cs="Times New Roman"/>
          <w:sz w:val="24"/>
          <w:szCs w:val="24"/>
        </w:rPr>
        <w:t>similar</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to the outcome. For </w:t>
      </w:r>
      <w:r w:rsidR="00B15AAE" w:rsidRPr="00454C7F">
        <w:rPr>
          <w:rFonts w:ascii="Times New Roman" w:eastAsia="Calibri" w:hAnsi="Times New Roman" w:cs="Times New Roman"/>
          <w:sz w:val="24"/>
          <w:szCs w:val="24"/>
        </w:rPr>
        <w:t>example,</w:t>
      </w:r>
      <w:r w:rsidR="00F8116F" w:rsidRPr="00454C7F">
        <w:rPr>
          <w:rFonts w:ascii="Times New Roman" w:eastAsia="Calibri" w:hAnsi="Times New Roman" w:cs="Times New Roman"/>
          <w:sz w:val="24"/>
          <w:szCs w:val="24"/>
        </w:rPr>
        <w:t xml:space="preserv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in fact</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synonymous </w:t>
      </w:r>
      <w:r w:rsidR="00EC4B0E" w:rsidRPr="00454C7F">
        <w:rPr>
          <w:rFonts w:ascii="Times New Roman" w:eastAsia="Calibri" w:hAnsi="Times New Roman" w:cs="Times New Roman"/>
          <w:sz w:val="24"/>
          <w:szCs w:val="24"/>
        </w:rPr>
        <w:t xml:space="preserve">with </w:t>
      </w:r>
      <w:r w:rsidR="00F8116F" w:rsidRPr="00454C7F">
        <w:rPr>
          <w:rFonts w:ascii="Times New Roman" w:eastAsia="Calibri" w:hAnsi="Times New Roman" w:cs="Times New Roman"/>
          <w:sz w:val="24"/>
          <w:szCs w:val="24"/>
        </w:rPr>
        <w:t xml:space="preserve">or closely related to the outcome. Third, we note that heterogeneity does not necessarily arise </w:t>
      </w:r>
      <w:r w:rsidR="00EC4B0E" w:rsidRPr="00454C7F">
        <w:rPr>
          <w:rFonts w:ascii="Times New Roman" w:eastAsia="Calibri" w:hAnsi="Times New Roman" w:cs="Times New Roman"/>
          <w:sz w:val="24"/>
          <w:szCs w:val="24"/>
        </w:rPr>
        <w:t>only because of</w:t>
      </w:r>
      <w:r w:rsidR="00F8116F" w:rsidRPr="00454C7F">
        <w:rPr>
          <w:rFonts w:ascii="Times New Roman" w:eastAsia="Calibri" w:hAnsi="Times New Roman" w:cs="Times New Roman"/>
          <w:sz w:val="24"/>
          <w:szCs w:val="24"/>
        </w:rPr>
        <w:t xml:space="preserve"> pleiotropy, for example the non-collapsibility of odds ratios will introduce heterogeneity automatically which cannot be adjusted away through the TRYX approach. Many other mechanisms exist that can lead to bias in MR, as has been described in detail elsewhere.</w:t>
      </w:r>
      <w:r w:rsidR="00145ECD" w:rsidRPr="00454C7F">
        <w:rPr>
          <w:rFonts w:ascii="Times New Roman" w:eastAsia="Calibri" w:hAnsi="Times New Roman" w:cs="Times New Roman"/>
          <w:sz w:val="24"/>
          <w:szCs w:val="24"/>
        </w:rPr>
        <w:t xml:space="preserve"> Fourth, </w:t>
      </w:r>
      <w:r w:rsidR="00474E13" w:rsidRPr="00454C7F">
        <w:rPr>
          <w:rFonts w:ascii="Times New Roman" w:eastAsia="Calibri" w:hAnsi="Times New Roman" w:cs="Times New Roman"/>
          <w:sz w:val="24"/>
          <w:szCs w:val="24"/>
        </w:rPr>
        <w:t xml:space="preserve">SNPs can </w:t>
      </w:r>
      <w:r w:rsidR="0085612B" w:rsidRPr="00454C7F">
        <w:rPr>
          <w:rFonts w:ascii="Times New Roman" w:eastAsia="Calibri" w:hAnsi="Times New Roman" w:cs="Times New Roman"/>
          <w:sz w:val="24"/>
          <w:szCs w:val="24"/>
        </w:rPr>
        <w:t xml:space="preserve">appear to be </w:t>
      </w:r>
      <w:r w:rsidR="00474E13" w:rsidRPr="00454C7F">
        <w:rPr>
          <w:rFonts w:ascii="Times New Roman" w:eastAsia="Calibri" w:hAnsi="Times New Roman" w:cs="Times New Roman"/>
          <w:sz w:val="24"/>
          <w:szCs w:val="24"/>
        </w:rPr>
        <w:t xml:space="preserve">outliers </w:t>
      </w:r>
      <w:r w:rsidR="007C7E10" w:rsidRPr="00454C7F">
        <w:rPr>
          <w:rFonts w:ascii="Times New Roman" w:eastAsia="Calibri" w:hAnsi="Times New Roman" w:cs="Times New Roman"/>
          <w:sz w:val="24"/>
          <w:szCs w:val="24"/>
        </w:rPr>
        <w:t>not</w:t>
      </w:r>
      <w:r w:rsidR="00474E13"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through </w:t>
      </w:r>
      <w:r w:rsidR="00474E13" w:rsidRPr="00454C7F">
        <w:rPr>
          <w:rFonts w:ascii="Times New Roman" w:eastAsia="Calibri" w:hAnsi="Times New Roman" w:cs="Times New Roman"/>
          <w:sz w:val="24"/>
          <w:szCs w:val="24"/>
        </w:rPr>
        <w:t>being pleiotropic</w:t>
      </w:r>
      <w:r w:rsidR="00A5425A" w:rsidRPr="00454C7F">
        <w:rPr>
          <w:rFonts w:ascii="Times New Roman" w:eastAsia="Calibri" w:hAnsi="Times New Roman" w:cs="Times New Roman"/>
          <w:sz w:val="24"/>
          <w:szCs w:val="24"/>
        </w:rPr>
        <w:t>, but through other mechanisms, such as</w:t>
      </w:r>
      <w:r w:rsidR="003C1328"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population </w:t>
      </w:r>
      <w:r w:rsidR="003C1328" w:rsidRPr="00454C7F">
        <w:rPr>
          <w:rFonts w:ascii="Times New Roman" w:eastAsia="Calibri" w:hAnsi="Times New Roman" w:cs="Times New Roman"/>
          <w:sz w:val="24"/>
          <w:szCs w:val="24"/>
        </w:rPr>
        <w:t>stratification</w:t>
      </w:r>
      <w:r w:rsidR="00861A05"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association of alleles with phenotypes being confounded by ancestral </w:t>
      </w:r>
      <w:r w:rsidR="001914FA" w:rsidRPr="00454C7F">
        <w:rPr>
          <w:rFonts w:ascii="Times New Roman" w:eastAsia="Calibri" w:hAnsi="Times New Roman" w:cs="Times New Roman"/>
          <w:sz w:val="24"/>
          <w:szCs w:val="24"/>
        </w:rPr>
        <w:t>population)</w:t>
      </w:r>
      <w:r w:rsidR="003C1328" w:rsidRPr="00454C7F">
        <w:rPr>
          <w:rFonts w:ascii="Times New Roman" w:eastAsia="Calibri" w:hAnsi="Times New Roman" w:cs="Times New Roman"/>
          <w:sz w:val="24"/>
          <w:szCs w:val="24"/>
        </w:rPr>
        <w:t xml:space="preserve">, </w:t>
      </w:r>
      <w:r w:rsidR="00861A05" w:rsidRPr="00454C7F">
        <w:rPr>
          <w:rFonts w:ascii="Times New Roman" w:eastAsia="Calibri" w:hAnsi="Times New Roman" w:cs="Times New Roman"/>
          <w:sz w:val="24"/>
          <w:szCs w:val="24"/>
        </w:rPr>
        <w:t>canalization (</w:t>
      </w:r>
      <w:r w:rsidR="0085612B" w:rsidRPr="00454C7F">
        <w:rPr>
          <w:rFonts w:ascii="Times New Roman" w:eastAsia="Calibri" w:hAnsi="Times New Roman" w:cs="Times New Roman"/>
          <w:sz w:val="24"/>
          <w:szCs w:val="24"/>
        </w:rPr>
        <w:t>developmental compensation to a genetic change</w:t>
      </w:r>
      <w:r w:rsidR="001914FA" w:rsidRPr="00454C7F">
        <w:rPr>
          <w:rFonts w:ascii="Times New Roman" w:eastAsia="Calibri" w:hAnsi="Times New Roman" w:cs="Times New Roman"/>
          <w:sz w:val="24"/>
          <w:szCs w:val="24"/>
        </w:rPr>
        <w:t>)</w:t>
      </w:r>
      <w:r w:rsidR="005D5F94" w:rsidRPr="00454C7F">
        <w:rPr>
          <w:rFonts w:ascii="Times New Roman" w:eastAsia="Calibri" w:hAnsi="Times New Roman" w:cs="Times New Roman"/>
          <w:sz w:val="24"/>
          <w:szCs w:val="24"/>
        </w:rPr>
        <w:t xml:space="preserve"> </w:t>
      </w:r>
      <w:r w:rsidR="005D5F94"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5D5F94" w:rsidRPr="00454C7F">
        <w:rPr>
          <w:rFonts w:ascii="Times New Roman" w:eastAsia="Calibri" w:hAnsi="Times New Roman" w:cs="Times New Roman"/>
          <w:sz w:val="24"/>
          <w:szCs w:val="24"/>
        </w:rPr>
      </w:r>
      <w:r w:rsidR="005D5F9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2,42</w:t>
      </w:r>
      <w:r w:rsidR="005D5F94"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 xml:space="preserve">, or the </w:t>
      </w:r>
      <w:r w:rsidR="00154321" w:rsidRPr="00454C7F">
        <w:rPr>
          <w:rFonts w:ascii="Times New Roman" w:eastAsia="Calibri" w:hAnsi="Times New Roman" w:cs="Times New Roman"/>
          <w:sz w:val="24"/>
          <w:szCs w:val="24"/>
        </w:rPr>
        <w:t>influence</w:t>
      </w:r>
      <w:r w:rsidR="001914FA" w:rsidRPr="00454C7F">
        <w:rPr>
          <w:rFonts w:ascii="Times New Roman" w:eastAsia="Calibri" w:hAnsi="Times New Roman" w:cs="Times New Roman"/>
          <w:sz w:val="24"/>
          <w:szCs w:val="24"/>
        </w:rPr>
        <w:t xml:space="preserve"> on phenotype </w:t>
      </w:r>
      <w:r w:rsidR="00A5425A" w:rsidRPr="00454C7F">
        <w:rPr>
          <w:rFonts w:ascii="Times New Roman" w:eastAsia="Calibri" w:hAnsi="Times New Roman" w:cs="Times New Roman"/>
          <w:sz w:val="24"/>
          <w:szCs w:val="24"/>
        </w:rPr>
        <w:t xml:space="preserve">being </w:t>
      </w:r>
      <w:r w:rsidR="001914FA" w:rsidRPr="00454C7F">
        <w:rPr>
          <w:rFonts w:ascii="Times New Roman" w:eastAsia="Calibri" w:hAnsi="Times New Roman" w:cs="Times New Roman"/>
          <w:sz w:val="24"/>
          <w:szCs w:val="24"/>
        </w:rPr>
        <w:t>change</w:t>
      </w:r>
      <w:r w:rsidR="00154321" w:rsidRPr="00454C7F">
        <w:rPr>
          <w:rFonts w:ascii="Times New Roman" w:eastAsia="Calibri" w:hAnsi="Times New Roman" w:cs="Times New Roman"/>
          <w:sz w:val="24"/>
          <w:szCs w:val="24"/>
        </w:rPr>
        <w:t>able</w:t>
      </w:r>
      <w:r w:rsidR="001914FA" w:rsidRPr="00454C7F">
        <w:rPr>
          <w:rFonts w:ascii="Times New Roman" w:eastAsia="Calibri" w:hAnsi="Times New Roman" w:cs="Times New Roman"/>
          <w:sz w:val="24"/>
          <w:szCs w:val="24"/>
        </w:rPr>
        <w:t xml:space="preserve"> across </w:t>
      </w:r>
      <w:r w:rsidR="001914FA" w:rsidRPr="00454C7F">
        <w:rPr>
          <w:rFonts w:ascii="Times New Roman" w:eastAsia="Calibri" w:hAnsi="Times New Roman" w:cs="Times New Roman"/>
          <w:sz w:val="24"/>
          <w:szCs w:val="24"/>
        </w:rPr>
        <w:lastRenderedPageBreak/>
        <w:t xml:space="preserve">the life </w:t>
      </w:r>
      <w:r w:rsidR="00A5425A" w:rsidRPr="00454C7F">
        <w:rPr>
          <w:rFonts w:ascii="Times New Roman" w:eastAsia="Calibri" w:hAnsi="Times New Roman" w:cs="Times New Roman"/>
          <w:sz w:val="24"/>
          <w:szCs w:val="24"/>
        </w:rPr>
        <w:t>course</w:t>
      </w:r>
      <w:r w:rsidR="00E57EEB" w:rsidRPr="00454C7F">
        <w:rPr>
          <w:rFonts w:ascii="Times New Roman" w:eastAsia="Calibri" w:hAnsi="Times New Roman" w:cs="Times New Roman"/>
          <w:sz w:val="24"/>
          <w:szCs w:val="24"/>
        </w:rPr>
        <w:t xml:space="preserve"> </w:t>
      </w:r>
      <w:r w:rsidR="00E57E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face="superscript"&gt;43&lt;/style&gt;&lt;/DisplayText&gt;&lt;record&gt;&lt;rec-number&gt;90&lt;/rec-number&gt;&lt;foreign-keys&gt;&lt;key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00E57E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43</w:t>
      </w:r>
      <w:r w:rsidR="00E57EEB"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w:t>
      </w:r>
      <w:r w:rsidR="00474E13" w:rsidRPr="00454C7F">
        <w:rPr>
          <w:rFonts w:ascii="Times New Roman" w:eastAsia="Calibri" w:hAnsi="Times New Roman" w:cs="Times New Roman"/>
          <w:sz w:val="24"/>
          <w:szCs w:val="24"/>
        </w:rPr>
        <w:t xml:space="preserve"> </w:t>
      </w:r>
      <w:ins w:id="203" w:author="Yoonsu Cho" w:date="2019-03-11T20:50:00Z">
        <w:r w:rsidR="00A400F9"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ins>
      <w:r w:rsidR="00A400F9">
        <w:rPr>
          <w:rFonts w:ascii="Times New Roman" w:eastAsia="Calibri" w:hAnsi="Times New Roman" w:cs="Times New Roman"/>
          <w:sz w:val="24"/>
          <w:szCs w:val="24"/>
        </w:rPr>
        <w:fldChar w:fldCharType="begin"/>
      </w:r>
      <w:r w:rsidR="00A400F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A400F9">
        <w:rPr>
          <w:rFonts w:ascii="Times New Roman" w:eastAsia="Calibri" w:hAnsi="Times New Roman" w:cs="Times New Roman"/>
          <w:sz w:val="24"/>
          <w:szCs w:val="24"/>
        </w:rPr>
        <w:fldChar w:fldCharType="separate"/>
      </w:r>
      <w:r w:rsidR="00A400F9" w:rsidRPr="00A400F9">
        <w:rPr>
          <w:rFonts w:ascii="Times New Roman" w:eastAsia="Calibri" w:hAnsi="Times New Roman" w:cs="Times New Roman"/>
          <w:noProof/>
          <w:sz w:val="24"/>
          <w:szCs w:val="24"/>
          <w:vertAlign w:val="superscript"/>
        </w:rPr>
        <w:t>10</w:t>
      </w:r>
      <w:r w:rsidR="00A400F9">
        <w:rPr>
          <w:rFonts w:ascii="Times New Roman" w:eastAsia="Calibri" w:hAnsi="Times New Roman" w:cs="Times New Roman"/>
          <w:sz w:val="24"/>
          <w:szCs w:val="24"/>
        </w:rPr>
        <w:fldChar w:fldCharType="end"/>
      </w:r>
      <w:ins w:id="204" w:author="Yoonsu Cho" w:date="2019-03-11T20:50:00Z">
        <w:r w:rsidR="00A400F9"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sidR="00A400F9">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Finally, in the case of </w:t>
      </w:r>
      <w:r w:rsidR="00EC4B0E"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binary outcome, there may be parametric restriction</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on the conditional causal odds ratio in our multivariable MR model where the exposure effect is linear in the exposure on </w:t>
      </w:r>
      <w:r w:rsidR="00EC4B0E"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log odd</w:t>
      </w:r>
      <w:r w:rsidR="00EC4B0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However, the two-stage estimator with a logistic second-stage model still yield</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2028135" w14:textId="35CE89E1" w:rsidR="00CB5A1E" w:rsidRPr="00454C7F" w:rsidRDefault="003F51A9"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w:t>
      </w:r>
      <w:r w:rsidR="00EC4B0E" w:rsidRPr="00454C7F">
        <w:rPr>
          <w:rFonts w:ascii="Times New Roman" w:eastAsia="Calibri" w:hAnsi="Times New Roman" w:cs="Times New Roman"/>
          <w:sz w:val="24"/>
          <w:szCs w:val="24"/>
        </w:rPr>
        <w:t>four</w:t>
      </w:r>
      <w:r w:rsidRPr="00454C7F">
        <w:rPr>
          <w:rFonts w:ascii="Times New Roman" w:eastAsia="Calibri" w:hAnsi="Times New Roman" w:cs="Times New Roman"/>
          <w:sz w:val="24"/>
          <w:szCs w:val="24"/>
        </w:rPr>
        <w:t xml:space="preserve"> examples </w:t>
      </w:r>
      <w:r w:rsidR="008E013E"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identifying putative pathway</w:t>
      </w:r>
      <w:r w:rsidR="008E013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In the first empirical example</w:t>
      </w:r>
      <w:r w:rsidR="00CB5A1E" w:rsidRPr="00454C7F">
        <w:rPr>
          <w:rFonts w:ascii="Times New Roman" w:eastAsia="Calibri" w:hAnsi="Times New Roman" w:cs="Times New Roman"/>
          <w:sz w:val="24"/>
          <w:szCs w:val="24"/>
        </w:rPr>
        <w:t xml:space="preserve"> (SBP on CHD)</w:t>
      </w:r>
      <w:r w:rsidR="000F20B3" w:rsidRPr="00454C7F">
        <w:rPr>
          <w:rFonts w:ascii="Times New Roman" w:eastAsia="Calibri" w:hAnsi="Times New Roman" w:cs="Times New Roman"/>
          <w:sz w:val="24"/>
          <w:szCs w:val="24"/>
        </w:rPr>
        <w:t>, w</w:t>
      </w:r>
      <w:r w:rsidRPr="00454C7F">
        <w:rPr>
          <w:rFonts w:ascii="Times New Roman" w:eastAsia="Calibri" w:hAnsi="Times New Roman" w:cs="Times New Roman"/>
          <w:sz w:val="24"/>
          <w:szCs w:val="24"/>
        </w:rPr>
        <w:t xml:space="preserve">e </w:t>
      </w:r>
      <w:r w:rsidR="00CB5A1E" w:rsidRPr="00454C7F">
        <w:rPr>
          <w:rFonts w:ascii="Times New Roman" w:eastAsia="Calibri" w:hAnsi="Times New Roman" w:cs="Times New Roman"/>
          <w:sz w:val="24"/>
          <w:szCs w:val="24"/>
        </w:rPr>
        <w:t>illustrated</w:t>
      </w:r>
      <w:r w:rsidR="000F20B3" w:rsidRPr="00454C7F">
        <w:rPr>
          <w:rFonts w:ascii="Times New Roman" w:eastAsia="Calibri" w:hAnsi="Times New Roman" w:cs="Times New Roman"/>
          <w:sz w:val="24"/>
          <w:szCs w:val="24"/>
        </w:rPr>
        <w:t xml:space="preserve"> the validity of MR-TRYX to detect the traits that possibly influence the disease outcome. Apart from SBP, MR-TRYX also detected </w:t>
      </w:r>
      <w:r w:rsidRPr="00454C7F">
        <w:rPr>
          <w:rFonts w:ascii="Times New Roman" w:eastAsia="Calibri" w:hAnsi="Times New Roman" w:cs="Times New Roman"/>
          <w:sz w:val="24"/>
          <w:szCs w:val="24"/>
        </w:rPr>
        <w:t xml:space="preserve">well established risk factors </w:t>
      </w:r>
      <w:r w:rsidR="00C955CB" w:rsidRPr="00454C7F">
        <w:rPr>
          <w:rFonts w:ascii="Times New Roman" w:eastAsia="Calibri" w:hAnsi="Times New Roman" w:cs="Times New Roman"/>
          <w:sz w:val="24"/>
          <w:szCs w:val="24"/>
        </w:rPr>
        <w:t xml:space="preserve">for </w:t>
      </w:r>
      <w:r w:rsidRPr="00454C7F">
        <w:rPr>
          <w:rFonts w:ascii="Times New Roman" w:eastAsia="Calibri" w:hAnsi="Times New Roman" w:cs="Times New Roman"/>
          <w:sz w:val="24"/>
          <w:szCs w:val="24"/>
        </w:rPr>
        <w:t xml:space="preserve">CHD </w:t>
      </w:r>
      <w:r w:rsidR="000F20B3" w:rsidRPr="00454C7F">
        <w:rPr>
          <w:rFonts w:ascii="Times New Roman" w:eastAsia="Calibri" w:hAnsi="Times New Roman" w:cs="Times New Roman"/>
          <w:sz w:val="24"/>
          <w:szCs w:val="24"/>
        </w:rPr>
        <w:t>including adiposity,</w:t>
      </w:r>
      <w:r w:rsidRPr="00454C7F">
        <w:rPr>
          <w:rFonts w:ascii="Times New Roman" w:eastAsia="Calibri" w:hAnsi="Times New Roman" w:cs="Times New Roman"/>
          <w:sz w:val="24"/>
          <w:szCs w:val="24"/>
        </w:rPr>
        <w:t xml:space="preserve"> cholesterol levels and standing height</w:t>
      </w:r>
      <w:r w:rsidR="000F20B3"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An</w:t>
      </w:r>
      <w:r w:rsidRPr="00454C7F">
        <w:rPr>
          <w:rFonts w:ascii="Times New Roman" w:eastAsia="Calibri" w:hAnsi="Times New Roman" w:cs="Times New Roman"/>
          <w:sz w:val="24"/>
          <w:szCs w:val="24"/>
        </w:rPr>
        <w:t xml:space="preserve"> interesting finding </w:t>
      </w:r>
      <w:r w:rsidR="000F20B3"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 xml:space="preserve">this example is that headache related traits (e.g. experience of pain due to headache and self-reported status of ibuprofen intake) </w:t>
      </w:r>
      <w:r w:rsidR="000F20B3" w:rsidRPr="00454C7F">
        <w:rPr>
          <w:rFonts w:ascii="Times New Roman" w:eastAsia="Calibri" w:hAnsi="Times New Roman" w:cs="Times New Roman"/>
          <w:sz w:val="24"/>
          <w:szCs w:val="24"/>
        </w:rPr>
        <w:t>w</w:t>
      </w:r>
      <w:r w:rsidR="008E013E" w:rsidRPr="00454C7F">
        <w:rPr>
          <w:rFonts w:ascii="Times New Roman" w:eastAsia="Calibri" w:hAnsi="Times New Roman" w:cs="Times New Roman"/>
          <w:sz w:val="24"/>
          <w:szCs w:val="24"/>
        </w:rPr>
        <w:t>ere</w:t>
      </w:r>
      <w:r w:rsidR="000F20B3" w:rsidRPr="00454C7F">
        <w:rPr>
          <w:rFonts w:ascii="Times New Roman" w:eastAsia="Calibri" w:hAnsi="Times New Roman" w:cs="Times New Roman"/>
          <w:sz w:val="24"/>
          <w:szCs w:val="24"/>
        </w:rPr>
        <w:t xml:space="preserve"> identified as candidate traits, which </w:t>
      </w:r>
      <w:r w:rsidRPr="00454C7F">
        <w:rPr>
          <w:rFonts w:ascii="Times New Roman" w:eastAsia="Calibri" w:hAnsi="Times New Roman" w:cs="Times New Roman"/>
          <w:sz w:val="24"/>
          <w:szCs w:val="24"/>
        </w:rPr>
        <w:t>may influence the original association.</w:t>
      </w:r>
      <w:r w:rsidR="00DF7242" w:rsidRPr="00454C7F">
        <w:rPr>
          <w:rFonts w:ascii="Times New Roman" w:eastAsia="Calibri" w:hAnsi="Times New Roman" w:cs="Times New Roman"/>
          <w:sz w:val="24"/>
          <w:szCs w:val="24"/>
        </w:rPr>
        <w:t xml:space="preserve"> </w:t>
      </w:r>
      <w:r w:rsidR="00DF7242"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w:t>
      </w:r>
      <w:r w:rsidR="00CB5A1E" w:rsidRPr="00454C7F">
        <w:rPr>
          <w:rFonts w:ascii="Times New Roman" w:eastAsia="Calibri" w:hAnsi="Times New Roman" w:cs="Times New Roman"/>
          <w:sz w:val="24"/>
          <w:szCs w:val="24"/>
        </w:rPr>
        <w:t xml:space="preserve">n alternative mechanism </w:t>
      </w:r>
      <w:r w:rsidR="00EC4B0E" w:rsidRPr="00454C7F">
        <w:rPr>
          <w:rFonts w:ascii="Times New Roman" w:eastAsia="Calibri" w:hAnsi="Times New Roman" w:cs="Times New Roman"/>
          <w:sz w:val="24"/>
          <w:szCs w:val="24"/>
        </w:rPr>
        <w:t>that</w:t>
      </w:r>
      <w:r w:rsidR="00D50425" w:rsidRPr="00454C7F">
        <w:rPr>
          <w:rFonts w:ascii="Times New Roman" w:eastAsia="Calibri" w:hAnsi="Times New Roman" w:cs="Times New Roman"/>
          <w:sz w:val="24"/>
          <w:szCs w:val="24"/>
        </w:rPr>
        <w:t xml:space="preserve"> could give rise to this </w:t>
      </w:r>
      <w:r w:rsidR="00CB5A1E" w:rsidRPr="00454C7F">
        <w:rPr>
          <w:rFonts w:ascii="Times New Roman" w:eastAsia="Calibri" w:hAnsi="Times New Roman" w:cs="Times New Roman"/>
          <w:sz w:val="24"/>
          <w:szCs w:val="24"/>
        </w:rPr>
        <w:t>association is that the effect of pain on lower CHD risk is entirely mediated through the use of medications such as aspirin that have known protect</w:t>
      </w:r>
      <w:r w:rsidR="00EC4B0E" w:rsidRPr="00454C7F">
        <w:rPr>
          <w:rFonts w:ascii="Times New Roman" w:eastAsia="Calibri" w:hAnsi="Times New Roman" w:cs="Times New Roman"/>
          <w:sz w:val="24"/>
          <w:szCs w:val="24"/>
        </w:rPr>
        <w:t>ive</w:t>
      </w:r>
      <w:r w:rsidR="00CB5A1E" w:rsidRPr="00454C7F">
        <w:rPr>
          <w:rFonts w:ascii="Times New Roman" w:eastAsia="Calibri" w:hAnsi="Times New Roman" w:cs="Times New Roman"/>
          <w:sz w:val="24"/>
          <w:szCs w:val="24"/>
        </w:rPr>
        <w:t xml:space="preserve"> effects on CHD.</w:t>
      </w:r>
      <w:r w:rsidRPr="00454C7F">
        <w:rPr>
          <w:rFonts w:ascii="Times New Roman" w:eastAsia="Calibri" w:hAnsi="Times New Roman" w:cs="Times New Roman"/>
          <w:sz w:val="24"/>
          <w:szCs w:val="24"/>
        </w:rPr>
        <w:t xml:space="preserve"> </w:t>
      </w:r>
    </w:p>
    <w:p w14:paraId="6E5138FF" w14:textId="77777777" w:rsidR="00D50425" w:rsidRPr="00454C7F" w:rsidRDefault="00D50425" w:rsidP="00454C7F">
      <w:pPr>
        <w:spacing w:line="480" w:lineRule="auto"/>
        <w:jc w:val="both"/>
        <w:rPr>
          <w:rFonts w:ascii="Times New Roman" w:eastAsia="Calibri" w:hAnsi="Times New Roman" w:cs="Times New Roman"/>
          <w:sz w:val="24"/>
          <w:szCs w:val="24"/>
        </w:rPr>
      </w:pPr>
    </w:p>
    <w:p w14:paraId="65428F24" w14:textId="03AC75B0" w:rsidR="00D50425" w:rsidRPr="00454C7F" w:rsidRDefault="000F20B3"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The example of urate and CHD </w:t>
      </w:r>
      <w:r w:rsidR="00DF5933" w:rsidRPr="00454C7F">
        <w:rPr>
          <w:rFonts w:ascii="Times New Roman" w:eastAsia="Calibri" w:hAnsi="Times New Roman" w:cs="Times New Roman"/>
          <w:sz w:val="24"/>
          <w:szCs w:val="24"/>
        </w:rPr>
        <w:t xml:space="preserve">demonstrated the benefit of </w:t>
      </w:r>
      <w:r w:rsidR="00C955CB" w:rsidRPr="00454C7F">
        <w:rPr>
          <w:rFonts w:ascii="Times New Roman" w:eastAsia="Calibri" w:hAnsi="Times New Roman" w:cs="Times New Roman"/>
          <w:sz w:val="24"/>
          <w:szCs w:val="24"/>
        </w:rPr>
        <w:t xml:space="preserve">the </w:t>
      </w:r>
      <w:r w:rsidR="00DF5933" w:rsidRPr="00454C7F">
        <w:rPr>
          <w:rFonts w:ascii="Times New Roman" w:eastAsia="Calibri" w:hAnsi="Times New Roman" w:cs="Times New Roman"/>
          <w:sz w:val="24"/>
          <w:szCs w:val="24"/>
        </w:rPr>
        <w:t xml:space="preserve">adjustment method </w:t>
      </w:r>
      <w:r w:rsidR="00B15AAE" w:rsidRPr="00454C7F">
        <w:rPr>
          <w:rFonts w:ascii="Times New Roman" w:eastAsia="Calibri" w:hAnsi="Times New Roman" w:cs="Times New Roman"/>
          <w:sz w:val="24"/>
          <w:szCs w:val="24"/>
        </w:rPr>
        <w:t>showing that</w:t>
      </w:r>
      <w:r w:rsidRPr="00454C7F">
        <w:rPr>
          <w:rFonts w:ascii="Times New Roman" w:eastAsia="Calibri" w:hAnsi="Times New Roman" w:cs="Times New Roman"/>
          <w:sz w:val="24"/>
          <w:szCs w:val="24"/>
        </w:rPr>
        <w:t xml:space="preserve"> the noise due to pleiotropy was substantially </w:t>
      </w:r>
      <w:r w:rsidR="003C25BA" w:rsidRPr="00454C7F">
        <w:rPr>
          <w:rFonts w:ascii="Times New Roman" w:eastAsia="Calibri" w:hAnsi="Times New Roman" w:cs="Times New Roman"/>
          <w:sz w:val="24"/>
          <w:szCs w:val="24"/>
        </w:rPr>
        <w:t>reduced</w:t>
      </w:r>
      <w:r w:rsidRPr="00454C7F">
        <w:rPr>
          <w:rFonts w:ascii="Times New Roman" w:eastAsia="Calibri" w:hAnsi="Times New Roman" w:cs="Times New Roman"/>
          <w:sz w:val="24"/>
          <w:szCs w:val="24"/>
        </w:rPr>
        <w:t xml:space="preserve"> after correcting for the effect of candidate traits</w:t>
      </w:r>
      <w:r w:rsidR="008E013E" w:rsidRPr="00454C7F">
        <w:rPr>
          <w:rFonts w:ascii="Times New Roman" w:eastAsia="Calibri" w:hAnsi="Times New Roman" w:cs="Times New Roman"/>
          <w:sz w:val="24"/>
          <w:szCs w:val="24"/>
        </w:rPr>
        <w:t>. The</w:t>
      </w:r>
      <w:r w:rsidRPr="00454C7F">
        <w:rPr>
          <w:rFonts w:ascii="Times New Roman" w:eastAsia="Calibri" w:hAnsi="Times New Roman" w:cs="Times New Roman"/>
          <w:sz w:val="24"/>
          <w:szCs w:val="24"/>
        </w:rPr>
        <w:t xml:space="preserve"> presence of hypothyroidism</w:t>
      </w:r>
      <w:r w:rsidR="003C25BA" w:rsidRPr="00454C7F">
        <w:rPr>
          <w:rFonts w:ascii="Times New Roman" w:eastAsia="Calibri" w:hAnsi="Times New Roman" w:cs="Times New Roman"/>
          <w:sz w:val="24"/>
          <w:szCs w:val="24"/>
        </w:rPr>
        <w:t xml:space="preserve"> and self-reported levothyroxine sodium intake status were identified as putative risk factors for risk of CHD, which </w:t>
      </w:r>
      <w:r w:rsidRPr="00454C7F">
        <w:rPr>
          <w:rFonts w:ascii="Times New Roman" w:eastAsia="Calibri" w:hAnsi="Times New Roman" w:cs="Times New Roman"/>
          <w:sz w:val="24"/>
          <w:szCs w:val="24"/>
        </w:rPr>
        <w:t xml:space="preserve">is consistent with </w:t>
      </w:r>
      <w:r w:rsidR="003C25BA" w:rsidRPr="00454C7F">
        <w:rPr>
          <w:rFonts w:ascii="Times New Roman" w:eastAsia="Calibri" w:hAnsi="Times New Roman" w:cs="Times New Roman"/>
          <w:sz w:val="24"/>
          <w:szCs w:val="24"/>
        </w:rPr>
        <w:t>previous</w:t>
      </w:r>
      <w:r w:rsidRPr="00454C7F">
        <w:rPr>
          <w:rFonts w:ascii="Times New Roman" w:eastAsia="Calibri" w:hAnsi="Times New Roman" w:cs="Times New Roman"/>
          <w:sz w:val="24"/>
          <w:szCs w:val="24"/>
        </w:rPr>
        <w:t xml:space="preserve"> clinical trial stud</w:t>
      </w:r>
      <w:r w:rsidR="003C25BA" w:rsidRPr="00454C7F">
        <w:rPr>
          <w:rFonts w:ascii="Times New Roman" w:eastAsia="Calibri" w:hAnsi="Times New Roman" w:cs="Times New Roman"/>
          <w:sz w:val="24"/>
          <w:szCs w:val="24"/>
        </w:rPr>
        <w:t>ies</w:t>
      </w:r>
      <w:r w:rsidR="008E013E" w:rsidRPr="00454C7F">
        <w:rPr>
          <w:rFonts w:ascii="Times New Roman" w:eastAsia="Calibri" w:hAnsi="Times New Roman" w:cs="Times New Roman"/>
          <w:sz w:val="24"/>
          <w:szCs w:val="24"/>
        </w:rPr>
        <w:t>:</w:t>
      </w:r>
      <w:r w:rsidR="003C25BA" w:rsidRPr="00454C7F">
        <w:rPr>
          <w:rFonts w:ascii="Times New Roman" w:eastAsia="Calibri" w:hAnsi="Times New Roman" w:cs="Times New Roman"/>
          <w:sz w:val="24"/>
          <w:szCs w:val="24"/>
        </w:rPr>
        <w:t xml:space="preserve"> </w:t>
      </w:r>
      <w:r w:rsidR="00EC4B0E"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 xml:space="preserve">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C25BA" w:rsidRPr="00454C7F">
        <w:rPr>
          <w:rFonts w:ascii="Times New Roman" w:eastAsia="Calibri" w:hAnsi="Times New Roman" w:cs="Times New Roman"/>
          <w:sz w:val="24"/>
          <w:szCs w:val="24"/>
        </w:rPr>
        <w:t xml:space="preserve"> </w:t>
      </w:r>
      <w:r w:rsidR="00CB5A1E" w:rsidRPr="00454C7F">
        <w:rPr>
          <w:rFonts w:ascii="Times New Roman" w:eastAsia="Calibri" w:hAnsi="Times New Roman" w:cs="Times New Roman"/>
          <w:sz w:val="24"/>
          <w:szCs w:val="24"/>
        </w:rPr>
        <w:t>In the</w:t>
      </w:r>
      <w:r w:rsidR="00D50425" w:rsidRPr="00454C7F">
        <w:rPr>
          <w:rFonts w:ascii="Times New Roman" w:eastAsia="Calibri" w:hAnsi="Times New Roman" w:cs="Times New Roman"/>
          <w:sz w:val="24"/>
          <w:szCs w:val="24"/>
        </w:rPr>
        <w:t xml:space="preserve"> education – BMI example</w:t>
      </w:r>
      <w:r w:rsidR="00EC4B0E"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we showed</w:t>
      </w:r>
      <w:r w:rsidR="00CB5A1E" w:rsidRPr="00454C7F">
        <w:rPr>
          <w:rFonts w:ascii="Times New Roman" w:eastAsia="Calibri" w:hAnsi="Times New Roman" w:cs="Times New Roman"/>
          <w:sz w:val="24"/>
          <w:szCs w:val="24"/>
        </w:rPr>
        <w:t xml:space="preserve"> </w:t>
      </w:r>
      <w:r w:rsidR="00695296" w:rsidRPr="00454C7F">
        <w:rPr>
          <w:rFonts w:ascii="Times New Roman" w:eastAsia="Calibri" w:hAnsi="Times New Roman" w:cs="Times New Roman"/>
          <w:sz w:val="24"/>
          <w:szCs w:val="24"/>
        </w:rPr>
        <w:t xml:space="preserve">that increased alcohol intake and </w:t>
      </w:r>
      <w:r w:rsidR="00272A0E" w:rsidRPr="00454C7F">
        <w:rPr>
          <w:rFonts w:ascii="Times New Roman" w:eastAsia="Calibri" w:hAnsi="Times New Roman" w:cs="Times New Roman"/>
          <w:sz w:val="24"/>
          <w:szCs w:val="24"/>
        </w:rPr>
        <w:t xml:space="preserve">slower </w:t>
      </w:r>
      <w:r w:rsidR="00695296" w:rsidRPr="00454C7F">
        <w:rPr>
          <w:rFonts w:ascii="Times New Roman" w:eastAsia="Calibri" w:hAnsi="Times New Roman" w:cs="Times New Roman"/>
          <w:sz w:val="24"/>
          <w:szCs w:val="24"/>
        </w:rPr>
        <w:t xml:space="preserve">usual walking pace may influence the </w:t>
      </w:r>
      <w:r w:rsidR="00EC4B0E" w:rsidRPr="00454C7F">
        <w:rPr>
          <w:rFonts w:ascii="Times New Roman" w:eastAsia="Calibri" w:hAnsi="Times New Roman" w:cs="Times New Roman"/>
          <w:sz w:val="24"/>
          <w:szCs w:val="24"/>
        </w:rPr>
        <w:t>obesity</w:t>
      </w:r>
      <w:r w:rsidR="00695296" w:rsidRPr="00454C7F">
        <w:rPr>
          <w:rFonts w:ascii="Times New Roman" w:eastAsia="Calibri" w:hAnsi="Times New Roman" w:cs="Times New Roman"/>
          <w:sz w:val="24"/>
          <w:szCs w:val="24"/>
        </w:rPr>
        <w:t xml:space="preserve"> of individuals. </w:t>
      </w:r>
      <w:r w:rsidR="00272A0E" w:rsidRPr="00454C7F">
        <w:rPr>
          <w:rFonts w:ascii="Times New Roman" w:eastAsia="Calibri" w:hAnsi="Times New Roman" w:cs="Times New Roman"/>
          <w:sz w:val="24"/>
          <w:szCs w:val="24"/>
        </w:rPr>
        <w:t>Th</w:t>
      </w:r>
      <w:r w:rsidR="00D50425" w:rsidRPr="00454C7F">
        <w:rPr>
          <w:rFonts w:ascii="Times New Roman" w:eastAsia="Calibri" w:hAnsi="Times New Roman" w:cs="Times New Roman"/>
          <w:sz w:val="24"/>
          <w:szCs w:val="24"/>
        </w:rPr>
        <w:t>e</w:t>
      </w:r>
      <w:r w:rsidR="00272A0E" w:rsidRPr="00454C7F">
        <w:rPr>
          <w:rFonts w:ascii="Times New Roman" w:eastAsia="Calibri" w:hAnsi="Times New Roman" w:cs="Times New Roman"/>
          <w:sz w:val="24"/>
          <w:szCs w:val="24"/>
        </w:rPr>
        <w:t xml:space="preserve">se </w:t>
      </w:r>
      <w:r w:rsidR="003C25BA" w:rsidRPr="00454C7F">
        <w:rPr>
          <w:rFonts w:ascii="Times New Roman" w:eastAsia="Calibri" w:hAnsi="Times New Roman" w:cs="Times New Roman"/>
          <w:sz w:val="24"/>
          <w:szCs w:val="24"/>
        </w:rPr>
        <w:t xml:space="preserve">identified </w:t>
      </w:r>
      <w:r w:rsidR="00272A0E" w:rsidRPr="00454C7F">
        <w:rPr>
          <w:rFonts w:ascii="Times New Roman" w:eastAsia="Calibri" w:hAnsi="Times New Roman" w:cs="Times New Roman"/>
          <w:sz w:val="24"/>
          <w:szCs w:val="24"/>
        </w:rPr>
        <w:t xml:space="preserve">traits have been reported as possible risk factors for higher BMI and obesity </w:t>
      </w:r>
      <w:r w:rsidR="00272A0E"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72A0E" w:rsidRPr="00454C7F">
        <w:rPr>
          <w:rFonts w:ascii="Times New Roman" w:eastAsia="Calibri" w:hAnsi="Times New Roman" w:cs="Times New Roman"/>
          <w:sz w:val="24"/>
          <w:szCs w:val="24"/>
        </w:rPr>
      </w:r>
      <w:r w:rsidR="00272A0E"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48,49</w:t>
      </w:r>
      <w:r w:rsidR="00272A0E" w:rsidRPr="00454C7F">
        <w:rPr>
          <w:rFonts w:ascii="Times New Roman" w:eastAsia="Calibri" w:hAnsi="Times New Roman" w:cs="Times New Roman"/>
          <w:sz w:val="24"/>
          <w:szCs w:val="24"/>
        </w:rPr>
        <w:fldChar w:fldCharType="end"/>
      </w:r>
      <w:r w:rsidR="003F6E9B" w:rsidRPr="00454C7F">
        <w:rPr>
          <w:rFonts w:ascii="Times New Roman" w:eastAsia="Calibri" w:hAnsi="Times New Roman" w:cs="Times New Roman"/>
          <w:sz w:val="24"/>
          <w:szCs w:val="24"/>
        </w:rPr>
        <w:t xml:space="preserve">. </w:t>
      </w:r>
      <w:r w:rsidR="00366BA6" w:rsidRPr="00454C7F">
        <w:rPr>
          <w:rFonts w:ascii="Times New Roman" w:eastAsia="Calibri" w:hAnsi="Times New Roman" w:cs="Times New Roman"/>
          <w:sz w:val="24"/>
          <w:szCs w:val="24"/>
        </w:rPr>
        <w:t>Additionally</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the example of sleep duration and risk of schizophrenia</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 xml:space="preserve">suggested </w:t>
      </w:r>
      <w:r w:rsidR="00D42666" w:rsidRPr="00454C7F">
        <w:rPr>
          <w:rFonts w:ascii="Times New Roman" w:eastAsia="Calibri" w:hAnsi="Times New Roman" w:cs="Times New Roman"/>
          <w:sz w:val="24"/>
          <w:szCs w:val="24"/>
        </w:rPr>
        <w:t>coeliac disease and body composition</w:t>
      </w:r>
      <w:r w:rsidR="005E71C7" w:rsidRPr="00454C7F">
        <w:rPr>
          <w:rFonts w:ascii="Times New Roman" w:eastAsia="Calibri" w:hAnsi="Times New Roman" w:cs="Times New Roman"/>
          <w:sz w:val="24"/>
          <w:szCs w:val="24"/>
        </w:rPr>
        <w:t xml:space="preserve"> as putative risk factors for schizophrenia. </w:t>
      </w:r>
      <w:r w:rsidR="00D31344" w:rsidRPr="00454C7F">
        <w:rPr>
          <w:rFonts w:ascii="Times New Roman" w:eastAsia="Calibri" w:hAnsi="Times New Roman" w:cs="Times New Roman"/>
          <w:sz w:val="24"/>
          <w:szCs w:val="24"/>
        </w:rPr>
        <w:t xml:space="preserve">A number of </w:t>
      </w:r>
      <w:r w:rsidR="00154321" w:rsidRPr="00454C7F">
        <w:rPr>
          <w:rFonts w:ascii="Times New Roman" w:eastAsia="Calibri" w:hAnsi="Times New Roman" w:cs="Times New Roman"/>
          <w:sz w:val="24"/>
          <w:szCs w:val="24"/>
        </w:rPr>
        <w:t>observational</w:t>
      </w:r>
      <w:r w:rsidR="00D31344" w:rsidRPr="00454C7F">
        <w:rPr>
          <w:rFonts w:ascii="Times New Roman" w:eastAsia="Calibri" w:hAnsi="Times New Roman" w:cs="Times New Roman"/>
          <w:sz w:val="24"/>
          <w:szCs w:val="24"/>
        </w:rPr>
        <w:t xml:space="preserve"> studies suggested that schizophrenia is linked with body composition </w:t>
      </w:r>
      <w:r w:rsidR="00D31344"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50</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 xml:space="preserve"> and coeliac disease </w:t>
      </w:r>
      <w:r w:rsidR="00D31344"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51</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w:t>
      </w:r>
      <w:r w:rsidR="00B15AAE" w:rsidRPr="00454C7F">
        <w:rPr>
          <w:rFonts w:ascii="Times New Roman" w:eastAsia="Calibri" w:hAnsi="Times New Roman" w:cs="Times New Roman"/>
          <w:sz w:val="24"/>
          <w:szCs w:val="24"/>
        </w:rPr>
        <w:t>Nevertheless,</w:t>
      </w:r>
      <w:r w:rsidR="00D50425" w:rsidRPr="00454C7F">
        <w:rPr>
          <w:rFonts w:ascii="Times New Roman" w:eastAsia="Calibri" w:hAnsi="Times New Roman" w:cs="Times New Roman"/>
          <w:sz w:val="24"/>
          <w:szCs w:val="24"/>
        </w:rPr>
        <w:t xml:space="preserve"> this </w:t>
      </w:r>
      <w:r w:rsidR="008E013E" w:rsidRPr="00454C7F">
        <w:rPr>
          <w:rFonts w:ascii="Times New Roman" w:eastAsia="Calibri" w:hAnsi="Times New Roman" w:cs="Times New Roman"/>
          <w:sz w:val="24"/>
          <w:szCs w:val="24"/>
        </w:rPr>
        <w:t>is a</w:t>
      </w:r>
      <w:r w:rsidR="005E71C7" w:rsidRPr="00454C7F">
        <w:rPr>
          <w:rFonts w:ascii="Times New Roman" w:eastAsia="Calibri" w:hAnsi="Times New Roman" w:cs="Times New Roman"/>
          <w:sz w:val="24"/>
          <w:szCs w:val="24"/>
        </w:rPr>
        <w:t xml:space="preserve"> valuable finding since the causal effect of those putative risk factors on risk of schizophrenia ha</w:t>
      </w:r>
      <w:r w:rsidR="009446D7" w:rsidRPr="00454C7F">
        <w:rPr>
          <w:rFonts w:ascii="Times New Roman" w:eastAsia="Calibri" w:hAnsi="Times New Roman" w:cs="Times New Roman"/>
          <w:sz w:val="24"/>
          <w:szCs w:val="24"/>
        </w:rPr>
        <w:t>s</w:t>
      </w:r>
      <w:r w:rsidR="005E71C7" w:rsidRPr="00454C7F">
        <w:rPr>
          <w:rFonts w:ascii="Times New Roman" w:eastAsia="Calibri" w:hAnsi="Times New Roman" w:cs="Times New Roman"/>
          <w:sz w:val="24"/>
          <w:szCs w:val="24"/>
        </w:rPr>
        <w:t xml:space="preserve"> not been investigated using</w:t>
      </w:r>
      <w:r w:rsidR="009446D7" w:rsidRPr="00454C7F">
        <w:rPr>
          <w:rFonts w:ascii="Times New Roman" w:eastAsia="Calibri" w:hAnsi="Times New Roman" w:cs="Times New Roman"/>
          <w:sz w:val="24"/>
          <w:szCs w:val="24"/>
        </w:rPr>
        <w:t xml:space="preserve"> an</w:t>
      </w:r>
      <w:r w:rsidR="005E71C7" w:rsidRPr="00454C7F">
        <w:rPr>
          <w:rFonts w:ascii="Times New Roman" w:eastAsia="Calibri" w:hAnsi="Times New Roman" w:cs="Times New Roman"/>
          <w:sz w:val="24"/>
          <w:szCs w:val="24"/>
        </w:rPr>
        <w:t xml:space="preserve"> MR approach. Therefore, o</w:t>
      </w:r>
      <w:r w:rsidR="00D42666" w:rsidRPr="00454C7F">
        <w:rPr>
          <w:rFonts w:ascii="Times New Roman" w:eastAsia="Calibri" w:hAnsi="Times New Roman" w:cs="Times New Roman"/>
          <w:sz w:val="24"/>
          <w:szCs w:val="24"/>
        </w:rPr>
        <w:t>ur example illustrate</w:t>
      </w:r>
      <w:r w:rsidR="00CF072D"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xml:space="preserve"> how outliers can be used to identify alternative pathway</w:t>
      </w:r>
      <w:r w:rsidR="009446D7"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opening the door for hypothesis</w:t>
      </w:r>
      <w:r w:rsidR="009446D7" w:rsidRPr="00454C7F">
        <w:rPr>
          <w:rFonts w:ascii="Times New Roman" w:eastAsia="Calibri" w:hAnsi="Times New Roman" w:cs="Times New Roman"/>
          <w:sz w:val="24"/>
          <w:szCs w:val="24"/>
        </w:rPr>
        <w:t>-</w:t>
      </w:r>
      <w:r w:rsidR="00D42666" w:rsidRPr="00454C7F">
        <w:rPr>
          <w:rFonts w:ascii="Times New Roman" w:eastAsia="Calibri" w:hAnsi="Times New Roman" w:cs="Times New Roman"/>
          <w:sz w:val="24"/>
          <w:szCs w:val="24"/>
        </w:rPr>
        <w:t xml:space="preserve">free </w:t>
      </w:r>
      <w:r w:rsidR="00B07055" w:rsidRPr="00454C7F">
        <w:rPr>
          <w:rFonts w:ascii="Times New Roman" w:eastAsia="Calibri" w:hAnsi="Times New Roman" w:cs="Times New Roman"/>
          <w:sz w:val="24"/>
          <w:szCs w:val="24"/>
        </w:rPr>
        <w:t>MR approaches and a network-based approach to disease.</w:t>
      </w:r>
    </w:p>
    <w:p w14:paraId="424D7293" w14:textId="77777777" w:rsidR="00D50425" w:rsidRPr="00454C7F" w:rsidRDefault="00D50425" w:rsidP="00454C7F">
      <w:pPr>
        <w:spacing w:after="160" w:line="480" w:lineRule="auto"/>
        <w:jc w:val="both"/>
        <w:rPr>
          <w:rFonts w:ascii="Times New Roman" w:eastAsia="Calibri" w:hAnsi="Times New Roman" w:cs="Times New Roman"/>
          <w:sz w:val="24"/>
          <w:szCs w:val="24"/>
        </w:rPr>
      </w:pPr>
    </w:p>
    <w:p w14:paraId="155FB384" w14:textId="77777777" w:rsidR="00D157B4"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w:t>
      </w:r>
      <w:r w:rsidR="000237E6" w:rsidRPr="00454C7F">
        <w:rPr>
          <w:rFonts w:ascii="Times New Roman" w:eastAsia="Calibri" w:hAnsi="Times New Roman" w:cs="Times New Roman"/>
          <w:sz w:val="24"/>
          <w:szCs w:val="24"/>
        </w:rPr>
        <w:t xml:space="preserve"> in a more directed manner than typical hypothesis-free analyses</w:t>
      </w:r>
      <w:r w:rsidRPr="00454C7F">
        <w:rPr>
          <w:rFonts w:ascii="Times New Roman" w:eastAsia="Calibri" w:hAnsi="Times New Roman" w:cs="Times New Roman"/>
          <w:sz w:val="24"/>
          <w:szCs w:val="24"/>
        </w:rPr>
        <w:t xml:space="preserve">, </w:t>
      </w:r>
      <w:r w:rsidR="00805403" w:rsidRPr="00454C7F">
        <w:rPr>
          <w:rFonts w:ascii="Times New Roman" w:eastAsia="Calibri" w:hAnsi="Times New Roman" w:cs="Times New Roman"/>
          <w:sz w:val="24"/>
          <w:szCs w:val="24"/>
        </w:rPr>
        <w:t xml:space="preserve">by </w:t>
      </w:r>
      <w:r w:rsidRPr="00454C7F">
        <w:rPr>
          <w:rFonts w:ascii="Times New Roman" w:eastAsia="Calibri" w:hAnsi="Times New Roman" w:cs="Times New Roman"/>
          <w:sz w:val="24"/>
          <w:szCs w:val="24"/>
        </w:rPr>
        <w:t>exploiting outliers</w:t>
      </w:r>
      <w:r w:rsidR="0063463E" w:rsidRPr="00454C7F">
        <w:rPr>
          <w:rFonts w:ascii="Times New Roman" w:eastAsia="Calibri" w:hAnsi="Times New Roman" w:cs="Times New Roman"/>
          <w:sz w:val="24"/>
          <w:szCs w:val="24"/>
        </w:rPr>
        <w:t xml:space="preserve">. </w:t>
      </w:r>
      <w:r w:rsidR="00FC4312" w:rsidRPr="00454C7F">
        <w:rPr>
          <w:rFonts w:ascii="Times New Roman" w:eastAsia="Calibri" w:hAnsi="Times New Roman" w:cs="Times New Roman"/>
          <w:sz w:val="24"/>
          <w:szCs w:val="24"/>
        </w:rPr>
        <w:t xml:space="preserve">Heterogeneity is </w:t>
      </w:r>
      <w:r w:rsidR="000237E6" w:rsidRPr="00454C7F">
        <w:rPr>
          <w:rFonts w:ascii="Times New Roman" w:eastAsia="Calibri" w:hAnsi="Times New Roman" w:cs="Times New Roman"/>
          <w:sz w:val="24"/>
          <w:szCs w:val="24"/>
        </w:rPr>
        <w:t>widespread across MR analyses and so we are tapping into a potential new reservoir of information for understanding the aetiology of disease</w:t>
      </w:r>
      <w:r w:rsidR="00345D18" w:rsidRPr="00454C7F">
        <w:rPr>
          <w:rFonts w:ascii="Times New Roman" w:eastAsia="Calibri" w:hAnsi="Times New Roman" w:cs="Times New Roman"/>
          <w:sz w:val="24"/>
          <w:szCs w:val="24"/>
        </w:rPr>
        <w:t>.</w:t>
      </w:r>
      <w:r w:rsidR="000237E6" w:rsidRPr="00454C7F">
        <w:rPr>
          <w:rFonts w:ascii="Times New Roman" w:eastAsia="Calibri" w:hAnsi="Times New Roman" w:cs="Times New Roman"/>
          <w:sz w:val="24"/>
          <w:szCs w:val="24"/>
        </w:rPr>
        <w:t xml:space="preserve"> The strategy is a departure from previous ones dealing with pleiotropy </w:t>
      </w:r>
      <w:r w:rsidR="000237E6" w:rsidRPr="00454C7F">
        <w:rPr>
          <w:rFonts w:ascii="Times New Roman" w:eastAsia="Calibri" w:hAnsi="Times New Roman" w:cs="Times New Roman"/>
          <w:sz w:val="24"/>
          <w:szCs w:val="24"/>
        </w:rPr>
        <w:lastRenderedPageBreak/>
        <w:t>– we have shown that enlarging the problem by searching across all traits for a better understanding of a specific exposure-outcome hypothesis can be fruitful.</w:t>
      </w:r>
    </w:p>
    <w:p w14:paraId="4F293DC0"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5A6FD635" w14:textId="77777777"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1BEC9A1F" w14:textId="3FD2D8AD"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sidR="00A11E03">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sidR="00A11E03">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sidR="00A11E03">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sidR="00D77DAA">
        <w:rPr>
          <w:rFonts w:ascii="Times New Roman" w:eastAsia="Calibri" w:hAnsi="Times New Roman" w:cs="Times New Roman"/>
          <w:sz w:val="24"/>
          <w:szCs w:val="24"/>
        </w:rPr>
        <w:t>anuscript.</w:t>
      </w:r>
    </w:p>
    <w:p w14:paraId="5EE15C45"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01DBABE9" w14:textId="5B05468E"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20846AEC" w14:textId="77777777"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5547BE93"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3C66F674" w14:textId="0675C8FA"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6A70DA5B" w14:textId="1ADEB47A"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w:t>
      </w:r>
      <w:r w:rsidR="00F61CC2"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are available from </w:t>
      </w:r>
      <w:r w:rsidR="00F61CC2" w:rsidRPr="00454C7F">
        <w:rPr>
          <w:rFonts w:ascii="Times New Roman" w:eastAsia="Calibri" w:hAnsi="Times New Roman" w:cs="Times New Roman"/>
          <w:sz w:val="24"/>
          <w:szCs w:val="24"/>
        </w:rPr>
        <w:t>MR-Base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"http://www.mrbase.org" </w:instrText>
      </w:r>
      <w:r w:rsidR="006F2B82">
        <w:rPr>
          <w:rStyle w:val="Hyperlink"/>
          <w:rFonts w:ascii="Times New Roman" w:eastAsia="Calibri" w:hAnsi="Times New Roman" w:cs="Times New Roman"/>
          <w:sz w:val="24"/>
          <w:szCs w:val="24"/>
        </w:rPr>
        <w:fldChar w:fldCharType="separate"/>
      </w:r>
      <w:r w:rsidR="00F61CC2" w:rsidRPr="00454C7F">
        <w:rPr>
          <w:rStyle w:val="Hyperlink"/>
          <w:rFonts w:ascii="Times New Roman" w:eastAsia="Calibri" w:hAnsi="Times New Roman" w:cs="Times New Roman"/>
          <w:sz w:val="24"/>
          <w:szCs w:val="24"/>
        </w:rPr>
        <w:t>www.mrbase.org</w:t>
      </w:r>
      <w:r w:rsidR="006F2B82">
        <w:rPr>
          <w:rStyle w:val="Hyperlink"/>
          <w:rFonts w:ascii="Times New Roman" w:eastAsia="Calibri" w:hAnsi="Times New Roman" w:cs="Times New Roman"/>
          <w:sz w:val="24"/>
          <w:szCs w:val="24"/>
        </w:rPr>
        <w:fldChar w:fldCharType="end"/>
      </w:r>
      <w:r w:rsidR="00F61CC2" w:rsidRPr="00454C7F">
        <w:rPr>
          <w:rFonts w:ascii="Times New Roman" w:eastAsia="Calibri" w:hAnsi="Times New Roman" w:cs="Times New Roman"/>
          <w:sz w:val="24"/>
          <w:szCs w:val="24"/>
        </w:rPr>
        <w:t>).</w:t>
      </w:r>
    </w:p>
    <w:p w14:paraId="390C7384" w14:textId="0E39684B" w:rsidR="00D157B4" w:rsidRPr="00454C7F" w:rsidRDefault="00D157B4" w:rsidP="00454C7F">
      <w:pPr>
        <w:spacing w:line="480" w:lineRule="auto"/>
        <w:jc w:val="both"/>
        <w:rPr>
          <w:rFonts w:ascii="Times New Roman" w:eastAsia="Calibri" w:hAnsi="Times New Roman" w:cs="Times New Roman"/>
          <w:sz w:val="24"/>
          <w:szCs w:val="24"/>
        </w:rPr>
        <w:sectPr w:rsidR="00D157B4" w:rsidRPr="00454C7F" w:rsidSect="00806ED5">
          <w:pgSz w:w="11909" w:h="16834"/>
          <w:pgMar w:top="1440" w:right="1440" w:bottom="1440" w:left="1440" w:header="0" w:footer="720" w:gutter="0"/>
          <w:pgNumType w:start="1"/>
          <w:cols w:space="720"/>
          <w:docGrid w:linePitch="299"/>
          <w:sectPrChange w:id="205" w:author="Yoonsu Cho" w:date="2019-01-31T12:04:00Z">
            <w:sectPr w:rsidR="00D157B4" w:rsidRPr="00454C7F" w:rsidSect="00806ED5">
              <w:pgMar w:top="1440" w:right="1440" w:bottom="1440" w:left="1440" w:header="0" w:footer="720" w:gutter="0"/>
              <w:docGrid w:linePitch="0"/>
            </w:sectPr>
          </w:sectPrChange>
        </w:sectPr>
      </w:pPr>
    </w:p>
    <w:p w14:paraId="635AAB6F" w14:textId="77777777" w:rsidR="003D215F" w:rsidRPr="009C735F" w:rsidRDefault="001F43DC" w:rsidP="00454C7F">
      <w:pPr>
        <w:pStyle w:val="Heading2"/>
        <w:spacing w:before="40" w:after="0" w:line="480" w:lineRule="auto"/>
        <w:jc w:val="both"/>
        <w:rPr>
          <w:rFonts w:ascii="Times New Roman" w:eastAsia="Calibri" w:hAnsi="Times New Roman" w:cs="Times New Roman"/>
          <w:b/>
          <w:sz w:val="24"/>
          <w:szCs w:val="24"/>
        </w:rPr>
      </w:pPr>
      <w:bookmarkStart w:id="206" w:name="_ert10e813tkt" w:colFirst="0" w:colLast="0"/>
      <w:bookmarkEnd w:id="206"/>
      <w:r w:rsidRPr="009C735F">
        <w:rPr>
          <w:rFonts w:ascii="Times New Roman" w:eastAsia="Calibri" w:hAnsi="Times New Roman" w:cs="Times New Roman"/>
          <w:b/>
          <w:sz w:val="24"/>
          <w:szCs w:val="24"/>
        </w:rPr>
        <w:lastRenderedPageBreak/>
        <w:t>References</w:t>
      </w:r>
    </w:p>
    <w:p w14:paraId="652A7D2F" w14:textId="77777777" w:rsidR="001B5FED" w:rsidRPr="002B4CA6" w:rsidRDefault="001B5FED" w:rsidP="002B4CA6">
      <w:pPr>
        <w:spacing w:line="480" w:lineRule="auto"/>
        <w:ind w:left="567" w:hanging="567"/>
        <w:jc w:val="both"/>
        <w:rPr>
          <w:rFonts w:ascii="Times New Roman" w:eastAsia="Calibri" w:hAnsi="Times New Roman" w:cs="Times New Roman"/>
          <w:sz w:val="24"/>
          <w:szCs w:val="24"/>
        </w:rPr>
      </w:pPr>
    </w:p>
    <w:p w14:paraId="6EB1D65F" w14:textId="77777777" w:rsidR="00A400F9" w:rsidRPr="00A400F9" w:rsidRDefault="001B5FED" w:rsidP="00A400F9">
      <w:pPr>
        <w:pStyle w:val="EndNoteBibliography"/>
        <w:ind w:left="720" w:hanging="720"/>
      </w:pPr>
      <w:r w:rsidRPr="002B4CA6">
        <w:rPr>
          <w:rFonts w:ascii="Times New Roman" w:eastAsia="Calibri" w:hAnsi="Times New Roman" w:cs="Times New Roman"/>
          <w:sz w:val="24"/>
          <w:szCs w:val="24"/>
        </w:rPr>
        <w:fldChar w:fldCharType="begin"/>
      </w:r>
      <w:r w:rsidRPr="002B4CA6">
        <w:rPr>
          <w:rFonts w:ascii="Times New Roman" w:eastAsia="Calibri" w:hAnsi="Times New Roman" w:cs="Times New Roman"/>
          <w:sz w:val="24"/>
          <w:szCs w:val="24"/>
        </w:rPr>
        <w:instrText xml:space="preserve"> ADDIN EN.REFLIST </w:instrText>
      </w:r>
      <w:r w:rsidRPr="002B4CA6">
        <w:rPr>
          <w:rFonts w:ascii="Times New Roman" w:eastAsia="Calibri" w:hAnsi="Times New Roman" w:cs="Times New Roman"/>
          <w:sz w:val="24"/>
          <w:szCs w:val="24"/>
        </w:rPr>
        <w:fldChar w:fldCharType="separate"/>
      </w:r>
      <w:r w:rsidR="00A400F9" w:rsidRPr="00A400F9">
        <w:t>1</w:t>
      </w:r>
      <w:r w:rsidR="00A400F9" w:rsidRPr="00A400F9">
        <w:tab/>
        <w:t xml:space="preserve">Holmes, M. V., Ala-Korpela, M. &amp; Davey Smith, G. Mendelian randomization in cardiometabolic disease: challenges in evaluating causality. </w:t>
      </w:r>
      <w:r w:rsidR="00A400F9" w:rsidRPr="00A400F9">
        <w:rPr>
          <w:i/>
        </w:rPr>
        <w:t>Nat Rev Cardiol</w:t>
      </w:r>
      <w:r w:rsidR="00A400F9" w:rsidRPr="00A400F9">
        <w:t xml:space="preserve"> </w:t>
      </w:r>
      <w:r w:rsidR="00A400F9" w:rsidRPr="00A400F9">
        <w:rPr>
          <w:b/>
        </w:rPr>
        <w:t>14</w:t>
      </w:r>
      <w:r w:rsidR="00A400F9" w:rsidRPr="00A400F9">
        <w:t>, 577-590 (2017).</w:t>
      </w:r>
    </w:p>
    <w:p w14:paraId="2AA08B6A" w14:textId="77777777" w:rsidR="00A400F9" w:rsidRPr="00A400F9" w:rsidRDefault="00A400F9" w:rsidP="00A400F9">
      <w:pPr>
        <w:pStyle w:val="EndNoteBibliography"/>
        <w:ind w:left="720" w:hanging="720"/>
      </w:pPr>
      <w:r w:rsidRPr="00A400F9">
        <w:t>2</w:t>
      </w:r>
      <w:r w:rsidRPr="00A400F9">
        <w:tab/>
        <w:t xml:space="preserve">Davey Smith, G. &amp; Ebrahim, S. 'Mendelian randomization': can genetic epidemiology contribute to understanding environmental determinants of disease? </w:t>
      </w:r>
      <w:r w:rsidRPr="00A400F9">
        <w:rPr>
          <w:i/>
        </w:rPr>
        <w:t>International Journal of Epidemiology</w:t>
      </w:r>
      <w:r w:rsidRPr="00A400F9">
        <w:t xml:space="preserve"> </w:t>
      </w:r>
      <w:r w:rsidRPr="00A400F9">
        <w:rPr>
          <w:b/>
        </w:rPr>
        <w:t>32</w:t>
      </w:r>
      <w:r w:rsidRPr="00A400F9">
        <w:t>, 1-22 (2003).</w:t>
      </w:r>
    </w:p>
    <w:p w14:paraId="1A05EFB9" w14:textId="77777777" w:rsidR="00A400F9" w:rsidRPr="00A400F9" w:rsidRDefault="00A400F9" w:rsidP="00A400F9">
      <w:pPr>
        <w:pStyle w:val="EndNoteBibliography"/>
        <w:ind w:left="720" w:hanging="720"/>
      </w:pPr>
      <w:r w:rsidRPr="00A400F9">
        <w:t>3</w:t>
      </w:r>
      <w:r w:rsidRPr="00A400F9">
        <w:tab/>
        <w:t xml:space="preserve">Davey Smith, G. &amp; Hemani, G. Mendelian randomization: genetic anchors for causal inference in epidemiological studies. </w:t>
      </w:r>
      <w:r w:rsidRPr="00A400F9">
        <w:rPr>
          <w:i/>
        </w:rPr>
        <w:t>Hum Mol Genet</w:t>
      </w:r>
      <w:r w:rsidRPr="00A400F9">
        <w:t xml:space="preserve"> </w:t>
      </w:r>
      <w:r w:rsidRPr="00A400F9">
        <w:rPr>
          <w:b/>
        </w:rPr>
        <w:t>23</w:t>
      </w:r>
      <w:r w:rsidRPr="00A400F9">
        <w:t>, R89-98 (2014).</w:t>
      </w:r>
    </w:p>
    <w:p w14:paraId="196474F9" w14:textId="77777777" w:rsidR="00A400F9" w:rsidRPr="00A400F9" w:rsidRDefault="00A400F9" w:rsidP="00A400F9">
      <w:pPr>
        <w:pStyle w:val="EndNoteBibliography"/>
        <w:ind w:left="720" w:hanging="720"/>
      </w:pPr>
      <w:r w:rsidRPr="00A400F9">
        <w:t>4</w:t>
      </w:r>
      <w:r w:rsidRPr="00A400F9">
        <w:tab/>
        <w:t>Johnson, T. &amp; Uk, S. Efficient calculation for multi-SNP genetic risk scores. (2013).</w:t>
      </w:r>
    </w:p>
    <w:p w14:paraId="4E52CA29" w14:textId="77777777" w:rsidR="00A400F9" w:rsidRPr="00A400F9" w:rsidRDefault="00A400F9" w:rsidP="00A400F9">
      <w:pPr>
        <w:pStyle w:val="EndNoteBibliography"/>
        <w:ind w:left="720" w:hanging="720"/>
      </w:pPr>
      <w:r w:rsidRPr="00A400F9">
        <w:t>5</w:t>
      </w:r>
      <w:r w:rsidRPr="00A400F9">
        <w:tab/>
        <w:t xml:space="preserve">Pierce, B. L. &amp; Burgess, S. Efficient design for Mendelian randomization studies: subsample and 2-sample instrumental variable estimators. </w:t>
      </w:r>
      <w:r w:rsidRPr="00A400F9">
        <w:rPr>
          <w:i/>
        </w:rPr>
        <w:t>Am J Epidemiol</w:t>
      </w:r>
      <w:r w:rsidRPr="00A400F9">
        <w:t xml:space="preserve"> </w:t>
      </w:r>
      <w:r w:rsidRPr="00A400F9">
        <w:rPr>
          <w:b/>
        </w:rPr>
        <w:t>178</w:t>
      </w:r>
      <w:r w:rsidRPr="00A400F9">
        <w:t>, 1177-1184 (2013).</w:t>
      </w:r>
    </w:p>
    <w:p w14:paraId="1A47170B" w14:textId="77777777" w:rsidR="00A400F9" w:rsidRPr="00A400F9" w:rsidRDefault="00A400F9" w:rsidP="00A400F9">
      <w:pPr>
        <w:pStyle w:val="EndNoteBibliography"/>
        <w:ind w:left="720" w:hanging="720"/>
      </w:pPr>
      <w:r w:rsidRPr="00A400F9">
        <w:t>6</w:t>
      </w:r>
      <w:r w:rsidRPr="00A400F9">
        <w:tab/>
        <w:t xml:space="preserve">Bowden, J., Davey Smith, G. &amp; Burgess, S. Mendelian randomization with invalid instruments: effect estimation and bias detection through Egger regression. </w:t>
      </w:r>
      <w:r w:rsidRPr="00A400F9">
        <w:rPr>
          <w:i/>
        </w:rPr>
        <w:t>International Journal of Epidemiology</w:t>
      </w:r>
      <w:r w:rsidRPr="00A400F9">
        <w:t xml:space="preserve"> </w:t>
      </w:r>
      <w:r w:rsidRPr="00A400F9">
        <w:rPr>
          <w:b/>
        </w:rPr>
        <w:t>44</w:t>
      </w:r>
      <w:r w:rsidRPr="00A400F9">
        <w:t>, 512-525 (2015).</w:t>
      </w:r>
    </w:p>
    <w:p w14:paraId="1AEE2641" w14:textId="77777777" w:rsidR="00A400F9" w:rsidRPr="00A400F9" w:rsidRDefault="00A400F9" w:rsidP="00A400F9">
      <w:pPr>
        <w:pStyle w:val="EndNoteBibliography"/>
        <w:ind w:left="720" w:hanging="720"/>
      </w:pPr>
      <w:r w:rsidRPr="00A400F9">
        <w:t>7</w:t>
      </w:r>
      <w:r w:rsidRPr="00A400F9">
        <w:tab/>
        <w:t xml:space="preserve">Bowden, J., Davey Smith, G., Haycock, P. C. &amp; Burgess, S. Consistent Estimation in Mendelian Randomization with Some Invalid Instruments Using a Weighted Median Estimator. </w:t>
      </w:r>
      <w:r w:rsidRPr="00A400F9">
        <w:rPr>
          <w:i/>
        </w:rPr>
        <w:t>Genet Epidemiol</w:t>
      </w:r>
      <w:r w:rsidRPr="00A400F9">
        <w:t xml:space="preserve"> </w:t>
      </w:r>
      <w:r w:rsidRPr="00A400F9">
        <w:rPr>
          <w:b/>
        </w:rPr>
        <w:t>40</w:t>
      </w:r>
      <w:r w:rsidRPr="00A400F9">
        <w:t>, 304-314 (2016).</w:t>
      </w:r>
    </w:p>
    <w:p w14:paraId="010A72B0" w14:textId="77777777" w:rsidR="00A400F9" w:rsidRPr="00A400F9" w:rsidRDefault="00A400F9" w:rsidP="00A400F9">
      <w:pPr>
        <w:pStyle w:val="EndNoteBibliography"/>
        <w:ind w:left="720" w:hanging="720"/>
      </w:pPr>
      <w:r w:rsidRPr="00A400F9">
        <w:t>8</w:t>
      </w:r>
      <w:r w:rsidRPr="00A400F9">
        <w:tab/>
        <w:t xml:space="preserve">Hartwig, F. P., Davey Smith, G. &amp; Bowden, J. Robust inference in summary data Mendelian randomization via the zero modal pleiotropy assumption. </w:t>
      </w:r>
      <w:r w:rsidRPr="00A400F9">
        <w:rPr>
          <w:i/>
        </w:rPr>
        <w:t>Int J Epidemiol</w:t>
      </w:r>
      <w:r w:rsidRPr="00A400F9">
        <w:t xml:space="preserve"> </w:t>
      </w:r>
      <w:r w:rsidRPr="00A400F9">
        <w:rPr>
          <w:b/>
        </w:rPr>
        <w:t>46</w:t>
      </w:r>
      <w:r w:rsidRPr="00A400F9">
        <w:t>, 1985-1998 (2017).</w:t>
      </w:r>
    </w:p>
    <w:p w14:paraId="788F1E4B" w14:textId="77777777" w:rsidR="00A400F9" w:rsidRPr="00A400F9" w:rsidRDefault="00A400F9" w:rsidP="00A400F9">
      <w:pPr>
        <w:pStyle w:val="EndNoteBibliography"/>
        <w:ind w:left="720" w:hanging="720"/>
      </w:pPr>
      <w:r w:rsidRPr="00A400F9">
        <w:t>9</w:t>
      </w:r>
      <w:r w:rsidRPr="00A400F9">
        <w:tab/>
        <w:t xml:space="preserve">Hemani, G., Bowden, J. &amp; Davey Smith, G. Evaluating the potential role of pleiotropy in Mendelian randomization studies. </w:t>
      </w:r>
      <w:r w:rsidRPr="00A400F9">
        <w:rPr>
          <w:i/>
        </w:rPr>
        <w:t>Hum Mol Genet</w:t>
      </w:r>
      <w:r w:rsidRPr="00A400F9">
        <w:t xml:space="preserve"> (2018).</w:t>
      </w:r>
    </w:p>
    <w:p w14:paraId="3E3FB2CE" w14:textId="77777777" w:rsidR="00A400F9" w:rsidRPr="00A400F9" w:rsidRDefault="00A400F9" w:rsidP="00A400F9">
      <w:pPr>
        <w:pStyle w:val="EndNoteBibliography"/>
        <w:ind w:left="720" w:hanging="720"/>
      </w:pPr>
      <w:r w:rsidRPr="00A400F9">
        <w:t>10</w:t>
      </w:r>
      <w:r w:rsidRPr="00A400F9">
        <w:tab/>
        <w:t>Hemani, G.</w:t>
      </w:r>
      <w:r w:rsidRPr="00A400F9">
        <w:rPr>
          <w:i/>
        </w:rPr>
        <w:t xml:space="preserve"> et al.</w:t>
      </w:r>
      <w:r w:rsidRPr="00A400F9">
        <w:t xml:space="preserve"> The MR-Base platform supports systematic causal inference across the human phenome. </w:t>
      </w:r>
      <w:r w:rsidRPr="00A400F9">
        <w:rPr>
          <w:i/>
        </w:rPr>
        <w:t>eLife</w:t>
      </w:r>
      <w:r w:rsidRPr="00A400F9">
        <w:t xml:space="preserve"> </w:t>
      </w:r>
      <w:r w:rsidRPr="00A400F9">
        <w:rPr>
          <w:b/>
        </w:rPr>
        <w:t>7</w:t>
      </w:r>
      <w:r w:rsidRPr="00A400F9">
        <w:t>, e34408 (2018).</w:t>
      </w:r>
    </w:p>
    <w:p w14:paraId="6A8122A0" w14:textId="77777777" w:rsidR="00A400F9" w:rsidRPr="00A400F9" w:rsidRDefault="00A400F9" w:rsidP="00A400F9">
      <w:pPr>
        <w:pStyle w:val="EndNoteBibliography"/>
        <w:ind w:left="720" w:hanging="720"/>
      </w:pPr>
      <w:r w:rsidRPr="00A400F9">
        <w:t>11</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43DD9D55" w14:textId="77777777" w:rsidR="00A400F9" w:rsidRPr="00A400F9" w:rsidRDefault="00A400F9" w:rsidP="00A400F9">
      <w:pPr>
        <w:pStyle w:val="EndNoteBibliography"/>
        <w:ind w:left="720" w:hanging="720"/>
      </w:pPr>
      <w:r w:rsidRPr="00A400F9">
        <w:t>12</w:t>
      </w:r>
      <w:r w:rsidRPr="00A400F9">
        <w:tab/>
        <w:t xml:space="preserve">Hemani, G., Tilling, K. &amp; Davey Smith, G. Orienting the causal relationship between imprecisely measured traits using GWAS summary data. </w:t>
      </w:r>
      <w:r w:rsidRPr="00A400F9">
        <w:rPr>
          <w:i/>
        </w:rPr>
        <w:t>Plos Genet</w:t>
      </w:r>
      <w:r w:rsidRPr="00A400F9">
        <w:t xml:space="preserve"> </w:t>
      </w:r>
      <w:r w:rsidRPr="00A400F9">
        <w:rPr>
          <w:b/>
        </w:rPr>
        <w:t>13</w:t>
      </w:r>
      <w:r w:rsidRPr="00A400F9">
        <w:t xml:space="preserve"> (2017).</w:t>
      </w:r>
    </w:p>
    <w:p w14:paraId="0F0E16D8" w14:textId="77777777" w:rsidR="00A400F9" w:rsidRPr="00A400F9" w:rsidRDefault="00A400F9" w:rsidP="00A400F9">
      <w:pPr>
        <w:pStyle w:val="EndNoteBibliography"/>
        <w:ind w:left="720" w:hanging="720"/>
      </w:pPr>
      <w:r w:rsidRPr="00A400F9">
        <w:t>13</w:t>
      </w:r>
      <w:r w:rsidRPr="00A400F9">
        <w:tab/>
        <w:t>Bowden, J.</w:t>
      </w:r>
      <w:r w:rsidRPr="00A400F9">
        <w:rPr>
          <w:i/>
        </w:rPr>
        <w:t xml:space="preserve"> et al.</w:t>
      </w:r>
      <w:r w:rsidRPr="00A400F9">
        <w:t xml:space="preserve"> A framework for the investigation of pleiotropy in two-sample summary data Mendelian randomization. </w:t>
      </w:r>
      <w:r w:rsidRPr="00A400F9">
        <w:rPr>
          <w:i/>
        </w:rPr>
        <w:t>Stat Med</w:t>
      </w:r>
      <w:r w:rsidRPr="00A400F9">
        <w:t xml:space="preserve"> </w:t>
      </w:r>
      <w:r w:rsidRPr="00A400F9">
        <w:rPr>
          <w:b/>
        </w:rPr>
        <w:t>36</w:t>
      </w:r>
      <w:r w:rsidRPr="00A400F9">
        <w:t>, 1783-1802 (2017).</w:t>
      </w:r>
    </w:p>
    <w:p w14:paraId="02A6DB56" w14:textId="77777777" w:rsidR="00A400F9" w:rsidRPr="00A400F9" w:rsidRDefault="00A400F9" w:rsidP="00A400F9">
      <w:pPr>
        <w:pStyle w:val="EndNoteBibliography"/>
        <w:ind w:left="720" w:hanging="720"/>
      </w:pPr>
      <w:r w:rsidRPr="00A400F9">
        <w:t>14</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(2018).</w:t>
      </w:r>
    </w:p>
    <w:p w14:paraId="52DD618E" w14:textId="77777777" w:rsidR="00A400F9" w:rsidRPr="00A400F9" w:rsidRDefault="00A400F9" w:rsidP="00A400F9">
      <w:pPr>
        <w:pStyle w:val="EndNoteBibliography"/>
        <w:ind w:left="720" w:hanging="720"/>
      </w:pPr>
      <w:r w:rsidRPr="00A400F9">
        <w:t>15</w:t>
      </w:r>
      <w:r w:rsidRPr="00A400F9">
        <w:tab/>
        <w:t xml:space="preserve">Verbanck, M., Chen, C. Y., Neale, B. &amp; Do, R. Detection of widespread horizontal pleiotropy in causal relationships inferred from Mendelian randomization between complex traits and diseases. </w:t>
      </w:r>
      <w:r w:rsidRPr="00A400F9">
        <w:rPr>
          <w:i/>
        </w:rPr>
        <w:t>Nat Genet</w:t>
      </w:r>
      <w:r w:rsidRPr="00A400F9">
        <w:t xml:space="preserve"> </w:t>
      </w:r>
      <w:r w:rsidRPr="00A400F9">
        <w:rPr>
          <w:b/>
        </w:rPr>
        <w:t>50</w:t>
      </w:r>
      <w:r w:rsidRPr="00A400F9">
        <w:t>, 693-698 (2018).</w:t>
      </w:r>
    </w:p>
    <w:p w14:paraId="007BC0BD" w14:textId="77777777" w:rsidR="00A400F9" w:rsidRPr="00A400F9" w:rsidRDefault="00A400F9" w:rsidP="00A400F9">
      <w:pPr>
        <w:pStyle w:val="EndNoteBibliography"/>
        <w:ind w:left="720" w:hanging="720"/>
      </w:pPr>
      <w:r w:rsidRPr="00A400F9">
        <w:t>16</w:t>
      </w:r>
      <w:r w:rsidRPr="00A400F9">
        <w:tab/>
        <w:t xml:space="preserve">Bakker, M. &amp; Wicherts, J. M. Outlier removal, sum scores, and the inflation of the Type I error rate in independent samples t tests: the power of alternatives and recommendations. </w:t>
      </w:r>
      <w:r w:rsidRPr="00A400F9">
        <w:rPr>
          <w:i/>
        </w:rPr>
        <w:t>Psychol Methods</w:t>
      </w:r>
      <w:r w:rsidRPr="00A400F9">
        <w:t xml:space="preserve"> </w:t>
      </w:r>
      <w:r w:rsidRPr="00A400F9">
        <w:rPr>
          <w:b/>
        </w:rPr>
        <w:t>19</w:t>
      </w:r>
      <w:r w:rsidRPr="00A400F9">
        <w:t>, 409-427 (2014).</w:t>
      </w:r>
    </w:p>
    <w:p w14:paraId="101A039F" w14:textId="77777777" w:rsidR="00A400F9" w:rsidRPr="00A400F9" w:rsidRDefault="00A400F9" w:rsidP="00A400F9">
      <w:pPr>
        <w:pStyle w:val="EndNoteBibliography"/>
        <w:ind w:left="720" w:hanging="720"/>
      </w:pPr>
      <w:r w:rsidRPr="00A400F9">
        <w:t>17</w:t>
      </w:r>
      <w:r w:rsidRPr="00A400F9">
        <w:tab/>
        <w:t>Hemani, G.</w:t>
      </w:r>
      <w:r w:rsidRPr="00A400F9">
        <w:rPr>
          <w:i/>
        </w:rPr>
        <w:t xml:space="preserve"> et al.</w:t>
      </w:r>
      <w:r w:rsidRPr="00A400F9">
        <w:t xml:space="preserve"> Automating Mendelian randomization through machine learning to construct a putative causal map of the human phenome. </w:t>
      </w:r>
      <w:r w:rsidRPr="00A400F9">
        <w:rPr>
          <w:i/>
        </w:rPr>
        <w:t>bioRxiv</w:t>
      </w:r>
      <w:r w:rsidRPr="00A400F9">
        <w:t>, 173682 (2017).</w:t>
      </w:r>
    </w:p>
    <w:p w14:paraId="3B01C9E9" w14:textId="77777777" w:rsidR="00A400F9" w:rsidRPr="00A400F9" w:rsidRDefault="00A400F9" w:rsidP="00A400F9">
      <w:pPr>
        <w:pStyle w:val="EndNoteBibliography"/>
        <w:ind w:left="720" w:hanging="720"/>
      </w:pPr>
      <w:r w:rsidRPr="00A400F9">
        <w:t>18</w:t>
      </w:r>
      <w:r w:rsidRPr="00A400F9">
        <w:tab/>
        <w:t xml:space="preserve">Bateson, W. </w:t>
      </w:r>
      <w:r w:rsidRPr="00A400F9">
        <w:rPr>
          <w:i/>
        </w:rPr>
        <w:t>The methods and scope of genetics</w:t>
      </w:r>
      <w:r w:rsidRPr="00A400F9">
        <w:t>.  (Cambridge University Press, 2014).</w:t>
      </w:r>
    </w:p>
    <w:p w14:paraId="2CC289B9" w14:textId="77777777" w:rsidR="00A400F9" w:rsidRPr="00A400F9" w:rsidRDefault="00A400F9" w:rsidP="00A400F9">
      <w:pPr>
        <w:pStyle w:val="EndNoteBibliography"/>
        <w:ind w:left="720" w:hanging="720"/>
      </w:pPr>
      <w:r w:rsidRPr="00A400F9">
        <w:t>19</w:t>
      </w:r>
      <w:r w:rsidRPr="00A400F9">
        <w:tab/>
        <w:t xml:space="preserve">Burgess, S., Butterworth, A. &amp; Thompson, S. G. Mendelian randomization analysis with multiple genetic variants using summarized data. </w:t>
      </w:r>
      <w:r w:rsidRPr="00A400F9">
        <w:rPr>
          <w:i/>
        </w:rPr>
        <w:t>Genet Epidemiol</w:t>
      </w:r>
      <w:r w:rsidRPr="00A400F9">
        <w:t xml:space="preserve"> </w:t>
      </w:r>
      <w:r w:rsidRPr="00A400F9">
        <w:rPr>
          <w:b/>
        </w:rPr>
        <w:t>37</w:t>
      </w:r>
      <w:r w:rsidRPr="00A400F9">
        <w:t>, 658-665 (2013).</w:t>
      </w:r>
    </w:p>
    <w:p w14:paraId="04618354" w14:textId="77777777" w:rsidR="00A400F9" w:rsidRPr="00A400F9" w:rsidRDefault="00A400F9" w:rsidP="00A400F9">
      <w:pPr>
        <w:pStyle w:val="EndNoteBibliography"/>
        <w:ind w:left="720" w:hanging="720"/>
      </w:pPr>
      <w:r w:rsidRPr="00A400F9">
        <w:lastRenderedPageBreak/>
        <w:t>20</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w:t>
      </w:r>
      <w:r w:rsidRPr="00A400F9">
        <w:rPr>
          <w:b/>
        </w:rPr>
        <w:t>47</w:t>
      </w:r>
      <w:r w:rsidRPr="00A400F9">
        <w:t>, 1264-1278 (2018).</w:t>
      </w:r>
    </w:p>
    <w:p w14:paraId="5346AC4F" w14:textId="77777777" w:rsidR="00A400F9" w:rsidRPr="00A400F9" w:rsidRDefault="00A400F9" w:rsidP="00A400F9">
      <w:pPr>
        <w:pStyle w:val="EndNoteBibliography"/>
        <w:ind w:left="720" w:hanging="720"/>
      </w:pPr>
      <w:r w:rsidRPr="00A400F9">
        <w:t>21</w:t>
      </w:r>
      <w:r w:rsidRPr="00A400F9">
        <w:tab/>
        <w:t xml:space="preserve">Bowden, J., Hemani, G. &amp; Davey Smith, G. Detecting individual and global horizontal pleiotropy in Mendelian randomization: a job for the humble heterogeneity statistic? </w:t>
      </w:r>
      <w:r w:rsidRPr="00A400F9">
        <w:rPr>
          <w:i/>
        </w:rPr>
        <w:t>Am J Epidemiol</w:t>
      </w:r>
      <w:r w:rsidRPr="00A400F9">
        <w:t xml:space="preserve"> (2018).</w:t>
      </w:r>
    </w:p>
    <w:p w14:paraId="0064DF4D" w14:textId="77777777" w:rsidR="00A400F9" w:rsidRPr="00A400F9" w:rsidRDefault="00A400F9" w:rsidP="00A400F9">
      <w:pPr>
        <w:pStyle w:val="EndNoteBibliography"/>
        <w:ind w:left="720" w:hanging="720"/>
      </w:pPr>
      <w:r w:rsidRPr="00A400F9">
        <w:t>22</w:t>
      </w:r>
      <w:r w:rsidRPr="00A400F9">
        <w:tab/>
        <w:t>Bowden, J.</w:t>
      </w:r>
      <w:r w:rsidRPr="00A400F9">
        <w:rPr>
          <w:i/>
        </w:rPr>
        <w:t xml:space="preserve"> et al.</w:t>
      </w:r>
      <w:r w:rsidRPr="00A400F9">
        <w:t xml:space="preserve"> Improving the accuracy of two-sample summary data Mendelian randomization: moving beyond the NOME assumption. </w:t>
      </w:r>
      <w:r w:rsidRPr="00A400F9">
        <w:rPr>
          <w:i/>
        </w:rPr>
        <w:t>bioRxiv</w:t>
      </w:r>
      <w:r w:rsidRPr="00A400F9">
        <w:t>, 159442 (2018).</w:t>
      </w:r>
    </w:p>
    <w:p w14:paraId="288A88C9" w14:textId="77777777" w:rsidR="00A400F9" w:rsidRPr="00A400F9" w:rsidRDefault="00A400F9" w:rsidP="00A400F9">
      <w:pPr>
        <w:pStyle w:val="EndNoteBibliography"/>
        <w:ind w:left="720" w:hanging="720"/>
      </w:pPr>
      <w:r w:rsidRPr="00A400F9">
        <w:t>23</w:t>
      </w:r>
      <w:r w:rsidRPr="00A400F9">
        <w:tab/>
        <w:t xml:space="preserve">Sterne, J. A. &amp; Davey Smith, G. Sifting the evidence-what's wrong with significance tests? </w:t>
      </w:r>
      <w:r w:rsidRPr="00A400F9">
        <w:rPr>
          <w:i/>
        </w:rPr>
        <w:t>Phys Ther</w:t>
      </w:r>
      <w:r w:rsidRPr="00A400F9">
        <w:t xml:space="preserve"> </w:t>
      </w:r>
      <w:r w:rsidRPr="00A400F9">
        <w:rPr>
          <w:b/>
        </w:rPr>
        <w:t>81</w:t>
      </w:r>
      <w:r w:rsidRPr="00A400F9">
        <w:t>, 1464-1469 (2001).</w:t>
      </w:r>
    </w:p>
    <w:p w14:paraId="6DDDA88E" w14:textId="77777777" w:rsidR="00A400F9" w:rsidRPr="00A400F9" w:rsidRDefault="00A400F9" w:rsidP="00A400F9">
      <w:pPr>
        <w:pStyle w:val="EndNoteBibliography"/>
        <w:ind w:left="720" w:hanging="720"/>
      </w:pPr>
      <w:r w:rsidRPr="00A400F9">
        <w:t>24</w:t>
      </w:r>
      <w:r w:rsidRPr="00A400F9">
        <w:tab/>
        <w:t xml:space="preserve">Wasserstein, R. L. &amp; Lazar, N. A. The ASA's Statement on p-Values: Context, Process, and Purpose. </w:t>
      </w:r>
      <w:r w:rsidRPr="00A400F9">
        <w:rPr>
          <w:i/>
        </w:rPr>
        <w:t>Am Stat</w:t>
      </w:r>
      <w:r w:rsidRPr="00A400F9">
        <w:t xml:space="preserve"> </w:t>
      </w:r>
      <w:r w:rsidRPr="00A400F9">
        <w:rPr>
          <w:b/>
        </w:rPr>
        <w:t>70</w:t>
      </w:r>
      <w:r w:rsidRPr="00A400F9">
        <w:t>, 129-131 (2016).</w:t>
      </w:r>
    </w:p>
    <w:p w14:paraId="2B338135" w14:textId="77777777" w:rsidR="00A400F9" w:rsidRPr="00A400F9" w:rsidRDefault="00A400F9" w:rsidP="00A400F9">
      <w:pPr>
        <w:pStyle w:val="EndNoteBibliography"/>
        <w:ind w:left="720" w:hanging="720"/>
      </w:pPr>
      <w:r w:rsidRPr="00A400F9">
        <w:t>25</w:t>
      </w:r>
      <w:r w:rsidRPr="00A400F9">
        <w:tab/>
        <w:t xml:space="preserve">Sanderson, E., Davey Smith, G., Windmeijer, F. &amp; Bowden, J. An examination of multivariable Mendelian randomization in the single sample and two-sample summary data settings. </w:t>
      </w:r>
      <w:r w:rsidRPr="00A400F9">
        <w:rPr>
          <w:i/>
        </w:rPr>
        <w:t>bioRxiv</w:t>
      </w:r>
      <w:r w:rsidRPr="00A400F9">
        <w:t xml:space="preserve"> (2018).</w:t>
      </w:r>
    </w:p>
    <w:p w14:paraId="0D8C927D" w14:textId="77777777" w:rsidR="00A400F9" w:rsidRPr="00A400F9" w:rsidRDefault="00A400F9" w:rsidP="00A400F9">
      <w:pPr>
        <w:pStyle w:val="EndNoteBibliography"/>
        <w:ind w:left="720" w:hanging="720"/>
      </w:pPr>
      <w:r w:rsidRPr="00A400F9">
        <w:t>26</w:t>
      </w:r>
      <w:r w:rsidRPr="00A400F9">
        <w:tab/>
        <w:t xml:space="preserve">Bennett, D. A. &amp; Holmes, M. V. Mendelian randomisation in cardiovascular research: an introduction for clinicians. </w:t>
      </w:r>
      <w:r w:rsidRPr="00A400F9">
        <w:rPr>
          <w:i/>
        </w:rPr>
        <w:t>Heart</w:t>
      </w:r>
      <w:r w:rsidRPr="00A400F9">
        <w:t xml:space="preserve"> </w:t>
      </w:r>
      <w:r w:rsidRPr="00A400F9">
        <w:rPr>
          <w:b/>
        </w:rPr>
        <w:t>103</w:t>
      </w:r>
      <w:r w:rsidRPr="00A400F9">
        <w:t>, 1400-1407 (2017).</w:t>
      </w:r>
    </w:p>
    <w:p w14:paraId="78DA10D9" w14:textId="77777777" w:rsidR="00A400F9" w:rsidRPr="00A400F9" w:rsidRDefault="00A400F9" w:rsidP="00A400F9">
      <w:pPr>
        <w:pStyle w:val="EndNoteBibliography"/>
        <w:ind w:left="720" w:hanging="720"/>
      </w:pPr>
      <w:r w:rsidRPr="00A400F9">
        <w:t>27</w:t>
      </w:r>
      <w:r w:rsidRPr="00A400F9">
        <w:tab/>
        <w:t>White, J.</w:t>
      </w:r>
      <w:r w:rsidRPr="00A400F9">
        <w:rPr>
          <w:i/>
        </w:rPr>
        <w:t xml:space="preserve"> et al.</w:t>
      </w:r>
      <w:r w:rsidRPr="00A400F9">
        <w:t xml:space="preserve"> Plasma urate concentration and risk of coronary heart disease: a Mendelian randomisation analysis. </w:t>
      </w:r>
      <w:r w:rsidRPr="00A400F9">
        <w:rPr>
          <w:i/>
        </w:rPr>
        <w:t>Lancet Diabetes Endocrinol</w:t>
      </w:r>
      <w:r w:rsidRPr="00A400F9">
        <w:t xml:space="preserve"> </w:t>
      </w:r>
      <w:r w:rsidRPr="00A400F9">
        <w:rPr>
          <w:b/>
        </w:rPr>
        <w:t>4</w:t>
      </w:r>
      <w:r w:rsidRPr="00A400F9">
        <w:t>, 327-336 (2016).</w:t>
      </w:r>
    </w:p>
    <w:p w14:paraId="77A4AA45" w14:textId="77777777" w:rsidR="00A400F9" w:rsidRPr="00A400F9" w:rsidRDefault="00A400F9" w:rsidP="00A400F9">
      <w:pPr>
        <w:pStyle w:val="EndNoteBibliography"/>
        <w:ind w:left="720" w:hanging="720"/>
      </w:pPr>
      <w:r w:rsidRPr="00A400F9">
        <w:t>28</w:t>
      </w:r>
      <w:r w:rsidRPr="00A400F9">
        <w:tab/>
        <w:t>Tyrrell, J.</w:t>
      </w:r>
      <w:r w:rsidRPr="00A400F9">
        <w:rPr>
          <w:i/>
        </w:rPr>
        <w:t xml:space="preserve"> et al.</w:t>
      </w:r>
      <w:r w:rsidRPr="00A400F9">
        <w:t xml:space="preserve"> Height, body mass index, and socioeconomic status: mendelian randomisation study in UK Biobank. </w:t>
      </w:r>
      <w:r w:rsidRPr="00A400F9">
        <w:rPr>
          <w:i/>
        </w:rPr>
        <w:t>BMJ</w:t>
      </w:r>
      <w:r w:rsidRPr="00A400F9">
        <w:t xml:space="preserve"> </w:t>
      </w:r>
      <w:r w:rsidRPr="00A400F9">
        <w:rPr>
          <w:b/>
        </w:rPr>
        <w:t>352</w:t>
      </w:r>
      <w:r w:rsidRPr="00A400F9">
        <w:t>, i582 (2016).</w:t>
      </w:r>
    </w:p>
    <w:p w14:paraId="4D8DD584" w14:textId="77777777" w:rsidR="00A400F9" w:rsidRPr="00A400F9" w:rsidRDefault="00A400F9" w:rsidP="00A400F9">
      <w:pPr>
        <w:pStyle w:val="EndNoteBibliography"/>
        <w:ind w:left="720" w:hanging="720"/>
      </w:pPr>
      <w:r w:rsidRPr="00A400F9">
        <w:t>29</w:t>
      </w:r>
      <w:r w:rsidRPr="00A400F9">
        <w:tab/>
        <w:t xml:space="preserve">Kaskie, R. E., Graziano, B. &amp; Ferrarelli, F. Schizophrenia and sleep disorders: links, risks, and management challenges. </w:t>
      </w:r>
      <w:r w:rsidRPr="00A400F9">
        <w:rPr>
          <w:i/>
        </w:rPr>
        <w:t>Nat Sci Sleep</w:t>
      </w:r>
      <w:r w:rsidRPr="00A400F9">
        <w:t xml:space="preserve"> </w:t>
      </w:r>
      <w:r w:rsidRPr="00A400F9">
        <w:rPr>
          <w:b/>
        </w:rPr>
        <w:t>9</w:t>
      </w:r>
      <w:r w:rsidRPr="00A400F9">
        <w:t>, 227-239 (2017).</w:t>
      </w:r>
    </w:p>
    <w:p w14:paraId="52442608" w14:textId="77777777" w:rsidR="00A400F9" w:rsidRPr="00A400F9" w:rsidRDefault="00A400F9" w:rsidP="00A400F9">
      <w:pPr>
        <w:pStyle w:val="EndNoteBibliography"/>
        <w:ind w:left="720" w:hanging="720"/>
      </w:pPr>
      <w:r w:rsidRPr="00A400F9">
        <w:t>30</w:t>
      </w:r>
      <w:r w:rsidRPr="00A400F9">
        <w:tab/>
        <w:t>Kleber, M. E.</w:t>
      </w:r>
      <w:r w:rsidRPr="00A400F9">
        <w:rPr>
          <w:i/>
        </w:rPr>
        <w:t xml:space="preserve"> et al.</w:t>
      </w:r>
      <w:r w:rsidRPr="00A400F9">
        <w:t xml:space="preserve"> Uric Acid and Cardiovascular Events: A Mendelian Randomization Study. </w:t>
      </w:r>
      <w:r w:rsidRPr="00A400F9">
        <w:rPr>
          <w:i/>
        </w:rPr>
        <w:t>J Am Soc Nephrol</w:t>
      </w:r>
      <w:r w:rsidRPr="00A400F9">
        <w:t xml:space="preserve"> </w:t>
      </w:r>
      <w:r w:rsidRPr="00A400F9">
        <w:rPr>
          <w:b/>
        </w:rPr>
        <w:t>26</w:t>
      </w:r>
      <w:r w:rsidRPr="00A400F9">
        <w:t>, 2831-2838 (2015).</w:t>
      </w:r>
    </w:p>
    <w:p w14:paraId="5BAC32BB" w14:textId="77777777" w:rsidR="00A400F9" w:rsidRPr="00A400F9" w:rsidRDefault="00A400F9" w:rsidP="00A400F9">
      <w:pPr>
        <w:pStyle w:val="EndNoteBibliography"/>
        <w:ind w:left="720" w:hanging="720"/>
      </w:pPr>
      <w:r w:rsidRPr="00A400F9">
        <w:t>31</w:t>
      </w:r>
      <w:r w:rsidRPr="00A400F9">
        <w:tab/>
        <w:t xml:space="preserve">Strom, D., Dudovitz, R., Guerrero, L. R. &amp; Wong, M. D. The Link between Education and Health: It Is Not What You Know, but Whom You Know. </w:t>
      </w:r>
      <w:r w:rsidRPr="00A400F9">
        <w:rPr>
          <w:i/>
        </w:rPr>
        <w:t>J Gen Intern Med</w:t>
      </w:r>
      <w:r w:rsidRPr="00A400F9">
        <w:t xml:space="preserve"> </w:t>
      </w:r>
      <w:r w:rsidRPr="00A400F9">
        <w:rPr>
          <w:b/>
        </w:rPr>
        <w:t>30</w:t>
      </w:r>
      <w:r w:rsidRPr="00A400F9">
        <w:t>, S277-S278 (2015).</w:t>
      </w:r>
    </w:p>
    <w:p w14:paraId="75236C9D" w14:textId="77777777" w:rsidR="00A400F9" w:rsidRPr="00A400F9" w:rsidRDefault="00A400F9" w:rsidP="00A400F9">
      <w:pPr>
        <w:pStyle w:val="EndNoteBibliography"/>
        <w:ind w:left="720" w:hanging="720"/>
      </w:pPr>
      <w:r w:rsidRPr="00A400F9">
        <w:t>32</w:t>
      </w:r>
      <w:r w:rsidRPr="00A400F9">
        <w:tab/>
        <w:t>Bockerman, P.</w:t>
      </w:r>
      <w:r w:rsidRPr="00A400F9">
        <w:rPr>
          <w:i/>
        </w:rPr>
        <w:t xml:space="preserve"> et al.</w:t>
      </w:r>
      <w:r w:rsidRPr="00A400F9">
        <w:t xml:space="preserve"> Does higher education protect against obesity? Evidence using Mendelian randomization. </w:t>
      </w:r>
      <w:r w:rsidRPr="00A400F9">
        <w:rPr>
          <w:i/>
        </w:rPr>
        <w:t>Prev Med</w:t>
      </w:r>
      <w:r w:rsidRPr="00A400F9">
        <w:t xml:space="preserve"> </w:t>
      </w:r>
      <w:r w:rsidRPr="00A400F9">
        <w:rPr>
          <w:b/>
        </w:rPr>
        <w:t>101</w:t>
      </w:r>
      <w:r w:rsidRPr="00A400F9">
        <w:t>, 195-198 (2017).</w:t>
      </w:r>
    </w:p>
    <w:p w14:paraId="606FD805" w14:textId="77777777" w:rsidR="00A400F9" w:rsidRPr="00A400F9" w:rsidRDefault="00A400F9" w:rsidP="00A400F9">
      <w:pPr>
        <w:pStyle w:val="EndNoteBibliography"/>
        <w:ind w:left="720" w:hanging="720"/>
      </w:pPr>
      <w:r w:rsidRPr="00A400F9">
        <w:t>33</w:t>
      </w:r>
      <w:r w:rsidRPr="00A400F9">
        <w:tab/>
        <w:t xml:space="preserve">Cohen, A. K., Rai, M., Rehkopf, D. H. &amp; Abrams, B. Educational attainment and obesity: a systematic review. </w:t>
      </w:r>
      <w:r w:rsidRPr="00A400F9">
        <w:rPr>
          <w:i/>
        </w:rPr>
        <w:t>Obes Rev</w:t>
      </w:r>
      <w:r w:rsidRPr="00A400F9">
        <w:t xml:space="preserve"> </w:t>
      </w:r>
      <w:r w:rsidRPr="00A400F9">
        <w:rPr>
          <w:b/>
        </w:rPr>
        <w:t>14</w:t>
      </w:r>
      <w:r w:rsidRPr="00A400F9">
        <w:t>, 989-1005 (2013).</w:t>
      </w:r>
    </w:p>
    <w:p w14:paraId="686830EE" w14:textId="77777777" w:rsidR="00A400F9" w:rsidRPr="00A400F9" w:rsidRDefault="00A400F9" w:rsidP="00A400F9">
      <w:pPr>
        <w:pStyle w:val="EndNoteBibliography"/>
        <w:ind w:left="720" w:hanging="720"/>
      </w:pPr>
      <w:r w:rsidRPr="00A400F9">
        <w:t>34</w:t>
      </w:r>
      <w:r w:rsidRPr="00A400F9">
        <w:tab/>
        <w:t>Okbay, A.</w:t>
      </w:r>
      <w:r w:rsidRPr="00A400F9">
        <w:rPr>
          <w:i/>
        </w:rPr>
        <w:t xml:space="preserve"> et al.</w:t>
      </w:r>
      <w:r w:rsidRPr="00A400F9">
        <w:t xml:space="preserve"> Genome-wide association study identifies 74 loci associated with educational attainment. </w:t>
      </w:r>
      <w:r w:rsidRPr="00A400F9">
        <w:rPr>
          <w:i/>
        </w:rPr>
        <w:t>Nature</w:t>
      </w:r>
      <w:r w:rsidRPr="00A400F9">
        <w:t xml:space="preserve"> </w:t>
      </w:r>
      <w:r w:rsidRPr="00A400F9">
        <w:rPr>
          <w:b/>
        </w:rPr>
        <w:t>533</w:t>
      </w:r>
      <w:r w:rsidRPr="00A400F9">
        <w:t>, 539-542 (2016).</w:t>
      </w:r>
    </w:p>
    <w:p w14:paraId="0E7A763E" w14:textId="77777777" w:rsidR="00A400F9" w:rsidRPr="00A400F9" w:rsidRDefault="00A400F9" w:rsidP="00A400F9">
      <w:pPr>
        <w:pStyle w:val="EndNoteBibliography"/>
        <w:ind w:left="720" w:hanging="720"/>
      </w:pPr>
      <w:r w:rsidRPr="00A400F9">
        <w:t>35</w:t>
      </w:r>
      <w:r w:rsidRPr="00A400F9">
        <w:tab/>
        <w:t>Locke, A. E.</w:t>
      </w:r>
      <w:r w:rsidRPr="00A400F9">
        <w:rPr>
          <w:i/>
        </w:rPr>
        <w:t xml:space="preserve"> et al.</w:t>
      </w:r>
      <w:r w:rsidRPr="00A400F9">
        <w:t xml:space="preserve"> Genetic studies of body mass index yield new insights for obesity biology. </w:t>
      </w:r>
      <w:r w:rsidRPr="00A400F9">
        <w:rPr>
          <w:i/>
        </w:rPr>
        <w:t>Nature</w:t>
      </w:r>
      <w:r w:rsidRPr="00A400F9">
        <w:t xml:space="preserve"> </w:t>
      </w:r>
      <w:r w:rsidRPr="00A400F9">
        <w:rPr>
          <w:b/>
        </w:rPr>
        <w:t>518</w:t>
      </w:r>
      <w:r w:rsidRPr="00A400F9">
        <w:t>, 197-206 (2015).</w:t>
      </w:r>
    </w:p>
    <w:p w14:paraId="060B88CC" w14:textId="77777777" w:rsidR="00A400F9" w:rsidRPr="00A400F9" w:rsidRDefault="00A400F9" w:rsidP="00A400F9">
      <w:pPr>
        <w:pStyle w:val="EndNoteBibliography"/>
        <w:ind w:left="720" w:hanging="720"/>
      </w:pPr>
      <w:r w:rsidRPr="00A400F9">
        <w:t>36</w:t>
      </w:r>
      <w:r w:rsidRPr="00A400F9">
        <w:tab/>
        <w:t>Zhu, Z. H.</w:t>
      </w:r>
      <w:r w:rsidRPr="00A400F9">
        <w:rPr>
          <w:i/>
        </w:rPr>
        <w:t xml:space="preserve"> et al.</w:t>
      </w:r>
      <w:r w:rsidRPr="00A400F9">
        <w:t xml:space="preserve"> Causal associations between risk factors and common diseases inferred from GWAS summary data. </w:t>
      </w:r>
      <w:r w:rsidRPr="00A400F9">
        <w:rPr>
          <w:i/>
        </w:rPr>
        <w:t>Nat Commun</w:t>
      </w:r>
      <w:r w:rsidRPr="00A400F9">
        <w:t xml:space="preserve"> </w:t>
      </w:r>
      <w:r w:rsidRPr="00A400F9">
        <w:rPr>
          <w:b/>
        </w:rPr>
        <w:t>9</w:t>
      </w:r>
      <w:r w:rsidRPr="00A400F9">
        <w:t xml:space="preserve"> (2018).</w:t>
      </w:r>
    </w:p>
    <w:p w14:paraId="267990F7" w14:textId="77777777" w:rsidR="00A400F9" w:rsidRPr="00A400F9" w:rsidRDefault="00A400F9" w:rsidP="00A400F9">
      <w:pPr>
        <w:pStyle w:val="EndNoteBibliography"/>
        <w:ind w:left="720" w:hanging="720"/>
      </w:pPr>
      <w:r w:rsidRPr="00A400F9">
        <w:t>37</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19702206" w14:textId="77777777" w:rsidR="00A400F9" w:rsidRPr="00A400F9" w:rsidRDefault="00A400F9" w:rsidP="00A400F9">
      <w:pPr>
        <w:pStyle w:val="EndNoteBibliography"/>
        <w:ind w:left="720" w:hanging="720"/>
      </w:pPr>
      <w:r w:rsidRPr="00A400F9">
        <w:t>38</w:t>
      </w:r>
      <w:r w:rsidRPr="00A400F9">
        <w:tab/>
        <w:t xml:space="preserve">Hartwig, F. P., Borges, M. C., Horta, B. L., Bowden, J. &amp; Davey Smith, G. Inflammatory Biomarkers and Risk of Schizophrenia A 2-Sample Mendelian Randomization Study. </w:t>
      </w:r>
      <w:r w:rsidRPr="00A400F9">
        <w:rPr>
          <w:i/>
        </w:rPr>
        <w:t>Jama Psychiat</w:t>
      </w:r>
      <w:r w:rsidRPr="00A400F9">
        <w:t xml:space="preserve"> </w:t>
      </w:r>
      <w:r w:rsidRPr="00A400F9">
        <w:rPr>
          <w:b/>
        </w:rPr>
        <w:t>74</w:t>
      </w:r>
      <w:r w:rsidRPr="00A400F9">
        <w:t>, 1226-1233 (2017).</w:t>
      </w:r>
    </w:p>
    <w:p w14:paraId="1097A050" w14:textId="77777777" w:rsidR="00A400F9" w:rsidRPr="00A400F9" w:rsidRDefault="00A400F9" w:rsidP="00A400F9">
      <w:pPr>
        <w:pStyle w:val="EndNoteBibliography"/>
        <w:ind w:left="720" w:hanging="720"/>
      </w:pPr>
      <w:r w:rsidRPr="00A400F9">
        <w:t>39</w:t>
      </w:r>
      <w:r w:rsidRPr="00A400F9">
        <w:tab/>
        <w:t xml:space="preserve">Burgess, S., Thompson, S. G. &amp; CRP CHD Genetics Collaboration. Avoiding bias from weak instruments in Mendelian randomization studies. </w:t>
      </w:r>
      <w:r w:rsidRPr="00A400F9">
        <w:rPr>
          <w:i/>
        </w:rPr>
        <w:t>Int J Epidemiol</w:t>
      </w:r>
      <w:r w:rsidRPr="00A400F9">
        <w:t xml:space="preserve"> </w:t>
      </w:r>
      <w:r w:rsidRPr="00A400F9">
        <w:rPr>
          <w:b/>
        </w:rPr>
        <w:t>40</w:t>
      </w:r>
      <w:r w:rsidRPr="00A400F9">
        <w:t>, 755-764 (2011).</w:t>
      </w:r>
    </w:p>
    <w:p w14:paraId="75073412" w14:textId="77777777" w:rsidR="00A400F9" w:rsidRPr="00A400F9" w:rsidRDefault="00A400F9" w:rsidP="00A400F9">
      <w:pPr>
        <w:pStyle w:val="EndNoteBibliography"/>
        <w:ind w:left="720" w:hanging="720"/>
      </w:pPr>
      <w:r w:rsidRPr="00A400F9">
        <w:t>40</w:t>
      </w:r>
      <w:r w:rsidRPr="00A400F9">
        <w:tab/>
        <w:t>Jiang, L.</w:t>
      </w:r>
      <w:r w:rsidRPr="00A400F9">
        <w:rPr>
          <w:i/>
        </w:rPr>
        <w:t xml:space="preserve"> et al.</w:t>
      </w:r>
      <w:r w:rsidRPr="00A400F9">
        <w:t xml:space="preserve"> Constrained Instruments and their Application to Mendelian Randomization with Pleiotropy. </w:t>
      </w:r>
      <w:r w:rsidRPr="00A400F9">
        <w:rPr>
          <w:i/>
        </w:rPr>
        <w:t>bioRxiv</w:t>
      </w:r>
      <w:r w:rsidRPr="00A400F9">
        <w:t>, 227454 (2017).</w:t>
      </w:r>
    </w:p>
    <w:p w14:paraId="0FE75230" w14:textId="77777777" w:rsidR="00A400F9" w:rsidRPr="00A400F9" w:rsidRDefault="00A400F9" w:rsidP="00A400F9">
      <w:pPr>
        <w:pStyle w:val="EndNoteBibliography"/>
        <w:ind w:left="720" w:hanging="720"/>
      </w:pPr>
      <w:r w:rsidRPr="00A400F9">
        <w:t>41</w:t>
      </w:r>
      <w:r w:rsidRPr="00A400F9">
        <w:tab/>
        <w:t>Visscher, P. M.</w:t>
      </w:r>
      <w:r w:rsidRPr="00A400F9">
        <w:rPr>
          <w:i/>
        </w:rPr>
        <w:t xml:space="preserve"> et al.</w:t>
      </w:r>
      <w:r w:rsidRPr="00A400F9">
        <w:t xml:space="preserve"> 10 Years of GWAS Discovery: Biology, Function, and Translation. </w:t>
      </w:r>
      <w:r w:rsidRPr="00A400F9">
        <w:rPr>
          <w:i/>
        </w:rPr>
        <w:t>Am J Hum Genet</w:t>
      </w:r>
      <w:r w:rsidRPr="00A400F9">
        <w:t xml:space="preserve"> </w:t>
      </w:r>
      <w:r w:rsidRPr="00A400F9">
        <w:rPr>
          <w:b/>
        </w:rPr>
        <w:t>101</w:t>
      </w:r>
      <w:r w:rsidRPr="00A400F9">
        <w:t>, 5-22 (2017).</w:t>
      </w:r>
    </w:p>
    <w:p w14:paraId="5981C0A0" w14:textId="77777777" w:rsidR="00A400F9" w:rsidRPr="00A400F9" w:rsidRDefault="00A400F9" w:rsidP="00A400F9">
      <w:pPr>
        <w:pStyle w:val="EndNoteBibliography"/>
        <w:ind w:left="720" w:hanging="720"/>
      </w:pPr>
      <w:r w:rsidRPr="00A400F9">
        <w:t>42</w:t>
      </w:r>
      <w:r w:rsidRPr="00A400F9">
        <w:tab/>
        <w:t xml:space="preserve">Davey Smith, G. &amp; Ebrahim, S. Mendelian randomization: prospects, potentials, and limitations. </w:t>
      </w:r>
      <w:r w:rsidRPr="00A400F9">
        <w:rPr>
          <w:i/>
        </w:rPr>
        <w:t>Int J Epidemiol</w:t>
      </w:r>
      <w:r w:rsidRPr="00A400F9">
        <w:t xml:space="preserve"> </w:t>
      </w:r>
      <w:r w:rsidRPr="00A400F9">
        <w:rPr>
          <w:b/>
        </w:rPr>
        <w:t>33</w:t>
      </w:r>
      <w:r w:rsidRPr="00A400F9">
        <w:t>, 30-42 (2004).</w:t>
      </w:r>
    </w:p>
    <w:p w14:paraId="6527BC5E" w14:textId="77777777" w:rsidR="00A400F9" w:rsidRPr="00A400F9" w:rsidRDefault="00A400F9" w:rsidP="00A400F9">
      <w:pPr>
        <w:pStyle w:val="EndNoteBibliography"/>
        <w:ind w:left="720" w:hanging="720"/>
      </w:pPr>
      <w:r w:rsidRPr="00A400F9">
        <w:t>43</w:t>
      </w:r>
      <w:r w:rsidRPr="00A400F9">
        <w:tab/>
        <w:t>Tan, Q.</w:t>
      </w:r>
      <w:r w:rsidRPr="00A400F9">
        <w:rPr>
          <w:i/>
        </w:rPr>
        <w:t xml:space="preserve"> et al.</w:t>
      </w:r>
      <w:r w:rsidRPr="00A400F9">
        <w:t xml:space="preserve"> Analyzing age-specific genetic effects on human extreme age survival in cohort-based longitudinal studies. </w:t>
      </w:r>
      <w:r w:rsidRPr="00A400F9">
        <w:rPr>
          <w:i/>
        </w:rPr>
        <w:t>Eur J Hum Genet</w:t>
      </w:r>
      <w:r w:rsidRPr="00A400F9">
        <w:t xml:space="preserve"> </w:t>
      </w:r>
      <w:r w:rsidRPr="00A400F9">
        <w:rPr>
          <w:b/>
        </w:rPr>
        <w:t>21</w:t>
      </w:r>
      <w:r w:rsidRPr="00A400F9">
        <w:t>, 451-454 (2013).</w:t>
      </w:r>
    </w:p>
    <w:p w14:paraId="7DAFD9D3" w14:textId="77777777" w:rsidR="00A400F9" w:rsidRPr="00A400F9" w:rsidRDefault="00A400F9" w:rsidP="00A400F9">
      <w:pPr>
        <w:pStyle w:val="EndNoteBibliography"/>
        <w:ind w:left="720" w:hanging="720"/>
      </w:pPr>
      <w:r w:rsidRPr="00A400F9">
        <w:lastRenderedPageBreak/>
        <w:t>44</w:t>
      </w:r>
      <w:r w:rsidRPr="00A400F9">
        <w:tab/>
        <w:t xml:space="preserve">Vansteelandt, S., Bowden, J., Babanezhad, M. &amp; Goetghebeur, E. On Instrumental Variables Estimation of Causal Odds Ratios. </w:t>
      </w:r>
      <w:r w:rsidRPr="00A400F9">
        <w:rPr>
          <w:i/>
        </w:rPr>
        <w:t>Stat Sci</w:t>
      </w:r>
      <w:r w:rsidRPr="00A400F9">
        <w:t xml:space="preserve"> </w:t>
      </w:r>
      <w:r w:rsidRPr="00A400F9">
        <w:rPr>
          <w:b/>
        </w:rPr>
        <w:t>26</w:t>
      </w:r>
      <w:r w:rsidRPr="00A400F9">
        <w:t>, 403-422 (2011).</w:t>
      </w:r>
    </w:p>
    <w:p w14:paraId="2CBCFD1A" w14:textId="77777777" w:rsidR="00A400F9" w:rsidRPr="00A400F9" w:rsidRDefault="00A400F9" w:rsidP="00A400F9">
      <w:pPr>
        <w:pStyle w:val="EndNoteBibliography"/>
        <w:ind w:left="720" w:hanging="720"/>
      </w:pPr>
      <w:r w:rsidRPr="00A400F9">
        <w:t>45</w:t>
      </w:r>
      <w:r w:rsidRPr="00A400F9">
        <w:tab/>
        <w:t>Winsvold, B. S.</w:t>
      </w:r>
      <w:r w:rsidRPr="00A400F9">
        <w:rPr>
          <w:i/>
        </w:rPr>
        <w:t xml:space="preserve"> et al.</w:t>
      </w:r>
      <w:r w:rsidRPr="00A400F9">
        <w:t xml:space="preserve"> Shared genetic risk between migraine and coronary artery disease: A genome-wide analysis of common variants. </w:t>
      </w:r>
      <w:r w:rsidRPr="00A400F9">
        <w:rPr>
          <w:i/>
        </w:rPr>
        <w:t>Plos One</w:t>
      </w:r>
      <w:r w:rsidRPr="00A400F9">
        <w:t xml:space="preserve"> </w:t>
      </w:r>
      <w:r w:rsidRPr="00A400F9">
        <w:rPr>
          <w:b/>
        </w:rPr>
        <w:t>12</w:t>
      </w:r>
      <w:r w:rsidRPr="00A400F9">
        <w:t xml:space="preserve"> (2017).</w:t>
      </w:r>
    </w:p>
    <w:p w14:paraId="00D16A15" w14:textId="77777777" w:rsidR="00A400F9" w:rsidRPr="00A400F9" w:rsidRDefault="00A400F9" w:rsidP="00A400F9">
      <w:pPr>
        <w:pStyle w:val="EndNoteBibliography"/>
        <w:ind w:left="720" w:hanging="720"/>
      </w:pPr>
      <w:r w:rsidRPr="00A400F9">
        <w:t>46</w:t>
      </w:r>
      <w:r w:rsidRPr="00A400F9">
        <w:tab/>
        <w:t>Rodondi, N.</w:t>
      </w:r>
      <w:r w:rsidRPr="00A400F9">
        <w:rPr>
          <w:i/>
        </w:rPr>
        <w:t xml:space="preserve"> et al.</w:t>
      </w:r>
      <w:r w:rsidRPr="00A400F9">
        <w:t xml:space="preserve"> Subclinical hypothyroidism and the risk of coronary heart disease and mortality. </w:t>
      </w:r>
      <w:r w:rsidRPr="00A400F9">
        <w:rPr>
          <w:i/>
        </w:rPr>
        <w:t>JAMA</w:t>
      </w:r>
      <w:r w:rsidRPr="00A400F9">
        <w:t xml:space="preserve"> </w:t>
      </w:r>
      <w:r w:rsidRPr="00A400F9">
        <w:rPr>
          <w:b/>
        </w:rPr>
        <w:t>304</w:t>
      </w:r>
      <w:r w:rsidRPr="00A400F9">
        <w:t>, 1365-1374 (2010).</w:t>
      </w:r>
    </w:p>
    <w:p w14:paraId="1E389DAF" w14:textId="77777777" w:rsidR="00A400F9" w:rsidRPr="00A400F9" w:rsidRDefault="00A400F9" w:rsidP="00A400F9">
      <w:pPr>
        <w:pStyle w:val="EndNoteBibliography"/>
        <w:ind w:left="720" w:hanging="720"/>
      </w:pPr>
      <w:r w:rsidRPr="00A400F9">
        <w:t>47</w:t>
      </w:r>
      <w:r w:rsidRPr="00A400F9">
        <w:tab/>
        <w:t>Fadeyev, V. V.</w:t>
      </w:r>
      <w:r w:rsidRPr="00A400F9">
        <w:rPr>
          <w:i/>
        </w:rPr>
        <w:t xml:space="preserve"> et al.</w:t>
      </w:r>
      <w:r w:rsidRPr="00A400F9">
        <w:t xml:space="preserve"> Levothyroxine replacement therapy in patients with subclinical hypothyroidism and coronary artery disease. </w:t>
      </w:r>
      <w:r w:rsidRPr="00A400F9">
        <w:rPr>
          <w:i/>
        </w:rPr>
        <w:t>Endocr Pract</w:t>
      </w:r>
      <w:r w:rsidRPr="00A400F9">
        <w:t xml:space="preserve"> </w:t>
      </w:r>
      <w:r w:rsidRPr="00A400F9">
        <w:rPr>
          <w:b/>
        </w:rPr>
        <w:t>12</w:t>
      </w:r>
      <w:r w:rsidRPr="00A400F9">
        <w:t>, 5-17 (2006).</w:t>
      </w:r>
    </w:p>
    <w:p w14:paraId="3C47C5DE" w14:textId="77777777" w:rsidR="00A400F9" w:rsidRPr="00A400F9" w:rsidRDefault="00A400F9" w:rsidP="00A400F9">
      <w:pPr>
        <w:pStyle w:val="EndNoteBibliography"/>
        <w:ind w:left="720" w:hanging="720"/>
      </w:pPr>
      <w:r w:rsidRPr="00A400F9">
        <w:t>48</w:t>
      </w:r>
      <w:r w:rsidRPr="00A400F9">
        <w:tab/>
        <w:t>Cho, Y.</w:t>
      </w:r>
      <w:r w:rsidRPr="00A400F9">
        <w:rPr>
          <w:i/>
        </w:rPr>
        <w:t xml:space="preserve"> et al.</w:t>
      </w:r>
      <w:r w:rsidRPr="00A400F9">
        <w:t xml:space="preserve"> Alcohol intake and cardiovascular risk factors: A Mendelian randomisation study. </w:t>
      </w:r>
      <w:r w:rsidRPr="00A400F9">
        <w:rPr>
          <w:i/>
        </w:rPr>
        <w:t>Sci Rep</w:t>
      </w:r>
      <w:r w:rsidRPr="00A400F9">
        <w:t xml:space="preserve"> </w:t>
      </w:r>
      <w:r w:rsidRPr="00A400F9">
        <w:rPr>
          <w:b/>
        </w:rPr>
        <w:t>5</w:t>
      </w:r>
      <w:r w:rsidRPr="00A400F9">
        <w:t>, 18422 (2015).</w:t>
      </w:r>
    </w:p>
    <w:p w14:paraId="1EDA2330" w14:textId="77777777" w:rsidR="00A400F9" w:rsidRPr="00A400F9" w:rsidRDefault="00A400F9" w:rsidP="00A400F9">
      <w:pPr>
        <w:pStyle w:val="EndNoteBibliography"/>
        <w:ind w:left="720" w:hanging="720"/>
      </w:pPr>
      <w:r w:rsidRPr="00A400F9">
        <w:t>49</w:t>
      </w:r>
      <w:r w:rsidRPr="00A400F9">
        <w:tab/>
        <w:t xml:space="preserve">Williams, P. T. &amp; Thompson, P. D. The relationship of walking intensity to total and cause-specific mortality. Results from the National Walkers' Health Study. </w:t>
      </w:r>
      <w:r w:rsidRPr="00A400F9">
        <w:rPr>
          <w:i/>
        </w:rPr>
        <w:t>Plos One</w:t>
      </w:r>
      <w:r w:rsidRPr="00A400F9">
        <w:t xml:space="preserve"> </w:t>
      </w:r>
      <w:r w:rsidRPr="00A400F9">
        <w:rPr>
          <w:b/>
        </w:rPr>
        <w:t>8</w:t>
      </w:r>
      <w:r w:rsidRPr="00A400F9">
        <w:t>, e81098 (2013).</w:t>
      </w:r>
    </w:p>
    <w:p w14:paraId="6F68ADE4" w14:textId="77777777" w:rsidR="00A400F9" w:rsidRPr="00A400F9" w:rsidRDefault="00A400F9" w:rsidP="00A400F9">
      <w:pPr>
        <w:pStyle w:val="EndNoteBibliography"/>
        <w:ind w:left="720" w:hanging="720"/>
      </w:pPr>
      <w:r w:rsidRPr="00A400F9">
        <w:t>50</w:t>
      </w:r>
      <w:r w:rsidRPr="00A400F9">
        <w:tab/>
        <w:t>Sugawara, N.</w:t>
      </w:r>
      <w:r w:rsidRPr="00A400F9">
        <w:rPr>
          <w:i/>
        </w:rPr>
        <w:t xml:space="preserve"> et al.</w:t>
      </w:r>
      <w:r w:rsidRPr="00A400F9">
        <w:t xml:space="preserve"> Body composition in patients with schizophrenia: Comparison with healthy controls. </w:t>
      </w:r>
      <w:r w:rsidRPr="00A400F9">
        <w:rPr>
          <w:i/>
        </w:rPr>
        <w:t>Annals of general psychiatry</w:t>
      </w:r>
      <w:r w:rsidRPr="00A400F9">
        <w:t xml:space="preserve"> </w:t>
      </w:r>
      <w:r w:rsidRPr="00A400F9">
        <w:rPr>
          <w:b/>
        </w:rPr>
        <w:t>11</w:t>
      </w:r>
      <w:r w:rsidRPr="00A400F9">
        <w:t>, 11 (2012).</w:t>
      </w:r>
    </w:p>
    <w:p w14:paraId="7E89AF3E" w14:textId="77777777" w:rsidR="00A400F9" w:rsidRPr="00A400F9" w:rsidRDefault="00A400F9" w:rsidP="00A400F9">
      <w:pPr>
        <w:pStyle w:val="EndNoteBibliography"/>
        <w:ind w:left="720" w:hanging="720"/>
      </w:pPr>
      <w:r w:rsidRPr="00A400F9">
        <w:t>51</w:t>
      </w:r>
      <w:r w:rsidRPr="00A400F9">
        <w:tab/>
        <w:t xml:space="preserve">Ludvigsson, J. F., Osby, U., Ekbom, A. &amp; Montgomery, S. M. Coeliac disease and risk of schizophrenia and other psychosis: a general population cohort study. </w:t>
      </w:r>
      <w:r w:rsidRPr="00A400F9">
        <w:rPr>
          <w:i/>
        </w:rPr>
        <w:t>Scand J Gastroenterol</w:t>
      </w:r>
      <w:r w:rsidRPr="00A400F9">
        <w:t xml:space="preserve"> </w:t>
      </w:r>
      <w:r w:rsidRPr="00A400F9">
        <w:rPr>
          <w:b/>
        </w:rPr>
        <w:t>42</w:t>
      </w:r>
      <w:r w:rsidRPr="00A400F9">
        <w:t>, 179-185 (2007).</w:t>
      </w:r>
    </w:p>
    <w:p w14:paraId="46CB5E61" w14:textId="4CC6B7E5" w:rsidR="0062794A" w:rsidRPr="002B4CA6" w:rsidRDefault="001B5FED" w:rsidP="002B4CA6">
      <w:pPr>
        <w:spacing w:line="480" w:lineRule="auto"/>
        <w:ind w:left="567" w:hanging="567"/>
        <w:jc w:val="both"/>
        <w:rPr>
          <w:rFonts w:ascii="Times New Roman" w:eastAsia="Calibri" w:hAnsi="Times New Roman" w:cs="Times New Roman"/>
          <w:sz w:val="24"/>
          <w:szCs w:val="24"/>
        </w:rPr>
        <w:sectPr w:rsidR="0062794A" w:rsidRPr="002B4CA6">
          <w:pgSz w:w="11909" w:h="16834"/>
          <w:pgMar w:top="1440" w:right="1440" w:bottom="1440" w:left="1440" w:header="0" w:footer="720" w:gutter="0"/>
          <w:pgNumType w:start="1"/>
          <w:cols w:space="720"/>
        </w:sectPr>
      </w:pPr>
      <w:r w:rsidRPr="002B4CA6">
        <w:rPr>
          <w:rFonts w:ascii="Times New Roman" w:eastAsia="Calibri" w:hAnsi="Times New Roman" w:cs="Times New Roman"/>
          <w:sz w:val="24"/>
          <w:szCs w:val="24"/>
        </w:rPr>
        <w:fldChar w:fldCharType="end"/>
      </w:r>
    </w:p>
    <w:p w14:paraId="6518638B" w14:textId="77777777" w:rsidR="0062794A" w:rsidRPr="00454C7F" w:rsidRDefault="0062794A" w:rsidP="00454C7F">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3AFB6CA" w14:textId="77777777" w:rsidR="0062794A" w:rsidRPr="00454C7F" w:rsidRDefault="0062794A" w:rsidP="00454C7F">
      <w:pPr>
        <w:spacing w:line="480" w:lineRule="auto"/>
        <w:rPr>
          <w:rFonts w:ascii="Times New Roman" w:eastAsia="Times New Roman" w:hAnsi="Times New Roman" w:cs="Times New Roman"/>
          <w:sz w:val="24"/>
          <w:szCs w:val="24"/>
        </w:rPr>
      </w:pPr>
    </w:p>
    <w:p w14:paraId="370467C8" w14:textId="77777777" w:rsidR="0062794A"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The causal inference of each of those candidate traits on the outcome can be estimated using MR by identifying their instruments (excluding the original outlier SNP). This allows us to identify new traits that putatively influence the outcome. </w:t>
      </w:r>
    </w:p>
    <w:p w14:paraId="3F0E3BFF"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60887E" w14:textId="45192F58" w:rsidR="00A77559" w:rsidRPr="00BE5FC0" w:rsidDel="00BE5FC0" w:rsidRDefault="0062794A" w:rsidP="00454C7F">
      <w:pPr>
        <w:spacing w:line="480" w:lineRule="auto"/>
        <w:jc w:val="both"/>
        <w:rPr>
          <w:ins w:id="207" w:author="Yoonsu Cho" w:date="2019-02-21T17:14:00Z"/>
          <w:del w:id="208" w:author="Gibran Hemani" w:date="2019-07-08T10:09:00Z"/>
          <w:rFonts w:ascii="Times New Roman" w:hAnsi="Times New Roman" w:cs="Times New Roman"/>
          <w:bCs/>
          <w:color w:val="000000"/>
          <w:sz w:val="24"/>
          <w:szCs w:val="24"/>
        </w:rPr>
      </w:pPr>
      <w:r w:rsidRPr="00454C7F">
        <w:rPr>
          <w:rFonts w:ascii="Times New Roman" w:hAnsi="Times New Roman" w:cs="Times New Roman"/>
          <w:b/>
          <w:color w:val="000000"/>
          <w:sz w:val="24"/>
          <w:szCs w:val="24"/>
        </w:rPr>
        <w:t xml:space="preserve">Figure 2. </w:t>
      </w:r>
      <w:del w:id="209" w:author="Gibran Hemani" w:date="2019-07-08T09:33:00Z">
        <w:r w:rsidRPr="00454C7F" w:rsidDel="00C81E75">
          <w:rPr>
            <w:rFonts w:ascii="Times New Roman" w:hAnsi="Times New Roman" w:cs="Times New Roman"/>
            <w:b/>
            <w:color w:val="000000"/>
            <w:sz w:val="24"/>
            <w:szCs w:val="24"/>
          </w:rPr>
          <w:delText>Result from simulations</w:delText>
        </w:r>
      </w:del>
      <w:ins w:id="210" w:author="Gibran Hemani" w:date="2019-07-08T09:33:00Z">
        <w:r w:rsidR="00C81E75">
          <w:rPr>
            <w:rFonts w:ascii="Times New Roman" w:hAnsi="Times New Roman" w:cs="Times New Roman"/>
            <w:b/>
            <w:color w:val="000000"/>
            <w:sz w:val="24"/>
            <w:szCs w:val="24"/>
          </w:rPr>
          <w:t>Simulations comparing methods across different scenarios</w:t>
        </w:r>
      </w:ins>
      <w:r w:rsidRPr="00454C7F">
        <w:rPr>
          <w:rFonts w:ascii="Times New Roman" w:hAnsi="Times New Roman" w:cs="Times New Roman"/>
          <w:b/>
          <w:color w:val="000000"/>
          <w:sz w:val="24"/>
          <w:szCs w:val="24"/>
        </w:rPr>
        <w:t>.</w:t>
      </w:r>
      <w:ins w:id="211" w:author="Yoonsu Cho" w:date="2019-02-21T17:09:00Z">
        <w:r w:rsidR="00EB3B59">
          <w:rPr>
            <w:rFonts w:ascii="Times New Roman" w:hAnsi="Times New Roman" w:cs="Times New Roman"/>
            <w:b/>
            <w:color w:val="000000"/>
            <w:sz w:val="24"/>
            <w:szCs w:val="24"/>
          </w:rPr>
          <w:t xml:space="preserve"> </w:t>
        </w:r>
      </w:ins>
      <w:ins w:id="212" w:author="Gibran Hemani" w:date="2019-07-08T09:16:00Z">
        <w:r w:rsidR="00A81A83">
          <w:rPr>
            <w:rFonts w:ascii="Times New Roman" w:hAnsi="Times New Roman" w:cs="Times New Roman"/>
            <w:bCs/>
            <w:color w:val="000000"/>
            <w:sz w:val="24"/>
            <w:szCs w:val="24"/>
          </w:rPr>
          <w:t>We evaluated three scenarios</w:t>
        </w:r>
      </w:ins>
      <w:ins w:id="213" w:author="Gibran Hemani" w:date="2019-07-08T09:31:00Z">
        <w:r w:rsidR="00C81E75">
          <w:rPr>
            <w:rFonts w:ascii="Times New Roman" w:hAnsi="Times New Roman" w:cs="Times New Roman"/>
            <w:bCs/>
            <w:color w:val="000000"/>
            <w:sz w:val="24"/>
            <w:szCs w:val="24"/>
          </w:rPr>
          <w:t>: confounding</w:t>
        </w:r>
      </w:ins>
      <w:ins w:id="214" w:author="Gibran Hemani" w:date="2019-07-08T09:32:00Z">
        <w:r w:rsidR="00C81E75">
          <w:rPr>
            <w:rFonts w:ascii="Times New Roman" w:hAnsi="Times New Roman" w:cs="Times New Roman"/>
            <w:bCs/>
            <w:color w:val="000000"/>
            <w:sz w:val="24"/>
            <w:szCs w:val="24"/>
          </w:rPr>
          <w:t xml:space="preserve"> pleiotropy</w:t>
        </w:r>
      </w:ins>
      <w:ins w:id="215" w:author="Gibran Hemani" w:date="2019-07-08T09:31:00Z">
        <w:r w:rsidR="00C81E75">
          <w:rPr>
            <w:rFonts w:ascii="Times New Roman" w:hAnsi="Times New Roman" w:cs="Times New Roman"/>
            <w:bCs/>
            <w:color w:val="000000"/>
            <w:sz w:val="24"/>
            <w:szCs w:val="24"/>
          </w:rPr>
          <w:t xml:space="preserve">, horizontal pleiotropy, and mediated </w:t>
        </w:r>
      </w:ins>
      <w:ins w:id="216" w:author="Gibran Hemani" w:date="2019-07-08T09:32:00Z">
        <w:r w:rsidR="00C81E75">
          <w:rPr>
            <w:rFonts w:ascii="Times New Roman" w:hAnsi="Times New Roman" w:cs="Times New Roman"/>
            <w:bCs/>
            <w:color w:val="000000"/>
            <w:sz w:val="24"/>
            <w:szCs w:val="24"/>
          </w:rPr>
          <w:t xml:space="preserve">pleiotropy </w:t>
        </w:r>
      </w:ins>
      <w:ins w:id="217" w:author="Gibran Hemani" w:date="2019-07-08T09:16:00Z">
        <w:r w:rsidR="00A81A83">
          <w:rPr>
            <w:rFonts w:ascii="Times New Roman" w:hAnsi="Times New Roman" w:cs="Times New Roman"/>
            <w:bCs/>
            <w:color w:val="000000"/>
            <w:sz w:val="24"/>
            <w:szCs w:val="24"/>
          </w:rPr>
          <w:t>(columns of graphs, with DAGs illustrating the scenarios</w:t>
        </w:r>
      </w:ins>
      <w:ins w:id="218" w:author="Gibran Hemani" w:date="2019-07-08T09:32:00Z">
        <w:r w:rsidR="00C81E75">
          <w:rPr>
            <w:rFonts w:ascii="Times New Roman" w:hAnsi="Times New Roman" w:cs="Times New Roman"/>
            <w:bCs/>
            <w:color w:val="000000"/>
            <w:sz w:val="24"/>
            <w:szCs w:val="24"/>
          </w:rPr>
          <w:t>. See methods for full details</w:t>
        </w:r>
      </w:ins>
      <w:ins w:id="219" w:author="Gibran Hemani" w:date="2019-07-08T09:16:00Z">
        <w:r w:rsidR="00A81A83">
          <w:rPr>
            <w:rFonts w:ascii="Times New Roman" w:hAnsi="Times New Roman" w:cs="Times New Roman"/>
            <w:bCs/>
            <w:color w:val="000000"/>
            <w:sz w:val="24"/>
            <w:szCs w:val="24"/>
          </w:rPr>
          <w:t>)</w:t>
        </w:r>
      </w:ins>
      <w:ins w:id="220" w:author="Gibran Hemani" w:date="2019-07-08T09:32:00Z">
        <w:r w:rsidR="00C81E75">
          <w:rPr>
            <w:rFonts w:ascii="Times New Roman" w:hAnsi="Times New Roman" w:cs="Times New Roman"/>
            <w:bCs/>
            <w:color w:val="000000"/>
            <w:sz w:val="24"/>
            <w:szCs w:val="24"/>
          </w:rPr>
          <w:t>. The x axis of each graph represents</w:t>
        </w:r>
      </w:ins>
      <w:ins w:id="221" w:author="Gibran Hemani" w:date="2019-07-08T09:33:00Z">
        <w:r w:rsidR="00C81E75">
          <w:rPr>
            <w:rFonts w:ascii="Times New Roman" w:hAnsi="Times New Roman" w:cs="Times New Roman"/>
            <w:bCs/>
            <w:color w:val="000000"/>
            <w:sz w:val="24"/>
            <w:szCs w:val="24"/>
          </w:rPr>
          <w:t xml:space="preserve"> the proportion of </w:t>
        </w:r>
      </w:ins>
      <w:ins w:id="222" w:author="Gibran Hemani" w:date="2019-07-08T10:02:00Z">
        <w:r w:rsidR="00BE5FC0">
          <w:rPr>
            <w:rFonts w:ascii="Times New Roman" w:hAnsi="Times New Roman" w:cs="Times New Roman"/>
            <w:bCs/>
            <w:color w:val="000000"/>
            <w:sz w:val="24"/>
            <w:szCs w:val="24"/>
          </w:rPr>
          <w:t xml:space="preserve">variants used to instrument x that exhibit pleiotropic effects. The </w:t>
        </w:r>
      </w:ins>
      <w:ins w:id="223" w:author="Gibran Hemani" w:date="2019-07-08T10:03:00Z">
        <w:r w:rsidR="00BE5FC0">
          <w:rPr>
            <w:rFonts w:ascii="Times New Roman" w:hAnsi="Times New Roman" w:cs="Times New Roman"/>
            <w:bCs/>
            <w:color w:val="000000"/>
            <w:sz w:val="24"/>
            <w:szCs w:val="24"/>
          </w:rPr>
          <w:t>y axis of the first row of graphs represents the proportion of simulations that lead to unbiased effect estimates of x on y. The y axis of the second row of graphs represents the sensitivity and specificity of the analysis across the s</w:t>
        </w:r>
      </w:ins>
      <w:ins w:id="224" w:author="Gibran Hemani" w:date="2019-07-08T10:04:00Z">
        <w:r w:rsidR="00BE5FC0">
          <w:rPr>
            <w:rFonts w:ascii="Times New Roman" w:hAnsi="Times New Roman" w:cs="Times New Roman"/>
            <w:bCs/>
            <w:color w:val="000000"/>
            <w:sz w:val="24"/>
            <w:szCs w:val="24"/>
          </w:rPr>
          <w:t>imulations, where the area under the receiving operating curve (AUROC) represents the ability of the method to distinguish between simulations in which the ca</w:t>
        </w:r>
      </w:ins>
      <w:ins w:id="225" w:author="Gibran Hemani" w:date="2019-07-08T10:05:00Z">
        <w:r w:rsidR="00BE5FC0">
          <w:rPr>
            <w:rFonts w:ascii="Times New Roman" w:hAnsi="Times New Roman" w:cs="Times New Roman"/>
            <w:bCs/>
            <w:color w:val="000000"/>
            <w:sz w:val="24"/>
            <w:szCs w:val="24"/>
          </w:rPr>
          <w:t>usal effect of x on y is either null or not null.</w:t>
        </w:r>
      </w:ins>
      <w:ins w:id="226" w:author="Gibran Hemani" w:date="2019-07-08T10:11:00Z">
        <w:r w:rsidR="00542B33">
          <w:rPr>
            <w:rFonts w:ascii="Times New Roman" w:hAnsi="Times New Roman" w:cs="Times New Roman"/>
            <w:bCs/>
            <w:color w:val="000000"/>
            <w:sz w:val="24"/>
            <w:szCs w:val="24"/>
          </w:rPr>
          <w:t xml:space="preserve"> For all graphs, higher y axis values are better.</w:t>
        </w:r>
      </w:ins>
      <w:ins w:id="227" w:author="Gibran Hemani" w:date="2019-07-08T10:05:00Z">
        <w:r w:rsidR="00BE5FC0">
          <w:rPr>
            <w:rFonts w:ascii="Times New Roman" w:hAnsi="Times New Roman" w:cs="Times New Roman"/>
            <w:bCs/>
            <w:color w:val="000000"/>
            <w:sz w:val="24"/>
            <w:szCs w:val="24"/>
          </w:rPr>
          <w:t xml:space="preserve"> </w:t>
        </w:r>
      </w:ins>
      <w:ins w:id="228" w:author="Gibran Hemani" w:date="2019-07-08T10:06:00Z">
        <w:r w:rsidR="00BE5FC0">
          <w:rPr>
            <w:rFonts w:ascii="Times New Roman" w:hAnsi="Times New Roman" w:cs="Times New Roman"/>
            <w:bCs/>
            <w:color w:val="000000"/>
            <w:sz w:val="24"/>
            <w:szCs w:val="24"/>
          </w:rPr>
          <w:t xml:space="preserve">Seven methods are evaluated at each simulation. ‘Raw’ = IVW random effects estimates applied to all detected instruments; ‘Removed’ = </w:t>
        </w:r>
      </w:ins>
      <w:ins w:id="229" w:author="Gibran Hemani" w:date="2019-07-08T10:07:00Z">
        <w:r w:rsidR="00BE5FC0">
          <w:rPr>
            <w:rFonts w:ascii="Times New Roman" w:hAnsi="Times New Roman" w:cs="Times New Roman"/>
            <w:bCs/>
            <w:color w:val="000000"/>
            <w:sz w:val="24"/>
            <w:szCs w:val="24"/>
          </w:rPr>
          <w:t xml:space="preserve">either all outliers are removed, or only outliers detected to associate with a candidate trait; </w:t>
        </w:r>
      </w:ins>
      <w:ins w:id="230" w:author="Gibran Hemani" w:date="2019-07-08T10:08:00Z">
        <w:r w:rsidR="00BE5FC0">
          <w:rPr>
            <w:rFonts w:ascii="Times New Roman" w:hAnsi="Times New Roman" w:cs="Times New Roman"/>
            <w:bCs/>
            <w:color w:val="000000"/>
            <w:sz w:val="24"/>
            <w:szCs w:val="24"/>
          </w:rPr>
          <w:t>‘</w:t>
        </w:r>
      </w:ins>
      <w:ins w:id="231" w:author="Gibran Hemani" w:date="2019-07-08T10:07:00Z">
        <w:r w:rsidR="00BE5FC0">
          <w:rPr>
            <w:rFonts w:ascii="Times New Roman" w:hAnsi="Times New Roman" w:cs="Times New Roman"/>
            <w:bCs/>
            <w:color w:val="000000"/>
            <w:sz w:val="24"/>
            <w:szCs w:val="24"/>
          </w:rPr>
          <w:t>MVMR</w:t>
        </w:r>
      </w:ins>
      <w:ins w:id="232" w:author="Gibran Hemani" w:date="2019-07-08T10:08:00Z">
        <w:r w:rsidR="00BE5FC0">
          <w:rPr>
            <w:rFonts w:ascii="Times New Roman" w:hAnsi="Times New Roman" w:cs="Times New Roman"/>
            <w:bCs/>
            <w:color w:val="000000"/>
            <w:sz w:val="24"/>
            <w:szCs w:val="24"/>
          </w:rPr>
          <w:t>’</w:t>
        </w:r>
      </w:ins>
      <w:ins w:id="233" w:author="Gibran Hemani" w:date="2019-07-08T10:07:00Z">
        <w:r w:rsidR="00BE5FC0">
          <w:rPr>
            <w:rFonts w:ascii="Times New Roman" w:hAnsi="Times New Roman" w:cs="Times New Roman"/>
            <w:bCs/>
            <w:color w:val="000000"/>
            <w:sz w:val="24"/>
            <w:szCs w:val="24"/>
          </w:rPr>
          <w:t xml:space="preserve"> = multivariable MR</w:t>
        </w:r>
      </w:ins>
      <w:ins w:id="234" w:author="Gibran Hemani" w:date="2019-07-08T10:08:00Z">
        <w:r w:rsidR="00BE5FC0">
          <w:rPr>
            <w:rFonts w:ascii="Times New Roman" w:hAnsi="Times New Roman" w:cs="Times New Roman"/>
            <w:bCs/>
            <w:color w:val="000000"/>
            <w:sz w:val="24"/>
            <w:szCs w:val="24"/>
          </w:rPr>
          <w:t xml:space="preserve"> using either candidate traits detected to associate with </w:t>
        </w:r>
        <w:r w:rsidR="00BE5FC0">
          <w:rPr>
            <w:rFonts w:ascii="Times New Roman" w:hAnsi="Times New Roman" w:cs="Times New Roman"/>
            <w:bCs/>
            <w:color w:val="000000"/>
            <w:sz w:val="24"/>
            <w:szCs w:val="24"/>
          </w:rPr>
          <w:lastRenderedPageBreak/>
          <w:t xml:space="preserve">any instrument or using only candidate traits associated with outlier instruments; ‘Adjusted’ = Adjusting SNP-outcome associations for </w:t>
        </w:r>
      </w:ins>
      <w:ins w:id="235" w:author="Gibran Hemani" w:date="2019-07-08T10:09:00Z">
        <w:r w:rsidR="00BE5FC0">
          <w:rPr>
            <w:rFonts w:ascii="Times New Roman" w:hAnsi="Times New Roman" w:cs="Times New Roman"/>
            <w:bCs/>
            <w:color w:val="000000"/>
            <w:sz w:val="24"/>
            <w:szCs w:val="24"/>
          </w:rPr>
          <w:t>candidate traits applied either only to variants detected to be outliers, or all variants regardless of outlier status.</w:t>
        </w:r>
      </w:ins>
      <w:ins w:id="236" w:author="Gibran Hemani" w:date="2019-07-08T10:10:00Z">
        <w:r w:rsidR="00542B33">
          <w:rPr>
            <w:rFonts w:ascii="Times New Roman" w:hAnsi="Times New Roman" w:cs="Times New Roman"/>
            <w:bCs/>
            <w:color w:val="000000"/>
            <w:sz w:val="24"/>
            <w:szCs w:val="24"/>
          </w:rPr>
          <w:t xml:space="preserve"> </w:t>
        </w:r>
      </w:ins>
      <w:moveToRangeStart w:id="237" w:author="Yoonsu Cho" w:date="2019-02-21T17:09:00Z" w:name="move1661406"/>
      <w:moveTo w:id="238" w:author="Yoonsu Cho" w:date="2019-02-21T17:09:00Z">
        <w:del w:id="239" w:author="Gibran Hemani" w:date="2019-07-08T10:09:00Z">
          <w:r w:rsidR="00EB3B59" w:rsidRPr="00454C7F" w:rsidDel="00BE5FC0">
            <w:rPr>
              <w:rFonts w:ascii="Times New Roman" w:hAnsi="Times New Roman" w:cs="Times New Roman"/>
              <w:color w:val="000000"/>
              <w:sz w:val="24"/>
              <w:szCs w:val="24"/>
            </w:rPr>
            <w:delText>The x-axis depicts the number of instruments (out 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w:delText>
          </w:r>
        </w:del>
      </w:moveTo>
      <w:ins w:id="240" w:author="Yoonsu Cho" w:date="2019-02-21T17:10:00Z">
        <w:del w:id="241" w:author="Gibran Hemani" w:date="2019-07-08T10:09:00Z">
          <w:r w:rsidR="00A77559" w:rsidDel="00BE5FC0">
            <w:rPr>
              <w:rFonts w:ascii="Times New Roman" w:hAnsi="Times New Roman" w:cs="Times New Roman"/>
              <w:color w:val="000000"/>
              <w:sz w:val="24"/>
              <w:szCs w:val="24"/>
            </w:rPr>
            <w:delText xml:space="preserve"> (Pleiotropy detected)</w:delText>
          </w:r>
        </w:del>
      </w:ins>
      <w:moveTo w:id="242" w:author="Yoonsu Cho" w:date="2019-02-21T17:09:00Z">
        <w:del w:id="243" w:author="Gibran Hemani" w:date="2019-07-08T10:09:00Z">
          <w:r w:rsidR="00EB3B59" w:rsidRPr="00454C7F" w:rsidDel="00BE5FC0">
            <w:rPr>
              <w:rFonts w:ascii="Times New Roman" w:hAnsi="Times New Roman" w:cs="Times New Roman"/>
              <w:color w:val="000000"/>
              <w:sz w:val="24"/>
              <w:szCs w:val="24"/>
            </w:rPr>
            <w:delText xml:space="preserve">, but also show, for comparison, the hypothetical case in which we know the pleiotropic variants </w:delText>
          </w:r>
          <w:r w:rsidR="00EB3B59" w:rsidRPr="00454C7F" w:rsidDel="00BE5FC0">
            <w:rPr>
              <w:rFonts w:ascii="Times New Roman" w:hAnsi="Times New Roman" w:cs="Times New Roman"/>
              <w:i/>
              <w:color w:val="000000"/>
              <w:sz w:val="24"/>
              <w:szCs w:val="24"/>
            </w:rPr>
            <w:delText>a priori</w:delText>
          </w:r>
        </w:del>
      </w:moveTo>
      <w:ins w:id="244" w:author="Yoonsu Cho" w:date="2019-02-21T17:10:00Z">
        <w:del w:id="245" w:author="Gibran Hemani" w:date="2019-07-08T10:09:00Z">
          <w:r w:rsidR="00A77559" w:rsidDel="00BE5FC0">
            <w:rPr>
              <w:rFonts w:ascii="Times New Roman" w:hAnsi="Times New Roman" w:cs="Times New Roman"/>
              <w:i/>
              <w:color w:val="000000"/>
              <w:sz w:val="24"/>
              <w:szCs w:val="24"/>
            </w:rPr>
            <w:delText xml:space="preserve"> </w:delText>
          </w:r>
          <w:r w:rsidR="00A77559" w:rsidDel="00BE5FC0">
            <w:rPr>
              <w:rFonts w:ascii="Times New Roman" w:hAnsi="Times New Roman" w:cs="Times New Roman"/>
              <w:color w:val="000000"/>
              <w:sz w:val="24"/>
              <w:szCs w:val="24"/>
            </w:rPr>
            <w:delText>(Pleiotropy known)</w:delText>
          </w:r>
        </w:del>
      </w:ins>
      <w:moveTo w:id="246" w:author="Yoonsu Cho" w:date="2019-02-21T17:09:00Z">
        <w:del w:id="247" w:author="Gibran Hemani" w:date="2019-07-08T10:09:00Z">
          <w:r w:rsidR="00EB3B59" w:rsidRPr="00454C7F" w:rsidDel="00BE5FC0">
            <w:rPr>
              <w:rFonts w:ascii="Times New Roman" w:hAnsi="Times New Roman" w:cs="Times New Roman"/>
              <w:color w:val="000000"/>
              <w:sz w:val="24"/>
              <w:szCs w:val="24"/>
            </w:rPr>
            <w:delText>.</w:delText>
          </w:r>
        </w:del>
      </w:moveTo>
      <w:moveToRangeEnd w:id="237"/>
      <w:ins w:id="248" w:author="Yoonsu Cho" w:date="2019-02-21T17:13:00Z">
        <w:del w:id="249" w:author="Gibran Hemani" w:date="2019-07-08T10:09:00Z">
          <w:r w:rsidR="00A77559" w:rsidDel="00BE5FC0">
            <w:rPr>
              <w:rFonts w:ascii="Times New Roman" w:hAnsi="Times New Roman" w:cs="Times New Roman"/>
              <w:color w:val="000000"/>
              <w:sz w:val="24"/>
              <w:szCs w:val="24"/>
            </w:rPr>
            <w:delText xml:space="preserve"> </w:delText>
          </w:r>
        </w:del>
      </w:ins>
      <w:del w:id="250" w:author="Gibran Hemani" w:date="2019-07-08T10:09:00Z">
        <w:r w:rsidRPr="00454C7F" w:rsidDel="00BE5FC0">
          <w:rPr>
            <w:rFonts w:ascii="Times New Roman" w:hAnsi="Times New Roman" w:cs="Times New Roman"/>
            <w:b/>
            <w:color w:val="000000"/>
            <w:sz w:val="24"/>
            <w:szCs w:val="24"/>
          </w:rPr>
          <w:delText xml:space="preserve"> </w:delText>
        </w:r>
        <w:r w:rsidRPr="00454C7F" w:rsidDel="00BE5FC0">
          <w:rPr>
            <w:rFonts w:ascii="Times New Roman" w:hAnsi="Times New Roman" w:cs="Times New Roman"/>
            <w:color w:val="000000"/>
            <w:sz w:val="24"/>
            <w:szCs w:val="24"/>
          </w:rPr>
          <w:delText xml:space="preserve">(A) Power (first panel where the simulated causal effect is 0.2; causal model) and </w:delText>
        </w:r>
      </w:del>
      <w:ins w:id="251" w:author="Yoonsu Cho" w:date="2019-02-21T17:14:00Z">
        <w:del w:id="252" w:author="Gibran Hemani" w:date="2019-07-08T10:09:00Z">
          <w:r w:rsidR="00A77559" w:rsidDel="00BE5FC0">
            <w:rPr>
              <w:rFonts w:ascii="Times New Roman" w:hAnsi="Times New Roman" w:cs="Times New Roman"/>
              <w:color w:val="000000"/>
              <w:sz w:val="24"/>
              <w:szCs w:val="24"/>
            </w:rPr>
            <w:delText xml:space="preserve">(B) </w:delText>
          </w:r>
        </w:del>
      </w:ins>
      <w:del w:id="253" w:author="Gibran Hemani" w:date="2019-07-08T10:09:00Z">
        <w:r w:rsidRPr="00454C7F" w:rsidDel="00BE5FC0">
          <w:rPr>
            <w:rFonts w:ascii="Times New Roman" w:hAnsi="Times New Roman" w:cs="Times New Roman"/>
            <w:color w:val="000000"/>
            <w:sz w:val="24"/>
            <w:szCs w:val="24"/>
          </w:rPr>
          <w:delText xml:space="preserve">false discovery rate (second panel where the simulated causal effect is 0; null model) </w:delText>
        </w:r>
      </w:del>
      <w:ins w:id="254" w:author="Yoonsu Cho" w:date="2019-02-21T17:14:00Z">
        <w:del w:id="255" w:author="Gibran Hemani" w:date="2019-07-08T10:09:00Z">
          <w:r w:rsidR="00A77559" w:rsidDel="00BE5FC0">
            <w:rPr>
              <w:rFonts w:ascii="Times New Roman" w:hAnsi="Times New Roman" w:cs="Times New Roman"/>
              <w:color w:val="000000"/>
              <w:sz w:val="24"/>
              <w:szCs w:val="24"/>
            </w:rPr>
            <w:delText>assessed as the proportion of estimates</w:delText>
          </w:r>
        </w:del>
      </w:ins>
      <w:ins w:id="256" w:author="Yoonsu Cho" w:date="2019-02-21T17:16:00Z">
        <w:del w:id="257" w:author="Gibran Hemani" w:date="2019-07-08T10:09:00Z">
          <w:r w:rsidR="00A77559" w:rsidDel="00BE5FC0">
            <w:rPr>
              <w:rFonts w:ascii="Times New Roman" w:hAnsi="Times New Roman" w:cs="Times New Roman"/>
              <w:color w:val="000000"/>
              <w:sz w:val="24"/>
              <w:szCs w:val="24"/>
            </w:rPr>
            <w:delText xml:space="preserve"> of the association between simulated exposure and outcome traits</w:delText>
          </w:r>
        </w:del>
      </w:ins>
      <w:ins w:id="258" w:author="Yoonsu Cho" w:date="2019-02-21T17:14:00Z">
        <w:del w:id="259" w:author="Gibran Hemani" w:date="2019-07-08T10:09:00Z">
          <w:r w:rsidR="00A77559" w:rsidDel="00BE5FC0">
            <w:rPr>
              <w:rFonts w:ascii="Times New Roman" w:hAnsi="Times New Roman" w:cs="Times New Roman"/>
              <w:color w:val="000000"/>
              <w:sz w:val="24"/>
              <w:szCs w:val="24"/>
            </w:rPr>
            <w:delText xml:space="preserve"> that are detected at P &lt; 0.05</w:delText>
          </w:r>
        </w:del>
      </w:ins>
      <w:ins w:id="260" w:author="Yoonsu Cho" w:date="2019-02-21T17:16:00Z">
        <w:del w:id="261" w:author="Gibran Hemani" w:date="2019-07-08T10:09:00Z">
          <w:r w:rsidR="00A77559" w:rsidDel="00BE5FC0">
            <w:rPr>
              <w:rFonts w:ascii="Times New Roman" w:hAnsi="Times New Roman" w:cs="Times New Roman"/>
              <w:color w:val="000000"/>
              <w:sz w:val="24"/>
              <w:szCs w:val="24"/>
            </w:rPr>
            <w:delText xml:space="preserve"> (y-axis)</w:delText>
          </w:r>
        </w:del>
      </w:ins>
      <w:ins w:id="262" w:author="Yoonsu Cho" w:date="2019-02-21T17:15:00Z">
        <w:del w:id="263" w:author="Gibran Hemani" w:date="2019-07-08T10:09:00Z">
          <w:r w:rsidR="00A77559" w:rsidDel="00BE5FC0">
            <w:rPr>
              <w:rFonts w:ascii="Times New Roman" w:hAnsi="Times New Roman" w:cs="Times New Roman"/>
              <w:color w:val="000000"/>
              <w:sz w:val="24"/>
              <w:szCs w:val="24"/>
            </w:rPr>
            <w:delText>.</w:delText>
          </w:r>
        </w:del>
      </w:ins>
      <w:ins w:id="264" w:author="Yoonsu Cho" w:date="2019-02-21T17:17:00Z">
        <w:del w:id="265" w:author="Gibran Hemani" w:date="2019-07-08T10:09:00Z">
          <w:r w:rsidR="00A77559" w:rsidDel="00BE5FC0">
            <w:rPr>
              <w:rFonts w:ascii="Times New Roman" w:hAnsi="Times New Roman" w:cs="Times New Roman"/>
              <w:color w:val="000000"/>
              <w:sz w:val="24"/>
              <w:szCs w:val="24"/>
            </w:rPr>
            <w:delText xml:space="preserve"> </w:delText>
          </w:r>
          <w:r w:rsidR="00A77559" w:rsidRPr="00454C7F" w:rsidDel="00BE5FC0">
            <w:rPr>
              <w:rFonts w:ascii="Times New Roman" w:hAnsi="Times New Roman" w:cs="Times New Roman"/>
              <w:color w:val="000000"/>
              <w:sz w:val="24"/>
              <w:szCs w:val="24"/>
            </w:rPr>
            <w:delText>(</w:delText>
          </w:r>
          <w:r w:rsidR="00A77559" w:rsidDel="00BE5FC0">
            <w:rPr>
              <w:rFonts w:ascii="Times New Roman" w:hAnsi="Times New Roman" w:cs="Times New Roman"/>
              <w:color w:val="000000"/>
              <w:sz w:val="24"/>
              <w:szCs w:val="24"/>
            </w:rPr>
            <w:delText>C</w:delText>
          </w:r>
        </w:del>
      </w:ins>
      <w:ins w:id="266" w:author="Yoonsu Cho" w:date="2019-02-21T17:18:00Z">
        <w:del w:id="267" w:author="Gibran Hemani" w:date="2019-07-08T10:09:00Z">
          <w:r w:rsidR="00A77559" w:rsidDel="00BE5FC0">
            <w:rPr>
              <w:rFonts w:ascii="Times New Roman" w:hAnsi="Times New Roman" w:cs="Times New Roman"/>
              <w:color w:val="000000"/>
              <w:sz w:val="24"/>
              <w:szCs w:val="24"/>
            </w:rPr>
            <w:delText>), and (</w:delText>
          </w:r>
        </w:del>
      </w:ins>
      <w:ins w:id="268" w:author="Yoonsu Cho" w:date="2019-02-21T17:17:00Z">
        <w:del w:id="269" w:author="Gibran Hemani" w:date="2019-07-08T10:09:00Z">
          <w:r w:rsidR="00A77559" w:rsidDel="00BE5FC0">
            <w:rPr>
              <w:rFonts w:ascii="Times New Roman" w:hAnsi="Times New Roman" w:cs="Times New Roman"/>
              <w:color w:val="000000"/>
              <w:sz w:val="24"/>
              <w:szCs w:val="24"/>
            </w:rPr>
            <w:delText>D)</w:delText>
          </w:r>
          <w:r w:rsidR="00A77559" w:rsidRPr="00454C7F" w:rsidDel="00BE5FC0">
            <w:rPr>
              <w:rFonts w:ascii="Times New Roman" w:hAnsi="Times New Roman" w:cs="Times New Roman"/>
              <w:color w:val="000000"/>
              <w:sz w:val="24"/>
              <w:szCs w:val="24"/>
            </w:rPr>
            <w:delText xml:space="preserve"> As in (A), except comparing the bias of different methods, assessed as the proportion of estimates that are substantially different from the simulated effect (y-axis).</w:delText>
          </w:r>
        </w:del>
      </w:ins>
    </w:p>
    <w:p w14:paraId="20208566" w14:textId="1211713B" w:rsidR="0062794A" w:rsidRPr="00454C7F" w:rsidRDefault="0062794A" w:rsidP="00454C7F">
      <w:pPr>
        <w:spacing w:line="480" w:lineRule="auto"/>
        <w:jc w:val="both"/>
        <w:rPr>
          <w:rFonts w:ascii="Times New Roman" w:hAnsi="Times New Roman" w:cs="Times New Roman"/>
          <w:color w:val="000000"/>
          <w:sz w:val="24"/>
          <w:szCs w:val="24"/>
        </w:rPr>
      </w:pPr>
      <w:del w:id="270" w:author="Yoonsu Cho" w:date="2019-02-21T17:18:00Z">
        <w:r w:rsidRPr="00454C7F" w:rsidDel="00A77559">
          <w:rPr>
            <w:rFonts w:ascii="Times New Roman" w:hAnsi="Times New Roman" w:cs="Times New Roman"/>
            <w:color w:val="000000"/>
            <w:sz w:val="24"/>
            <w:szCs w:val="24"/>
          </w:rPr>
          <w:delText>to detect an</w:delText>
        </w:r>
      </w:del>
      <w:del w:id="271" w:author="Yoonsu Cho" w:date="2019-02-21T17:16:00Z">
        <w:r w:rsidRPr="00454C7F" w:rsidDel="00A77559">
          <w:rPr>
            <w:rFonts w:ascii="Times New Roman" w:hAnsi="Times New Roman" w:cs="Times New Roman"/>
            <w:color w:val="000000"/>
            <w:sz w:val="24"/>
            <w:szCs w:val="24"/>
          </w:rPr>
          <w:delText xml:space="preserve"> association between simulated exposure and outcome traits</w:delText>
        </w:r>
      </w:del>
      <w:del w:id="272" w:author="Yoonsu Cho" w:date="2019-02-21T17:18:00Z">
        <w:r w:rsidRPr="00454C7F" w:rsidDel="00A77559">
          <w:rPr>
            <w:rFonts w:ascii="Times New Roman" w:hAnsi="Times New Roman" w:cs="Times New Roman"/>
            <w:color w:val="000000"/>
            <w:sz w:val="24"/>
            <w:szCs w:val="24"/>
          </w:rPr>
          <w:delText xml:space="preserve">. </w:delText>
        </w:r>
      </w:del>
      <w:moveFromRangeStart w:id="273" w:author="Yoonsu Cho" w:date="2019-02-21T17:09:00Z" w:name="move1661406"/>
      <w:moveFrom w:id="274" w:author="Yoonsu Cho" w:date="2019-02-21T17:09:00Z">
        <w:del w:id="275" w:author="Yoonsu Cho" w:date="2019-02-21T17:18:00Z">
          <w:r w:rsidRPr="00454C7F" w:rsidDel="00A77559">
            <w:rPr>
              <w:rFonts w:ascii="Times New Roman" w:hAnsi="Times New Roman" w:cs="Times New Roman"/>
              <w:color w:val="000000"/>
              <w:sz w:val="24"/>
              <w:szCs w:val="24"/>
            </w:rPr>
            <w:delText xml:space="preserve">The x-axis depicts the number of instruments (out </w:delText>
          </w:r>
        </w:del>
        <w:r w:rsidRPr="00454C7F" w:rsidDel="00EB3B59">
          <w:rPr>
            <w:rFonts w:ascii="Times New Roman" w:hAnsi="Times New Roman" w:cs="Times New Roman"/>
            <w:color w:val="000000"/>
            <w:sz w:val="24"/>
            <w:szCs w:val="24"/>
          </w:rPr>
          <w:t xml:space="preserve">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 but also show, for comparison, the hypothetical case in which we know the pleiotropic variants </w:t>
        </w:r>
        <w:r w:rsidRPr="00454C7F" w:rsidDel="00EB3B59">
          <w:rPr>
            <w:rFonts w:ascii="Times New Roman" w:hAnsi="Times New Roman" w:cs="Times New Roman"/>
            <w:i/>
            <w:color w:val="000000"/>
            <w:sz w:val="24"/>
            <w:szCs w:val="24"/>
          </w:rPr>
          <w:t>a priori</w:t>
        </w:r>
        <w:r w:rsidRPr="00454C7F" w:rsidDel="00EB3B59">
          <w:rPr>
            <w:rFonts w:ascii="Times New Roman" w:hAnsi="Times New Roman" w:cs="Times New Roman"/>
            <w:color w:val="000000"/>
            <w:sz w:val="24"/>
            <w:szCs w:val="24"/>
          </w:rPr>
          <w:t xml:space="preserve">. </w:t>
        </w:r>
      </w:moveFrom>
      <w:moveFromRangeEnd w:id="273"/>
      <w:del w:id="276" w:author="Yoonsu Cho" w:date="2019-02-21T17:17:00Z">
        <w:r w:rsidRPr="00454C7F" w:rsidDel="00A77559">
          <w:rPr>
            <w:rFonts w:ascii="Times New Roman" w:hAnsi="Times New Roman" w:cs="Times New Roman"/>
            <w:color w:val="000000"/>
            <w:sz w:val="24"/>
            <w:szCs w:val="24"/>
          </w:rPr>
          <w:delText>(</w:delText>
        </w:r>
      </w:del>
      <w:del w:id="277" w:author="Yoonsu Cho" w:date="2019-02-21T17:13:00Z">
        <w:r w:rsidRPr="00454C7F" w:rsidDel="00A77559">
          <w:rPr>
            <w:rFonts w:ascii="Times New Roman" w:hAnsi="Times New Roman" w:cs="Times New Roman"/>
            <w:color w:val="000000"/>
            <w:sz w:val="24"/>
            <w:szCs w:val="24"/>
          </w:rPr>
          <w:delText>B</w:delText>
        </w:r>
      </w:del>
      <w:del w:id="278" w:author="Yoonsu Cho" w:date="2019-02-21T17:17:00Z">
        <w:r w:rsidRPr="00454C7F" w:rsidDel="00A77559">
          <w:rPr>
            <w:rFonts w:ascii="Times New Roman" w:hAnsi="Times New Roman" w:cs="Times New Roman"/>
            <w:color w:val="000000"/>
            <w:sz w:val="24"/>
            <w:szCs w:val="24"/>
          </w:rPr>
          <w:delText>) As in (A), except comparing the bias of different methods, assessed as the proportion of estimates that are substantially different from the simulated effect (y-axis).</w:delText>
        </w:r>
      </w:del>
    </w:p>
    <w:p w14:paraId="1AAA52C7"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1608ED74" w14:textId="3BD29E29" w:rsidR="0062794A" w:rsidRPr="00454C7F" w:rsidRDefault="00594603" w:rsidP="00454C7F">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0062794A" w:rsidRPr="00454C7F">
        <w:rPr>
          <w:rFonts w:ascii="Times New Roman" w:hAnsi="Times New Roman" w:cs="Times New Roman"/>
          <w:b/>
          <w:sz w:val="24"/>
          <w:szCs w:val="24"/>
        </w:rPr>
        <w:t>Manhattan</w:t>
      </w:r>
      <w:r w:rsidR="0062794A" w:rsidRPr="00454C7F">
        <w:rPr>
          <w:rFonts w:ascii="Times New Roman" w:hAnsi="Times New Roman" w:cs="Times New Roman"/>
          <w:b/>
          <w:color w:val="000000"/>
          <w:sz w:val="24"/>
          <w:szCs w:val="24"/>
        </w:rPr>
        <w:t xml:space="preserve"> plot to visualise the causal associations between candidate exposures and hypothesised outcome. </w:t>
      </w:r>
      <w:r w:rsidR="0062794A" w:rsidRPr="00454C7F">
        <w:rPr>
          <w:rFonts w:ascii="Times New Roman" w:hAnsi="Times New Roman" w:cs="Times New Roman"/>
          <w:sz w:val="24"/>
          <w:szCs w:val="24"/>
        </w:rPr>
        <w:t>This represents the number of traits associated with outliers. T</w:t>
      </w:r>
      <w:r w:rsidR="0062794A" w:rsidRPr="00454C7F">
        <w:rPr>
          <w:rFonts w:ascii="Times New Roman" w:hAnsi="Times New Roman" w:cs="Times New Roman"/>
          <w:color w:val="000000"/>
          <w:sz w:val="24"/>
          <w:szCs w:val="24"/>
        </w:rPr>
        <w:t xml:space="preserve">he plot is stratified by phenotype category and, within each group, </w:t>
      </w:r>
      <w:r w:rsidR="0062794A" w:rsidRPr="00454C7F">
        <w:rPr>
          <w:rFonts w:ascii="Times New Roman" w:hAnsi="Times New Roman" w:cs="Times New Roman"/>
          <w:sz w:val="24"/>
          <w:szCs w:val="24"/>
        </w:rPr>
        <w:t>we</w:t>
      </w:r>
      <w:r w:rsidR="0062794A"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0062794A" w:rsidRPr="00454C7F">
        <w:rPr>
          <w:rFonts w:ascii="Times New Roman" w:hAnsi="Times New Roman" w:cs="Times New Roman"/>
          <w:sz w:val="24"/>
          <w:szCs w:val="24"/>
        </w:rPr>
        <w:t>circles</w:t>
      </w:r>
      <w:r w:rsidR="0062794A" w:rsidRPr="00454C7F">
        <w:rPr>
          <w:rFonts w:ascii="Times New Roman" w:hAnsi="Times New Roman" w:cs="Times New Roman"/>
          <w:color w:val="000000"/>
          <w:sz w:val="24"/>
          <w:szCs w:val="24"/>
        </w:rPr>
        <w:t xml:space="preserve"> in each category indicate </w:t>
      </w:r>
      <w:r w:rsidR="0062794A" w:rsidRPr="00454C7F">
        <w:rPr>
          <w:rFonts w:ascii="Times New Roman" w:hAnsi="Times New Roman" w:cs="Times New Roman"/>
          <w:sz w:val="24"/>
          <w:szCs w:val="24"/>
        </w:rPr>
        <w:t>the evidence of</w:t>
      </w:r>
      <w:r w:rsidR="0062794A" w:rsidRPr="00454C7F">
        <w:rPr>
          <w:rFonts w:ascii="Times New Roman" w:hAnsi="Times New Roman" w:cs="Times New Roman"/>
          <w:color w:val="000000"/>
          <w:sz w:val="24"/>
          <w:szCs w:val="24"/>
        </w:rPr>
        <w:t xml:space="preserve"> association between candidate traits and </w:t>
      </w:r>
      <w:r w:rsidR="0062794A" w:rsidRPr="00454C7F">
        <w:rPr>
          <w:rFonts w:ascii="Times New Roman" w:hAnsi="Times New Roman" w:cs="Times New Roman"/>
          <w:sz w:val="24"/>
          <w:szCs w:val="24"/>
        </w:rPr>
        <w:t>exposure or outcome</w:t>
      </w:r>
      <w:r w:rsidR="0062794A"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0062794A" w:rsidRPr="00454C7F">
        <w:rPr>
          <w:rFonts w:ascii="Times New Roman" w:hAnsi="Times New Roman" w:cs="Times New Roman"/>
          <w:color w:val="000000"/>
          <w:sz w:val="24"/>
          <w:szCs w:val="24"/>
          <w:vertAlign w:val="superscript"/>
        </w:rPr>
        <w:t>2</w:t>
      </w:r>
      <w:r w:rsidR="0062794A" w:rsidRPr="00454C7F">
        <w:rPr>
          <w:rFonts w:ascii="Times New Roman" w:hAnsi="Times New Roman" w:cs="Times New Roman"/>
          <w:color w:val="000000"/>
          <w:sz w:val="24"/>
          <w:szCs w:val="24"/>
        </w:rPr>
        <w:t>).</w:t>
      </w:r>
    </w:p>
    <w:p w14:paraId="6F8A368E"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26FB18" w14:textId="1812BCA6" w:rsidR="00F61CC2"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sidR="00594603">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70B3CD7" w14:textId="77777777" w:rsidR="00F61CC2" w:rsidRDefault="00F61CC2" w:rsidP="00D157B4">
      <w:pPr>
        <w:spacing w:line="240" w:lineRule="auto"/>
        <w:jc w:val="both"/>
        <w:rPr>
          <w:color w:val="000000"/>
        </w:rPr>
        <w:sectPr w:rsidR="00F61CC2" w:rsidSect="00D157B4">
          <w:pgSz w:w="11906" w:h="16838"/>
          <w:pgMar w:top="720" w:right="720" w:bottom="720" w:left="720" w:header="708" w:footer="708" w:gutter="0"/>
          <w:cols w:space="720"/>
          <w:docGrid w:linePitch="299"/>
        </w:sectPr>
      </w:pPr>
    </w:p>
    <w:p w14:paraId="4C7B99FD" w14:textId="77777777" w:rsidR="00F61CC2" w:rsidRPr="00454C7F" w:rsidRDefault="00F61CC2" w:rsidP="00F61CC2">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3CCF69AF" w14:textId="77777777" w:rsidR="00F61CC2" w:rsidRPr="00454C7F" w:rsidRDefault="00F61CC2" w:rsidP="00F61CC2">
      <w:pPr>
        <w:spacing w:line="240" w:lineRule="auto"/>
        <w:rPr>
          <w:rFonts w:ascii="Times New Roman" w:eastAsia="Times New Roman" w:hAnsi="Times New Roman" w:cs="Times New Roman"/>
          <w:sz w:val="24"/>
          <w:szCs w:val="24"/>
        </w:rPr>
      </w:pPr>
    </w:p>
    <w:p w14:paraId="7C163231" w14:textId="77777777" w:rsidR="00F61CC2" w:rsidRPr="00454C7F" w:rsidRDefault="00F61CC2" w:rsidP="00F61CC2">
      <w:pPr>
        <w:spacing w:line="240" w:lineRule="auto"/>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4281D519" wp14:editId="09D8EF23">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6C8F5226" w14:textId="77777777" w:rsidR="00A81A83" w:rsidRDefault="00F61CC2" w:rsidP="00A81A83">
      <w:pPr>
        <w:spacing w:line="240" w:lineRule="auto"/>
        <w:rPr>
          <w:ins w:id="279" w:author="Gibran Hemani" w:date="2019-07-08T09:15:00Z"/>
          <w:rFonts w:ascii="Times New Roman" w:hAnsi="Times New Roman" w:cs="Times New Roman"/>
          <w:b/>
          <w:color w:val="000000"/>
        </w:rPr>
      </w:pPr>
      <w:r w:rsidRPr="00454C7F">
        <w:rPr>
          <w:rFonts w:ascii="Times New Roman" w:hAnsi="Times New Roman" w:cs="Times New Roman"/>
          <w:b/>
          <w:color w:val="000000"/>
        </w:rPr>
        <w:lastRenderedPageBreak/>
        <w:t>Figure 2.</w:t>
      </w:r>
    </w:p>
    <w:p w14:paraId="7A9076E9" w14:textId="0080483F" w:rsidR="00F61CC2" w:rsidRPr="00454C7F" w:rsidDel="00A81A83" w:rsidRDefault="00F61CC2" w:rsidP="00F61CC2">
      <w:pPr>
        <w:spacing w:line="240" w:lineRule="auto"/>
        <w:rPr>
          <w:del w:id="280" w:author="Gibran Hemani" w:date="2019-07-08T09:15:00Z"/>
          <w:rFonts w:ascii="Times New Roman" w:eastAsia="Times New Roman" w:hAnsi="Times New Roman" w:cs="Times New Roman"/>
          <w:sz w:val="24"/>
          <w:szCs w:val="24"/>
        </w:rPr>
      </w:pPr>
      <w:r w:rsidRPr="00454C7F">
        <w:rPr>
          <w:rFonts w:ascii="Times New Roman" w:hAnsi="Times New Roman" w:cs="Times New Roman"/>
          <w:b/>
          <w:color w:val="000000"/>
        </w:rPr>
        <w:t xml:space="preserve"> </w:t>
      </w:r>
      <w:ins w:id="281" w:author="Gibran Hemani" w:date="2019-07-08T10:18:00Z">
        <w:r w:rsidR="00EE752A">
          <w:rPr>
            <w:rFonts w:ascii="Times New Roman" w:eastAsia="Times New Roman" w:hAnsi="Times New Roman" w:cs="Times New Roman"/>
            <w:noProof/>
            <w:sz w:val="24"/>
            <w:szCs w:val="24"/>
          </w:rPr>
          <w:drawing>
            <wp:inline distT="0" distB="0" distL="0" distR="0" wp14:anchorId="54604CF6" wp14:editId="22CE44F7">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36">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ins>
    </w:p>
    <w:p w14:paraId="132EC541" w14:textId="77777777" w:rsidR="00F61CC2" w:rsidRPr="00454C7F" w:rsidDel="00A81A83" w:rsidRDefault="00F61CC2" w:rsidP="00F61CC2">
      <w:pPr>
        <w:rPr>
          <w:del w:id="282" w:author="Gibran Hemani" w:date="2019-07-08T09:15:00Z"/>
          <w:rFonts w:ascii="Times New Roman" w:hAnsi="Times New Roman" w:cs="Times New Roman"/>
          <w:b/>
          <w:color w:val="000000"/>
        </w:rPr>
      </w:pPr>
    </w:p>
    <w:p w14:paraId="045204CA" w14:textId="0FCACF73" w:rsidR="00F61CC2" w:rsidRPr="00454C7F" w:rsidDel="00A81A83" w:rsidRDefault="00F61CC2">
      <w:pPr>
        <w:spacing w:line="240" w:lineRule="auto"/>
        <w:rPr>
          <w:del w:id="283" w:author="Gibran Hemani" w:date="2019-07-08T09:15:00Z"/>
          <w:rFonts w:ascii="Times New Roman" w:hAnsi="Times New Roman" w:cs="Times New Roman"/>
        </w:rPr>
        <w:pPrChange w:id="284" w:author="Gibran Hemani" w:date="2019-07-08T09:15:00Z">
          <w:pPr/>
        </w:pPrChange>
      </w:pPr>
      <w:del w:id="285" w:author="Gibran Hemani" w:date="2019-07-08T09:14:00Z">
        <w:r w:rsidRPr="00454C7F" w:rsidDel="00A81A83">
          <w:rPr>
            <w:rFonts w:ascii="Times New Roman" w:hAnsi="Times New Roman" w:cs="Times New Roman"/>
            <w:noProof/>
          </w:rPr>
          <w:drawing>
            <wp:inline distT="0" distB="0" distL="0" distR="0" wp14:anchorId="625AB707" wp14:editId="72852E8A">
              <wp:extent cx="8201025" cy="5591175"/>
              <wp:effectExtent l="0" t="0" r="9525" b="9525"/>
              <wp:docPr id="60" name="image10.png"/>
              <wp:cNvGraphicFramePr/>
              <a:graphic xmlns:a="http://schemas.openxmlformats.org/drawingml/2006/main">
                <a:graphicData uri="http://schemas.openxmlformats.org/drawingml/2006/picture">
                  <pic:pic xmlns:pic="http://schemas.openxmlformats.org/drawingml/2006/picture">
                    <pic:nvPicPr>
                      <pic:cNvPr id="0" name="image10.png" descr="\\ads.bris.ac.uk\filestore\myfiles\StudentPG1\yc16575\Desktop\Picture2.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8201156" cy="5591264"/>
                      </a:xfrm>
                      <a:prstGeom prst="rect">
                        <a:avLst/>
                      </a:prstGeom>
                      <a:ln/>
                    </pic:spPr>
                  </pic:pic>
                </a:graphicData>
              </a:graphic>
            </wp:inline>
          </w:drawing>
        </w:r>
      </w:del>
    </w:p>
    <w:p w14:paraId="598E795F" w14:textId="16E27EB6" w:rsidR="00F61CC2" w:rsidRPr="00454C7F" w:rsidRDefault="00F61CC2">
      <w:pPr>
        <w:spacing w:line="240" w:lineRule="auto"/>
        <w:rPr>
          <w:rFonts w:ascii="Times New Roman" w:hAnsi="Times New Roman" w:cs="Times New Roman"/>
        </w:rPr>
        <w:sectPr w:rsidR="00F61CC2" w:rsidRPr="00454C7F" w:rsidSect="009C735F">
          <w:pgSz w:w="16838" w:h="11906" w:orient="landscape" w:code="9"/>
          <w:pgMar w:top="720" w:right="720" w:bottom="720" w:left="720" w:header="708" w:footer="708" w:gutter="0"/>
          <w:cols w:space="720"/>
          <w:docGrid w:linePitch="299"/>
        </w:sectPr>
        <w:pPrChange w:id="286" w:author="Gibran Hemani" w:date="2019-07-08T09:15:00Z">
          <w:pPr>
            <w:widowControl w:val="0"/>
            <w:pBdr>
              <w:top w:val="nil"/>
              <w:left w:val="nil"/>
              <w:bottom w:val="nil"/>
              <w:right w:val="nil"/>
              <w:between w:val="nil"/>
            </w:pBdr>
          </w:pPr>
        </w:pPrChange>
      </w:pPr>
      <w:del w:id="287" w:author="Gibran Hemani" w:date="2019-07-08T09:15:00Z">
        <w:r w:rsidRPr="00454C7F" w:rsidDel="00A81A83">
          <w:rPr>
            <w:rFonts w:ascii="Times New Roman" w:hAnsi="Times New Roman" w:cs="Times New Roman"/>
          </w:rPr>
          <w:br w:type="page"/>
        </w:r>
      </w:del>
    </w:p>
    <w:p w14:paraId="49D30FF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41198559" w14:textId="77777777" w:rsidR="00F61CC2" w:rsidRPr="00454C7F" w:rsidRDefault="00F61CC2" w:rsidP="00F61CC2">
      <w:pPr>
        <w:spacing w:line="240" w:lineRule="auto"/>
        <w:rPr>
          <w:rFonts w:ascii="Times New Roman" w:eastAsia="Times New Roman" w:hAnsi="Times New Roman" w:cs="Times New Roman"/>
          <w:sz w:val="24"/>
          <w:szCs w:val="24"/>
        </w:rPr>
      </w:pPr>
    </w:p>
    <w:p w14:paraId="0B1D8DC3" w14:textId="77777777" w:rsidR="00F61CC2" w:rsidRPr="00454C7F" w:rsidRDefault="00F61CC2" w:rsidP="00F61CC2">
      <w:pPr>
        <w:spacing w:line="240" w:lineRule="auto"/>
        <w:rPr>
          <w:rFonts w:ascii="Times New Roman" w:eastAsia="Times New Roman" w:hAnsi="Times New Roman" w:cs="Times New Roman"/>
          <w:sz w:val="24"/>
          <w:szCs w:val="24"/>
        </w:rPr>
      </w:pPr>
    </w:p>
    <w:p w14:paraId="07D430E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3D416003" wp14:editId="100D273D">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7265F20D" w14:textId="77777777" w:rsidR="00F61CC2" w:rsidRPr="00454C7F" w:rsidRDefault="00F61CC2" w:rsidP="00F61CC2">
      <w:pPr>
        <w:widowControl w:val="0"/>
        <w:pBdr>
          <w:top w:val="nil"/>
          <w:left w:val="nil"/>
          <w:bottom w:val="nil"/>
          <w:right w:val="nil"/>
          <w:between w:val="nil"/>
        </w:pBdr>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4C03C386"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4770CD9C" w14:textId="77777777" w:rsidR="00F61CC2" w:rsidRPr="00454C7F" w:rsidRDefault="00F61CC2" w:rsidP="00F61CC2">
      <w:pPr>
        <w:rPr>
          <w:rFonts w:ascii="Times New Roman" w:eastAsia="Times New Roman" w:hAnsi="Times New Roman" w:cs="Times New Roman"/>
          <w:sz w:val="24"/>
          <w:szCs w:val="24"/>
        </w:rPr>
      </w:pPr>
    </w:p>
    <w:p w14:paraId="4D8CC305" w14:textId="77777777" w:rsidR="00F61CC2" w:rsidRPr="00454C7F" w:rsidRDefault="00F61CC2" w:rsidP="00F61CC2">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63A701F6" wp14:editId="19031A0E">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2C227F7E" w14:textId="77777777" w:rsidR="00F61CC2" w:rsidRPr="00454C7F" w:rsidRDefault="00F61CC2" w:rsidP="00F61CC2">
      <w:pPr>
        <w:rPr>
          <w:rFonts w:ascii="Times New Roman" w:eastAsia="Times New Roman" w:hAnsi="Times New Roman" w:cs="Times New Roman"/>
          <w:sz w:val="24"/>
          <w:szCs w:val="24"/>
        </w:rPr>
      </w:pPr>
    </w:p>
    <w:p w14:paraId="74C7A556" w14:textId="412777AD" w:rsidR="0062794A" w:rsidRPr="00454C7F" w:rsidRDefault="0062794A" w:rsidP="00D157B4">
      <w:pPr>
        <w:spacing w:line="240" w:lineRule="auto"/>
        <w:jc w:val="both"/>
        <w:rPr>
          <w:rFonts w:ascii="Times New Roman" w:hAnsi="Times New Roman" w:cs="Times New Roman"/>
          <w:b/>
          <w:color w:val="000000"/>
        </w:rPr>
      </w:pPr>
    </w:p>
    <w:p w14:paraId="0EBAE346" w14:textId="77777777" w:rsidR="00C03227" w:rsidRPr="00454C7F" w:rsidRDefault="00C03227" w:rsidP="00D157B4">
      <w:pPr>
        <w:spacing w:line="240" w:lineRule="auto"/>
        <w:jc w:val="both"/>
        <w:rPr>
          <w:rFonts w:ascii="Times New Roman" w:eastAsia="Calibri" w:hAnsi="Times New Roman" w:cs="Times New Roman"/>
        </w:rPr>
        <w:sectPr w:rsidR="00C03227" w:rsidRPr="00454C7F" w:rsidSect="00D157B4">
          <w:pgSz w:w="11906" w:h="16838"/>
          <w:pgMar w:top="720" w:right="720" w:bottom="720" w:left="720" w:header="708" w:footer="708" w:gutter="0"/>
          <w:cols w:space="720"/>
          <w:docGrid w:linePitch="299"/>
        </w:sectPr>
      </w:pPr>
    </w:p>
    <w:p w14:paraId="32AD9DCB"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98B3269"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C03227" w:rsidRPr="00454C7F" w14:paraId="7838C5FD" w14:textId="77777777" w:rsidTr="009C735F">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7C19D2C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05B877C3"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10D7285E"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9345E4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591202F1"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2307AB06"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C03227" w:rsidRPr="00454C7F" w14:paraId="54FF3151" w14:textId="77777777" w:rsidTr="009C735F">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35107FA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53806B54"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5D13DAF9"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5DC4678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52C4CDE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631B2C25"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24796780"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60846E1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541CCF50" w14:textId="77777777" w:rsidTr="000932C5">
        <w:trPr>
          <w:trHeight w:val="335"/>
        </w:trPr>
        <w:tc>
          <w:tcPr>
            <w:tcW w:w="1242" w:type="dxa"/>
            <w:vMerge/>
            <w:tcMar>
              <w:top w:w="0" w:type="dxa"/>
              <w:left w:w="108" w:type="dxa"/>
              <w:bottom w:w="0" w:type="dxa"/>
              <w:right w:w="108" w:type="dxa"/>
            </w:tcMar>
            <w:vAlign w:val="center"/>
          </w:tcPr>
          <w:p w14:paraId="00A262D7" w14:textId="77777777" w:rsidR="00C03227" w:rsidRPr="00454C7F" w:rsidRDefault="00C03227" w:rsidP="009C735F">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B6861A"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254395E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CDA609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0B73D24"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20B17D3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71323D9B"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704A1C55" w14:textId="77777777" w:rsidR="00C03227" w:rsidRPr="00454C7F" w:rsidRDefault="00C03227" w:rsidP="009C735F">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662DD4C6"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7489F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15F6F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4DB14A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25730ED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A0D55CD"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CA1716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5889B8F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3689CF7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5FEA06F6"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301A04A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62F4E8C0"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F725E9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1A2B2DF"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69B4F8D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5EBA41AA"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2A760B7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0DA3E0D4" w14:textId="77777777" w:rsidR="00C03227" w:rsidRPr="00CE7A7B" w:rsidRDefault="00C03227" w:rsidP="00CE7A7B">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C03227" w:rsidRPr="00454C7F" w14:paraId="41995014"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891EF61" w14:textId="77777777" w:rsidR="00C03227" w:rsidRPr="00454C7F" w:rsidRDefault="00C03227" w:rsidP="00CE7A7B">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C03227" w:rsidRPr="00454C7F" w14:paraId="43ECD169"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31A1E21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2A6A4EA4"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4B57A0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7BAF6E1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1E66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6D3E05D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7F740D3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22C8C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222015B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761399AB" w14:textId="77777777" w:rsidTr="000932C5">
        <w:trPr>
          <w:trHeight w:val="335"/>
        </w:trPr>
        <w:tc>
          <w:tcPr>
            <w:tcW w:w="1242" w:type="dxa"/>
            <w:vMerge/>
            <w:tcMar>
              <w:top w:w="0" w:type="dxa"/>
              <w:left w:w="108" w:type="dxa"/>
              <w:bottom w:w="0" w:type="dxa"/>
              <w:right w:w="108" w:type="dxa"/>
            </w:tcMar>
            <w:vAlign w:val="center"/>
          </w:tcPr>
          <w:p w14:paraId="6F2A8621"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D6889C9"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E7AD02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8FD30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109FF7E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63F7425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1FBA195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416B0ED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4325786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0F8975B1"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2774D275"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47BA8D19"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5AC3D391"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2598599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 -0.145)</w:t>
            </w:r>
          </w:p>
          <w:p w14:paraId="60B0B4C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41EEAC6A" w14:textId="77777777" w:rsidTr="000932C5">
        <w:trPr>
          <w:trHeight w:val="801"/>
        </w:trPr>
        <w:tc>
          <w:tcPr>
            <w:tcW w:w="1242" w:type="dxa"/>
            <w:vMerge/>
            <w:tcMar>
              <w:top w:w="0" w:type="dxa"/>
              <w:left w:w="108" w:type="dxa"/>
              <w:bottom w:w="0" w:type="dxa"/>
              <w:right w:w="108" w:type="dxa"/>
            </w:tcMar>
            <w:vAlign w:val="center"/>
          </w:tcPr>
          <w:p w14:paraId="68FB267C"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6005C82"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56E9AB8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5D677FF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66A4F99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2085EBD"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62751AC"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D752B9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731646A6"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38A145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1DFD520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1A40C5B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5BAB0DCE" w14:textId="77777777" w:rsidTr="000932C5">
        <w:trPr>
          <w:trHeight w:val="335"/>
        </w:trPr>
        <w:tc>
          <w:tcPr>
            <w:tcW w:w="1242" w:type="dxa"/>
            <w:vMerge/>
            <w:tcMar>
              <w:top w:w="0" w:type="dxa"/>
              <w:left w:w="108" w:type="dxa"/>
              <w:bottom w:w="0" w:type="dxa"/>
              <w:right w:w="108" w:type="dxa"/>
            </w:tcMar>
            <w:vAlign w:val="center"/>
          </w:tcPr>
          <w:p w14:paraId="7C5946A8"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7F8874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46B80F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B3E93F1" w14:textId="77777777" w:rsidR="00C03227" w:rsidRPr="00454C7F" w:rsidRDefault="00C03227" w:rsidP="009C735F">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7ABE37B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6E6CB6BB"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C03227" w:rsidRPr="00454C7F" w14:paraId="79C2B68C" w14:textId="77777777" w:rsidTr="000932C5">
        <w:trPr>
          <w:trHeight w:val="335"/>
        </w:trPr>
        <w:tc>
          <w:tcPr>
            <w:tcW w:w="1242" w:type="dxa"/>
            <w:vMerge/>
            <w:tcMar>
              <w:top w:w="0" w:type="dxa"/>
              <w:left w:w="108" w:type="dxa"/>
              <w:bottom w:w="0" w:type="dxa"/>
              <w:right w:w="108" w:type="dxa"/>
            </w:tcMar>
            <w:vAlign w:val="center"/>
          </w:tcPr>
          <w:p w14:paraId="4C3D8B00"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0A5FC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590A55C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C88809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1BB9F28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4799FE6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 -0.029)</w:t>
            </w:r>
          </w:p>
        </w:tc>
      </w:tr>
      <w:tr w:rsidR="00C03227" w:rsidRPr="00454C7F" w14:paraId="15BDA0C1"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3DE20AFA"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3CBE4E0"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01826D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1997BCB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6D2E5B9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267C9DC7"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 2.191)</w:t>
            </w:r>
          </w:p>
        </w:tc>
      </w:tr>
      <w:tr w:rsidR="00C03227" w:rsidRPr="00454C7F" w14:paraId="6FBDCC1C"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6CCCE3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1A0F5C50"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A551E1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0E71091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217686E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5B232E8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C03227" w:rsidRPr="00454C7F" w14:paraId="09B8B50B"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F4C35CC"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C03227" w:rsidRPr="00454C7F" w14:paraId="32924E09" w14:textId="77777777" w:rsidTr="00CE7A7B">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0E0629F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1D856ADC"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2614A3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096A21F1"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7A4BFDD"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16616CA9" w14:textId="77777777" w:rsidR="00C03227" w:rsidRPr="00CE7A7B" w:rsidRDefault="00C03227" w:rsidP="00CE7A7B">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C03227" w:rsidRPr="00454C7F" w14:paraId="7C7E7071" w14:textId="77777777" w:rsidTr="00CE7A7B">
        <w:trPr>
          <w:trHeight w:val="335"/>
        </w:trPr>
        <w:tc>
          <w:tcPr>
            <w:tcW w:w="1242" w:type="dxa"/>
            <w:vMerge w:val="restart"/>
            <w:tcBorders>
              <w:top w:val="dotted" w:sz="4" w:space="0" w:color="000000"/>
            </w:tcBorders>
            <w:tcMar>
              <w:top w:w="0" w:type="dxa"/>
              <w:left w:w="108" w:type="dxa"/>
              <w:bottom w:w="0" w:type="dxa"/>
              <w:right w:w="108" w:type="dxa"/>
            </w:tcMar>
            <w:vAlign w:val="center"/>
          </w:tcPr>
          <w:p w14:paraId="31C8836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6652AB"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147E702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A1F9D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4DF97262"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75A600E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C03227" w:rsidRPr="00454C7F" w14:paraId="2BD10D02" w14:textId="77777777" w:rsidTr="00CE7A7B">
        <w:trPr>
          <w:trHeight w:val="335"/>
        </w:trPr>
        <w:tc>
          <w:tcPr>
            <w:tcW w:w="1242" w:type="dxa"/>
            <w:vMerge/>
            <w:tcBorders>
              <w:bottom w:val="single" w:sz="4" w:space="0" w:color="auto"/>
            </w:tcBorders>
            <w:tcMar>
              <w:top w:w="0" w:type="dxa"/>
              <w:left w:w="108" w:type="dxa"/>
              <w:bottom w:w="0" w:type="dxa"/>
              <w:right w:w="108" w:type="dxa"/>
            </w:tcMar>
            <w:vAlign w:val="center"/>
          </w:tcPr>
          <w:p w14:paraId="19AC91EB"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C66A962"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97CD33E"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24C0C5A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126C0A4A"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55D3723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C03227" w:rsidRPr="00454C7F" w14:paraId="510AA936"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0DECD095"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4C7E0EEC" w14:textId="77777777" w:rsidTr="00CE7A7B">
        <w:trPr>
          <w:trHeight w:val="335"/>
        </w:trPr>
        <w:tc>
          <w:tcPr>
            <w:tcW w:w="1242" w:type="dxa"/>
            <w:tcBorders>
              <w:top w:val="single" w:sz="4" w:space="0" w:color="auto"/>
            </w:tcBorders>
            <w:tcMar>
              <w:top w:w="0" w:type="dxa"/>
              <w:left w:w="108" w:type="dxa"/>
              <w:bottom w:w="0" w:type="dxa"/>
              <w:right w:w="108" w:type="dxa"/>
            </w:tcMar>
            <w:vAlign w:val="center"/>
          </w:tcPr>
          <w:p w14:paraId="210A6897"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275B38E1"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71A1E94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6B7F24F4"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07B98E8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749D2AC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576CF245" w14:textId="77777777" w:rsidTr="00CE7A7B">
        <w:trPr>
          <w:trHeight w:val="335"/>
        </w:trPr>
        <w:tc>
          <w:tcPr>
            <w:tcW w:w="1242" w:type="dxa"/>
            <w:vMerge w:val="restart"/>
            <w:tcMar>
              <w:top w:w="0" w:type="dxa"/>
              <w:left w:w="108" w:type="dxa"/>
              <w:bottom w:w="0" w:type="dxa"/>
              <w:right w:w="108" w:type="dxa"/>
            </w:tcMar>
            <w:vAlign w:val="center"/>
          </w:tcPr>
          <w:p w14:paraId="1B0F414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48674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7BAF2638"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095A363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64DED03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52E5DD7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6890F38F" w14:textId="77777777" w:rsidTr="00CE7A7B">
        <w:trPr>
          <w:trHeight w:val="335"/>
        </w:trPr>
        <w:tc>
          <w:tcPr>
            <w:tcW w:w="1242" w:type="dxa"/>
            <w:vMerge/>
            <w:tcMar>
              <w:top w:w="0" w:type="dxa"/>
              <w:left w:w="108" w:type="dxa"/>
              <w:bottom w:w="0" w:type="dxa"/>
              <w:right w:w="108" w:type="dxa"/>
            </w:tcMar>
            <w:vAlign w:val="center"/>
          </w:tcPr>
          <w:p w14:paraId="09972014"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5B65F09"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40687F7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03EFA02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1ADEAA9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6B42465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C03227" w:rsidRPr="00454C7F" w14:paraId="6090F94F" w14:textId="77777777" w:rsidTr="00CE7A7B">
        <w:trPr>
          <w:trHeight w:val="335"/>
        </w:trPr>
        <w:tc>
          <w:tcPr>
            <w:tcW w:w="1242" w:type="dxa"/>
            <w:tcBorders>
              <w:bottom w:val="single" w:sz="4" w:space="0" w:color="auto"/>
            </w:tcBorders>
            <w:tcMar>
              <w:top w:w="0" w:type="dxa"/>
              <w:left w:w="108" w:type="dxa"/>
              <w:bottom w:w="0" w:type="dxa"/>
              <w:right w:w="108" w:type="dxa"/>
            </w:tcMar>
            <w:vAlign w:val="center"/>
          </w:tcPr>
          <w:p w14:paraId="1BDC962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78786061"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3D1654C3"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1CBE897E"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54AD79A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E2084B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34B943CF" w14:textId="77777777" w:rsidR="00C03227" w:rsidRPr="00454C7F" w:rsidRDefault="00C03227" w:rsidP="00C03227">
      <w:pPr>
        <w:spacing w:line="240" w:lineRule="auto"/>
        <w:rPr>
          <w:rFonts w:ascii="Times New Roman" w:eastAsia="Times New Roman" w:hAnsi="Times New Roman" w:cs="Times New Roman"/>
          <w:sz w:val="24"/>
          <w:szCs w:val="24"/>
        </w:rPr>
      </w:pPr>
    </w:p>
    <w:p w14:paraId="426B3C8F"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6FF040E" w14:textId="77777777" w:rsidR="00C03227" w:rsidRPr="00454C7F" w:rsidRDefault="00C03227" w:rsidP="00C03227">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204B5937" w14:textId="77777777" w:rsidR="00C03227" w:rsidRPr="00454C7F" w:rsidRDefault="00C03227" w:rsidP="00C03227">
      <w:pPr>
        <w:spacing w:line="240" w:lineRule="auto"/>
        <w:jc w:val="both"/>
        <w:rPr>
          <w:rFonts w:ascii="Times New Roman" w:hAnsi="Times New Roman" w:cs="Times New Roman"/>
        </w:rPr>
        <w:sectPr w:rsidR="00C03227"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05AA5B71"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7382A3F6"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C03227" w:rsidRPr="00454C7F" w14:paraId="03BF567C" w14:textId="77777777" w:rsidTr="009C735F">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75D9111F" w14:textId="77777777" w:rsidR="00C03227" w:rsidRPr="00454C7F" w:rsidRDefault="00C03227" w:rsidP="009C735F">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2372BCBD" w14:textId="77777777" w:rsidR="00C03227" w:rsidRPr="00454C7F" w:rsidRDefault="00C03227" w:rsidP="009C735F">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C03227" w:rsidRPr="00454C7F" w14:paraId="6F23E67D" w14:textId="77777777" w:rsidTr="009C735F">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5E6592E2"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9C0DF02"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7385A0B"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47E33DAC"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C1DC0D" w14:textId="77777777" w:rsidR="00C03227" w:rsidRPr="00454C7F" w:rsidRDefault="00C03227" w:rsidP="009C735F">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C03227" w:rsidRPr="00454C7F" w14:paraId="0A2E54FE" w14:textId="77777777" w:rsidTr="009C735F">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4F4E4EB5"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091BFB2B"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2E7F4295" w14:textId="77777777" w:rsidR="00C03227" w:rsidRPr="00454C7F" w:rsidRDefault="00C03227" w:rsidP="009C735F">
            <w:pPr>
              <w:spacing w:line="240" w:lineRule="auto"/>
              <w:rPr>
                <w:rFonts w:ascii="Times New Roman" w:hAnsi="Times New Roman" w:cs="Times New Roman"/>
              </w:rPr>
            </w:pPr>
          </w:p>
        </w:tc>
        <w:tc>
          <w:tcPr>
            <w:tcW w:w="2238" w:type="dxa"/>
            <w:tcBorders>
              <w:top w:val="single" w:sz="4" w:space="0" w:color="auto"/>
            </w:tcBorders>
            <w:vAlign w:val="center"/>
          </w:tcPr>
          <w:p w14:paraId="632A0B58"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5F02182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6E66045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5AC215FC"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312.1</w:t>
            </w:r>
          </w:p>
          <w:p w14:paraId="62D25935"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3AB53F57"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564BB476"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3156F420"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6FE0409F"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C03227" w:rsidRPr="00454C7F" w14:paraId="40A553FE" w14:textId="77777777" w:rsidTr="009C735F">
        <w:trPr>
          <w:trHeight w:val="273"/>
        </w:trPr>
        <w:tc>
          <w:tcPr>
            <w:tcW w:w="290" w:type="dxa"/>
            <w:tcMar>
              <w:top w:w="0" w:type="dxa"/>
              <w:left w:w="108" w:type="dxa"/>
              <w:bottom w:w="0" w:type="dxa"/>
              <w:right w:w="108" w:type="dxa"/>
            </w:tcMar>
            <w:vAlign w:val="center"/>
          </w:tcPr>
          <w:p w14:paraId="117F4736"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ADBAAFF"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83BE44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6CB2853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7AD52A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6F48385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1.706 (1.449, 2.008)</w:t>
            </w:r>
          </w:p>
        </w:tc>
      </w:tr>
      <w:tr w:rsidR="00C03227" w:rsidRPr="00454C7F" w14:paraId="3A382497" w14:textId="77777777" w:rsidTr="009C735F">
        <w:trPr>
          <w:trHeight w:val="273"/>
        </w:trPr>
        <w:tc>
          <w:tcPr>
            <w:tcW w:w="290" w:type="dxa"/>
            <w:tcMar>
              <w:top w:w="0" w:type="dxa"/>
              <w:left w:w="108" w:type="dxa"/>
              <w:bottom w:w="0" w:type="dxa"/>
              <w:right w:w="108" w:type="dxa"/>
            </w:tcMar>
            <w:vAlign w:val="center"/>
          </w:tcPr>
          <w:p w14:paraId="21940593"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46A6AB2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02FFB2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266EF9F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0A77638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2132F04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1A2CF557" w14:textId="77777777" w:rsidTr="009C735F">
        <w:trPr>
          <w:trHeight w:val="273"/>
        </w:trPr>
        <w:tc>
          <w:tcPr>
            <w:tcW w:w="290" w:type="dxa"/>
            <w:tcMar>
              <w:top w:w="0" w:type="dxa"/>
              <w:left w:w="108" w:type="dxa"/>
              <w:bottom w:w="0" w:type="dxa"/>
              <w:right w:w="108" w:type="dxa"/>
            </w:tcMar>
            <w:vAlign w:val="center"/>
          </w:tcPr>
          <w:p w14:paraId="16E07E10" w14:textId="77777777" w:rsidR="00C03227" w:rsidRPr="00454C7F" w:rsidRDefault="00C03227" w:rsidP="009C735F">
            <w:pPr>
              <w:spacing w:line="240" w:lineRule="auto"/>
              <w:rPr>
                <w:rFonts w:ascii="Times New Roman" w:hAnsi="Times New Roman" w:cs="Times New Roman"/>
              </w:rPr>
            </w:pPr>
            <w:bookmarkStart w:id="288" w:name="_Hlk519461133"/>
          </w:p>
        </w:tc>
        <w:tc>
          <w:tcPr>
            <w:tcW w:w="2238" w:type="dxa"/>
            <w:vAlign w:val="center"/>
          </w:tcPr>
          <w:p w14:paraId="3D50F10C"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653C2CE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509388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46D7A81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5A58C29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bookmarkEnd w:id="288"/>
      <w:tr w:rsidR="00C03227" w:rsidRPr="00454C7F" w14:paraId="488A2412" w14:textId="77777777" w:rsidTr="009C735F">
        <w:trPr>
          <w:trHeight w:val="273"/>
        </w:trPr>
        <w:tc>
          <w:tcPr>
            <w:tcW w:w="290" w:type="dxa"/>
            <w:tcMar>
              <w:top w:w="0" w:type="dxa"/>
              <w:left w:w="108" w:type="dxa"/>
              <w:bottom w:w="0" w:type="dxa"/>
              <w:right w:w="108" w:type="dxa"/>
            </w:tcMar>
            <w:vAlign w:val="center"/>
          </w:tcPr>
          <w:p w14:paraId="49CCDB14"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2FD6B4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5F08600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5F5998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0B3B84A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055C7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2F69440" w14:textId="77777777" w:rsidTr="009C735F">
        <w:trPr>
          <w:trHeight w:val="273"/>
        </w:trPr>
        <w:tc>
          <w:tcPr>
            <w:tcW w:w="290" w:type="dxa"/>
            <w:tcBorders>
              <w:bottom w:val="single" w:sz="4" w:space="0" w:color="auto"/>
            </w:tcBorders>
            <w:tcMar>
              <w:top w:w="0" w:type="dxa"/>
              <w:left w:w="108" w:type="dxa"/>
              <w:bottom w:w="0" w:type="dxa"/>
              <w:right w:w="108" w:type="dxa"/>
            </w:tcMar>
            <w:vAlign w:val="center"/>
          </w:tcPr>
          <w:p w14:paraId="7696A95E" w14:textId="77777777" w:rsidR="00C03227" w:rsidRPr="00454C7F" w:rsidRDefault="00C03227" w:rsidP="009C735F">
            <w:pPr>
              <w:spacing w:line="240" w:lineRule="auto"/>
              <w:rPr>
                <w:rFonts w:ascii="Times New Roman" w:hAnsi="Times New Roman" w:cs="Times New Roman"/>
              </w:rPr>
            </w:pPr>
          </w:p>
        </w:tc>
        <w:tc>
          <w:tcPr>
            <w:tcW w:w="2238" w:type="dxa"/>
            <w:tcBorders>
              <w:bottom w:val="single" w:sz="4" w:space="0" w:color="auto"/>
            </w:tcBorders>
            <w:vAlign w:val="center"/>
          </w:tcPr>
          <w:p w14:paraId="0CEC6B65"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64E0B8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1C22BDD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7BD9392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5773079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65C312C" w14:textId="77777777" w:rsidTr="009C735F">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8A25322"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C03227" w:rsidRPr="00454C7F" w14:paraId="0342FC2C"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19D7152A"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B53BE3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06B5AC5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81.6</w:t>
            </w:r>
          </w:p>
          <w:p w14:paraId="02A11D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79E49CA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20.7</w:t>
            </w:r>
          </w:p>
          <w:p w14:paraId="525B2C4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0EBDAC2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33.4</w:t>
            </w:r>
          </w:p>
          <w:p w14:paraId="1D83302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4CDA76D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44.1</w:t>
            </w:r>
          </w:p>
          <w:p w14:paraId="740F1F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=24)</w:t>
            </w:r>
          </w:p>
        </w:tc>
      </w:tr>
      <w:tr w:rsidR="00C03227" w:rsidRPr="00454C7F" w14:paraId="3BD7D840" w14:textId="77777777" w:rsidTr="009C735F">
        <w:trPr>
          <w:trHeight w:val="255"/>
        </w:trPr>
        <w:tc>
          <w:tcPr>
            <w:tcW w:w="290" w:type="dxa"/>
            <w:tcMar>
              <w:top w:w="0" w:type="dxa"/>
              <w:left w:w="108" w:type="dxa"/>
              <w:bottom w:w="0" w:type="dxa"/>
              <w:right w:w="108" w:type="dxa"/>
            </w:tcMar>
            <w:vAlign w:val="center"/>
          </w:tcPr>
          <w:p w14:paraId="3BD0E699"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82B416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E797B7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6581622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2F9F9D0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19570E9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1.070 (0.992, 1.155)</w:t>
            </w:r>
          </w:p>
        </w:tc>
      </w:tr>
      <w:tr w:rsidR="00C03227" w:rsidRPr="00454C7F" w14:paraId="26C00F93" w14:textId="77777777" w:rsidTr="009C735F">
        <w:trPr>
          <w:trHeight w:val="255"/>
        </w:trPr>
        <w:tc>
          <w:tcPr>
            <w:tcW w:w="290" w:type="dxa"/>
            <w:tcMar>
              <w:top w:w="0" w:type="dxa"/>
              <w:left w:w="108" w:type="dxa"/>
              <w:bottom w:w="0" w:type="dxa"/>
              <w:right w:w="108" w:type="dxa"/>
            </w:tcMar>
            <w:vAlign w:val="center"/>
          </w:tcPr>
          <w:p w14:paraId="628FF2D4"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7639837"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52D350B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0FCC7B6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2A739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54539D2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85BA282" w14:textId="77777777" w:rsidTr="009C735F">
        <w:trPr>
          <w:trHeight w:val="255"/>
        </w:trPr>
        <w:tc>
          <w:tcPr>
            <w:tcW w:w="290" w:type="dxa"/>
            <w:tcMar>
              <w:top w:w="0" w:type="dxa"/>
              <w:left w:w="108" w:type="dxa"/>
              <w:bottom w:w="0" w:type="dxa"/>
              <w:right w:w="108" w:type="dxa"/>
            </w:tcMar>
            <w:vAlign w:val="center"/>
          </w:tcPr>
          <w:p w14:paraId="3122354C"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863759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6AA3A2B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2A5ED1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28493E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432B8A0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23F9AC8C" w14:textId="77777777" w:rsidTr="009C735F">
        <w:trPr>
          <w:trHeight w:val="255"/>
        </w:trPr>
        <w:tc>
          <w:tcPr>
            <w:tcW w:w="290" w:type="dxa"/>
            <w:tcMar>
              <w:top w:w="0" w:type="dxa"/>
              <w:left w:w="108" w:type="dxa"/>
              <w:bottom w:w="0" w:type="dxa"/>
              <w:right w:w="108" w:type="dxa"/>
            </w:tcMar>
            <w:vAlign w:val="center"/>
          </w:tcPr>
          <w:p w14:paraId="6E763F3F"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96554FD"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4F7A468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20F1647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67A9045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5A199F1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A55D1B" w14:textId="77777777" w:rsidTr="009C735F">
        <w:trPr>
          <w:trHeight w:val="255"/>
        </w:trPr>
        <w:tc>
          <w:tcPr>
            <w:tcW w:w="290" w:type="dxa"/>
            <w:tcBorders>
              <w:bottom w:val="single" w:sz="4" w:space="0" w:color="auto"/>
            </w:tcBorders>
            <w:tcMar>
              <w:top w:w="0" w:type="dxa"/>
              <w:left w:w="108" w:type="dxa"/>
              <w:bottom w:w="0" w:type="dxa"/>
              <w:right w:w="108" w:type="dxa"/>
            </w:tcMar>
            <w:vAlign w:val="center"/>
          </w:tcPr>
          <w:p w14:paraId="3C5D3341"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5E84078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0A21816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26D876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7EF095D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6EB068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3B91036" w14:textId="77777777" w:rsidTr="009C735F">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62F17241"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C03227" w:rsidRPr="00454C7F" w14:paraId="33156A8F"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4DAFE2CC"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F9C9D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6657E41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204.8</w:t>
            </w:r>
          </w:p>
          <w:p w14:paraId="54D5D5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2A5DB16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54.1</w:t>
            </w:r>
          </w:p>
          <w:p w14:paraId="676C47A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4007016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121.4</w:t>
            </w:r>
          </w:p>
          <w:p w14:paraId="67CDBD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5AF69B0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147.7</w:t>
            </w:r>
          </w:p>
          <w:p w14:paraId="41A6B25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=36)</w:t>
            </w:r>
          </w:p>
        </w:tc>
      </w:tr>
      <w:tr w:rsidR="00C03227" w:rsidRPr="00454C7F" w14:paraId="1EF84DD6" w14:textId="77777777" w:rsidTr="009C735F">
        <w:trPr>
          <w:trHeight w:val="46"/>
        </w:trPr>
        <w:tc>
          <w:tcPr>
            <w:tcW w:w="290" w:type="dxa"/>
            <w:tcMar>
              <w:top w:w="0" w:type="dxa"/>
              <w:left w:w="108" w:type="dxa"/>
              <w:bottom w:w="0" w:type="dxa"/>
              <w:right w:w="108" w:type="dxa"/>
            </w:tcMar>
            <w:vAlign w:val="center"/>
          </w:tcPr>
          <w:p w14:paraId="57A5C27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D2168B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55BB953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185748A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678BE07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C2E802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1.181 (0.634, 2.197)</w:t>
            </w:r>
          </w:p>
        </w:tc>
      </w:tr>
      <w:tr w:rsidR="00C03227" w:rsidRPr="00454C7F" w14:paraId="26AD5E71" w14:textId="77777777" w:rsidTr="009C735F">
        <w:trPr>
          <w:trHeight w:val="46"/>
        </w:trPr>
        <w:tc>
          <w:tcPr>
            <w:tcW w:w="290" w:type="dxa"/>
            <w:tcMar>
              <w:top w:w="0" w:type="dxa"/>
              <w:left w:w="108" w:type="dxa"/>
              <w:bottom w:w="0" w:type="dxa"/>
              <w:right w:w="108" w:type="dxa"/>
            </w:tcMar>
            <w:vAlign w:val="center"/>
          </w:tcPr>
          <w:p w14:paraId="36CEDE9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93E042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B31EF9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65C20A4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601191D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1D141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4A8B399" w14:textId="77777777" w:rsidTr="009C735F">
        <w:trPr>
          <w:trHeight w:val="46"/>
        </w:trPr>
        <w:tc>
          <w:tcPr>
            <w:tcW w:w="290" w:type="dxa"/>
            <w:tcMar>
              <w:top w:w="0" w:type="dxa"/>
              <w:left w:w="108" w:type="dxa"/>
              <w:bottom w:w="0" w:type="dxa"/>
              <w:right w:w="108" w:type="dxa"/>
            </w:tcMar>
            <w:vAlign w:val="center"/>
          </w:tcPr>
          <w:p w14:paraId="640CDEC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CB6E4E"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0353836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35E4AA7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206C328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71DA743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5156EDC9" w14:textId="77777777" w:rsidTr="009C735F">
        <w:trPr>
          <w:trHeight w:val="46"/>
        </w:trPr>
        <w:tc>
          <w:tcPr>
            <w:tcW w:w="290" w:type="dxa"/>
            <w:tcMar>
              <w:top w:w="0" w:type="dxa"/>
              <w:left w:w="108" w:type="dxa"/>
              <w:bottom w:w="0" w:type="dxa"/>
              <w:right w:w="108" w:type="dxa"/>
            </w:tcMar>
            <w:vAlign w:val="center"/>
          </w:tcPr>
          <w:p w14:paraId="36FEE42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6B8371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CA24FF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9E27E9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11F21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125E93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4E57BB3F" w14:textId="77777777" w:rsidTr="009C735F">
        <w:trPr>
          <w:trHeight w:val="46"/>
        </w:trPr>
        <w:tc>
          <w:tcPr>
            <w:tcW w:w="290" w:type="dxa"/>
            <w:tcBorders>
              <w:bottom w:val="single" w:sz="4" w:space="0" w:color="auto"/>
            </w:tcBorders>
            <w:tcMar>
              <w:top w:w="0" w:type="dxa"/>
              <w:left w:w="108" w:type="dxa"/>
              <w:bottom w:w="0" w:type="dxa"/>
              <w:right w:w="108" w:type="dxa"/>
            </w:tcMar>
            <w:vAlign w:val="center"/>
          </w:tcPr>
          <w:p w14:paraId="0EED2B56"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3BA44A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28CFA1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4070F9D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492D70C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6F4BE9D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D14B2EB" w14:textId="77777777" w:rsidTr="009C735F">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16B73263"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2D25C963"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6E20A8A0"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5F1F85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5ED1D36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211.9</w:t>
            </w:r>
          </w:p>
          <w:p w14:paraId="32A761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5A521C2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1B0E87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17615A6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0CD685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1CC3B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197.8</w:t>
            </w:r>
          </w:p>
          <w:p w14:paraId="1B3A784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=59)</w:t>
            </w:r>
          </w:p>
        </w:tc>
      </w:tr>
      <w:tr w:rsidR="00C03227" w:rsidRPr="00454C7F" w14:paraId="2A8D6C39" w14:textId="77777777" w:rsidTr="009C735F">
        <w:trPr>
          <w:trHeight w:val="46"/>
        </w:trPr>
        <w:tc>
          <w:tcPr>
            <w:tcW w:w="290" w:type="dxa"/>
            <w:tcMar>
              <w:top w:w="0" w:type="dxa"/>
              <w:left w:w="108" w:type="dxa"/>
              <w:bottom w:w="0" w:type="dxa"/>
              <w:right w:w="108" w:type="dxa"/>
            </w:tcMar>
            <w:vAlign w:val="center"/>
          </w:tcPr>
          <w:p w14:paraId="1DABA34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A372C5"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0576CE3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9D1642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30FCF08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72A4779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-0.265 (-0.377, -0.153)</w:t>
            </w:r>
          </w:p>
        </w:tc>
      </w:tr>
      <w:tr w:rsidR="00C03227" w:rsidRPr="00454C7F" w14:paraId="7E5E4D5C" w14:textId="77777777" w:rsidTr="009C735F">
        <w:trPr>
          <w:trHeight w:val="46"/>
        </w:trPr>
        <w:tc>
          <w:tcPr>
            <w:tcW w:w="290" w:type="dxa"/>
            <w:tcMar>
              <w:top w:w="0" w:type="dxa"/>
              <w:left w:w="108" w:type="dxa"/>
              <w:bottom w:w="0" w:type="dxa"/>
              <w:right w:w="108" w:type="dxa"/>
            </w:tcMar>
            <w:vAlign w:val="center"/>
          </w:tcPr>
          <w:p w14:paraId="0E7D8460"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04C1D29"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03076F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4F5CF2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3BC070A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60AD95F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642268" w14:textId="77777777" w:rsidTr="009C735F">
        <w:trPr>
          <w:trHeight w:val="46"/>
        </w:trPr>
        <w:tc>
          <w:tcPr>
            <w:tcW w:w="290" w:type="dxa"/>
            <w:tcMar>
              <w:top w:w="0" w:type="dxa"/>
              <w:left w:w="108" w:type="dxa"/>
              <w:bottom w:w="0" w:type="dxa"/>
              <w:right w:w="108" w:type="dxa"/>
            </w:tcMar>
            <w:vAlign w:val="center"/>
          </w:tcPr>
          <w:p w14:paraId="02CACA9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8C9F82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374234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1EFBF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658388E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02292B0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914DD40" w14:textId="77777777" w:rsidTr="009C735F">
        <w:trPr>
          <w:trHeight w:val="46"/>
        </w:trPr>
        <w:tc>
          <w:tcPr>
            <w:tcW w:w="290" w:type="dxa"/>
            <w:tcBorders>
              <w:bottom w:val="dotted" w:sz="4" w:space="0" w:color="auto"/>
            </w:tcBorders>
            <w:tcMar>
              <w:top w:w="0" w:type="dxa"/>
              <w:left w:w="108" w:type="dxa"/>
              <w:bottom w:w="0" w:type="dxa"/>
              <w:right w:w="108" w:type="dxa"/>
            </w:tcMar>
            <w:vAlign w:val="center"/>
          </w:tcPr>
          <w:p w14:paraId="1C889D1E"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40004E4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6C6CC5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7399C5F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6D4CCD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366C055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E8B2DAF" w14:textId="77777777" w:rsidTr="009C735F">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6078BE82"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13316E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A650B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76520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73351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57FC8B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bl>
    <w:p w14:paraId="0C6444A1" w14:textId="77777777" w:rsidR="00C03227" w:rsidRPr="00454C7F" w:rsidRDefault="00C03227" w:rsidP="00C03227">
      <w:pPr>
        <w:spacing w:line="240" w:lineRule="auto"/>
        <w:rPr>
          <w:rFonts w:ascii="Times New Roman" w:eastAsia="Times New Roman" w:hAnsi="Times New Roman" w:cs="Times New Roman"/>
          <w:sz w:val="24"/>
          <w:szCs w:val="24"/>
        </w:rPr>
      </w:pPr>
    </w:p>
    <w:p w14:paraId="7DA994D9" w14:textId="77777777" w:rsidR="00C03227" w:rsidRPr="00454C7F" w:rsidRDefault="00C03227" w:rsidP="00C03227">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6DC04A28" w14:textId="77777777" w:rsidR="00C03227" w:rsidRPr="00454C7F" w:rsidRDefault="00C03227" w:rsidP="00C03227">
      <w:pPr>
        <w:spacing w:line="240" w:lineRule="auto"/>
        <w:jc w:val="both"/>
        <w:rPr>
          <w:rFonts w:ascii="Times New Roman" w:hAnsi="Times New Roman" w:cs="Times New Roman"/>
        </w:rPr>
      </w:pPr>
    </w:p>
    <w:p w14:paraId="04E9CE01" w14:textId="77777777" w:rsidR="00C03227" w:rsidRPr="00454C7F" w:rsidRDefault="00C03227" w:rsidP="00C03227">
      <w:pPr>
        <w:spacing w:line="240" w:lineRule="auto"/>
        <w:jc w:val="both"/>
        <w:rPr>
          <w:rFonts w:ascii="Times New Roman" w:hAnsi="Times New Roman" w:cs="Times New Roman"/>
        </w:rPr>
      </w:pPr>
    </w:p>
    <w:p w14:paraId="7879B26C" w14:textId="190A7665" w:rsidR="003D215F" w:rsidRPr="00454C7F" w:rsidRDefault="003D215F" w:rsidP="00D157B4">
      <w:pPr>
        <w:spacing w:line="240" w:lineRule="auto"/>
        <w:jc w:val="both"/>
        <w:rPr>
          <w:rFonts w:ascii="Times New Roman" w:eastAsia="Calibri" w:hAnsi="Times New Roman" w:cs="Times New Roman"/>
        </w:rPr>
      </w:pPr>
    </w:p>
    <w:sectPr w:rsidR="003D215F" w:rsidRPr="00454C7F" w:rsidSect="009C735F">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4" w:author="Gibran Hemani" w:date="2019-04-03T00:56:00Z" w:initials="GH">
    <w:p w14:paraId="05DE3D9B" w14:textId="77777777" w:rsidR="00A352BB" w:rsidRDefault="00A352BB" w:rsidP="00E46D14">
      <w:pPr>
        <w:pStyle w:val="CommentText"/>
      </w:pPr>
      <w:r>
        <w:rPr>
          <w:rStyle w:val="CommentReference"/>
        </w:rPr>
        <w:annotationRef/>
      </w:r>
      <w:r>
        <w:t>Refs</w:t>
      </w:r>
    </w:p>
  </w:comment>
  <w:comment w:id="196" w:author="Gibran Hemani" w:date="2019-04-02T20:43:00Z" w:initials="GH">
    <w:p w14:paraId="7C1B43A4" w14:textId="77777777" w:rsidR="00A352BB" w:rsidRDefault="00A352BB" w:rsidP="00E46D14">
      <w:pPr>
        <w:pStyle w:val="CommentText"/>
      </w:pPr>
      <w:r>
        <w:rPr>
          <w:rStyle w:val="CommentReference"/>
        </w:rPr>
        <w:annotationRef/>
      </w:r>
      <w:hyperlink r:id="rId1" w:history="1">
        <w:r w:rsidRPr="00843653">
          <w:rPr>
            <w:rStyle w:val="Hyperlink"/>
          </w:rPr>
          <w:t>https://www.biorxiv.org/content/10.1101/401042v2</w:t>
        </w:r>
      </w:hyperlink>
    </w:p>
    <w:p w14:paraId="3CFED367" w14:textId="77777777" w:rsidR="00A352BB" w:rsidRDefault="00A352BB" w:rsidP="00E46D1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DE3D9B" w15:done="0"/>
  <w15:commentEx w15:paraId="3CFED3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DE3D9B" w16cid:durableId="204E834C"/>
  <w16cid:commentId w16cid:paraId="3CFED367"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08553" w14:textId="77777777" w:rsidR="00A17F1B" w:rsidRDefault="00A17F1B" w:rsidP="00D63DD0">
      <w:pPr>
        <w:spacing w:line="240" w:lineRule="auto"/>
      </w:pPr>
      <w:r>
        <w:separator/>
      </w:r>
    </w:p>
  </w:endnote>
  <w:endnote w:type="continuationSeparator" w:id="0">
    <w:p w14:paraId="465EC891" w14:textId="77777777" w:rsidR="00A17F1B" w:rsidRDefault="00A17F1B" w:rsidP="00D63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Sylfaen"/>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177659AE" w14:textId="6C15729D" w:rsidR="00A352BB" w:rsidRDefault="00A352BB">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20C663E7" w14:textId="77777777" w:rsidR="00A352BB" w:rsidRDefault="00A35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AD7B3" w14:textId="77777777" w:rsidR="00A17F1B" w:rsidRDefault="00A17F1B" w:rsidP="00D63DD0">
      <w:pPr>
        <w:spacing w:line="240" w:lineRule="auto"/>
      </w:pPr>
      <w:r>
        <w:separator/>
      </w:r>
    </w:p>
  </w:footnote>
  <w:footnote w:type="continuationSeparator" w:id="0">
    <w:p w14:paraId="3CC89EAA" w14:textId="77777777" w:rsidR="00A17F1B" w:rsidRDefault="00A17F1B" w:rsidP="00D63D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4"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6"/>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36&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record-ids&gt;&lt;/item&gt;&lt;/Libraries&gt;"/>
  </w:docVars>
  <w:rsids>
    <w:rsidRoot w:val="003D215F"/>
    <w:rsid w:val="00001B00"/>
    <w:rsid w:val="00002C20"/>
    <w:rsid w:val="0000593B"/>
    <w:rsid w:val="000067AE"/>
    <w:rsid w:val="00007FFC"/>
    <w:rsid w:val="000107C7"/>
    <w:rsid w:val="000116E9"/>
    <w:rsid w:val="00012B0B"/>
    <w:rsid w:val="000137FD"/>
    <w:rsid w:val="000147DC"/>
    <w:rsid w:val="000150CC"/>
    <w:rsid w:val="00016C8A"/>
    <w:rsid w:val="0001750A"/>
    <w:rsid w:val="000237E6"/>
    <w:rsid w:val="000279BE"/>
    <w:rsid w:val="00031169"/>
    <w:rsid w:val="000340D1"/>
    <w:rsid w:val="00037652"/>
    <w:rsid w:val="00037A67"/>
    <w:rsid w:val="00042432"/>
    <w:rsid w:val="000429CD"/>
    <w:rsid w:val="000444B7"/>
    <w:rsid w:val="000478FD"/>
    <w:rsid w:val="00047D95"/>
    <w:rsid w:val="0005410B"/>
    <w:rsid w:val="00057E1D"/>
    <w:rsid w:val="00060C69"/>
    <w:rsid w:val="0006584C"/>
    <w:rsid w:val="0006730E"/>
    <w:rsid w:val="00071021"/>
    <w:rsid w:val="00072073"/>
    <w:rsid w:val="0007658C"/>
    <w:rsid w:val="000769FB"/>
    <w:rsid w:val="00085259"/>
    <w:rsid w:val="00087699"/>
    <w:rsid w:val="000879FB"/>
    <w:rsid w:val="000922B5"/>
    <w:rsid w:val="000932C5"/>
    <w:rsid w:val="00094B18"/>
    <w:rsid w:val="000A19DD"/>
    <w:rsid w:val="000A2E02"/>
    <w:rsid w:val="000A433A"/>
    <w:rsid w:val="000B0A3D"/>
    <w:rsid w:val="000B7DF9"/>
    <w:rsid w:val="000C20CE"/>
    <w:rsid w:val="000C5712"/>
    <w:rsid w:val="000C681B"/>
    <w:rsid w:val="000C69AF"/>
    <w:rsid w:val="000D0094"/>
    <w:rsid w:val="000D22C4"/>
    <w:rsid w:val="000D45C0"/>
    <w:rsid w:val="000D4EFC"/>
    <w:rsid w:val="000D5B0A"/>
    <w:rsid w:val="000E0E34"/>
    <w:rsid w:val="000E35F6"/>
    <w:rsid w:val="000E53CB"/>
    <w:rsid w:val="000E77B4"/>
    <w:rsid w:val="000F019C"/>
    <w:rsid w:val="000F031D"/>
    <w:rsid w:val="000F20B3"/>
    <w:rsid w:val="000F3B62"/>
    <w:rsid w:val="000F7552"/>
    <w:rsid w:val="00100877"/>
    <w:rsid w:val="0010163A"/>
    <w:rsid w:val="0010577F"/>
    <w:rsid w:val="00106AD5"/>
    <w:rsid w:val="0010779C"/>
    <w:rsid w:val="001116D2"/>
    <w:rsid w:val="00112E2F"/>
    <w:rsid w:val="001130F3"/>
    <w:rsid w:val="00113AEF"/>
    <w:rsid w:val="0011685A"/>
    <w:rsid w:val="00125716"/>
    <w:rsid w:val="00131DCE"/>
    <w:rsid w:val="001341D9"/>
    <w:rsid w:val="0013421C"/>
    <w:rsid w:val="00134582"/>
    <w:rsid w:val="001356EA"/>
    <w:rsid w:val="00136797"/>
    <w:rsid w:val="00136AA2"/>
    <w:rsid w:val="00136E16"/>
    <w:rsid w:val="0014286A"/>
    <w:rsid w:val="00144A2F"/>
    <w:rsid w:val="00145ECD"/>
    <w:rsid w:val="0015317B"/>
    <w:rsid w:val="00154297"/>
    <w:rsid w:val="00154321"/>
    <w:rsid w:val="00156AA8"/>
    <w:rsid w:val="0016011D"/>
    <w:rsid w:val="001614F0"/>
    <w:rsid w:val="0016248A"/>
    <w:rsid w:val="00167105"/>
    <w:rsid w:val="00171205"/>
    <w:rsid w:val="00171799"/>
    <w:rsid w:val="00172477"/>
    <w:rsid w:val="00180EE2"/>
    <w:rsid w:val="001846BC"/>
    <w:rsid w:val="00186A83"/>
    <w:rsid w:val="00190AEA"/>
    <w:rsid w:val="001914FA"/>
    <w:rsid w:val="00192657"/>
    <w:rsid w:val="0019397E"/>
    <w:rsid w:val="00194AE5"/>
    <w:rsid w:val="00196146"/>
    <w:rsid w:val="00196C71"/>
    <w:rsid w:val="001971FF"/>
    <w:rsid w:val="001A113B"/>
    <w:rsid w:val="001A318C"/>
    <w:rsid w:val="001A4D4F"/>
    <w:rsid w:val="001A776C"/>
    <w:rsid w:val="001A7D2B"/>
    <w:rsid w:val="001B4890"/>
    <w:rsid w:val="001B5FED"/>
    <w:rsid w:val="001B6E7D"/>
    <w:rsid w:val="001C0C5A"/>
    <w:rsid w:val="001C12F7"/>
    <w:rsid w:val="001C17B9"/>
    <w:rsid w:val="001C2B43"/>
    <w:rsid w:val="001C3D3A"/>
    <w:rsid w:val="001C7B2B"/>
    <w:rsid w:val="001C7EA4"/>
    <w:rsid w:val="001D3071"/>
    <w:rsid w:val="001D4A38"/>
    <w:rsid w:val="001D57BA"/>
    <w:rsid w:val="001D62BF"/>
    <w:rsid w:val="001D6F95"/>
    <w:rsid w:val="001E0B3C"/>
    <w:rsid w:val="001E1AC0"/>
    <w:rsid w:val="001E2DA2"/>
    <w:rsid w:val="001E7E8E"/>
    <w:rsid w:val="001F14FE"/>
    <w:rsid w:val="001F43DC"/>
    <w:rsid w:val="002015E6"/>
    <w:rsid w:val="00204F5E"/>
    <w:rsid w:val="0021242F"/>
    <w:rsid w:val="00212F0C"/>
    <w:rsid w:val="0021312E"/>
    <w:rsid w:val="00214D1B"/>
    <w:rsid w:val="00216EEC"/>
    <w:rsid w:val="00217A48"/>
    <w:rsid w:val="002205D5"/>
    <w:rsid w:val="002212AB"/>
    <w:rsid w:val="00221842"/>
    <w:rsid w:val="00233922"/>
    <w:rsid w:val="0024003E"/>
    <w:rsid w:val="002453EB"/>
    <w:rsid w:val="002460D9"/>
    <w:rsid w:val="00246645"/>
    <w:rsid w:val="00247839"/>
    <w:rsid w:val="0026157E"/>
    <w:rsid w:val="00266825"/>
    <w:rsid w:val="00270FB0"/>
    <w:rsid w:val="00271206"/>
    <w:rsid w:val="00271260"/>
    <w:rsid w:val="00272A0E"/>
    <w:rsid w:val="00274F21"/>
    <w:rsid w:val="00277287"/>
    <w:rsid w:val="00290C33"/>
    <w:rsid w:val="002918FB"/>
    <w:rsid w:val="00294385"/>
    <w:rsid w:val="00294897"/>
    <w:rsid w:val="00296F97"/>
    <w:rsid w:val="00297E85"/>
    <w:rsid w:val="002A2F1E"/>
    <w:rsid w:val="002A61A1"/>
    <w:rsid w:val="002A7AB5"/>
    <w:rsid w:val="002B2BF2"/>
    <w:rsid w:val="002B441C"/>
    <w:rsid w:val="002B496D"/>
    <w:rsid w:val="002B4CA6"/>
    <w:rsid w:val="002B751E"/>
    <w:rsid w:val="002C40C2"/>
    <w:rsid w:val="002C4B7C"/>
    <w:rsid w:val="002C5632"/>
    <w:rsid w:val="002C5EA2"/>
    <w:rsid w:val="002C7074"/>
    <w:rsid w:val="002C7350"/>
    <w:rsid w:val="002C7851"/>
    <w:rsid w:val="002D3C5D"/>
    <w:rsid w:val="002D47B4"/>
    <w:rsid w:val="002D531C"/>
    <w:rsid w:val="002D75F3"/>
    <w:rsid w:val="002E299C"/>
    <w:rsid w:val="002E4AC1"/>
    <w:rsid w:val="002E5332"/>
    <w:rsid w:val="002E5548"/>
    <w:rsid w:val="002E7BBA"/>
    <w:rsid w:val="002F15B9"/>
    <w:rsid w:val="002F2637"/>
    <w:rsid w:val="002F4C55"/>
    <w:rsid w:val="002F52D4"/>
    <w:rsid w:val="00301C7A"/>
    <w:rsid w:val="00303044"/>
    <w:rsid w:val="0031192D"/>
    <w:rsid w:val="003131B5"/>
    <w:rsid w:val="00321752"/>
    <w:rsid w:val="00321CB8"/>
    <w:rsid w:val="0032260E"/>
    <w:rsid w:val="003238CF"/>
    <w:rsid w:val="003258EC"/>
    <w:rsid w:val="003274AE"/>
    <w:rsid w:val="00332CF9"/>
    <w:rsid w:val="00333961"/>
    <w:rsid w:val="00333A5C"/>
    <w:rsid w:val="003370A6"/>
    <w:rsid w:val="003377AA"/>
    <w:rsid w:val="00337B4D"/>
    <w:rsid w:val="0034331D"/>
    <w:rsid w:val="00345D18"/>
    <w:rsid w:val="00346254"/>
    <w:rsid w:val="00350846"/>
    <w:rsid w:val="0035591B"/>
    <w:rsid w:val="00356721"/>
    <w:rsid w:val="0036162D"/>
    <w:rsid w:val="003616F1"/>
    <w:rsid w:val="003623E7"/>
    <w:rsid w:val="00363C53"/>
    <w:rsid w:val="003642E0"/>
    <w:rsid w:val="00365FE2"/>
    <w:rsid w:val="00366BA6"/>
    <w:rsid w:val="0037186D"/>
    <w:rsid w:val="00380FAB"/>
    <w:rsid w:val="00382396"/>
    <w:rsid w:val="003839FB"/>
    <w:rsid w:val="00385D7A"/>
    <w:rsid w:val="0039151F"/>
    <w:rsid w:val="00391674"/>
    <w:rsid w:val="0039376D"/>
    <w:rsid w:val="00394815"/>
    <w:rsid w:val="0039530D"/>
    <w:rsid w:val="003A7A6A"/>
    <w:rsid w:val="003B36EF"/>
    <w:rsid w:val="003B3DE4"/>
    <w:rsid w:val="003B4345"/>
    <w:rsid w:val="003C003E"/>
    <w:rsid w:val="003C1328"/>
    <w:rsid w:val="003C25BA"/>
    <w:rsid w:val="003C4056"/>
    <w:rsid w:val="003C443D"/>
    <w:rsid w:val="003C65CA"/>
    <w:rsid w:val="003D215F"/>
    <w:rsid w:val="003D2C3C"/>
    <w:rsid w:val="003D3158"/>
    <w:rsid w:val="003D3A28"/>
    <w:rsid w:val="003D3E4F"/>
    <w:rsid w:val="003D5595"/>
    <w:rsid w:val="003D6EA8"/>
    <w:rsid w:val="003E1A0B"/>
    <w:rsid w:val="003E4C5B"/>
    <w:rsid w:val="003E69DF"/>
    <w:rsid w:val="003E6D2A"/>
    <w:rsid w:val="003F3207"/>
    <w:rsid w:val="003F51A9"/>
    <w:rsid w:val="003F6C4D"/>
    <w:rsid w:val="003F6E9B"/>
    <w:rsid w:val="00400CF9"/>
    <w:rsid w:val="00402E3F"/>
    <w:rsid w:val="00413CEB"/>
    <w:rsid w:val="00417764"/>
    <w:rsid w:val="0042160D"/>
    <w:rsid w:val="00421AEF"/>
    <w:rsid w:val="00422EAF"/>
    <w:rsid w:val="00426E08"/>
    <w:rsid w:val="0043244D"/>
    <w:rsid w:val="00436318"/>
    <w:rsid w:val="00436B48"/>
    <w:rsid w:val="004403BB"/>
    <w:rsid w:val="00442D9A"/>
    <w:rsid w:val="0044677D"/>
    <w:rsid w:val="00447C0C"/>
    <w:rsid w:val="004501CD"/>
    <w:rsid w:val="004517DB"/>
    <w:rsid w:val="004549F6"/>
    <w:rsid w:val="00454C7F"/>
    <w:rsid w:val="00455A36"/>
    <w:rsid w:val="00456792"/>
    <w:rsid w:val="00460625"/>
    <w:rsid w:val="004617A8"/>
    <w:rsid w:val="004637F9"/>
    <w:rsid w:val="00464DD0"/>
    <w:rsid w:val="00470E49"/>
    <w:rsid w:val="00472365"/>
    <w:rsid w:val="0047332D"/>
    <w:rsid w:val="00474E13"/>
    <w:rsid w:val="00475881"/>
    <w:rsid w:val="00477424"/>
    <w:rsid w:val="00477807"/>
    <w:rsid w:val="00480B35"/>
    <w:rsid w:val="00483041"/>
    <w:rsid w:val="004836BC"/>
    <w:rsid w:val="00483706"/>
    <w:rsid w:val="00484F1F"/>
    <w:rsid w:val="00485A2E"/>
    <w:rsid w:val="00485AEE"/>
    <w:rsid w:val="00486CE0"/>
    <w:rsid w:val="00492EF4"/>
    <w:rsid w:val="004A2F0C"/>
    <w:rsid w:val="004A3FD4"/>
    <w:rsid w:val="004B5625"/>
    <w:rsid w:val="004C0055"/>
    <w:rsid w:val="004C36D4"/>
    <w:rsid w:val="004C3DDC"/>
    <w:rsid w:val="004C63A3"/>
    <w:rsid w:val="004C7A5C"/>
    <w:rsid w:val="004C7C05"/>
    <w:rsid w:val="004D1322"/>
    <w:rsid w:val="004D2D04"/>
    <w:rsid w:val="004D39A4"/>
    <w:rsid w:val="004D5AD3"/>
    <w:rsid w:val="004D7AB3"/>
    <w:rsid w:val="004E0C3E"/>
    <w:rsid w:val="004E18F7"/>
    <w:rsid w:val="004E4C4E"/>
    <w:rsid w:val="004F10EF"/>
    <w:rsid w:val="004F22A2"/>
    <w:rsid w:val="004F4816"/>
    <w:rsid w:val="004F5C4E"/>
    <w:rsid w:val="004F6358"/>
    <w:rsid w:val="00501C11"/>
    <w:rsid w:val="00504864"/>
    <w:rsid w:val="00505FFF"/>
    <w:rsid w:val="00512328"/>
    <w:rsid w:val="00512914"/>
    <w:rsid w:val="00512D22"/>
    <w:rsid w:val="005134CA"/>
    <w:rsid w:val="0051361B"/>
    <w:rsid w:val="00520D4D"/>
    <w:rsid w:val="0052177B"/>
    <w:rsid w:val="0052315E"/>
    <w:rsid w:val="00523DE8"/>
    <w:rsid w:val="0052585B"/>
    <w:rsid w:val="005301AA"/>
    <w:rsid w:val="005307A1"/>
    <w:rsid w:val="00533CD5"/>
    <w:rsid w:val="0053491D"/>
    <w:rsid w:val="00534AA9"/>
    <w:rsid w:val="00535D86"/>
    <w:rsid w:val="00542041"/>
    <w:rsid w:val="00542422"/>
    <w:rsid w:val="00542B33"/>
    <w:rsid w:val="0054511E"/>
    <w:rsid w:val="00547EA4"/>
    <w:rsid w:val="00550F95"/>
    <w:rsid w:val="0055162C"/>
    <w:rsid w:val="00552C11"/>
    <w:rsid w:val="00560F6D"/>
    <w:rsid w:val="00562C8F"/>
    <w:rsid w:val="00565B56"/>
    <w:rsid w:val="00571A6C"/>
    <w:rsid w:val="005736E6"/>
    <w:rsid w:val="00576A14"/>
    <w:rsid w:val="00581093"/>
    <w:rsid w:val="00582135"/>
    <w:rsid w:val="00585845"/>
    <w:rsid w:val="00586180"/>
    <w:rsid w:val="00591521"/>
    <w:rsid w:val="0059418F"/>
    <w:rsid w:val="00594603"/>
    <w:rsid w:val="00597086"/>
    <w:rsid w:val="00597704"/>
    <w:rsid w:val="005A5922"/>
    <w:rsid w:val="005B102F"/>
    <w:rsid w:val="005B110C"/>
    <w:rsid w:val="005B2444"/>
    <w:rsid w:val="005B2E28"/>
    <w:rsid w:val="005B5D29"/>
    <w:rsid w:val="005B7792"/>
    <w:rsid w:val="005C4DB1"/>
    <w:rsid w:val="005C53AB"/>
    <w:rsid w:val="005C64D9"/>
    <w:rsid w:val="005C7ABF"/>
    <w:rsid w:val="005D3B3A"/>
    <w:rsid w:val="005D5F94"/>
    <w:rsid w:val="005D6383"/>
    <w:rsid w:val="005E0D32"/>
    <w:rsid w:val="005E166C"/>
    <w:rsid w:val="005E4A06"/>
    <w:rsid w:val="005E554D"/>
    <w:rsid w:val="005E71C7"/>
    <w:rsid w:val="005F0A96"/>
    <w:rsid w:val="005F2F34"/>
    <w:rsid w:val="005F5C77"/>
    <w:rsid w:val="005F697C"/>
    <w:rsid w:val="005F7126"/>
    <w:rsid w:val="00600395"/>
    <w:rsid w:val="00600DC1"/>
    <w:rsid w:val="0060181E"/>
    <w:rsid w:val="00603A03"/>
    <w:rsid w:val="0060467D"/>
    <w:rsid w:val="006056F7"/>
    <w:rsid w:val="00605F2F"/>
    <w:rsid w:val="00606D47"/>
    <w:rsid w:val="0061003F"/>
    <w:rsid w:val="006107C1"/>
    <w:rsid w:val="0062794A"/>
    <w:rsid w:val="00630CC2"/>
    <w:rsid w:val="00631F69"/>
    <w:rsid w:val="00633292"/>
    <w:rsid w:val="0063463E"/>
    <w:rsid w:val="00634B85"/>
    <w:rsid w:val="00634CB8"/>
    <w:rsid w:val="006352E0"/>
    <w:rsid w:val="00636729"/>
    <w:rsid w:val="0064049C"/>
    <w:rsid w:val="006418E1"/>
    <w:rsid w:val="00643C7F"/>
    <w:rsid w:val="0064511C"/>
    <w:rsid w:val="00645B7F"/>
    <w:rsid w:val="006479C3"/>
    <w:rsid w:val="00653830"/>
    <w:rsid w:val="006568EC"/>
    <w:rsid w:val="00660C58"/>
    <w:rsid w:val="006610C4"/>
    <w:rsid w:val="00663E50"/>
    <w:rsid w:val="0067044D"/>
    <w:rsid w:val="0067274D"/>
    <w:rsid w:val="00675EC7"/>
    <w:rsid w:val="006814CE"/>
    <w:rsid w:val="0068204E"/>
    <w:rsid w:val="00683562"/>
    <w:rsid w:val="00683E28"/>
    <w:rsid w:val="006849B2"/>
    <w:rsid w:val="00695296"/>
    <w:rsid w:val="006A018A"/>
    <w:rsid w:val="006A1ADC"/>
    <w:rsid w:val="006A1CE8"/>
    <w:rsid w:val="006A2199"/>
    <w:rsid w:val="006A6C7E"/>
    <w:rsid w:val="006A74B2"/>
    <w:rsid w:val="006B429F"/>
    <w:rsid w:val="006B580B"/>
    <w:rsid w:val="006C0915"/>
    <w:rsid w:val="006C0F67"/>
    <w:rsid w:val="006C1D4A"/>
    <w:rsid w:val="006C2803"/>
    <w:rsid w:val="006C34A4"/>
    <w:rsid w:val="006C373F"/>
    <w:rsid w:val="006C3DCE"/>
    <w:rsid w:val="006C52D9"/>
    <w:rsid w:val="006C555A"/>
    <w:rsid w:val="006C6835"/>
    <w:rsid w:val="006C7B3F"/>
    <w:rsid w:val="006C7F6C"/>
    <w:rsid w:val="006D342A"/>
    <w:rsid w:val="006D605C"/>
    <w:rsid w:val="006E0825"/>
    <w:rsid w:val="006E5722"/>
    <w:rsid w:val="006E7CD4"/>
    <w:rsid w:val="006F0344"/>
    <w:rsid w:val="006F2B82"/>
    <w:rsid w:val="006F582C"/>
    <w:rsid w:val="006F61FD"/>
    <w:rsid w:val="007032F4"/>
    <w:rsid w:val="007056DC"/>
    <w:rsid w:val="00706378"/>
    <w:rsid w:val="007110FD"/>
    <w:rsid w:val="007113C6"/>
    <w:rsid w:val="007121E2"/>
    <w:rsid w:val="00712F0C"/>
    <w:rsid w:val="0071401F"/>
    <w:rsid w:val="00715422"/>
    <w:rsid w:val="00717CA6"/>
    <w:rsid w:val="00726851"/>
    <w:rsid w:val="00727B72"/>
    <w:rsid w:val="007312CB"/>
    <w:rsid w:val="007314BE"/>
    <w:rsid w:val="007319AA"/>
    <w:rsid w:val="00731CE8"/>
    <w:rsid w:val="007329A1"/>
    <w:rsid w:val="00734B35"/>
    <w:rsid w:val="0074001A"/>
    <w:rsid w:val="007442ED"/>
    <w:rsid w:val="00747A42"/>
    <w:rsid w:val="00751A59"/>
    <w:rsid w:val="00757304"/>
    <w:rsid w:val="007622C8"/>
    <w:rsid w:val="00764AE7"/>
    <w:rsid w:val="007659C0"/>
    <w:rsid w:val="00773BC2"/>
    <w:rsid w:val="00775B6F"/>
    <w:rsid w:val="007777F9"/>
    <w:rsid w:val="00783A57"/>
    <w:rsid w:val="007872F2"/>
    <w:rsid w:val="007925AB"/>
    <w:rsid w:val="00793DD3"/>
    <w:rsid w:val="00794EBF"/>
    <w:rsid w:val="007956D9"/>
    <w:rsid w:val="00795DE9"/>
    <w:rsid w:val="007A281C"/>
    <w:rsid w:val="007A67EC"/>
    <w:rsid w:val="007A71AA"/>
    <w:rsid w:val="007B1A8D"/>
    <w:rsid w:val="007B26E8"/>
    <w:rsid w:val="007C048D"/>
    <w:rsid w:val="007C05E6"/>
    <w:rsid w:val="007C15E6"/>
    <w:rsid w:val="007C33C5"/>
    <w:rsid w:val="007C3EBB"/>
    <w:rsid w:val="007C423D"/>
    <w:rsid w:val="007C6D11"/>
    <w:rsid w:val="007C7E10"/>
    <w:rsid w:val="007D02C4"/>
    <w:rsid w:val="007D0324"/>
    <w:rsid w:val="007D1881"/>
    <w:rsid w:val="007D2014"/>
    <w:rsid w:val="007D3788"/>
    <w:rsid w:val="007E1FB3"/>
    <w:rsid w:val="007E4CA0"/>
    <w:rsid w:val="007E6A73"/>
    <w:rsid w:val="007E6D6E"/>
    <w:rsid w:val="007F081A"/>
    <w:rsid w:val="007F498B"/>
    <w:rsid w:val="007F5EB5"/>
    <w:rsid w:val="008002CA"/>
    <w:rsid w:val="00805403"/>
    <w:rsid w:val="008057E9"/>
    <w:rsid w:val="008069C4"/>
    <w:rsid w:val="00806ED5"/>
    <w:rsid w:val="008104FD"/>
    <w:rsid w:val="008125EC"/>
    <w:rsid w:val="00814D1F"/>
    <w:rsid w:val="008151DA"/>
    <w:rsid w:val="008225F7"/>
    <w:rsid w:val="008235DF"/>
    <w:rsid w:val="00832FCE"/>
    <w:rsid w:val="00833059"/>
    <w:rsid w:val="008334F4"/>
    <w:rsid w:val="00841BFC"/>
    <w:rsid w:val="00846C7E"/>
    <w:rsid w:val="008478DC"/>
    <w:rsid w:val="00851015"/>
    <w:rsid w:val="00853D8D"/>
    <w:rsid w:val="0085612B"/>
    <w:rsid w:val="00861A05"/>
    <w:rsid w:val="00861E23"/>
    <w:rsid w:val="00864658"/>
    <w:rsid w:val="00870A95"/>
    <w:rsid w:val="008714A9"/>
    <w:rsid w:val="008723F5"/>
    <w:rsid w:val="008764C4"/>
    <w:rsid w:val="008800E2"/>
    <w:rsid w:val="008839FE"/>
    <w:rsid w:val="008842D8"/>
    <w:rsid w:val="008875D5"/>
    <w:rsid w:val="00891EDB"/>
    <w:rsid w:val="00893DA0"/>
    <w:rsid w:val="008A1E67"/>
    <w:rsid w:val="008A285C"/>
    <w:rsid w:val="008A2A8C"/>
    <w:rsid w:val="008A4801"/>
    <w:rsid w:val="008A5D24"/>
    <w:rsid w:val="008B098C"/>
    <w:rsid w:val="008B0DE9"/>
    <w:rsid w:val="008B204E"/>
    <w:rsid w:val="008B402D"/>
    <w:rsid w:val="008B59CD"/>
    <w:rsid w:val="008B6BDF"/>
    <w:rsid w:val="008B7D3E"/>
    <w:rsid w:val="008C165F"/>
    <w:rsid w:val="008C563F"/>
    <w:rsid w:val="008C5654"/>
    <w:rsid w:val="008C7667"/>
    <w:rsid w:val="008D1BC9"/>
    <w:rsid w:val="008D4341"/>
    <w:rsid w:val="008D4FA3"/>
    <w:rsid w:val="008D5A84"/>
    <w:rsid w:val="008D6137"/>
    <w:rsid w:val="008E013E"/>
    <w:rsid w:val="008E5116"/>
    <w:rsid w:val="008F091E"/>
    <w:rsid w:val="008F1FED"/>
    <w:rsid w:val="008F3AAA"/>
    <w:rsid w:val="008F53D0"/>
    <w:rsid w:val="008F5A8F"/>
    <w:rsid w:val="008F6782"/>
    <w:rsid w:val="008F6B13"/>
    <w:rsid w:val="00900D88"/>
    <w:rsid w:val="00902946"/>
    <w:rsid w:val="00903CC9"/>
    <w:rsid w:val="009048A6"/>
    <w:rsid w:val="009063E0"/>
    <w:rsid w:val="0091492F"/>
    <w:rsid w:val="00914FC1"/>
    <w:rsid w:val="00920B95"/>
    <w:rsid w:val="00921072"/>
    <w:rsid w:val="00923133"/>
    <w:rsid w:val="00925E9E"/>
    <w:rsid w:val="009261E0"/>
    <w:rsid w:val="00927141"/>
    <w:rsid w:val="00930793"/>
    <w:rsid w:val="009325BF"/>
    <w:rsid w:val="00932DA8"/>
    <w:rsid w:val="00934664"/>
    <w:rsid w:val="009364CC"/>
    <w:rsid w:val="009365B1"/>
    <w:rsid w:val="00936A5A"/>
    <w:rsid w:val="00937009"/>
    <w:rsid w:val="009410D3"/>
    <w:rsid w:val="00943BED"/>
    <w:rsid w:val="0094412A"/>
    <w:rsid w:val="009446D7"/>
    <w:rsid w:val="009536C4"/>
    <w:rsid w:val="00954337"/>
    <w:rsid w:val="0095536F"/>
    <w:rsid w:val="00956BD6"/>
    <w:rsid w:val="009570A5"/>
    <w:rsid w:val="00960476"/>
    <w:rsid w:val="009623E0"/>
    <w:rsid w:val="009667B6"/>
    <w:rsid w:val="009667EB"/>
    <w:rsid w:val="00970BFA"/>
    <w:rsid w:val="009714FC"/>
    <w:rsid w:val="0097361C"/>
    <w:rsid w:val="00977A36"/>
    <w:rsid w:val="0098028C"/>
    <w:rsid w:val="00986C43"/>
    <w:rsid w:val="00990AB7"/>
    <w:rsid w:val="009910BF"/>
    <w:rsid w:val="0099264C"/>
    <w:rsid w:val="00992B73"/>
    <w:rsid w:val="00994655"/>
    <w:rsid w:val="00995FA1"/>
    <w:rsid w:val="009975BA"/>
    <w:rsid w:val="009979FA"/>
    <w:rsid w:val="009A29A6"/>
    <w:rsid w:val="009A4E6F"/>
    <w:rsid w:val="009A5EDA"/>
    <w:rsid w:val="009A62EE"/>
    <w:rsid w:val="009B1152"/>
    <w:rsid w:val="009B47DC"/>
    <w:rsid w:val="009B56A8"/>
    <w:rsid w:val="009B6FE4"/>
    <w:rsid w:val="009C2C96"/>
    <w:rsid w:val="009C6226"/>
    <w:rsid w:val="009C64D1"/>
    <w:rsid w:val="009C735F"/>
    <w:rsid w:val="009C77C4"/>
    <w:rsid w:val="009D0070"/>
    <w:rsid w:val="009D0D55"/>
    <w:rsid w:val="009D43CF"/>
    <w:rsid w:val="009D572D"/>
    <w:rsid w:val="009D7040"/>
    <w:rsid w:val="009D7C76"/>
    <w:rsid w:val="009E00A9"/>
    <w:rsid w:val="009E1F63"/>
    <w:rsid w:val="009E5D09"/>
    <w:rsid w:val="009F0FE6"/>
    <w:rsid w:val="009F31C6"/>
    <w:rsid w:val="009F688C"/>
    <w:rsid w:val="009F6A1B"/>
    <w:rsid w:val="009F72BE"/>
    <w:rsid w:val="00A00357"/>
    <w:rsid w:val="00A11E03"/>
    <w:rsid w:val="00A12742"/>
    <w:rsid w:val="00A17AFE"/>
    <w:rsid w:val="00A17F1B"/>
    <w:rsid w:val="00A212C9"/>
    <w:rsid w:val="00A214C2"/>
    <w:rsid w:val="00A2538D"/>
    <w:rsid w:val="00A304B6"/>
    <w:rsid w:val="00A318B0"/>
    <w:rsid w:val="00A31CA5"/>
    <w:rsid w:val="00A31F58"/>
    <w:rsid w:val="00A32D7C"/>
    <w:rsid w:val="00A34C57"/>
    <w:rsid w:val="00A34FFF"/>
    <w:rsid w:val="00A352BB"/>
    <w:rsid w:val="00A400F9"/>
    <w:rsid w:val="00A4137B"/>
    <w:rsid w:val="00A45F28"/>
    <w:rsid w:val="00A505C8"/>
    <w:rsid w:val="00A52017"/>
    <w:rsid w:val="00A5425A"/>
    <w:rsid w:val="00A55FB3"/>
    <w:rsid w:val="00A5697E"/>
    <w:rsid w:val="00A63331"/>
    <w:rsid w:val="00A63F0A"/>
    <w:rsid w:val="00A65D02"/>
    <w:rsid w:val="00A73BE0"/>
    <w:rsid w:val="00A73BE7"/>
    <w:rsid w:val="00A75382"/>
    <w:rsid w:val="00A75790"/>
    <w:rsid w:val="00A77559"/>
    <w:rsid w:val="00A77C06"/>
    <w:rsid w:val="00A81480"/>
    <w:rsid w:val="00A81A83"/>
    <w:rsid w:val="00A82925"/>
    <w:rsid w:val="00A83461"/>
    <w:rsid w:val="00A83841"/>
    <w:rsid w:val="00A86E80"/>
    <w:rsid w:val="00A874C7"/>
    <w:rsid w:val="00A916FD"/>
    <w:rsid w:val="00A9528F"/>
    <w:rsid w:val="00A96DEB"/>
    <w:rsid w:val="00A9798C"/>
    <w:rsid w:val="00AA12B7"/>
    <w:rsid w:val="00AA1F56"/>
    <w:rsid w:val="00AA39A7"/>
    <w:rsid w:val="00AA4349"/>
    <w:rsid w:val="00AA6CB1"/>
    <w:rsid w:val="00AB2F24"/>
    <w:rsid w:val="00AB3A7B"/>
    <w:rsid w:val="00AB6290"/>
    <w:rsid w:val="00AC0561"/>
    <w:rsid w:val="00AC6238"/>
    <w:rsid w:val="00AC635C"/>
    <w:rsid w:val="00AC79C7"/>
    <w:rsid w:val="00AD205F"/>
    <w:rsid w:val="00AD3368"/>
    <w:rsid w:val="00AD3397"/>
    <w:rsid w:val="00AD3403"/>
    <w:rsid w:val="00AD4FB4"/>
    <w:rsid w:val="00AD5EE4"/>
    <w:rsid w:val="00AE2443"/>
    <w:rsid w:val="00AE3DFE"/>
    <w:rsid w:val="00AE62B1"/>
    <w:rsid w:val="00AF1B4C"/>
    <w:rsid w:val="00AF2B78"/>
    <w:rsid w:val="00AF3C3A"/>
    <w:rsid w:val="00AF50F1"/>
    <w:rsid w:val="00AF55B7"/>
    <w:rsid w:val="00AF6DEA"/>
    <w:rsid w:val="00AF738C"/>
    <w:rsid w:val="00B00F1A"/>
    <w:rsid w:val="00B011E7"/>
    <w:rsid w:val="00B015E3"/>
    <w:rsid w:val="00B07055"/>
    <w:rsid w:val="00B122C7"/>
    <w:rsid w:val="00B12A8B"/>
    <w:rsid w:val="00B13454"/>
    <w:rsid w:val="00B15AAE"/>
    <w:rsid w:val="00B15BF1"/>
    <w:rsid w:val="00B17803"/>
    <w:rsid w:val="00B21263"/>
    <w:rsid w:val="00B226AC"/>
    <w:rsid w:val="00B22769"/>
    <w:rsid w:val="00B23A84"/>
    <w:rsid w:val="00B242F6"/>
    <w:rsid w:val="00B26654"/>
    <w:rsid w:val="00B26E3F"/>
    <w:rsid w:val="00B32A0F"/>
    <w:rsid w:val="00B32B24"/>
    <w:rsid w:val="00B33546"/>
    <w:rsid w:val="00B354B2"/>
    <w:rsid w:val="00B358F7"/>
    <w:rsid w:val="00B402CA"/>
    <w:rsid w:val="00B41F5E"/>
    <w:rsid w:val="00B42CEF"/>
    <w:rsid w:val="00B44C22"/>
    <w:rsid w:val="00B47DF9"/>
    <w:rsid w:val="00B506F5"/>
    <w:rsid w:val="00B5783C"/>
    <w:rsid w:val="00B606F2"/>
    <w:rsid w:val="00B75E71"/>
    <w:rsid w:val="00B81421"/>
    <w:rsid w:val="00B838D5"/>
    <w:rsid w:val="00B844D6"/>
    <w:rsid w:val="00B85745"/>
    <w:rsid w:val="00B8656E"/>
    <w:rsid w:val="00BA3DAD"/>
    <w:rsid w:val="00BA4477"/>
    <w:rsid w:val="00BA4F08"/>
    <w:rsid w:val="00BA6BD8"/>
    <w:rsid w:val="00BA6EAD"/>
    <w:rsid w:val="00BB6325"/>
    <w:rsid w:val="00BC0EB0"/>
    <w:rsid w:val="00BC1C0D"/>
    <w:rsid w:val="00BD1106"/>
    <w:rsid w:val="00BD3B1D"/>
    <w:rsid w:val="00BD58C4"/>
    <w:rsid w:val="00BE20E0"/>
    <w:rsid w:val="00BE5FC0"/>
    <w:rsid w:val="00BF0345"/>
    <w:rsid w:val="00BF572B"/>
    <w:rsid w:val="00BF664B"/>
    <w:rsid w:val="00C03227"/>
    <w:rsid w:val="00C03982"/>
    <w:rsid w:val="00C06832"/>
    <w:rsid w:val="00C12F39"/>
    <w:rsid w:val="00C15FC6"/>
    <w:rsid w:val="00C17B81"/>
    <w:rsid w:val="00C20C85"/>
    <w:rsid w:val="00C2120F"/>
    <w:rsid w:val="00C24960"/>
    <w:rsid w:val="00C250EF"/>
    <w:rsid w:val="00C32C87"/>
    <w:rsid w:val="00C37107"/>
    <w:rsid w:val="00C372D1"/>
    <w:rsid w:val="00C41599"/>
    <w:rsid w:val="00C44E28"/>
    <w:rsid w:val="00C51846"/>
    <w:rsid w:val="00C52E08"/>
    <w:rsid w:val="00C53C9A"/>
    <w:rsid w:val="00C546FF"/>
    <w:rsid w:val="00C5646C"/>
    <w:rsid w:val="00C6040F"/>
    <w:rsid w:val="00C61D69"/>
    <w:rsid w:val="00C62369"/>
    <w:rsid w:val="00C6324B"/>
    <w:rsid w:val="00C65A0C"/>
    <w:rsid w:val="00C70DCC"/>
    <w:rsid w:val="00C744C2"/>
    <w:rsid w:val="00C74EA4"/>
    <w:rsid w:val="00C77937"/>
    <w:rsid w:val="00C8009B"/>
    <w:rsid w:val="00C810D9"/>
    <w:rsid w:val="00C81CE4"/>
    <w:rsid w:val="00C81E75"/>
    <w:rsid w:val="00C83901"/>
    <w:rsid w:val="00C856E3"/>
    <w:rsid w:val="00C860D6"/>
    <w:rsid w:val="00C86128"/>
    <w:rsid w:val="00C90C08"/>
    <w:rsid w:val="00C9343C"/>
    <w:rsid w:val="00C944C1"/>
    <w:rsid w:val="00C949E2"/>
    <w:rsid w:val="00C95021"/>
    <w:rsid w:val="00C954E4"/>
    <w:rsid w:val="00C955CB"/>
    <w:rsid w:val="00CA5929"/>
    <w:rsid w:val="00CA6CF6"/>
    <w:rsid w:val="00CB5A1E"/>
    <w:rsid w:val="00CC0AD1"/>
    <w:rsid w:val="00CC4873"/>
    <w:rsid w:val="00CC5940"/>
    <w:rsid w:val="00CC7815"/>
    <w:rsid w:val="00CD19A5"/>
    <w:rsid w:val="00CD21FF"/>
    <w:rsid w:val="00CD3EAD"/>
    <w:rsid w:val="00CD3FA8"/>
    <w:rsid w:val="00CE2DA4"/>
    <w:rsid w:val="00CE30DD"/>
    <w:rsid w:val="00CE5E9E"/>
    <w:rsid w:val="00CE7A7B"/>
    <w:rsid w:val="00CF072D"/>
    <w:rsid w:val="00CF31C1"/>
    <w:rsid w:val="00D052C1"/>
    <w:rsid w:val="00D07BBE"/>
    <w:rsid w:val="00D10CE4"/>
    <w:rsid w:val="00D157B4"/>
    <w:rsid w:val="00D16861"/>
    <w:rsid w:val="00D2281A"/>
    <w:rsid w:val="00D23947"/>
    <w:rsid w:val="00D23B9A"/>
    <w:rsid w:val="00D255D5"/>
    <w:rsid w:val="00D30CD3"/>
    <w:rsid w:val="00D31344"/>
    <w:rsid w:val="00D32C06"/>
    <w:rsid w:val="00D34450"/>
    <w:rsid w:val="00D35C29"/>
    <w:rsid w:val="00D42666"/>
    <w:rsid w:val="00D44F64"/>
    <w:rsid w:val="00D45584"/>
    <w:rsid w:val="00D50425"/>
    <w:rsid w:val="00D56F73"/>
    <w:rsid w:val="00D57448"/>
    <w:rsid w:val="00D61873"/>
    <w:rsid w:val="00D61882"/>
    <w:rsid w:val="00D61C53"/>
    <w:rsid w:val="00D62DE7"/>
    <w:rsid w:val="00D63ADC"/>
    <w:rsid w:val="00D63DD0"/>
    <w:rsid w:val="00D6414C"/>
    <w:rsid w:val="00D6536A"/>
    <w:rsid w:val="00D6651F"/>
    <w:rsid w:val="00D66EC5"/>
    <w:rsid w:val="00D70F01"/>
    <w:rsid w:val="00D72A07"/>
    <w:rsid w:val="00D72D87"/>
    <w:rsid w:val="00D734F2"/>
    <w:rsid w:val="00D75153"/>
    <w:rsid w:val="00D77130"/>
    <w:rsid w:val="00D77DAA"/>
    <w:rsid w:val="00D814B2"/>
    <w:rsid w:val="00D8458A"/>
    <w:rsid w:val="00D84EC7"/>
    <w:rsid w:val="00D8660E"/>
    <w:rsid w:val="00D90CB9"/>
    <w:rsid w:val="00D9143E"/>
    <w:rsid w:val="00D9497B"/>
    <w:rsid w:val="00D968A6"/>
    <w:rsid w:val="00DA30FC"/>
    <w:rsid w:val="00DA6223"/>
    <w:rsid w:val="00DA6A11"/>
    <w:rsid w:val="00DB085B"/>
    <w:rsid w:val="00DB08ED"/>
    <w:rsid w:val="00DB2F2D"/>
    <w:rsid w:val="00DB5034"/>
    <w:rsid w:val="00DB7038"/>
    <w:rsid w:val="00DC17A7"/>
    <w:rsid w:val="00DC2002"/>
    <w:rsid w:val="00DC23F9"/>
    <w:rsid w:val="00DC2830"/>
    <w:rsid w:val="00DC463E"/>
    <w:rsid w:val="00DC4CEB"/>
    <w:rsid w:val="00DC4FD1"/>
    <w:rsid w:val="00DC5553"/>
    <w:rsid w:val="00DD01FA"/>
    <w:rsid w:val="00DD2122"/>
    <w:rsid w:val="00DD778A"/>
    <w:rsid w:val="00DD7791"/>
    <w:rsid w:val="00DE113D"/>
    <w:rsid w:val="00DE2719"/>
    <w:rsid w:val="00DE5228"/>
    <w:rsid w:val="00DE6C10"/>
    <w:rsid w:val="00DE7187"/>
    <w:rsid w:val="00DE72C9"/>
    <w:rsid w:val="00DF0A20"/>
    <w:rsid w:val="00DF282E"/>
    <w:rsid w:val="00DF5933"/>
    <w:rsid w:val="00DF7242"/>
    <w:rsid w:val="00E05835"/>
    <w:rsid w:val="00E11B2E"/>
    <w:rsid w:val="00E1474E"/>
    <w:rsid w:val="00E149E3"/>
    <w:rsid w:val="00E152FB"/>
    <w:rsid w:val="00E16A39"/>
    <w:rsid w:val="00E16D90"/>
    <w:rsid w:val="00E17AF8"/>
    <w:rsid w:val="00E20DAC"/>
    <w:rsid w:val="00E24A1D"/>
    <w:rsid w:val="00E25C0D"/>
    <w:rsid w:val="00E275A3"/>
    <w:rsid w:val="00E3344B"/>
    <w:rsid w:val="00E459F6"/>
    <w:rsid w:val="00E46037"/>
    <w:rsid w:val="00E46984"/>
    <w:rsid w:val="00E46D14"/>
    <w:rsid w:val="00E50507"/>
    <w:rsid w:val="00E52530"/>
    <w:rsid w:val="00E5382F"/>
    <w:rsid w:val="00E54408"/>
    <w:rsid w:val="00E55448"/>
    <w:rsid w:val="00E56BC6"/>
    <w:rsid w:val="00E57EEB"/>
    <w:rsid w:val="00E60DE7"/>
    <w:rsid w:val="00E621CC"/>
    <w:rsid w:val="00E66A92"/>
    <w:rsid w:val="00E7020C"/>
    <w:rsid w:val="00E70F26"/>
    <w:rsid w:val="00E71373"/>
    <w:rsid w:val="00E719BF"/>
    <w:rsid w:val="00E720D0"/>
    <w:rsid w:val="00E7273A"/>
    <w:rsid w:val="00E74611"/>
    <w:rsid w:val="00E76E1C"/>
    <w:rsid w:val="00E80478"/>
    <w:rsid w:val="00E806F7"/>
    <w:rsid w:val="00E81823"/>
    <w:rsid w:val="00E82199"/>
    <w:rsid w:val="00E846C1"/>
    <w:rsid w:val="00E8610D"/>
    <w:rsid w:val="00E8751A"/>
    <w:rsid w:val="00E9103F"/>
    <w:rsid w:val="00E91755"/>
    <w:rsid w:val="00E97958"/>
    <w:rsid w:val="00E97C5F"/>
    <w:rsid w:val="00EA77D2"/>
    <w:rsid w:val="00EB049E"/>
    <w:rsid w:val="00EB3B59"/>
    <w:rsid w:val="00EB45DF"/>
    <w:rsid w:val="00EC0EA2"/>
    <w:rsid w:val="00EC4B0E"/>
    <w:rsid w:val="00EC6AB0"/>
    <w:rsid w:val="00ED0C06"/>
    <w:rsid w:val="00ED77E6"/>
    <w:rsid w:val="00ED7FFE"/>
    <w:rsid w:val="00EE0F0F"/>
    <w:rsid w:val="00EE1612"/>
    <w:rsid w:val="00EE752A"/>
    <w:rsid w:val="00EF1E36"/>
    <w:rsid w:val="00EF3AED"/>
    <w:rsid w:val="00EF4688"/>
    <w:rsid w:val="00EF5875"/>
    <w:rsid w:val="00F0205B"/>
    <w:rsid w:val="00F03A8C"/>
    <w:rsid w:val="00F04FBE"/>
    <w:rsid w:val="00F06B27"/>
    <w:rsid w:val="00F126B6"/>
    <w:rsid w:val="00F12898"/>
    <w:rsid w:val="00F16CE1"/>
    <w:rsid w:val="00F2044B"/>
    <w:rsid w:val="00F20F78"/>
    <w:rsid w:val="00F22F53"/>
    <w:rsid w:val="00F23C65"/>
    <w:rsid w:val="00F3128A"/>
    <w:rsid w:val="00F33A56"/>
    <w:rsid w:val="00F375B5"/>
    <w:rsid w:val="00F40FDD"/>
    <w:rsid w:val="00F46719"/>
    <w:rsid w:val="00F51823"/>
    <w:rsid w:val="00F61A80"/>
    <w:rsid w:val="00F61CC2"/>
    <w:rsid w:val="00F626AB"/>
    <w:rsid w:val="00F64766"/>
    <w:rsid w:val="00F64B9B"/>
    <w:rsid w:val="00F71A06"/>
    <w:rsid w:val="00F71BCD"/>
    <w:rsid w:val="00F74377"/>
    <w:rsid w:val="00F748DB"/>
    <w:rsid w:val="00F74D5C"/>
    <w:rsid w:val="00F76EE9"/>
    <w:rsid w:val="00F8116F"/>
    <w:rsid w:val="00F838D4"/>
    <w:rsid w:val="00F84600"/>
    <w:rsid w:val="00F85BC7"/>
    <w:rsid w:val="00F90165"/>
    <w:rsid w:val="00F95B49"/>
    <w:rsid w:val="00F9716E"/>
    <w:rsid w:val="00FA4716"/>
    <w:rsid w:val="00FB0BBF"/>
    <w:rsid w:val="00FB2F95"/>
    <w:rsid w:val="00FB609D"/>
    <w:rsid w:val="00FC1FE7"/>
    <w:rsid w:val="00FC4312"/>
    <w:rsid w:val="00FC5B50"/>
    <w:rsid w:val="00FC5BDF"/>
    <w:rsid w:val="00FC6535"/>
    <w:rsid w:val="00FC66B9"/>
    <w:rsid w:val="00FD4E02"/>
    <w:rsid w:val="00FD73E0"/>
    <w:rsid w:val="00FE44FB"/>
    <w:rsid w:val="00FE576D"/>
    <w:rsid w:val="00FE6C1A"/>
    <w:rsid w:val="00FF1BE0"/>
    <w:rsid w:val="00FF205B"/>
    <w:rsid w:val="00FF512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16D74"/>
  <w15:docId w15:val="{6284BA6E-3EA8-4F7F-8138-FF5A6F80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7E4CA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15AA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257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716"/>
    <w:rPr>
      <w:rFonts w:ascii="Segoe UI" w:hAnsi="Segoe UI" w:cs="Segoe UI"/>
      <w:sz w:val="18"/>
      <w:szCs w:val="18"/>
    </w:rPr>
  </w:style>
  <w:style w:type="paragraph" w:styleId="Header">
    <w:name w:val="header"/>
    <w:basedOn w:val="Normal"/>
    <w:link w:val="HeaderChar"/>
    <w:uiPriority w:val="99"/>
    <w:unhideWhenUsed/>
    <w:rsid w:val="00D63DD0"/>
    <w:pPr>
      <w:tabs>
        <w:tab w:val="center" w:pos="4513"/>
        <w:tab w:val="right" w:pos="9026"/>
      </w:tabs>
      <w:spacing w:line="240" w:lineRule="auto"/>
    </w:pPr>
  </w:style>
  <w:style w:type="character" w:customStyle="1" w:styleId="HeaderChar">
    <w:name w:val="Header Char"/>
    <w:basedOn w:val="DefaultParagraphFont"/>
    <w:link w:val="Header"/>
    <w:uiPriority w:val="99"/>
    <w:rsid w:val="00D63DD0"/>
  </w:style>
  <w:style w:type="paragraph" w:styleId="Footer">
    <w:name w:val="footer"/>
    <w:basedOn w:val="Normal"/>
    <w:link w:val="FooterChar"/>
    <w:uiPriority w:val="99"/>
    <w:unhideWhenUsed/>
    <w:rsid w:val="00D63DD0"/>
    <w:pPr>
      <w:tabs>
        <w:tab w:val="center" w:pos="4513"/>
        <w:tab w:val="right" w:pos="9026"/>
      </w:tabs>
      <w:spacing w:line="240" w:lineRule="auto"/>
    </w:pPr>
  </w:style>
  <w:style w:type="character" w:customStyle="1" w:styleId="FooterChar">
    <w:name w:val="Footer Char"/>
    <w:basedOn w:val="DefaultParagraphFont"/>
    <w:link w:val="Footer"/>
    <w:uiPriority w:val="99"/>
    <w:rsid w:val="00D63DD0"/>
  </w:style>
  <w:style w:type="character" w:styleId="Hyperlink">
    <w:name w:val="Hyperlink"/>
    <w:basedOn w:val="DefaultParagraphFont"/>
    <w:uiPriority w:val="99"/>
    <w:unhideWhenUsed/>
    <w:rsid w:val="009C77C4"/>
    <w:rPr>
      <w:color w:val="0000FF" w:themeColor="hyperlink"/>
      <w:u w:val="single"/>
    </w:rPr>
  </w:style>
  <w:style w:type="character" w:customStyle="1" w:styleId="UnresolvedMention1">
    <w:name w:val="Unresolved Mention1"/>
    <w:basedOn w:val="DefaultParagraphFont"/>
    <w:uiPriority w:val="99"/>
    <w:semiHidden/>
    <w:unhideWhenUsed/>
    <w:rsid w:val="009C77C4"/>
    <w:rPr>
      <w:color w:val="605E5C"/>
      <w:shd w:val="clear" w:color="auto" w:fill="E1DFDD"/>
    </w:rPr>
  </w:style>
  <w:style w:type="paragraph" w:customStyle="1" w:styleId="EndNoteBibliographyTitle">
    <w:name w:val="EndNote Bibliography Title"/>
    <w:basedOn w:val="Normal"/>
    <w:link w:val="EndNoteBibliographyTitleChar"/>
    <w:rsid w:val="001B5FED"/>
    <w:pPr>
      <w:jc w:val="center"/>
    </w:pPr>
    <w:rPr>
      <w:noProof/>
    </w:rPr>
  </w:style>
  <w:style w:type="character" w:customStyle="1" w:styleId="EndNoteBibliographyTitleChar">
    <w:name w:val="EndNote Bibliography Title Char"/>
    <w:basedOn w:val="DefaultParagraphFont"/>
    <w:link w:val="EndNoteBibliographyTitle"/>
    <w:rsid w:val="001B5FED"/>
    <w:rPr>
      <w:noProof/>
    </w:rPr>
  </w:style>
  <w:style w:type="paragraph" w:customStyle="1" w:styleId="EndNoteBibliography">
    <w:name w:val="EndNote Bibliography"/>
    <w:basedOn w:val="Normal"/>
    <w:link w:val="EndNoteBibliographyChar"/>
    <w:rsid w:val="001B5FED"/>
    <w:pPr>
      <w:spacing w:line="240" w:lineRule="auto"/>
    </w:pPr>
    <w:rPr>
      <w:noProof/>
    </w:rPr>
  </w:style>
  <w:style w:type="character" w:customStyle="1" w:styleId="EndNoteBibliographyChar">
    <w:name w:val="EndNote Bibliography Char"/>
    <w:basedOn w:val="DefaultParagraphFont"/>
    <w:link w:val="EndNoteBibliography"/>
    <w:rsid w:val="001B5FED"/>
    <w:rPr>
      <w:noProof/>
    </w:rPr>
  </w:style>
  <w:style w:type="paragraph" w:styleId="CommentSubject">
    <w:name w:val="annotation subject"/>
    <w:basedOn w:val="CommentText"/>
    <w:next w:val="CommentText"/>
    <w:link w:val="CommentSubjectChar"/>
    <w:uiPriority w:val="99"/>
    <w:semiHidden/>
    <w:unhideWhenUsed/>
    <w:rsid w:val="00196146"/>
    <w:rPr>
      <w:b/>
      <w:bCs/>
    </w:rPr>
  </w:style>
  <w:style w:type="character" w:customStyle="1" w:styleId="CommentSubjectChar">
    <w:name w:val="Comment Subject Char"/>
    <w:basedOn w:val="CommentTextChar"/>
    <w:link w:val="CommentSubject"/>
    <w:uiPriority w:val="99"/>
    <w:semiHidden/>
    <w:rsid w:val="00196146"/>
    <w:rPr>
      <w:b/>
      <w:bCs/>
      <w:sz w:val="20"/>
      <w:szCs w:val="20"/>
    </w:rPr>
  </w:style>
  <w:style w:type="character" w:styleId="FollowedHyperlink">
    <w:name w:val="FollowedHyperlink"/>
    <w:basedOn w:val="DefaultParagraphFont"/>
    <w:uiPriority w:val="99"/>
    <w:semiHidden/>
    <w:unhideWhenUsed/>
    <w:rsid w:val="006A1ADC"/>
    <w:rPr>
      <w:color w:val="800080" w:themeColor="followedHyperlink"/>
      <w:u w:val="single"/>
    </w:rPr>
  </w:style>
  <w:style w:type="paragraph" w:styleId="NoSpacing">
    <w:name w:val="No Spacing"/>
    <w:uiPriority w:val="1"/>
    <w:qFormat/>
    <w:rsid w:val="00C546FF"/>
    <w:pPr>
      <w:spacing w:line="240" w:lineRule="auto"/>
    </w:pPr>
    <w:rPr>
      <w:rFonts w:ascii="Calibri" w:eastAsia="Calibri" w:hAnsi="Calibri" w:cs="Calibri"/>
    </w:rPr>
  </w:style>
  <w:style w:type="paragraph" w:styleId="FootnoteText">
    <w:name w:val="footnote text"/>
    <w:basedOn w:val="Normal"/>
    <w:link w:val="FootnoteTextChar"/>
    <w:uiPriority w:val="99"/>
    <w:unhideWhenUsed/>
    <w:rsid w:val="0005410B"/>
    <w:pPr>
      <w:spacing w:line="240" w:lineRule="auto"/>
    </w:pPr>
    <w:rPr>
      <w:sz w:val="24"/>
      <w:szCs w:val="24"/>
    </w:rPr>
  </w:style>
  <w:style w:type="character" w:customStyle="1" w:styleId="FootnoteTextChar">
    <w:name w:val="Footnote Text Char"/>
    <w:basedOn w:val="DefaultParagraphFont"/>
    <w:link w:val="FootnoteText"/>
    <w:uiPriority w:val="99"/>
    <w:rsid w:val="0005410B"/>
    <w:rPr>
      <w:sz w:val="24"/>
      <w:szCs w:val="24"/>
    </w:rPr>
  </w:style>
  <w:style w:type="character" w:styleId="FootnoteReference">
    <w:name w:val="footnote reference"/>
    <w:basedOn w:val="DefaultParagraphFont"/>
    <w:uiPriority w:val="99"/>
    <w:unhideWhenUsed/>
    <w:rsid w:val="0005410B"/>
    <w:rPr>
      <w:vertAlign w:val="superscript"/>
    </w:rPr>
  </w:style>
  <w:style w:type="character" w:customStyle="1" w:styleId="UnresolvedMention2">
    <w:name w:val="Unresolved Mention2"/>
    <w:basedOn w:val="DefaultParagraphFont"/>
    <w:uiPriority w:val="99"/>
    <w:rsid w:val="003C4056"/>
    <w:rPr>
      <w:color w:val="605E5C"/>
      <w:shd w:val="clear" w:color="auto" w:fill="E1DFDD"/>
    </w:rPr>
  </w:style>
  <w:style w:type="paragraph" w:styleId="ListParagraph">
    <w:name w:val="List Paragraph"/>
    <w:basedOn w:val="Normal"/>
    <w:uiPriority w:val="34"/>
    <w:qFormat/>
    <w:rsid w:val="008225F7"/>
    <w:pPr>
      <w:ind w:left="720"/>
      <w:contextualSpacing/>
    </w:pPr>
  </w:style>
  <w:style w:type="paragraph" w:styleId="Revision">
    <w:name w:val="Revision"/>
    <w:hidden/>
    <w:uiPriority w:val="99"/>
    <w:semiHidden/>
    <w:rsid w:val="000A19DD"/>
    <w:pPr>
      <w:spacing w:line="240" w:lineRule="auto"/>
    </w:pPr>
  </w:style>
  <w:style w:type="character" w:customStyle="1" w:styleId="nlmarticle-title">
    <w:name w:val="nlm_article-title"/>
    <w:basedOn w:val="DefaultParagraphFont"/>
    <w:rsid w:val="000F019C"/>
  </w:style>
  <w:style w:type="character" w:customStyle="1" w:styleId="cit-first-page">
    <w:name w:val="cit-first-page"/>
    <w:basedOn w:val="DefaultParagraphFont"/>
    <w:rsid w:val="00C860D6"/>
  </w:style>
  <w:style w:type="character" w:customStyle="1" w:styleId="cit-last-page2">
    <w:name w:val="cit-last-page2"/>
    <w:basedOn w:val="DefaultParagraphFont"/>
    <w:rsid w:val="00C860D6"/>
  </w:style>
  <w:style w:type="character" w:customStyle="1" w:styleId="cit-issue">
    <w:name w:val="cit-issue"/>
    <w:rsid w:val="00C860D6"/>
  </w:style>
  <w:style w:type="character" w:customStyle="1" w:styleId="cit-sep2">
    <w:name w:val="cit-sep2"/>
    <w:basedOn w:val="DefaultParagraphFont"/>
    <w:rsid w:val="00C860D6"/>
  </w:style>
  <w:style w:type="character" w:customStyle="1" w:styleId="cit-vol2">
    <w:name w:val="cit-vol2"/>
    <w:basedOn w:val="DefaultParagraphFont"/>
    <w:rsid w:val="00C860D6"/>
  </w:style>
  <w:style w:type="character" w:customStyle="1" w:styleId="slug-doi">
    <w:name w:val="slug-doi"/>
    <w:basedOn w:val="DefaultParagraphFont"/>
    <w:rsid w:val="00C860D6"/>
  </w:style>
  <w:style w:type="character" w:customStyle="1" w:styleId="apple-converted-space">
    <w:name w:val="apple-converted-space"/>
    <w:rsid w:val="00C860D6"/>
  </w:style>
  <w:style w:type="character" w:styleId="PlaceholderText">
    <w:name w:val="Placeholder Text"/>
    <w:basedOn w:val="DefaultParagraphFont"/>
    <w:uiPriority w:val="99"/>
    <w:semiHidden/>
    <w:rsid w:val="00954337"/>
    <w:rPr>
      <w:color w:val="808080"/>
    </w:rPr>
  </w:style>
  <w:style w:type="character" w:customStyle="1" w:styleId="Heading7Char">
    <w:name w:val="Heading 7 Char"/>
    <w:basedOn w:val="DefaultParagraphFont"/>
    <w:link w:val="Heading7"/>
    <w:uiPriority w:val="9"/>
    <w:rsid w:val="007E4CA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15AAE"/>
    <w:rPr>
      <w:rFonts w:asciiTheme="majorHAnsi" w:eastAsiaTheme="majorEastAsia" w:hAnsiTheme="majorHAnsi" w:cstheme="majorBidi"/>
      <w:color w:val="272727" w:themeColor="text1" w:themeTint="D8"/>
      <w:sz w:val="21"/>
      <w:szCs w:val="21"/>
    </w:rPr>
  </w:style>
  <w:style w:type="character" w:customStyle="1" w:styleId="UnresolvedMention3">
    <w:name w:val="Unresolved Mention3"/>
    <w:basedOn w:val="DefaultParagraphFont"/>
    <w:uiPriority w:val="99"/>
    <w:semiHidden/>
    <w:unhideWhenUsed/>
    <w:rsid w:val="00C53C9A"/>
    <w:rPr>
      <w:color w:val="605E5C"/>
      <w:shd w:val="clear" w:color="auto" w:fill="E1DFDD"/>
    </w:rPr>
  </w:style>
  <w:style w:type="character" w:styleId="LineNumber">
    <w:name w:val="line number"/>
    <w:basedOn w:val="DefaultParagraphFont"/>
    <w:uiPriority w:val="99"/>
    <w:semiHidden/>
    <w:unhideWhenUsed/>
    <w:rsid w:val="008F091E"/>
  </w:style>
  <w:style w:type="character" w:styleId="UnresolvedMention">
    <w:name w:val="Unresolved Mention"/>
    <w:basedOn w:val="DefaultParagraphFont"/>
    <w:uiPriority w:val="99"/>
    <w:semiHidden/>
    <w:unhideWhenUsed/>
    <w:rsid w:val="006C3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17673">
      <w:bodyDiv w:val="1"/>
      <w:marLeft w:val="0"/>
      <w:marRight w:val="0"/>
      <w:marTop w:val="0"/>
      <w:marBottom w:val="0"/>
      <w:divBdr>
        <w:top w:val="none" w:sz="0" w:space="0" w:color="auto"/>
        <w:left w:val="none" w:sz="0" w:space="0" w:color="auto"/>
        <w:bottom w:val="none" w:sz="0" w:space="0" w:color="auto"/>
        <w:right w:val="none" w:sz="0" w:space="0" w:color="auto"/>
      </w:divBdr>
      <w:divsChild>
        <w:div w:id="1199318957">
          <w:marLeft w:val="0"/>
          <w:marRight w:val="0"/>
          <w:marTop w:val="0"/>
          <w:marBottom w:val="0"/>
          <w:divBdr>
            <w:top w:val="none" w:sz="0" w:space="0" w:color="auto"/>
            <w:left w:val="none" w:sz="0" w:space="0" w:color="auto"/>
            <w:bottom w:val="none" w:sz="0" w:space="0" w:color="auto"/>
            <w:right w:val="none" w:sz="0" w:space="0" w:color="auto"/>
          </w:divBdr>
        </w:div>
      </w:divsChild>
    </w:div>
    <w:div w:id="167065148">
      <w:bodyDiv w:val="1"/>
      <w:marLeft w:val="0"/>
      <w:marRight w:val="0"/>
      <w:marTop w:val="0"/>
      <w:marBottom w:val="0"/>
      <w:divBdr>
        <w:top w:val="none" w:sz="0" w:space="0" w:color="auto"/>
        <w:left w:val="none" w:sz="0" w:space="0" w:color="auto"/>
        <w:bottom w:val="none" w:sz="0" w:space="0" w:color="auto"/>
        <w:right w:val="none" w:sz="0" w:space="0" w:color="auto"/>
      </w:divBdr>
      <w:divsChild>
        <w:div w:id="235630617">
          <w:marLeft w:val="0"/>
          <w:marRight w:val="0"/>
          <w:marTop w:val="0"/>
          <w:marBottom w:val="0"/>
          <w:divBdr>
            <w:top w:val="none" w:sz="0" w:space="0" w:color="auto"/>
            <w:left w:val="none" w:sz="0" w:space="0" w:color="auto"/>
            <w:bottom w:val="none" w:sz="0" w:space="0" w:color="auto"/>
            <w:right w:val="none" w:sz="0" w:space="0" w:color="auto"/>
          </w:divBdr>
        </w:div>
      </w:divsChild>
    </w:div>
    <w:div w:id="366221105">
      <w:bodyDiv w:val="1"/>
      <w:marLeft w:val="0"/>
      <w:marRight w:val="0"/>
      <w:marTop w:val="0"/>
      <w:marBottom w:val="0"/>
      <w:divBdr>
        <w:top w:val="none" w:sz="0" w:space="0" w:color="auto"/>
        <w:left w:val="none" w:sz="0" w:space="0" w:color="auto"/>
        <w:bottom w:val="none" w:sz="0" w:space="0" w:color="auto"/>
        <w:right w:val="none" w:sz="0" w:space="0" w:color="auto"/>
      </w:divBdr>
    </w:div>
    <w:div w:id="393357175">
      <w:bodyDiv w:val="1"/>
      <w:marLeft w:val="0"/>
      <w:marRight w:val="0"/>
      <w:marTop w:val="0"/>
      <w:marBottom w:val="0"/>
      <w:divBdr>
        <w:top w:val="none" w:sz="0" w:space="0" w:color="auto"/>
        <w:left w:val="none" w:sz="0" w:space="0" w:color="auto"/>
        <w:bottom w:val="none" w:sz="0" w:space="0" w:color="auto"/>
        <w:right w:val="none" w:sz="0" w:space="0" w:color="auto"/>
      </w:divBdr>
    </w:div>
    <w:div w:id="538473918">
      <w:bodyDiv w:val="1"/>
      <w:marLeft w:val="0"/>
      <w:marRight w:val="0"/>
      <w:marTop w:val="0"/>
      <w:marBottom w:val="0"/>
      <w:divBdr>
        <w:top w:val="none" w:sz="0" w:space="0" w:color="auto"/>
        <w:left w:val="none" w:sz="0" w:space="0" w:color="auto"/>
        <w:bottom w:val="none" w:sz="0" w:space="0" w:color="auto"/>
        <w:right w:val="none" w:sz="0" w:space="0" w:color="auto"/>
      </w:divBdr>
    </w:div>
    <w:div w:id="580337715">
      <w:bodyDiv w:val="1"/>
      <w:marLeft w:val="0"/>
      <w:marRight w:val="0"/>
      <w:marTop w:val="0"/>
      <w:marBottom w:val="0"/>
      <w:divBdr>
        <w:top w:val="none" w:sz="0" w:space="0" w:color="auto"/>
        <w:left w:val="none" w:sz="0" w:space="0" w:color="auto"/>
        <w:bottom w:val="none" w:sz="0" w:space="0" w:color="auto"/>
        <w:right w:val="none" w:sz="0" w:space="0" w:color="auto"/>
      </w:divBdr>
    </w:div>
    <w:div w:id="718865949">
      <w:bodyDiv w:val="1"/>
      <w:marLeft w:val="0"/>
      <w:marRight w:val="0"/>
      <w:marTop w:val="0"/>
      <w:marBottom w:val="0"/>
      <w:divBdr>
        <w:top w:val="none" w:sz="0" w:space="0" w:color="auto"/>
        <w:left w:val="none" w:sz="0" w:space="0" w:color="auto"/>
        <w:bottom w:val="none" w:sz="0" w:space="0" w:color="auto"/>
        <w:right w:val="none" w:sz="0" w:space="0" w:color="auto"/>
      </w:divBdr>
      <w:divsChild>
        <w:div w:id="328949444">
          <w:marLeft w:val="0"/>
          <w:marRight w:val="0"/>
          <w:marTop w:val="0"/>
          <w:marBottom w:val="0"/>
          <w:divBdr>
            <w:top w:val="none" w:sz="0" w:space="0" w:color="auto"/>
            <w:left w:val="none" w:sz="0" w:space="0" w:color="auto"/>
            <w:bottom w:val="none" w:sz="0" w:space="0" w:color="auto"/>
            <w:right w:val="none" w:sz="0" w:space="0" w:color="auto"/>
          </w:divBdr>
        </w:div>
      </w:divsChild>
    </w:div>
    <w:div w:id="807741634">
      <w:bodyDiv w:val="1"/>
      <w:marLeft w:val="0"/>
      <w:marRight w:val="0"/>
      <w:marTop w:val="0"/>
      <w:marBottom w:val="0"/>
      <w:divBdr>
        <w:top w:val="none" w:sz="0" w:space="0" w:color="auto"/>
        <w:left w:val="none" w:sz="0" w:space="0" w:color="auto"/>
        <w:bottom w:val="none" w:sz="0" w:space="0" w:color="auto"/>
        <w:right w:val="none" w:sz="0" w:space="0" w:color="auto"/>
      </w:divBdr>
    </w:div>
    <w:div w:id="900673526">
      <w:bodyDiv w:val="1"/>
      <w:marLeft w:val="0"/>
      <w:marRight w:val="0"/>
      <w:marTop w:val="0"/>
      <w:marBottom w:val="0"/>
      <w:divBdr>
        <w:top w:val="none" w:sz="0" w:space="0" w:color="auto"/>
        <w:left w:val="none" w:sz="0" w:space="0" w:color="auto"/>
        <w:bottom w:val="none" w:sz="0" w:space="0" w:color="auto"/>
        <w:right w:val="none" w:sz="0" w:space="0" w:color="auto"/>
      </w:divBdr>
    </w:div>
    <w:div w:id="973409796">
      <w:bodyDiv w:val="1"/>
      <w:marLeft w:val="0"/>
      <w:marRight w:val="0"/>
      <w:marTop w:val="0"/>
      <w:marBottom w:val="0"/>
      <w:divBdr>
        <w:top w:val="none" w:sz="0" w:space="0" w:color="auto"/>
        <w:left w:val="none" w:sz="0" w:space="0" w:color="auto"/>
        <w:bottom w:val="none" w:sz="0" w:space="0" w:color="auto"/>
        <w:right w:val="none" w:sz="0" w:space="0" w:color="auto"/>
      </w:divBdr>
    </w:div>
    <w:div w:id="1146706873">
      <w:bodyDiv w:val="1"/>
      <w:marLeft w:val="0"/>
      <w:marRight w:val="0"/>
      <w:marTop w:val="0"/>
      <w:marBottom w:val="0"/>
      <w:divBdr>
        <w:top w:val="none" w:sz="0" w:space="0" w:color="auto"/>
        <w:left w:val="none" w:sz="0" w:space="0" w:color="auto"/>
        <w:bottom w:val="none" w:sz="0" w:space="0" w:color="auto"/>
        <w:right w:val="none" w:sz="0" w:space="0" w:color="auto"/>
      </w:divBdr>
    </w:div>
    <w:div w:id="2024622665">
      <w:bodyDiv w:val="1"/>
      <w:marLeft w:val="0"/>
      <w:marRight w:val="0"/>
      <w:marTop w:val="0"/>
      <w:marBottom w:val="0"/>
      <w:divBdr>
        <w:top w:val="none" w:sz="0" w:space="0" w:color="auto"/>
        <w:left w:val="none" w:sz="0" w:space="0" w:color="auto"/>
        <w:bottom w:val="none" w:sz="0" w:space="0" w:color="auto"/>
        <w:right w:val="none" w:sz="0" w:space="0" w:color="auto"/>
      </w:divBdr>
    </w:div>
    <w:div w:id="2059669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401042v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microsoft.com/office/2016/09/relationships/commentsIds" Target="commentsId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E66A9-A723-E640-B702-18BE85B67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37</Pages>
  <Words>15279</Words>
  <Characters>87095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NDPH</Company>
  <LinksUpToDate>false</LinksUpToDate>
  <CharactersWithSpaces>102170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Yoonsu Cho</dc:creator>
  <cp:lastModifiedBy>Gibran Hemani</cp:lastModifiedBy>
  <cp:revision>18</cp:revision>
  <cp:lastPrinted>2019-03-11T16:01:00Z</cp:lastPrinted>
  <dcterms:created xsi:type="dcterms:W3CDTF">2019-04-02T18:51:00Z</dcterms:created>
  <dcterms:modified xsi:type="dcterms:W3CDTF">2019-07-08T09:55:00Z</dcterms:modified>
</cp:coreProperties>
</file>