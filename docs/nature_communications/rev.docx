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77777777" w:rsidR="000C0344" w:rsidRPr="00454C7F" w:rsidRDefault="000C0344" w:rsidP="000C0344">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MR-TRYX: Exploiting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77777777" w:rsidR="000C0344" w:rsidRPr="00454C7F" w:rsidRDefault="000C0344" w:rsidP="000C0344">
      <w:pPr>
        <w:spacing w:after="160" w:line="480" w:lineRule="auto"/>
        <w:jc w:val="center"/>
        <w:rPr>
          <w:rFonts w:ascii="Times New Roman" w:eastAsia="Calibri" w:hAnsi="Times New Roman" w:cs="Times New Roman"/>
          <w:sz w:val="24"/>
          <w:szCs w:val="24"/>
        </w:rPr>
      </w:pPr>
      <w:proofErr w:type="spellStart"/>
      <w:r w:rsidRPr="00454C7F">
        <w:rPr>
          <w:rFonts w:ascii="Times New Roman" w:eastAsia="Calibri" w:hAnsi="Times New Roman" w:cs="Times New Roman"/>
          <w:sz w:val="24"/>
          <w:szCs w:val="24"/>
        </w:rPr>
        <w:t>Yoonsu</w:t>
      </w:r>
      <w:proofErr w:type="spellEnd"/>
      <w:r w:rsidRPr="00454C7F">
        <w:rPr>
          <w:rFonts w:ascii="Times New Roman" w:eastAsia="Calibri" w:hAnsi="Times New Roman" w:cs="Times New Roman"/>
          <w:sz w:val="24"/>
          <w:szCs w:val="24"/>
        </w:rPr>
        <w:t xml:space="preserve">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roofErr w:type="spellStart"/>
      <w:r w:rsidRPr="00454C7F">
        <w:rPr>
          <w:rFonts w:ascii="Times New Roman" w:eastAsia="Calibri" w:hAnsi="Times New Roman" w:cs="Times New Roman"/>
          <w:sz w:val="24"/>
          <w:szCs w:val="24"/>
        </w:rPr>
        <w:t>Jie</w:t>
      </w:r>
      <w:proofErr w:type="spellEnd"/>
      <w:r w:rsidRPr="00454C7F">
        <w:rPr>
          <w:rFonts w:ascii="Times New Roman" w:eastAsia="Calibri" w:hAnsi="Times New Roman" w:cs="Times New Roman"/>
          <w:sz w:val="24"/>
          <w:szCs w:val="24"/>
        </w:rPr>
        <w:t xml:space="preserv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77777777"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7"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8"/>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0" w:name="_Hlk528744332"/>
      <w:r w:rsidRPr="00454C7F">
        <w:rPr>
          <w:rFonts w:ascii="Times New Roman" w:hAnsi="Times New Roman" w:cs="Times New Roman"/>
          <w:b/>
          <w:sz w:val="24"/>
          <w:szCs w:val="24"/>
        </w:rPr>
        <w:lastRenderedPageBreak/>
        <w:t>Abstract</w:t>
      </w:r>
    </w:p>
    <w:p w14:paraId="400872D4" w14:textId="77777777" w:rsidR="000C0344" w:rsidRDefault="000C0344" w:rsidP="000C0344">
      <w:pPr>
        <w:spacing w:after="160" w:line="480" w:lineRule="auto"/>
        <w:jc w:val="both"/>
        <w:rPr>
          <w:rFonts w:ascii="Times New Roman" w:eastAsia="Calibri" w:hAnsi="Times New Roman" w:cs="Times New Roman"/>
          <w:sz w:val="24"/>
          <w:szCs w:val="24"/>
        </w:rPr>
      </w:pPr>
      <w:bookmarkStart w:id="1" w:name="_vus3u936sk0e" w:colFirst="0" w:colLast="0"/>
      <w:bookmarkEnd w:id="1"/>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0"/>
    <w:p w14:paraId="282467F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generally performed by obtaining genetic instruments for an exposure through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9"/>
      <w:r w:rsidRPr="00454C7F">
        <w:rPr>
          <w:rFonts w:ascii="Times New Roman" w:eastAsia="Calibri" w:hAnsi="Times New Roman" w:cs="Times New Roman"/>
          <w:sz w:val="24"/>
          <w:szCs w:val="24"/>
        </w:rPr>
        <w:t xml:space="preserve">. Meta-analysing these estimates can provide a more precise estimate of the causal relationship between the exposure and 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causal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causal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D3DF2DC"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0"/>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13-15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9,16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15,17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to also improve the power and reliability of the original exposure-outcome 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2" w:name="_u3idfk3dd9zu" w:colFirst="0" w:colLast="0"/>
      <w:bookmarkEnd w:id="2"/>
      <w:r w:rsidRPr="00454C7F">
        <w:rPr>
          <w:rFonts w:ascii="Times New Roman" w:hAnsi="Times New Roman" w:cs="Times New Roman"/>
          <w:sz w:val="24"/>
          <w:szCs w:val="24"/>
        </w:rPr>
        <w:t>Overview of MR-TRYX</w:t>
      </w:r>
    </w:p>
    <w:p w14:paraId="7AD3273C"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two sample MR approach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03BF5E4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ins w:id="3" w:author="Gibran Hemani" w:date="2019-07-10T21:58:00Z">
        <w:r w:rsidR="007553D5">
          <w:rPr>
            <w:rFonts w:ascii="Times New Roman" w:eastAsia="Calibri" w:hAnsi="Times New Roman" w:cs="Times New Roman"/>
            <w:sz w:val="24"/>
            <w:szCs w:val="24"/>
          </w:rPr>
          <w:t>In order to estimate heterogeneity</w:t>
        </w:r>
      </w:ins>
      <w:ins w:id="4" w:author="Gibran Hemani" w:date="2019-07-10T21:59:00Z">
        <w:r w:rsidR="007553D5">
          <w:rPr>
            <w:rFonts w:ascii="Times New Roman" w:eastAsia="Calibri" w:hAnsi="Times New Roman" w:cs="Times New Roman"/>
            <w:sz w:val="24"/>
            <w:szCs w:val="24"/>
          </w:rPr>
          <w:t xml:space="preserve"> accurately</w:t>
        </w:r>
      </w:ins>
      <w:ins w:id="5" w:author="Gibran Hemani" w:date="2019-07-10T21:58:00Z">
        <w:r w:rsidR="007553D5">
          <w:rPr>
            <w:rFonts w:ascii="Times New Roman" w:eastAsia="Calibri" w:hAnsi="Times New Roman" w:cs="Times New Roman"/>
            <w:sz w:val="24"/>
            <w:szCs w:val="24"/>
          </w:rPr>
          <w:t xml:space="preserve"> it is important to appropriately weight the contribution of each SNP to the overall estimate.</w:t>
        </w:r>
      </w:ins>
      <w:ins w:id="6" w:author="Gibran Hemani" w:date="2019-07-10T21:59:00Z">
        <w:r w:rsidR="007553D5">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11"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ins w:id="7" w:author="Gibran Hemani" w:date="2019-07-10T21:59:00Z">
        <w:r w:rsidR="007553D5">
          <w:rPr>
            <w:rFonts w:ascii="Times New Roman" w:eastAsia="Calibri" w:hAnsi="Times New Roman" w:cs="Times New Roman"/>
            <w:sz w:val="24"/>
            <w:szCs w:val="24"/>
          </w:rPr>
          <w:t>, providing a well-calibrated test statistic for outlier status whilst being computat</w:t>
        </w:r>
      </w:ins>
      <w:ins w:id="8" w:author="Gibran Hemani" w:date="2019-07-10T22:00:00Z">
        <w:r w:rsidR="007553D5">
          <w:rPr>
            <w:rFonts w:ascii="Times New Roman" w:eastAsia="Calibri" w:hAnsi="Times New Roman" w:cs="Times New Roman"/>
            <w:sz w:val="24"/>
            <w:szCs w:val="24"/>
          </w:rPr>
          <w:t>ionally more efficient</w:t>
        </w:r>
      </w:ins>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15,21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conservative p-value threshold for identifying outliers, dividing 0.05 by the number of SNPs as a correction for multiple testing. We are not, however, suggesting that this arbitrary threshold will </w:t>
      </w:r>
      <w:ins w:id="9" w:author="Gibran Hemani" w:date="2019-07-10T21:57:00Z">
        <w:r w:rsidR="007553D5">
          <w:rPr>
            <w:rFonts w:ascii="Times New Roman" w:eastAsia="Calibri" w:hAnsi="Times New Roman" w:cs="Times New Roman"/>
            <w:sz w:val="24"/>
            <w:szCs w:val="24"/>
          </w:rPr>
          <w:t xml:space="preserve">necessarily </w:t>
        </w:r>
      </w:ins>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del w:id="10" w:author="Gibran Hemani" w:date="2019-07-10T21:58:00Z">
        <w:r w:rsidRPr="00454C7F" w:rsidDel="007553D5">
          <w:rPr>
            <w:rFonts w:ascii="Times New Roman" w:eastAsia="Calibri" w:hAnsi="Times New Roman" w:cs="Times New Roman"/>
            <w:sz w:val="24"/>
            <w:szCs w:val="24"/>
          </w:rPr>
          <w:delText>We employed modified 2nd order weights throughout this paper to avoid problems arising due to</w:delText>
        </w:r>
        <w:r w:rsidDel="007553D5">
          <w:rPr>
            <w:rFonts w:ascii="Times New Roman" w:eastAsia="Calibri" w:hAnsi="Times New Roman" w:cs="Times New Roman"/>
            <w:sz w:val="24"/>
            <w:szCs w:val="24"/>
          </w:rPr>
          <w:delText xml:space="preserve"> uncertainty in the ratio estimates (</w:delText>
        </w:r>
        <w:r w:rsidRPr="00454C7F" w:rsidDel="007553D5">
          <w:rPr>
            <w:rFonts w:ascii="Times New Roman" w:eastAsia="Calibri" w:hAnsi="Times New Roman" w:cs="Times New Roman"/>
            <w:sz w:val="24"/>
            <w:szCs w:val="24"/>
          </w:rPr>
          <w:delText xml:space="preserve">the </w:delText>
        </w:r>
        <w:r w:rsidRPr="00454C7F" w:rsidDel="007553D5">
          <w:rPr>
            <w:rFonts w:ascii="Times New Roman" w:eastAsia="Calibri" w:hAnsi="Times New Roman" w:cs="Times New Roman"/>
            <w:i/>
            <w:sz w:val="24"/>
            <w:szCs w:val="24"/>
          </w:rPr>
          <w:delText>no measurement error in the exposure</w:delText>
        </w:r>
        <w:r w:rsidRPr="00454C7F" w:rsidDel="007553D5">
          <w:rPr>
            <w:rFonts w:ascii="Times New Roman" w:eastAsia="Calibri" w:hAnsi="Times New Roman" w:cs="Times New Roman"/>
            <w:sz w:val="24"/>
            <w:szCs w:val="24"/>
          </w:rPr>
          <w:delText xml:space="preserve"> (NOME) assumption</w:delText>
        </w:r>
        <w:r w:rsidDel="007553D5">
          <w:rPr>
            <w:rFonts w:ascii="Times New Roman" w:eastAsia="Calibri" w:hAnsi="Times New Roman" w:cs="Times New Roman"/>
            <w:sz w:val="24"/>
            <w:szCs w:val="24"/>
          </w:rPr>
          <w:delText>)</w:delText>
        </w:r>
        <w:r w:rsidRPr="00454C7F" w:rsidDel="007553D5">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Del="007553D5">
          <w:rPr>
            <w:rFonts w:ascii="Times New Roman" w:eastAsia="Calibri" w:hAnsi="Times New Roman" w:cs="Times New Roman"/>
            <w:sz w:val="24"/>
            <w:szCs w:val="24"/>
          </w:rPr>
          <w:delInstrText xml:space="preserve"> ADDIN EN.CITE </w:delInstrText>
        </w:r>
        <w:r w:rsidDel="007553D5">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Del="007553D5">
          <w:rPr>
            <w:rFonts w:ascii="Times New Roman" w:eastAsia="Calibri" w:hAnsi="Times New Roman" w:cs="Times New Roman"/>
            <w:sz w:val="24"/>
            <w:szCs w:val="24"/>
          </w:rPr>
          <w:delInstrText xml:space="preserve"> ADDIN EN.CITE.DATA </w:delInstrText>
        </w:r>
        <w:r w:rsidDel="007553D5">
          <w:rPr>
            <w:rFonts w:ascii="Times New Roman" w:eastAsia="Calibri" w:hAnsi="Times New Roman" w:cs="Times New Roman"/>
            <w:sz w:val="24"/>
            <w:szCs w:val="24"/>
          </w:rPr>
        </w:r>
        <w:r w:rsidDel="007553D5">
          <w:rPr>
            <w:rFonts w:ascii="Times New Roman" w:eastAsia="Calibri" w:hAnsi="Times New Roman" w:cs="Times New Roman"/>
            <w:sz w:val="24"/>
            <w:szCs w:val="24"/>
          </w:rPr>
          <w:fldChar w:fldCharType="end"/>
        </w:r>
        <w:r w:rsidRPr="00454C7F" w:rsidDel="007553D5">
          <w:rPr>
            <w:rFonts w:ascii="Times New Roman" w:eastAsia="Calibri" w:hAnsi="Times New Roman" w:cs="Times New Roman"/>
            <w:sz w:val="24"/>
            <w:szCs w:val="24"/>
          </w:rPr>
        </w:r>
        <w:r w:rsidRPr="00454C7F" w:rsidDel="007553D5">
          <w:rPr>
            <w:rFonts w:ascii="Times New Roman" w:eastAsia="Calibri" w:hAnsi="Times New Roman" w:cs="Times New Roman"/>
            <w:sz w:val="24"/>
            <w:szCs w:val="24"/>
          </w:rPr>
          <w:fldChar w:fldCharType="separate"/>
        </w:r>
        <w:r w:rsidRPr="00BE20E0" w:rsidDel="007553D5">
          <w:rPr>
            <w:rFonts w:ascii="Times New Roman" w:eastAsia="Calibri" w:hAnsi="Times New Roman" w:cs="Times New Roman"/>
            <w:noProof/>
            <w:sz w:val="24"/>
            <w:szCs w:val="24"/>
            <w:vertAlign w:val="superscript"/>
          </w:rPr>
          <w:delText>20,22</w:delText>
        </w:r>
        <w:r w:rsidRPr="00454C7F" w:rsidDel="007553D5">
          <w:rPr>
            <w:rFonts w:ascii="Times New Roman" w:eastAsia="Calibri" w:hAnsi="Times New Roman" w:cs="Times New Roman"/>
            <w:sz w:val="24"/>
            <w:szCs w:val="24"/>
          </w:rPr>
          <w:fldChar w:fldCharType="end"/>
        </w:r>
        <w:r w:rsidDel="007553D5">
          <w:rPr>
            <w:rFonts w:ascii="Times New Roman" w:eastAsia="Calibri" w:hAnsi="Times New Roman" w:cs="Times New Roman"/>
            <w:sz w:val="24"/>
            <w:szCs w:val="24"/>
          </w:rPr>
          <w:delText>,</w:delText>
        </w:r>
        <w:r w:rsidRPr="00454C7F" w:rsidDel="007553D5">
          <w:rPr>
            <w:rFonts w:ascii="Times New Roman" w:eastAsia="Calibri" w:hAnsi="Times New Roman" w:cs="Times New Roman"/>
            <w:sz w:val="24"/>
            <w:szCs w:val="24"/>
          </w:rPr>
          <w:delText xml:space="preserve"> assuming a multiplicative random effects model if any residual heterogeneity was detected.  </w:delText>
        </w:r>
      </w:del>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and outcome traits (Figure 1) using the IVW random effects model. We take forward putative associations based on FDR &lt; 0.05 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23,24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25725127" w:rsidR="000C0344" w:rsidRPr="00454C7F" w:rsidRDefault="000C0344" w:rsidP="000C0344">
      <w:pPr>
        <w:pStyle w:val="Heading3"/>
        <w:spacing w:line="480" w:lineRule="auto"/>
        <w:jc w:val="both"/>
        <w:rPr>
          <w:rFonts w:ascii="Times New Roman" w:hAnsi="Times New Roman" w:cs="Times New Roman"/>
          <w:sz w:val="24"/>
          <w:szCs w:val="24"/>
        </w:rPr>
      </w:pPr>
      <w:bookmarkStart w:id="11" w:name="_satu5fuqr406" w:colFirst="0" w:colLast="0"/>
      <w:bookmarkEnd w:id="11"/>
      <w:r w:rsidRPr="00454C7F">
        <w:rPr>
          <w:rFonts w:ascii="Times New Roman" w:hAnsi="Times New Roman" w:cs="Times New Roman"/>
          <w:sz w:val="24"/>
          <w:szCs w:val="24"/>
        </w:rPr>
        <w:t>Assessing causal estimates of the association of candidate trait</w:t>
      </w:r>
      <w:ins w:id="12" w:author="Gibran Hemani" w:date="2019-07-10T17:36:00Z">
        <w:r w:rsidR="00E97F17">
          <w:rPr>
            <w:rFonts w:ascii="Times New Roman" w:hAnsi="Times New Roman" w:cs="Times New Roman"/>
            <w:sz w:val="24"/>
            <w:szCs w:val="24"/>
          </w:rPr>
          <w:t>s</w:t>
        </w:r>
      </w:ins>
      <w:r w:rsidRPr="00454C7F">
        <w:rPr>
          <w:rFonts w:ascii="Times New Roman" w:hAnsi="Times New Roman" w:cs="Times New Roman"/>
          <w:sz w:val="24"/>
          <w:szCs w:val="24"/>
        </w:rPr>
        <w:t xml:space="preserve"> with the outcome</w:t>
      </w:r>
    </w:p>
    <w:p w14:paraId="29437B2D" w14:textId="77927476" w:rsidR="00BB19B5" w:rsidRDefault="00E97F17" w:rsidP="000C0344">
      <w:pPr>
        <w:spacing w:after="160" w:line="480" w:lineRule="auto"/>
        <w:jc w:val="both"/>
        <w:rPr>
          <w:ins w:id="13" w:author="Gibran Hemani" w:date="2019-07-10T17:55:00Z"/>
          <w:rFonts w:ascii="Times New Roman" w:eastAsia="Calibri" w:hAnsi="Times New Roman" w:cs="Times New Roman"/>
          <w:sz w:val="24"/>
          <w:szCs w:val="24"/>
        </w:rPr>
      </w:pPr>
      <w:ins w:id="14" w:author="Gibran Hemani" w:date="2019-07-10T17:36:00Z">
        <w:r>
          <w:rPr>
            <w:rFonts w:ascii="Times New Roman" w:eastAsia="Calibri" w:hAnsi="Times New Roman" w:cs="Times New Roman"/>
            <w:sz w:val="24"/>
            <w:szCs w:val="24"/>
          </w:rPr>
          <w:t>Once candidate traits are detected, we can identify instruments specifically for the candidate traits and model how the exposure and candidate trai</w:t>
        </w:r>
      </w:ins>
      <w:ins w:id="15" w:author="Gibran Hemani" w:date="2019-07-10T17:37:00Z">
        <w:r>
          <w:rPr>
            <w:rFonts w:ascii="Times New Roman" w:eastAsia="Calibri" w:hAnsi="Times New Roman" w:cs="Times New Roman"/>
            <w:sz w:val="24"/>
            <w:szCs w:val="24"/>
          </w:rPr>
          <w:t xml:space="preserve">ts together associate with the outcome. </w:t>
        </w:r>
      </w:ins>
      <w:ins w:id="16" w:author="Gibran Hemani" w:date="2019-07-10T17:36:00Z">
        <w:r>
          <w:rPr>
            <w:rFonts w:ascii="Times New Roman" w:eastAsia="Calibri" w:hAnsi="Times New Roman" w:cs="Times New Roman"/>
            <w:sz w:val="24"/>
            <w:szCs w:val="24"/>
          </w:rPr>
          <w:t xml:space="preserve"> </w:t>
        </w:r>
      </w:ins>
      <w:ins w:id="17" w:author="Gibran Hemani" w:date="2019-07-10T20:46:00Z">
        <w:r w:rsidR="003C44C5">
          <w:rPr>
            <w:rFonts w:ascii="Times New Roman" w:eastAsia="Calibri" w:hAnsi="Times New Roman" w:cs="Times New Roman"/>
            <w:sz w:val="24"/>
            <w:szCs w:val="24"/>
          </w:rPr>
          <w:t>T</w:t>
        </w:r>
      </w:ins>
      <w:ins w:id="18" w:author="Gibran Hemani" w:date="2019-07-10T17:54:00Z">
        <w:r w:rsidR="00BB19B5">
          <w:rPr>
            <w:rFonts w:ascii="Times New Roman" w:eastAsia="Calibri" w:hAnsi="Times New Roman" w:cs="Times New Roman"/>
            <w:sz w:val="24"/>
            <w:szCs w:val="24"/>
          </w:rPr>
          <w:t>his involves the following proce</w:t>
        </w:r>
      </w:ins>
      <w:ins w:id="19" w:author="Gibran Hemani" w:date="2019-07-10T17:55:00Z">
        <w:r w:rsidR="00BB19B5">
          <w:rPr>
            <w:rFonts w:ascii="Times New Roman" w:eastAsia="Calibri" w:hAnsi="Times New Roman" w:cs="Times New Roman"/>
            <w:sz w:val="24"/>
            <w:szCs w:val="24"/>
          </w:rPr>
          <w:t>ss</w:t>
        </w:r>
      </w:ins>
      <w:ins w:id="20" w:author="Gibran Hemani" w:date="2019-07-10T21:19:00Z">
        <w:r w:rsidR="001E02AE">
          <w:rPr>
            <w:rFonts w:ascii="Times New Roman" w:eastAsia="Calibri" w:hAnsi="Times New Roman" w:cs="Times New Roman"/>
            <w:sz w:val="24"/>
            <w:szCs w:val="24"/>
          </w:rPr>
          <w:t>, which we go on to describe in full detail below</w:t>
        </w:r>
      </w:ins>
      <w:ins w:id="21" w:author="Gibran Hemani" w:date="2019-07-10T17:55:00Z">
        <w:r w:rsidR="00BB19B5">
          <w:rPr>
            <w:rFonts w:ascii="Times New Roman" w:eastAsia="Calibri" w:hAnsi="Times New Roman" w:cs="Times New Roman"/>
            <w:sz w:val="24"/>
            <w:szCs w:val="24"/>
          </w:rPr>
          <w:t>:</w:t>
        </w:r>
      </w:ins>
    </w:p>
    <w:p w14:paraId="7BB90CEB" w14:textId="500D660E" w:rsidR="00BB19B5" w:rsidRDefault="00BB19B5" w:rsidP="00BB19B5">
      <w:pPr>
        <w:pStyle w:val="ListParagraph"/>
        <w:numPr>
          <w:ilvl w:val="0"/>
          <w:numId w:val="8"/>
        </w:numPr>
        <w:spacing w:after="160" w:line="480" w:lineRule="auto"/>
        <w:jc w:val="both"/>
        <w:rPr>
          <w:ins w:id="22" w:author="Gibran Hemani" w:date="2019-07-10T19:54:00Z"/>
          <w:rFonts w:ascii="Times New Roman" w:eastAsia="Calibri" w:hAnsi="Times New Roman" w:cs="Times New Roman"/>
          <w:sz w:val="24"/>
          <w:szCs w:val="24"/>
        </w:rPr>
      </w:pPr>
      <w:ins w:id="23" w:author="Gibran Hemani" w:date="2019-07-10T17:55:00Z">
        <w:r>
          <w:rPr>
            <w:rFonts w:ascii="Times New Roman" w:eastAsia="Calibri" w:hAnsi="Times New Roman" w:cs="Times New Roman"/>
            <w:sz w:val="24"/>
            <w:szCs w:val="24"/>
          </w:rPr>
          <w:lastRenderedPageBreak/>
          <w:t xml:space="preserve">Identify instruments for the </w:t>
        </w:r>
      </w:ins>
      <w:ins w:id="24" w:author="Gibran Hemani" w:date="2019-07-10T19:54:00Z">
        <w:r w:rsidR="00003693">
          <w:rPr>
            <w:rFonts w:ascii="Times New Roman" w:eastAsia="Calibri" w:hAnsi="Times New Roman" w:cs="Times New Roman"/>
            <w:sz w:val="24"/>
            <w:szCs w:val="24"/>
          </w:rPr>
          <w:t>candidate traits</w:t>
        </w:r>
      </w:ins>
    </w:p>
    <w:p w14:paraId="2D111109" w14:textId="5F14D594" w:rsidR="00003693" w:rsidRDefault="00B12A5F" w:rsidP="00BB19B5">
      <w:pPr>
        <w:pStyle w:val="ListParagraph"/>
        <w:numPr>
          <w:ilvl w:val="0"/>
          <w:numId w:val="8"/>
        </w:numPr>
        <w:spacing w:after="160" w:line="480" w:lineRule="auto"/>
        <w:jc w:val="both"/>
        <w:rPr>
          <w:ins w:id="25" w:author="Gibran Hemani" w:date="2019-07-10T17:55:00Z"/>
          <w:rFonts w:ascii="Times New Roman" w:eastAsia="Calibri" w:hAnsi="Times New Roman" w:cs="Times New Roman"/>
          <w:sz w:val="24"/>
          <w:szCs w:val="24"/>
        </w:rPr>
      </w:pPr>
      <w:ins w:id="26" w:author="Gibran Hemani" w:date="2019-07-10T19:55:00Z">
        <w:r>
          <w:rPr>
            <w:rFonts w:ascii="Times New Roman" w:eastAsia="Calibri" w:hAnsi="Times New Roman" w:cs="Times New Roman"/>
            <w:sz w:val="24"/>
            <w:szCs w:val="24"/>
          </w:rPr>
          <w:t>Estimate the influence of the candidate traits on y conditioning on x</w:t>
        </w:r>
      </w:ins>
      <w:ins w:id="27" w:author="Gibran Hemani" w:date="2019-07-10T21:18:00Z">
        <w:r w:rsidR="001E02AE">
          <w:rPr>
            <w:rFonts w:ascii="Times New Roman" w:eastAsia="Calibri" w:hAnsi="Times New Roman" w:cs="Times New Roman"/>
            <w:sz w:val="24"/>
            <w:szCs w:val="24"/>
          </w:rPr>
          <w:t xml:space="preserve"> using multivariable MR</w:t>
        </w:r>
      </w:ins>
    </w:p>
    <w:p w14:paraId="057F23D9" w14:textId="3A201456" w:rsidR="000C0344" w:rsidRPr="00BB19B5" w:rsidRDefault="000C0344" w:rsidP="00BB19B5">
      <w:pPr>
        <w:spacing w:after="160" w:line="480" w:lineRule="auto"/>
        <w:jc w:val="both"/>
        <w:rPr>
          <w:rFonts w:ascii="Times New Roman" w:eastAsia="Calibri" w:hAnsi="Times New Roman" w:cs="Times New Roman"/>
          <w:sz w:val="24"/>
          <w:szCs w:val="24"/>
          <w:rPrChange w:id="28" w:author="Gibran Hemani" w:date="2019-07-10T17:55:00Z">
            <w:rPr>
              <w:rFonts w:eastAsia="Calibri"/>
            </w:rPr>
          </w:rPrChange>
        </w:rPr>
      </w:pPr>
      <w:r w:rsidRPr="00BB19B5">
        <w:rPr>
          <w:rFonts w:ascii="Times New Roman" w:eastAsia="Calibri" w:hAnsi="Times New Roman" w:cs="Times New Roman"/>
          <w:sz w:val="24"/>
          <w:szCs w:val="24"/>
          <w:rPrChange w:id="29" w:author="Gibran Hemani" w:date="2019-07-10T17:55:00Z">
            <w:rPr>
              <w:rFonts w:eastAsia="Calibri"/>
            </w:rPr>
          </w:rPrChange>
        </w:rPr>
        <w:t xml:space="preserve">Suppose we have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17486714" wp14:editId="4FA72F20">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a:srcRect/>
                    <a:stretch>
                      <a:fillRect/>
                    </a:stretch>
                  </pic:blipFill>
                  <pic:spPr>
                    <a:xfrm>
                      <a:off x="0" y="0"/>
                      <a:ext cx="990600" cy="1143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30"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31" w:author="Gibran Hemani" w:date="2019-07-10T17:55:00Z">
            <w:rPr>
              <w:rFonts w:eastAsia="Calibri"/>
            </w:rPr>
          </w:rPrChange>
        </w:rPr>
        <w:t xml:space="preserve"> instruments for the exposure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5BC7B5B1" wp14:editId="179223B1">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6200" cy="762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32"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33" w:author="Gibran Hemani" w:date="2019-07-10T17:55:00Z">
            <w:rPr>
              <w:rFonts w:eastAsia="Calibri"/>
            </w:rPr>
          </w:rPrChange>
        </w:rPr>
        <w:t xml:space="preserve"> where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5C6FEF5A" wp14:editId="4D3E366C">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
                    <a:srcRect/>
                    <a:stretch>
                      <a:fillRect/>
                    </a:stretch>
                  </pic:blipFill>
                  <pic:spPr>
                    <a:xfrm>
                      <a:off x="0" y="0"/>
                      <a:ext cx="139700" cy="1143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34"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35" w:author="Gibran Hemani" w:date="2019-07-10T17:55:00Z">
            <w:rPr>
              <w:rFonts w:eastAsia="Calibri"/>
            </w:rPr>
          </w:rPrChange>
        </w:rPr>
        <w:t xml:space="preserve"> is an outlier in the x-y MR analysis due to an association with candidate trait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66BAA832" wp14:editId="21D373A3">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36" w:author="Gibran Hemani" w:date="2019-07-10T17:55:00Z">
            <w:rPr>
              <w:rFonts w:eastAsia="Calibri"/>
              <w:noProof/>
            </w:rPr>
          </w:rPrChange>
        </w:rPr>
        <w:fldChar w:fldCharType="end"/>
      </w:r>
      <w:r w:rsidRPr="00BB19B5">
        <w:rPr>
          <w:rFonts w:ascii="Times New Roman" w:eastAsia="Calibri" w:hAnsi="Times New Roman" w:cs="Times New Roman"/>
          <w:noProof/>
          <w:sz w:val="24"/>
          <w:szCs w:val="24"/>
          <w:lang w:eastAsia="en-GB"/>
          <w:rPrChange w:id="37" w:author="Gibran Hemani" w:date="2019-07-10T17:55:00Z">
            <w:rPr>
              <w:rFonts w:eastAsia="Calibri"/>
              <w:noProof/>
              <w:lang w:eastAsia="en-GB"/>
            </w:rPr>
          </w:rPrChange>
        </w:rPr>
        <w:t xml:space="preserve">, where </w:t>
      </w:r>
      <w:r w:rsidRPr="00BB19B5">
        <w:rPr>
          <w:rFonts w:ascii="Times New Roman" w:eastAsia="Calibri" w:hAnsi="Times New Roman" w:cs="Times New Roman"/>
          <w:i/>
          <w:noProof/>
          <w:sz w:val="24"/>
          <w:szCs w:val="24"/>
          <w:lang w:eastAsia="en-GB"/>
          <w:rPrChange w:id="38" w:author="Gibran Hemani" w:date="2019-07-10T17:55:00Z">
            <w:rPr>
              <w:rFonts w:eastAsia="Calibri"/>
              <w:i/>
              <w:noProof/>
              <w:lang w:eastAsia="en-GB"/>
            </w:rPr>
          </w:rPrChange>
        </w:rPr>
        <w:t>E</w:t>
      </w:r>
      <w:r w:rsidRPr="00BB19B5">
        <w:rPr>
          <w:rFonts w:ascii="Times New Roman" w:eastAsia="Calibri" w:hAnsi="Times New Roman" w:cs="Times New Roman"/>
          <w:noProof/>
          <w:sz w:val="24"/>
          <w:szCs w:val="24"/>
          <w:lang w:eastAsia="en-GB"/>
          <w:rPrChange w:id="39" w:author="Gibran Hemani" w:date="2019-07-10T17:55:00Z">
            <w:rPr>
              <w:rFonts w:eastAsia="Calibri"/>
              <w:noProof/>
              <w:lang w:eastAsia="en-GB"/>
            </w:rPr>
          </w:rPrChange>
        </w:rPr>
        <w:t xml:space="preserve"> indicates the number of genetic variants for the exposure</w:t>
      </w:r>
      <w:r w:rsidRPr="00BB19B5">
        <w:rPr>
          <w:rFonts w:ascii="Times New Roman" w:eastAsia="Calibri" w:hAnsi="Times New Roman" w:cs="Times New Roman"/>
          <w:sz w:val="24"/>
          <w:szCs w:val="24"/>
          <w:rPrChange w:id="40" w:author="Gibran Hemani" w:date="2019-07-10T17:55:00Z">
            <w:rPr>
              <w:rFonts w:eastAsia="Calibri"/>
            </w:rPr>
          </w:rPrChange>
        </w:rPr>
        <w:t xml:space="preserve">. Also,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4807F627" wp14:editId="747B0A03">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41"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42" w:author="Gibran Hemani" w:date="2019-07-10T17:55:00Z">
            <w:rPr>
              <w:rFonts w:eastAsia="Calibri"/>
            </w:rPr>
          </w:rPrChange>
        </w:rPr>
        <w:t xml:space="preserve"> has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2F3BF8BF" wp14:editId="2AC28158">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6"/>
                    <a:srcRect/>
                    <a:stretch>
                      <a:fillRect/>
                    </a:stretch>
                  </pic:blipFill>
                  <pic:spPr>
                    <a:xfrm>
                      <a:off x="0" y="0"/>
                      <a:ext cx="977900" cy="1143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43"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44" w:author="Gibran Hemani" w:date="2019-07-10T17:55:00Z">
            <w:rPr>
              <w:rFonts w:eastAsia="Calibri"/>
            </w:rPr>
          </w:rPrChange>
        </w:rPr>
        <w:t xml:space="preserve"> genetic instruments, where </w:t>
      </w:r>
      <w:r w:rsidRPr="00BB19B5">
        <w:rPr>
          <w:rFonts w:ascii="Times New Roman" w:eastAsia="Calibri" w:hAnsi="Times New Roman" w:cs="Times New Roman"/>
          <w:i/>
          <w:sz w:val="24"/>
          <w:szCs w:val="24"/>
          <w:rPrChange w:id="45" w:author="Gibran Hemani" w:date="2019-07-10T17:55:00Z">
            <w:rPr>
              <w:rFonts w:eastAsia="Calibri"/>
              <w:i/>
            </w:rPr>
          </w:rPrChange>
        </w:rPr>
        <w:t xml:space="preserve">M </w:t>
      </w:r>
      <w:r w:rsidRPr="00BB19B5">
        <w:rPr>
          <w:rFonts w:ascii="Times New Roman" w:eastAsia="Calibri" w:hAnsi="Times New Roman" w:cs="Times New Roman"/>
          <w:sz w:val="24"/>
          <w:szCs w:val="24"/>
          <w:rPrChange w:id="46" w:author="Gibran Hemani" w:date="2019-07-10T17:55:00Z">
            <w:rPr>
              <w:rFonts w:eastAsia="Calibri"/>
            </w:rPr>
          </w:rPrChange>
        </w:rPr>
        <w:t xml:space="preserve">is the number of genetic variants for </w:t>
      </w:r>
      <w:r w:rsidRPr="00454C7F">
        <w:rPr>
          <w:rFonts w:eastAsia="Calibri"/>
          <w:noProof/>
        </w:rPr>
        <w:drawing>
          <wp:inline distT="19050" distB="19050" distL="19050" distR="19050" wp14:anchorId="02E8CB2A" wp14:editId="37C6B498">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r w:rsidRPr="00BB19B5">
        <w:rPr>
          <w:rFonts w:ascii="Times New Roman" w:eastAsia="Calibri" w:hAnsi="Times New Roman" w:cs="Times New Roman"/>
          <w:sz w:val="24"/>
          <w:szCs w:val="24"/>
          <w:rPrChange w:id="47" w:author="Gibran Hemani" w:date="2019-07-10T17:55:00Z">
            <w:rPr>
              <w:rFonts w:eastAsia="Calibri"/>
            </w:rPr>
          </w:rPrChange>
        </w:rPr>
        <w:t xml:space="preserve">. To obtain the estimate of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5D0AF6BF" wp14:editId="08A8F1D4">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48"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49" w:author="Gibran Hemani" w:date="2019-07-10T17:55:00Z">
            <w:rPr>
              <w:rFonts w:eastAsia="Calibri"/>
            </w:rPr>
          </w:rPrChange>
        </w:rPr>
        <w:t xml:space="preserve"> uncontaminated by shared genetic effects between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54520FD5" wp14:editId="6B363299">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50"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51" w:author="Gibran Hemani" w:date="2019-07-10T17:55:00Z">
            <w:rPr>
              <w:rFonts w:eastAsia="Calibri"/>
            </w:rPr>
          </w:rPrChange>
        </w:rPr>
        <w:t xml:space="preserve"> and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193FF7B8" wp14:editId="460F031E">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76200" cy="762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52" w:author="Gibran Hemani" w:date="2019-07-10T17:55:00Z">
            <w:rPr>
              <w:rFonts w:eastAsia="Calibri"/>
              <w:noProof/>
            </w:rPr>
          </w:rPrChange>
        </w:rPr>
        <w:fldChar w:fldCharType="end"/>
      </w:r>
      <w:r w:rsidRPr="00BB19B5">
        <w:rPr>
          <w:rFonts w:ascii="Times New Roman" w:eastAsia="Calibri" w:hAnsi="Times New Roman" w:cs="Times New Roman"/>
          <w:noProof/>
          <w:sz w:val="24"/>
          <w:szCs w:val="24"/>
          <w:lang w:eastAsia="en-GB"/>
          <w:rPrChange w:id="53" w:author="Gibran Hemani" w:date="2019-07-10T17:55:00Z">
            <w:rPr>
              <w:rFonts w:eastAsia="Calibri"/>
              <w:noProof/>
              <w:lang w:eastAsia="en-GB"/>
            </w:rPr>
          </w:rPrChange>
        </w:rPr>
        <w:t xml:space="preserve"> </w:t>
      </w:r>
      <w:r w:rsidRPr="00BB19B5">
        <w:rPr>
          <w:rFonts w:ascii="Times New Roman" w:eastAsia="Calibri" w:hAnsi="Times New Roman" w:cs="Times New Roman"/>
          <w:sz w:val="24"/>
          <w:szCs w:val="24"/>
          <w:rPrChange w:id="54" w:author="Gibran Hemani" w:date="2019-07-10T17:55:00Z">
            <w:rPr>
              <w:rFonts w:eastAsia="Calibri"/>
            </w:rPr>
          </w:rPrChange>
        </w:rPr>
        <w:t xml:space="preserve">(Figure 1A), we perform multivariable MR analysis </w:t>
      </w:r>
      <w:r w:rsidRPr="00BB19B5">
        <w:rPr>
          <w:rFonts w:ascii="Times New Roman" w:eastAsia="Calibri" w:hAnsi="Times New Roman" w:cs="Times New Roman"/>
          <w:sz w:val="24"/>
          <w:szCs w:val="24"/>
          <w:rPrChange w:id="55" w:author="Gibran Hemani" w:date="2019-07-10T17:55:00Z">
            <w:rPr>
              <w:rFonts w:eastAsia="Calibri"/>
            </w:rPr>
          </w:rPrChange>
        </w:rPr>
        <w:fldChar w:fldCharType="begin"/>
      </w:r>
      <w:r w:rsidRPr="00BB19B5">
        <w:rPr>
          <w:rFonts w:ascii="Times New Roman" w:eastAsia="Calibri" w:hAnsi="Times New Roman" w:cs="Times New Roman"/>
          <w:sz w:val="24"/>
          <w:szCs w:val="24"/>
          <w:rPrChange w:id="56" w:author="Gibran Hemani" w:date="2019-07-10T17:55:00Z">
            <w:rPr>
              <w:rFonts w:eastAsia="Calibri"/>
            </w:rPr>
          </w:rPrChange>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BB19B5">
        <w:rPr>
          <w:rFonts w:ascii="Times New Roman" w:eastAsia="Calibri" w:hAnsi="Times New Roman" w:cs="Times New Roman"/>
          <w:sz w:val="24"/>
          <w:szCs w:val="24"/>
          <w:rPrChange w:id="57" w:author="Gibran Hemani" w:date="2019-07-10T17:55:00Z">
            <w:rPr>
              <w:rFonts w:eastAsia="Calibri"/>
            </w:rPr>
          </w:rPrChange>
        </w:rPr>
        <w:fldChar w:fldCharType="separate"/>
      </w:r>
      <w:r w:rsidRPr="00BB19B5">
        <w:rPr>
          <w:rFonts w:ascii="Times New Roman" w:eastAsia="Calibri" w:hAnsi="Times New Roman" w:cs="Times New Roman"/>
          <w:noProof/>
          <w:sz w:val="24"/>
          <w:szCs w:val="24"/>
          <w:vertAlign w:val="superscript"/>
          <w:rPrChange w:id="58" w:author="Gibran Hemani" w:date="2019-07-10T17:55:00Z">
            <w:rPr>
              <w:rFonts w:eastAsia="Calibri"/>
              <w:noProof/>
              <w:vertAlign w:val="superscript"/>
            </w:rPr>
          </w:rPrChange>
        </w:rPr>
        <w:t>25</w:t>
      </w:r>
      <w:r w:rsidRPr="00BB19B5">
        <w:rPr>
          <w:rFonts w:ascii="Times New Roman" w:eastAsia="Calibri" w:hAnsi="Times New Roman" w:cs="Times New Roman"/>
          <w:sz w:val="24"/>
          <w:szCs w:val="24"/>
          <w:rPrChange w:id="59" w:author="Gibran Hemani" w:date="2019-07-10T17:55:00Z">
            <w:rPr>
              <w:rFonts w:eastAsia="Calibri"/>
            </w:rPr>
          </w:rPrChange>
        </w:rPr>
        <w:fldChar w:fldCharType="end"/>
      </w:r>
      <w:r w:rsidRPr="00BB19B5">
        <w:rPr>
          <w:rFonts w:ascii="Times New Roman" w:eastAsia="Calibri" w:hAnsi="Times New Roman" w:cs="Times New Roman"/>
          <w:sz w:val="24"/>
          <w:szCs w:val="24"/>
          <w:rPrChange w:id="60" w:author="Gibran Hemani" w:date="2019-07-10T17:55:00Z">
            <w:rPr>
              <w:rFonts w:eastAsia="Calibri"/>
            </w:rPr>
          </w:rPrChange>
        </w:rPr>
        <w:t xml:space="preserve">. We </w:t>
      </w:r>
      <w:del w:id="61" w:author="Gibran Hemani" w:date="2019-07-10T17:35:00Z">
        <w:r w:rsidRPr="00BB19B5" w:rsidDel="00E97F17">
          <w:rPr>
            <w:rFonts w:ascii="Times New Roman" w:eastAsia="Calibri" w:hAnsi="Times New Roman" w:cs="Times New Roman"/>
            <w:sz w:val="24"/>
            <w:szCs w:val="24"/>
            <w:rPrChange w:id="62" w:author="Gibran Hemani" w:date="2019-07-10T17:55:00Z">
              <w:rPr>
                <w:rFonts w:eastAsia="Calibri"/>
              </w:rPr>
            </w:rPrChange>
          </w:rPr>
          <w:delText>obtain a</w:delText>
        </w:r>
      </w:del>
      <w:ins w:id="63" w:author="Gibran Hemani" w:date="2019-07-10T17:35:00Z">
        <w:r w:rsidR="00E97F17" w:rsidRPr="00BB19B5">
          <w:rPr>
            <w:rFonts w:ascii="Times New Roman" w:eastAsia="Calibri" w:hAnsi="Times New Roman" w:cs="Times New Roman"/>
            <w:sz w:val="24"/>
            <w:szCs w:val="24"/>
            <w:rPrChange w:id="64" w:author="Gibran Hemani" w:date="2019-07-10T17:55:00Z">
              <w:rPr>
                <w:rFonts w:eastAsia="Calibri"/>
              </w:rPr>
            </w:rPrChange>
          </w:rPr>
          <w:t>generate a</w:t>
        </w:r>
      </w:ins>
      <w:r w:rsidRPr="00BB19B5">
        <w:rPr>
          <w:rFonts w:ascii="Times New Roman" w:eastAsia="Calibri" w:hAnsi="Times New Roman" w:cs="Times New Roman"/>
          <w:sz w:val="24"/>
          <w:szCs w:val="24"/>
          <w:rPrChange w:id="65" w:author="Gibran Hemani" w:date="2019-07-10T17:55:00Z">
            <w:rPr>
              <w:rFonts w:eastAsia="Calibri"/>
            </w:rPr>
          </w:rPrChange>
        </w:rPr>
        <w:t xml:space="preserve"> </w:t>
      </w:r>
      <w:del w:id="66" w:author="Gibran Hemani" w:date="2019-07-10T17:34:00Z">
        <w:r w:rsidRPr="00BB19B5" w:rsidDel="00E97F17">
          <w:rPr>
            <w:rFonts w:ascii="Times New Roman" w:eastAsia="Calibri" w:hAnsi="Times New Roman" w:cs="Times New Roman"/>
            <w:sz w:val="24"/>
            <w:szCs w:val="24"/>
            <w:rPrChange w:id="67" w:author="Gibran Hemani" w:date="2019-07-10T17:55:00Z">
              <w:rPr>
                <w:rFonts w:eastAsia="Calibri"/>
              </w:rPr>
            </w:rPrChange>
          </w:rPr>
          <w:delText xml:space="preserve">unique </w:delText>
        </w:r>
      </w:del>
      <w:ins w:id="68" w:author="Gibran Hemani" w:date="2019-07-10T17:34:00Z">
        <w:r w:rsidR="00E97F17" w:rsidRPr="00BB19B5">
          <w:rPr>
            <w:rFonts w:ascii="Times New Roman" w:eastAsia="Calibri" w:hAnsi="Times New Roman" w:cs="Times New Roman"/>
            <w:sz w:val="24"/>
            <w:szCs w:val="24"/>
            <w:rPrChange w:id="69" w:author="Gibran Hemani" w:date="2019-07-10T17:55:00Z">
              <w:rPr>
                <w:rFonts w:eastAsia="Calibri"/>
              </w:rPr>
            </w:rPrChange>
          </w:rPr>
          <w:t xml:space="preserve">combined </w:t>
        </w:r>
      </w:ins>
      <w:r w:rsidRPr="00BB19B5">
        <w:rPr>
          <w:rFonts w:ascii="Times New Roman" w:eastAsia="Calibri" w:hAnsi="Times New Roman" w:cs="Times New Roman"/>
          <w:sz w:val="24"/>
          <w:szCs w:val="24"/>
          <w:rPrChange w:id="70" w:author="Gibran Hemani" w:date="2019-07-10T17:55:00Z">
            <w:rPr>
              <w:rFonts w:eastAsia="Calibri"/>
            </w:rPr>
          </w:rPrChange>
        </w:rPr>
        <w:t xml:space="preserve">list of </w:t>
      </w:r>
      <w:del w:id="71" w:author="Gibran Hemani" w:date="2019-07-10T17:34:00Z">
        <w:r w:rsidRPr="00BB19B5" w:rsidDel="00E97F17">
          <w:rPr>
            <w:rFonts w:ascii="Times New Roman" w:eastAsia="Calibri" w:hAnsi="Times New Roman" w:cs="Times New Roman"/>
            <w:sz w:val="24"/>
            <w:szCs w:val="24"/>
            <w:rPrChange w:id="72" w:author="Gibran Hemani" w:date="2019-07-10T17:55:00Z">
              <w:rPr>
                <w:rFonts w:eastAsia="Calibri"/>
              </w:rPr>
            </w:rPrChange>
          </w:rPr>
          <w:delText>SNPs</w:delText>
        </w:r>
      </w:del>
      <w:ins w:id="73" w:author="Gibran Hemani" w:date="2019-07-10T17:34:00Z">
        <w:r w:rsidR="00E97F17" w:rsidRPr="00BB19B5">
          <w:rPr>
            <w:rFonts w:ascii="Times New Roman" w:eastAsia="Calibri" w:hAnsi="Times New Roman" w:cs="Times New Roman"/>
            <w:sz w:val="24"/>
            <w:szCs w:val="24"/>
            <w:rPrChange w:id="74" w:author="Gibran Hemani" w:date="2019-07-10T17:55:00Z">
              <w:rPr>
                <w:rFonts w:eastAsia="Calibri"/>
              </w:rPr>
            </w:rPrChange>
          </w:rPr>
          <w:t xml:space="preserve">instruments </w:t>
        </w:r>
      </w:ins>
      <w:del w:id="75" w:author="Gibran Hemani" w:date="2019-07-10T17:34:00Z">
        <w:r w:rsidRPr="00BB19B5" w:rsidDel="00E97F17">
          <w:rPr>
            <w:rFonts w:ascii="Times New Roman" w:eastAsia="Calibri" w:hAnsi="Times New Roman" w:cs="Times New Roman"/>
            <w:noProof/>
            <w:sz w:val="24"/>
            <w:szCs w:val="24"/>
            <w:rPrChange w:id="76" w:author="Gibran Hemani" w:date="2019-07-10T17:55:00Z">
              <w:rPr>
                <w:rFonts w:eastAsia="Calibri"/>
                <w:noProof/>
              </w:rPr>
            </w:rPrChange>
          </w:rPr>
          <w:delText>,</w:delText>
        </w:r>
        <w:r w:rsidRPr="00BB19B5" w:rsidDel="00E97F17">
          <w:rPr>
            <w:rFonts w:ascii="Times New Roman" w:eastAsia="Calibri" w:hAnsi="Times New Roman" w:cs="Times New Roman"/>
            <w:sz w:val="24"/>
            <w:szCs w:val="24"/>
            <w:rPrChange w:id="77" w:author="Gibran Hemani" w:date="2019-07-10T17:55:00Z">
              <w:rPr>
                <w:rFonts w:eastAsia="Calibri"/>
              </w:rPr>
            </w:rPrChange>
          </w:rPr>
          <w:delText xml:space="preserve"> clumped instruments from GWAS </w:delText>
        </w:r>
      </w:del>
      <w:r w:rsidRPr="00BB19B5">
        <w:rPr>
          <w:rFonts w:ascii="Times New Roman" w:eastAsia="Calibri" w:hAnsi="Times New Roman" w:cs="Times New Roman"/>
          <w:sz w:val="24"/>
          <w:szCs w:val="24"/>
          <w:rPrChange w:id="78" w:author="Gibran Hemani" w:date="2019-07-10T17:55:00Z">
            <w:rPr>
              <w:rFonts w:eastAsia="Calibri"/>
            </w:rPr>
          </w:rPrChange>
        </w:rPr>
        <w:t xml:space="preserve">for both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48F7755B" wp14:editId="585E0DA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3"/>
                    <a:srcRect/>
                    <a:stretch>
                      <a:fillRect/>
                    </a:stretch>
                  </pic:blipFill>
                  <pic:spPr>
                    <a:xfrm>
                      <a:off x="0" y="0"/>
                      <a:ext cx="76200" cy="762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79"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80" w:author="Gibran Hemani" w:date="2019-07-10T17:55:00Z">
            <w:rPr>
              <w:rFonts w:eastAsia="Calibri"/>
            </w:rPr>
          </w:rPrChange>
        </w:rPr>
        <w:t xml:space="preserve"> and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2B3DD712" wp14:editId="7E70917F">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81" w:author="Gibran Hemani" w:date="2019-07-10T17:55:00Z">
            <w:rPr>
              <w:rFonts w:eastAsia="Calibri"/>
              <w:noProof/>
            </w:rPr>
          </w:rPrChange>
        </w:rPr>
        <w:fldChar w:fldCharType="end"/>
      </w:r>
      <w:ins w:id="82" w:author="Gibran Hemani" w:date="2019-07-10T17:34:00Z">
        <w:r w:rsidR="00E97F17" w:rsidRPr="00BB19B5">
          <w:rPr>
            <w:rFonts w:ascii="Times New Roman" w:eastAsia="Calibri" w:hAnsi="Times New Roman" w:cs="Times New Roman"/>
            <w:noProof/>
            <w:sz w:val="24"/>
            <w:szCs w:val="24"/>
            <w:rPrChange w:id="83" w:author="Gibran Hemani" w:date="2019-07-10T17:55:00Z">
              <w:rPr>
                <w:rFonts w:eastAsia="Calibri"/>
                <w:noProof/>
              </w:rPr>
            </w:rPrChange>
          </w:rPr>
          <w:t xml:space="preserve"> and clump them to </w:t>
        </w:r>
      </w:ins>
      <w:ins w:id="84" w:author="Gibran Hemani" w:date="2019-07-10T17:35:00Z">
        <w:r w:rsidR="00E97F17" w:rsidRPr="00BB19B5">
          <w:rPr>
            <w:rFonts w:ascii="Times New Roman" w:eastAsia="Calibri" w:hAnsi="Times New Roman" w:cs="Times New Roman"/>
            <w:noProof/>
            <w:sz w:val="24"/>
            <w:szCs w:val="24"/>
            <w:rPrChange w:id="85" w:author="Gibran Hemani" w:date="2019-07-10T17:55:00Z">
              <w:rPr>
                <w:rFonts w:eastAsia="Calibri"/>
                <w:noProof/>
              </w:rPr>
            </w:rPrChange>
          </w:rPr>
          <w:t>obtain a set of independent SNPs</w:t>
        </w:r>
        <w:r w:rsidR="00E97F17" w:rsidRPr="00BB19B5">
          <w:rPr>
            <w:rFonts w:ascii="Times New Roman" w:eastAsia="Calibri" w:hAnsi="Times New Roman" w:cs="Times New Roman"/>
            <w:sz w:val="24"/>
            <w:szCs w:val="24"/>
            <w:rPrChange w:id="86" w:author="Gibran Hemani" w:date="2019-07-10T17:55:00Z">
              <w:rPr>
                <w:rFonts w:eastAsia="Calibri"/>
              </w:rPr>
            </w:rPrChange>
          </w:rPr>
          <w:t>. The original outlier is removed from amongst these SNPs.</w:t>
        </w:r>
      </w:ins>
      <w:del w:id="87" w:author="Gibran Hemani" w:date="2019-07-10T17:35:00Z">
        <w:r w:rsidRPr="00BB19B5" w:rsidDel="00E97F17">
          <w:rPr>
            <w:rFonts w:ascii="Times New Roman" w:eastAsia="Calibri" w:hAnsi="Times New Roman" w:cs="Times New Roman"/>
            <w:sz w:val="24"/>
            <w:szCs w:val="24"/>
            <w:rPrChange w:id="88" w:author="Gibran Hemani" w:date="2019-07-10T17:55:00Z">
              <w:rPr>
                <w:rFonts w:eastAsia="Calibri"/>
              </w:rPr>
            </w:rPrChange>
          </w:rPr>
          <w:delText>,</w:delText>
        </w:r>
      </w:del>
      <w:r w:rsidRPr="00BB19B5">
        <w:rPr>
          <w:rFonts w:ascii="Times New Roman" w:eastAsia="Calibri" w:hAnsi="Times New Roman" w:cs="Times New Roman"/>
          <w:sz w:val="24"/>
          <w:szCs w:val="24"/>
          <w:rPrChange w:id="89" w:author="Gibran Hemani" w:date="2019-07-10T17:55:00Z">
            <w:rPr>
              <w:rFonts w:eastAsia="Calibri"/>
            </w:rPr>
          </w:rPrChange>
        </w:rPr>
        <w:t xml:space="preserve"> </w:t>
      </w:r>
      <w:del w:id="90" w:author="Gibran Hemani" w:date="2019-07-10T17:35:00Z">
        <w:r w:rsidRPr="00BB19B5" w:rsidDel="00E97F17">
          <w:rPr>
            <w:rFonts w:ascii="Times New Roman" w:eastAsia="Calibri" w:hAnsi="Times New Roman" w:cs="Times New Roman"/>
            <w:sz w:val="24"/>
            <w:szCs w:val="24"/>
            <w:rPrChange w:id="91" w:author="Gibran Hemani" w:date="2019-07-10T17:55:00Z">
              <w:rPr>
                <w:rFonts w:eastAsia="Calibri"/>
              </w:rPr>
            </w:rPrChange>
          </w:rPr>
          <w:delText xml:space="preserve">and then </w:delText>
        </w:r>
      </w:del>
      <w:ins w:id="92" w:author="Gibran Hemani" w:date="2019-07-10T17:35:00Z">
        <w:r w:rsidR="00E97F17" w:rsidRPr="00BB19B5">
          <w:rPr>
            <w:rFonts w:ascii="Times New Roman" w:eastAsia="Calibri" w:hAnsi="Times New Roman" w:cs="Times New Roman"/>
            <w:sz w:val="24"/>
            <w:szCs w:val="24"/>
            <w:rPrChange w:id="93" w:author="Gibran Hemani" w:date="2019-07-10T17:55:00Z">
              <w:rPr>
                <w:rFonts w:eastAsia="Calibri"/>
              </w:rPr>
            </w:rPrChange>
          </w:rPr>
          <w:t xml:space="preserve">We then </w:t>
        </w:r>
      </w:ins>
      <w:r w:rsidRPr="00BB19B5">
        <w:rPr>
          <w:rFonts w:ascii="Times New Roman" w:eastAsia="Calibri" w:hAnsi="Times New Roman" w:cs="Times New Roman"/>
          <w:sz w:val="24"/>
          <w:szCs w:val="24"/>
          <w:rPrChange w:id="94" w:author="Gibran Hemani" w:date="2019-07-10T17:55:00Z">
            <w:rPr>
              <w:rFonts w:eastAsia="Calibri"/>
            </w:rPr>
          </w:rPrChange>
        </w:rPr>
        <w:t xml:space="preserve">obtain the genetic effects of each of these SNPs on the exposure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3F8AABAC" wp14:editId="45E8CD1C">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95"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96" w:author="Gibran Hemani" w:date="2019-07-10T17:55:00Z">
            <w:rPr>
              <w:rFonts w:eastAsia="Calibri"/>
            </w:rPr>
          </w:rPrChange>
        </w:rPr>
        <w:t xml:space="preserve">, candidate trait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0F118D08" wp14:editId="2F5C27ED">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a:stretch>
                      <a:fillRect/>
                    </a:stretch>
                  </pic:blipFill>
                  <pic:spPr>
                    <a:xfrm>
                      <a:off x="0" y="0"/>
                      <a:ext cx="266700" cy="1651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97"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98" w:author="Gibran Hemani" w:date="2019-07-10T17:55:00Z">
            <w:rPr>
              <w:rFonts w:eastAsia="Calibri"/>
            </w:rPr>
          </w:rPrChange>
        </w:rPr>
        <w:t xml:space="preserve">, and outcome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7D747587" wp14:editId="77CDB25A">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266700" cy="1651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99"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100" w:author="Gibran Hemani" w:date="2019-07-10T17:55:00Z">
            <w:rPr>
              <w:rFonts w:eastAsia="Calibri"/>
            </w:rPr>
          </w:rPrChange>
        </w:rPr>
        <w:t xml:space="preserve">. Finally, we estimate the causal influence of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29401FB5" wp14:editId="1C0D23B8">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101"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102" w:author="Gibran Hemani" w:date="2019-07-10T17:55:00Z">
            <w:rPr>
              <w:rFonts w:eastAsia="Calibri"/>
            </w:rPr>
          </w:rPrChange>
        </w:rPr>
        <w:t xml:space="preserve"> on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3F200FD4" wp14:editId="4C0C0484">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103"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104" w:author="Gibran Hemani" w:date="2019-07-10T17:55:00Z">
            <w:rPr>
              <w:rFonts w:eastAsia="Calibri"/>
            </w:rPr>
          </w:rPrChange>
        </w:rPr>
        <w:t xml:space="preserve"> conditioning on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04162741" wp14:editId="60ECA049">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76200" cy="762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105"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106" w:author="Gibran Hemani" w:date="2019-07-10T17:55:00Z">
            <w:rPr>
              <w:rFonts w:eastAsia="Calibri"/>
            </w:rPr>
          </w:rPrChange>
        </w:rPr>
        <w:t xml:space="preserve"> by regressing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70CDE8C8" wp14:editId="26683FD0">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2"/>
                    <a:srcRect/>
                    <a:stretch>
                      <a:fillRect/>
                    </a:stretch>
                  </pic:blipFill>
                  <pic:spPr>
                    <a:xfrm>
                      <a:off x="0" y="0"/>
                      <a:ext cx="1308100" cy="1651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107"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108" w:author="Gibran Hemani" w:date="2019-07-10T17:55:00Z">
            <w:rPr>
              <w:rFonts w:eastAsia="Calibri"/>
            </w:rPr>
          </w:rPrChange>
        </w:rPr>
        <w:t xml:space="preserve"> weighted by the inverse of the variance of the </w:t>
      </w:r>
      <w:r w:rsidR="00BB19B5">
        <w:fldChar w:fldCharType="begin"/>
      </w:r>
      <w:r w:rsidR="00BB19B5">
        <w:instrText xml:space="preserve"> HYPERLINK "about:blank" \h </w:instrText>
      </w:r>
      <w:r w:rsidR="00BB19B5">
        <w:fldChar w:fldCharType="separate"/>
      </w:r>
      <w:r w:rsidRPr="00454C7F">
        <w:rPr>
          <w:rFonts w:eastAsia="Calibri"/>
          <w:noProof/>
        </w:rPr>
        <w:drawing>
          <wp:inline distT="19050" distB="19050" distL="19050" distR="19050" wp14:anchorId="0864CB7C" wp14:editId="1DDEFB03">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0"/>
                    <a:srcRect/>
                    <a:stretch>
                      <a:fillRect/>
                    </a:stretch>
                  </pic:blipFill>
                  <pic:spPr>
                    <a:xfrm>
                      <a:off x="0" y="0"/>
                      <a:ext cx="266700" cy="165100"/>
                    </a:xfrm>
                    <a:prstGeom prst="rect">
                      <a:avLst/>
                    </a:prstGeom>
                    <a:ln/>
                  </pic:spPr>
                </pic:pic>
              </a:graphicData>
            </a:graphic>
          </wp:inline>
        </w:drawing>
      </w:r>
      <w:r w:rsidR="00BB19B5" w:rsidRPr="00BB19B5">
        <w:rPr>
          <w:rFonts w:ascii="Times New Roman" w:eastAsia="Calibri" w:hAnsi="Times New Roman" w:cs="Times New Roman"/>
          <w:noProof/>
          <w:sz w:val="24"/>
          <w:szCs w:val="24"/>
          <w:rPrChange w:id="109" w:author="Gibran Hemani" w:date="2019-07-10T17:55:00Z">
            <w:rPr>
              <w:rFonts w:eastAsia="Calibri"/>
              <w:noProof/>
            </w:rPr>
          </w:rPrChange>
        </w:rPr>
        <w:fldChar w:fldCharType="end"/>
      </w:r>
      <w:r w:rsidRPr="00BB19B5">
        <w:rPr>
          <w:rFonts w:ascii="Times New Roman" w:eastAsia="Calibri" w:hAnsi="Times New Roman" w:cs="Times New Roman"/>
          <w:sz w:val="24"/>
          <w:szCs w:val="24"/>
          <w:rPrChange w:id="110" w:author="Gibran Hemani" w:date="2019-07-10T17:55:00Z">
            <w:rPr>
              <w:rFonts w:eastAsia="Calibri"/>
            </w:rPr>
          </w:rPrChange>
        </w:rPr>
        <w:t xml:space="preserve"> estimates. The whole process is automated within the </w:t>
      </w:r>
      <w:proofErr w:type="spellStart"/>
      <w:r w:rsidRPr="00BB19B5">
        <w:rPr>
          <w:rFonts w:ascii="Times New Roman" w:eastAsia="Calibri" w:hAnsi="Times New Roman" w:cs="Times New Roman"/>
          <w:sz w:val="24"/>
          <w:szCs w:val="24"/>
          <w:rPrChange w:id="111" w:author="Gibran Hemani" w:date="2019-07-10T17:55:00Z">
            <w:rPr>
              <w:rFonts w:eastAsia="Calibri"/>
            </w:rPr>
          </w:rPrChange>
        </w:rPr>
        <w:t>TwoSampleMR</w:t>
      </w:r>
      <w:proofErr w:type="spellEnd"/>
      <w:r w:rsidRPr="00BB19B5">
        <w:rPr>
          <w:rFonts w:ascii="Times New Roman" w:eastAsia="Calibri" w:hAnsi="Times New Roman" w:cs="Times New Roman"/>
          <w:sz w:val="24"/>
          <w:szCs w:val="24"/>
          <w:rPrChange w:id="112" w:author="Gibran Hemani" w:date="2019-07-10T17:55:00Z">
            <w:rPr>
              <w:rFonts w:eastAsia="Calibri"/>
            </w:rPr>
          </w:rPrChange>
        </w:rPr>
        <w:t xml:space="preserve"> R package which connects to the MR-Base database.</w:t>
      </w:r>
    </w:p>
    <w:p w14:paraId="798EE5DD" w14:textId="50CA3731"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ins w:id="113" w:author="Gibran Hemani" w:date="2019-07-10T19:57:00Z">
        <w:r w:rsidR="00B12A5F">
          <w:rPr>
            <w:rFonts w:ascii="Times New Roman" w:eastAsia="Calibri" w:hAnsi="Times New Roman" w:cs="Times New Roman"/>
            <w:sz w:val="24"/>
            <w:szCs w:val="24"/>
          </w:rPr>
          <w:t xml:space="preserve">modified form of multivariable MR, involving </w:t>
        </w:r>
      </w:ins>
      <w:r w:rsidRPr="00454C7F">
        <w:rPr>
          <w:rFonts w:ascii="Times New Roman" w:eastAsia="Calibri" w:hAnsi="Times New Roman" w:cs="Times New Roman"/>
          <w:sz w:val="24"/>
          <w:szCs w:val="24"/>
        </w:rPr>
        <w:t xml:space="preserve">LASSO regression of </w:t>
      </w:r>
      <w:hyperlink r:id="rId23">
        <w:r w:rsidRPr="00454C7F">
          <w:rPr>
            <w:rFonts w:ascii="Times New Roman" w:eastAsia="Calibri" w:hAnsi="Times New Roman" w:cs="Times New Roman"/>
            <w:noProof/>
            <w:sz w:val="24"/>
            <w:szCs w:val="24"/>
          </w:rPr>
          <w:drawing>
            <wp:inline distT="19050" distB="19050" distL="19050" distR="19050" wp14:anchorId="0E5066F4" wp14:editId="3D8A4F58">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4"/>
                      <a:srcRect/>
                      <a:stretch>
                        <a:fillRect/>
                      </a:stretch>
                    </pic:blipFill>
                    <pic:spPr>
                      <a:xfrm>
                        <a:off x="0" y="0"/>
                        <a:ext cx="23114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multivariable model with </w:t>
      </w:r>
      <w:hyperlink r:id="rId25">
        <w:r w:rsidRPr="00454C7F">
          <w:rPr>
            <w:rFonts w:ascii="Times New Roman" w:eastAsia="Calibri" w:hAnsi="Times New Roman" w:cs="Times New Roman"/>
            <w:noProof/>
            <w:sz w:val="24"/>
            <w:szCs w:val="24"/>
          </w:rPr>
          <w:drawing>
            <wp:inline distT="19050" distB="19050" distL="19050" distR="19050" wp14:anchorId="7E12BF5A" wp14:editId="3043DE7A">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3"/>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w:t>
      </w:r>
      <w:r w:rsidRPr="00454C7F">
        <w:rPr>
          <w:rFonts w:ascii="Times New Roman" w:eastAsia="Calibri" w:hAnsi="Times New Roman" w:cs="Times New Roman"/>
          <w:sz w:val="24"/>
          <w:szCs w:val="24"/>
        </w:rPr>
        <w:lastRenderedPageBreak/>
        <w:t xml:space="preserve">LASSO therefore automates the removal of redundant traits. With the remaining traits we then obtain estimates of </w:t>
      </w:r>
      <w:hyperlink r:id="rId26">
        <w:r w:rsidRPr="00454C7F">
          <w:rPr>
            <w:rFonts w:ascii="Times New Roman" w:eastAsia="Calibri" w:hAnsi="Times New Roman" w:cs="Times New Roman"/>
            <w:noProof/>
            <w:sz w:val="24"/>
            <w:szCs w:val="24"/>
          </w:rPr>
          <w:drawing>
            <wp:inline distT="19050" distB="19050" distL="19050" distR="19050" wp14:anchorId="36BAAEAF" wp14:editId="32CC4A8A">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noProof/>
          <w:sz w:val="24"/>
          <w:szCs w:val="24"/>
        </w:rPr>
        <w:t xml:space="preserve"> that are conditionally independent of </w:t>
      </w:r>
      <w:r w:rsidRPr="00454C7F">
        <w:rPr>
          <w:rFonts w:ascii="Times New Roman" w:eastAsia="Calibri" w:hAnsi="Times New Roman" w:cs="Times New Roman"/>
          <w:i/>
          <w:noProof/>
          <w:sz w:val="24"/>
          <w:szCs w:val="24"/>
        </w:rPr>
        <w:t>x</w:t>
      </w:r>
      <w:r w:rsidRPr="00454C7F">
        <w:rPr>
          <w:rFonts w:ascii="Times New Roman" w:eastAsia="Calibri" w:hAnsi="Times New Roman" w:cs="Times New Roman"/>
          <w:noProof/>
          <w:sz w:val="24"/>
          <w:szCs w:val="24"/>
        </w:rPr>
        <w:t xml:space="preserve"> and amongst all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27">
        <w:r w:rsidRPr="00454C7F">
          <w:rPr>
            <w:rFonts w:ascii="Times New Roman" w:eastAsia="Calibri" w:hAnsi="Times New Roman" w:cs="Times New Roman"/>
            <w:noProof/>
            <w:sz w:val="24"/>
            <w:szCs w:val="24"/>
          </w:rPr>
          <w:drawing>
            <wp:inline distT="19050" distB="19050" distL="19050" distR="19050" wp14:anchorId="6254573D" wp14:editId="58A3A776">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noProof/>
          <w:sz w:val="24"/>
          <w:szCs w:val="24"/>
        </w:rPr>
        <w:t>.</w:t>
      </w:r>
      <w:ins w:id="114" w:author="Gibran Hemani" w:date="2019-07-10T19:57:00Z">
        <w:r w:rsidR="005C212E">
          <w:rPr>
            <w:rFonts w:ascii="Times New Roman" w:eastAsia="Calibri" w:hAnsi="Times New Roman" w:cs="Times New Roman"/>
            <w:noProof/>
            <w:sz w:val="24"/>
            <w:szCs w:val="24"/>
          </w:rPr>
          <w:t xml:space="preserve"> </w:t>
        </w:r>
      </w:ins>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28">
        <w:r w:rsidRPr="00454C7F">
          <w:rPr>
            <w:rFonts w:ascii="Times New Roman" w:eastAsia="Calibri" w:hAnsi="Times New Roman" w:cs="Times New Roman"/>
            <w:noProof/>
            <w:sz w:val="24"/>
            <w:szCs w:val="24"/>
          </w:rPr>
          <w:drawing>
            <wp:inline distT="19050" distB="19050" distL="19050" distR="19050" wp14:anchorId="195C2DB7" wp14:editId="005282C7">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exposure </w:t>
      </w:r>
      <w:hyperlink r:id="rId30">
        <w:r w:rsidRPr="00454C7F">
          <w:rPr>
            <w:rFonts w:ascii="Times New Roman" w:eastAsia="Calibri" w:hAnsi="Times New Roman" w:cs="Times New Roman"/>
            <w:noProof/>
            <w:sz w:val="24"/>
            <w:szCs w:val="24"/>
          </w:rPr>
          <w:drawing>
            <wp:inline distT="19050" distB="19050" distL="19050" distR="19050" wp14:anchorId="786FAFBB" wp14:editId="6FB595EA">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31">
        <w:r w:rsidRPr="00454C7F">
          <w:rPr>
            <w:rFonts w:ascii="Times New Roman" w:eastAsia="Calibri" w:hAnsi="Times New Roman" w:cs="Times New Roman"/>
            <w:noProof/>
            <w:sz w:val="24"/>
            <w:szCs w:val="24"/>
          </w:rPr>
          <w:drawing>
            <wp:inline distT="19050" distB="19050" distL="19050" distR="19050" wp14:anchorId="24451956" wp14:editId="09E9BE4E">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outcome </w:t>
      </w:r>
      <w:hyperlink r:id="rId32">
        <w:r w:rsidRPr="00454C7F">
          <w:rPr>
            <w:rFonts w:ascii="Times New Roman" w:eastAsia="Calibri" w:hAnsi="Times New Roman" w:cs="Times New Roman"/>
            <w:noProof/>
            <w:sz w:val="24"/>
            <w:szCs w:val="24"/>
          </w:rPr>
          <w:drawing>
            <wp:inline distT="19050" distB="19050" distL="19050" distR="19050" wp14:anchorId="67366371" wp14:editId="2C91CD3B">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the SNP effect on </w:t>
      </w:r>
      <w:hyperlink r:id="rId33">
        <w:r w:rsidRPr="00454C7F">
          <w:rPr>
            <w:rFonts w:ascii="Times New Roman" w:eastAsia="Calibri" w:hAnsi="Times New Roman" w:cs="Times New Roman"/>
            <w:noProof/>
            <w:sz w:val="24"/>
            <w:szCs w:val="24"/>
          </w:rPr>
          <w:drawing>
            <wp:inline distT="19050" distB="19050" distL="19050" distR="19050" wp14:anchorId="707B087A" wp14:editId="3B012B6E">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expected to be </w:t>
      </w:r>
      <w:hyperlink r:id="rId34">
        <w:r w:rsidRPr="00454C7F">
          <w:rPr>
            <w:rFonts w:ascii="Times New Roman" w:eastAsia="Calibri" w:hAnsi="Times New Roman" w:cs="Times New Roman"/>
            <w:noProof/>
            <w:sz w:val="24"/>
            <w:szCs w:val="24"/>
          </w:rPr>
          <w:drawing>
            <wp:inline distT="19050" distB="19050" distL="19050" distR="19050" wp14:anchorId="36EBDF39" wp14:editId="11DF5365">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11176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where </w:t>
      </w:r>
      <w:hyperlink r:id="rId36">
        <w:r w:rsidRPr="00454C7F">
          <w:rPr>
            <w:rFonts w:ascii="Times New Roman" w:eastAsia="Calibri" w:hAnsi="Times New Roman" w:cs="Times New Roman"/>
            <w:noProof/>
            <w:sz w:val="24"/>
            <w:szCs w:val="24"/>
          </w:rPr>
          <w:drawing>
            <wp:inline distT="19050" distB="19050" distL="19050" distR="19050" wp14:anchorId="3F8EFA52" wp14:editId="6B25F134">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SNP effect on </w:t>
      </w:r>
      <w:hyperlink r:id="rId37">
        <w:r w:rsidRPr="00454C7F">
          <w:rPr>
            <w:rFonts w:ascii="Times New Roman" w:eastAsia="Calibri" w:hAnsi="Times New Roman" w:cs="Times New Roman"/>
            <w:noProof/>
            <w:sz w:val="24"/>
            <w:szCs w:val="24"/>
          </w:rPr>
          <w:drawing>
            <wp:inline distT="19050" distB="19050" distL="19050" distR="19050" wp14:anchorId="29A35ACB" wp14:editId="7ADEDDCE">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38">
        <w:r w:rsidRPr="00454C7F">
          <w:rPr>
            <w:rFonts w:ascii="Times New Roman" w:eastAsia="Calibri" w:hAnsi="Times New Roman" w:cs="Times New Roman"/>
            <w:noProof/>
            <w:sz w:val="24"/>
            <w:szCs w:val="24"/>
          </w:rPr>
          <w:drawing>
            <wp:inline distT="19050" distB="19050" distL="19050" distR="19050" wp14:anchorId="52F033A7" wp14:editId="63FA6568">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causal effect of </w:t>
      </w:r>
      <w:hyperlink r:id="rId40">
        <w:r w:rsidRPr="00454C7F">
          <w:rPr>
            <w:rFonts w:ascii="Times New Roman" w:eastAsia="Calibri" w:hAnsi="Times New Roman" w:cs="Times New Roman"/>
            <w:noProof/>
            <w:sz w:val="24"/>
            <w:szCs w:val="24"/>
          </w:rPr>
          <w:drawing>
            <wp:inline distT="19050" distB="19050" distL="19050" distR="19050" wp14:anchorId="18113B86" wp14:editId="68253701">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on </w:t>
      </w:r>
      <w:hyperlink r:id="rId41">
        <w:r w:rsidRPr="00454C7F">
          <w:rPr>
            <w:rFonts w:ascii="Times New Roman" w:eastAsia="Calibri" w:hAnsi="Times New Roman" w:cs="Times New Roman"/>
            <w:noProof/>
            <w:sz w:val="24"/>
            <w:szCs w:val="24"/>
          </w:rPr>
          <w:drawing>
            <wp:inline distT="19050" distB="19050" distL="19050" distR="19050" wp14:anchorId="76BC0B75" wp14:editId="27108F80">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Any substantive difference between </w:t>
      </w:r>
      <w:hyperlink r:id="rId42">
        <w:r w:rsidRPr="00454C7F">
          <w:rPr>
            <w:rFonts w:ascii="Times New Roman" w:eastAsia="Calibri" w:hAnsi="Times New Roman" w:cs="Times New Roman"/>
            <w:noProof/>
            <w:sz w:val="24"/>
            <w:szCs w:val="24"/>
          </w:rPr>
          <w:drawing>
            <wp:inline distT="19050" distB="19050" distL="19050" distR="19050" wp14:anchorId="415DEF0D" wp14:editId="4BA89F7D">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43">
        <w:r w:rsidRPr="00454C7F">
          <w:rPr>
            <w:rFonts w:ascii="Times New Roman" w:eastAsia="Calibri" w:hAnsi="Times New Roman" w:cs="Times New Roman"/>
            <w:noProof/>
            <w:sz w:val="24"/>
            <w:szCs w:val="24"/>
          </w:rPr>
          <w:drawing>
            <wp:inline distT="19050" distB="19050" distL="19050" distR="19050" wp14:anchorId="1EFB491E" wp14:editId="2930BB0C">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4"/>
                      <a:srcRect/>
                      <a:stretch>
                        <a:fillRect/>
                      </a:stretch>
                    </pic:blipFill>
                    <pic:spPr>
                      <a:xfrm>
                        <a:off x="0" y="0"/>
                        <a:ext cx="5842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could be due to an additional influence on </w:t>
      </w:r>
      <w:hyperlink r:id="rId45">
        <w:r w:rsidRPr="00454C7F">
          <w:rPr>
            <w:rFonts w:ascii="Times New Roman" w:eastAsia="Calibri" w:hAnsi="Times New Roman" w:cs="Times New Roman"/>
            <w:noProof/>
            <w:sz w:val="24"/>
            <w:szCs w:val="24"/>
          </w:rPr>
          <w:drawing>
            <wp:inline distT="19050" distB="19050" distL="19050" distR="19050" wp14:anchorId="4D848936" wp14:editId="7090ABE4">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arising from the SNP’s effect through an alternative pathway. </w:t>
      </w:r>
    </w:p>
    <w:p w14:paraId="337B26AC"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46">
        <w:r w:rsidRPr="00454C7F">
          <w:rPr>
            <w:rFonts w:ascii="Times New Roman" w:eastAsia="Calibri" w:hAnsi="Times New Roman" w:cs="Times New Roman"/>
            <w:noProof/>
            <w:sz w:val="24"/>
            <w:szCs w:val="24"/>
          </w:rPr>
          <w:drawing>
            <wp:inline distT="19050" distB="19050" distL="19050" distR="19050" wp14:anchorId="791F2A68" wp14:editId="3BAADD3B">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w:hyperlink r:id="rId47">
        <w:r w:rsidRPr="00454C7F">
          <w:rPr>
            <w:rFonts w:ascii="Times New Roman" w:eastAsia="Calibri" w:hAnsi="Times New Roman" w:cs="Times New Roman"/>
            <w:noProof/>
            <w:sz w:val="24"/>
            <w:szCs w:val="24"/>
          </w:rPr>
          <w:drawing>
            <wp:inline distT="19050" distB="19050" distL="19050" distR="19050" wp14:anchorId="24F5E73E" wp14:editId="08B501F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hyperlink r:id="rId48">
        <w:r w:rsidRPr="00454C7F">
          <w:rPr>
            <w:rFonts w:ascii="Times New Roman" w:eastAsia="Calibri" w:hAnsi="Times New Roman" w:cs="Times New Roman"/>
            <w:noProof/>
            <w:sz w:val="24"/>
            <w:szCs w:val="24"/>
          </w:rPr>
          <w:drawing>
            <wp:inline distT="19050" distB="19050" distL="19050" distR="19050" wp14:anchorId="2318AB9C" wp14:editId="047C3B78">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hyperlink r:id="rId49">
        <w:r w:rsidRPr="00454C7F">
          <w:rPr>
            <w:rFonts w:ascii="Times New Roman" w:eastAsia="Calibri" w:hAnsi="Times New Roman" w:cs="Times New Roman"/>
            <w:noProof/>
            <w:sz w:val="24"/>
            <w:szCs w:val="24"/>
          </w:rPr>
          <w:drawing>
            <wp:inline distT="19050" distB="19050" distL="19050" distR="19050" wp14:anchorId="2D021C1F" wp14:editId="44FDAD9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1143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51">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16875693" w14:textId="77777777" w:rsidR="000C0344" w:rsidRPr="00454C7F" w:rsidRDefault="00BB19B5" w:rsidP="000C0344">
      <w:pPr>
        <w:spacing w:after="160" w:line="480" w:lineRule="auto"/>
        <w:jc w:val="center"/>
        <w:rPr>
          <w:rFonts w:ascii="Times New Roman" w:eastAsia="Calibri" w:hAnsi="Times New Roman" w:cs="Times New Roman"/>
          <w:sz w:val="24"/>
          <w:szCs w:val="24"/>
        </w:rPr>
      </w:pPr>
      <w:hyperlink r:id="rId52">
        <w:r w:rsidR="000C0344" w:rsidRPr="00454C7F">
          <w:rPr>
            <w:rFonts w:ascii="Times New Roman" w:eastAsia="Calibri" w:hAnsi="Times New Roman" w:cs="Times New Roman"/>
            <w:noProof/>
            <w:sz w:val="24"/>
            <w:szCs w:val="24"/>
          </w:rPr>
          <w:drawing>
            <wp:inline distT="19050" distB="19050" distL="19050" distR="19050" wp14:anchorId="081239CE" wp14:editId="3E40381A">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3"/>
                      <a:srcRect/>
                      <a:stretch>
                        <a:fillRect/>
                      </a:stretch>
                    </pic:blipFill>
                    <pic:spPr>
                      <a:xfrm>
                        <a:off x="0" y="0"/>
                        <a:ext cx="2247900" cy="482600"/>
                      </a:xfrm>
                      <a:prstGeom prst="rect">
                        <a:avLst/>
                      </a:prstGeom>
                      <a:ln/>
                    </pic:spPr>
                  </pic:pic>
                </a:graphicData>
              </a:graphic>
            </wp:inline>
          </w:drawing>
        </w:r>
      </w:hyperlink>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hyperlink r:id="rId54">
        <w:r w:rsidRPr="00454C7F">
          <w:rPr>
            <w:rFonts w:ascii="Times New Roman" w:eastAsia="Calibri" w:hAnsi="Times New Roman" w:cs="Times New Roman"/>
            <w:noProof/>
            <w:sz w:val="24"/>
            <w:szCs w:val="24"/>
          </w:rPr>
          <w:drawing>
            <wp:inline distT="19050" distB="19050" distL="19050" distR="19050" wp14:anchorId="40B513FD" wp14:editId="7DCCA2E1">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5969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51ECEAF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8FE157E" w14:textId="77777777" w:rsidR="000C0344" w:rsidRPr="00454C7F" w:rsidRDefault="00BB19B5" w:rsidP="000C0344">
      <w:pPr>
        <w:spacing w:after="160" w:line="480" w:lineRule="auto"/>
        <w:jc w:val="center"/>
        <w:rPr>
          <w:rFonts w:ascii="Times New Roman" w:eastAsia="Calibri" w:hAnsi="Times New Roman" w:cs="Times New Roman"/>
          <w:sz w:val="24"/>
          <w:szCs w:val="24"/>
        </w:rPr>
      </w:pPr>
      <w:hyperlink r:id="rId56">
        <w:r w:rsidR="000C0344" w:rsidRPr="00454C7F">
          <w:rPr>
            <w:rFonts w:ascii="Times New Roman" w:eastAsia="Calibri" w:hAnsi="Times New Roman" w:cs="Times New Roman"/>
            <w:noProof/>
            <w:sz w:val="24"/>
            <w:szCs w:val="24"/>
          </w:rPr>
          <w:drawing>
            <wp:inline distT="19050" distB="19050" distL="19050" distR="19050" wp14:anchorId="2E918701" wp14:editId="1FF4EF2E">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7"/>
                      <a:srcRect/>
                      <a:stretch>
                        <a:fillRect/>
                      </a:stretch>
                    </pic:blipFill>
                    <pic:spPr>
                      <a:xfrm>
                        <a:off x="0" y="0"/>
                        <a:ext cx="2044700" cy="368300"/>
                      </a:xfrm>
                      <a:prstGeom prst="rect">
                        <a:avLst/>
                      </a:prstGeom>
                      <a:ln/>
                    </pic:spPr>
                  </pic:pic>
                </a:graphicData>
              </a:graphic>
            </wp:inline>
          </w:drawing>
        </w:r>
      </w:hyperlink>
    </w:p>
    <w:p w14:paraId="168B328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58">
        <w:r w:rsidRPr="00454C7F">
          <w:rPr>
            <w:rFonts w:ascii="Times New Roman" w:eastAsia="Calibri" w:hAnsi="Times New Roman" w:cs="Times New Roman"/>
            <w:noProof/>
            <w:sz w:val="24"/>
            <w:szCs w:val="24"/>
          </w:rPr>
          <w:drawing>
            <wp:inline distT="19050" distB="19050" distL="19050" distR="19050" wp14:anchorId="12888BEF" wp14:editId="1B6D0999">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9"/>
                      <a:srcRect/>
                      <a:stretch>
                        <a:fillRect/>
                      </a:stretch>
                    </pic:blipFill>
                    <pic:spPr>
                      <a:xfrm>
                        <a:off x="0" y="0"/>
                        <a:ext cx="3429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estimate, where 1000 resamples of </w:t>
      </w:r>
      <w:hyperlink r:id="rId60">
        <w:r w:rsidRPr="00454C7F">
          <w:rPr>
            <w:rFonts w:ascii="Times New Roman" w:eastAsia="Calibri" w:hAnsi="Times New Roman" w:cs="Times New Roman"/>
            <w:noProof/>
            <w:sz w:val="24"/>
            <w:szCs w:val="24"/>
          </w:rPr>
          <w:drawing>
            <wp:inline distT="19050" distB="19050" distL="19050" distR="19050" wp14:anchorId="4115E7C8" wp14:editId="0069BC27">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hyperlink r:id="rId61">
        <w:r w:rsidRPr="00454C7F">
          <w:rPr>
            <w:rFonts w:ascii="Times New Roman" w:eastAsia="Calibri" w:hAnsi="Times New Roman" w:cs="Times New Roman"/>
            <w:noProof/>
            <w:sz w:val="24"/>
            <w:szCs w:val="24"/>
          </w:rPr>
          <w:drawing>
            <wp:inline distT="19050" distB="19050" distL="19050" distR="19050" wp14:anchorId="7363C522" wp14:editId="558EA68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62">
        <w:r w:rsidRPr="00454C7F">
          <w:rPr>
            <w:rFonts w:ascii="Times New Roman" w:eastAsia="Calibri" w:hAnsi="Times New Roman" w:cs="Times New Roman"/>
            <w:noProof/>
            <w:sz w:val="24"/>
            <w:szCs w:val="24"/>
          </w:rPr>
          <w:drawing>
            <wp:inline distT="19050" distB="19050" distL="19050" distR="19050" wp14:anchorId="5C9891E4" wp14:editId="6421BEC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hyperlink r:id="rId63">
        <w:r w:rsidRPr="00454C7F">
          <w:rPr>
            <w:rFonts w:ascii="Times New Roman" w:eastAsia="Calibri" w:hAnsi="Times New Roman" w:cs="Times New Roman"/>
            <w:noProof/>
            <w:sz w:val="24"/>
            <w:szCs w:val="24"/>
          </w:rPr>
          <w:drawing>
            <wp:inline distT="19050" distB="19050" distL="19050" distR="19050" wp14:anchorId="7DA0C828" wp14:editId="1C2BAE01">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due to SNP </w:t>
      </w:r>
      <w:hyperlink r:id="rId64">
        <w:r w:rsidRPr="00454C7F">
          <w:rPr>
            <w:rFonts w:ascii="Times New Roman" w:eastAsia="Calibri" w:hAnsi="Times New Roman" w:cs="Times New Roman"/>
            <w:noProof/>
            <w:sz w:val="24"/>
            <w:szCs w:val="24"/>
          </w:rPr>
          <w:drawing>
            <wp:inline distT="19050" distB="19050" distL="19050" distR="19050" wp14:anchorId="52BF1F6C" wp14:editId="092561E2">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obtained through the Wald ratio.</w:t>
      </w:r>
    </w:p>
    <w:p w14:paraId="751D4D63" w14:textId="77777777" w:rsidR="000C0344" w:rsidRPr="00454C7F" w:rsidRDefault="00BB19B5" w:rsidP="000C0344">
      <w:pPr>
        <w:spacing w:after="160" w:line="480" w:lineRule="auto"/>
        <w:jc w:val="center"/>
        <w:rPr>
          <w:rFonts w:ascii="Times New Roman" w:eastAsia="Calibri" w:hAnsi="Times New Roman" w:cs="Times New Roman"/>
          <w:sz w:val="24"/>
          <w:szCs w:val="24"/>
        </w:rPr>
      </w:pPr>
      <w:hyperlink r:id="rId65">
        <w:r w:rsidR="000C0344" w:rsidRPr="00454C7F">
          <w:rPr>
            <w:rFonts w:ascii="Times New Roman" w:eastAsia="Calibri" w:hAnsi="Times New Roman" w:cs="Times New Roman"/>
            <w:noProof/>
            <w:sz w:val="24"/>
            <w:szCs w:val="24"/>
          </w:rPr>
          <w:drawing>
            <wp:inline distT="19050" distB="19050" distL="19050" distR="19050" wp14:anchorId="7A28C0F0" wp14:editId="087EACF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66"/>
                      <a:srcRect/>
                      <a:stretch>
                        <a:fillRect/>
                      </a:stretch>
                    </pic:blipFill>
                    <pic:spPr>
                      <a:xfrm>
                        <a:off x="0" y="0"/>
                        <a:ext cx="889000" cy="393700"/>
                      </a:xfrm>
                      <a:prstGeom prst="rect">
                        <a:avLst/>
                      </a:prstGeom>
                      <a:ln/>
                    </pic:spPr>
                  </pic:pic>
                </a:graphicData>
              </a:graphic>
            </wp:inline>
          </w:drawing>
        </w:r>
      </w:hyperlink>
    </w:p>
    <w:p w14:paraId="33B6DA87" w14:textId="666EEC79" w:rsidR="003C5B5F" w:rsidRPr="00C805BA" w:rsidRDefault="003C5B5F" w:rsidP="00C805BA">
      <w:pPr>
        <w:spacing w:line="480" w:lineRule="auto"/>
        <w:jc w:val="both"/>
        <w:rPr>
          <w:ins w:id="115" w:author="Gibran Hemani" w:date="2019-07-10T20:13:00Z"/>
          <w:rFonts w:ascii="Times New Roman" w:eastAsia="Calibri" w:hAnsi="Times New Roman" w:cs="Times New Roman"/>
          <w:sz w:val="24"/>
          <w:szCs w:val="24"/>
          <w:rPrChange w:id="116" w:author="Gibran Hemani" w:date="2019-07-10T21:17:00Z">
            <w:rPr>
              <w:ins w:id="117" w:author="Gibran Hemani" w:date="2019-07-10T20:13:00Z"/>
              <w:rFonts w:ascii="Times New Roman" w:hAnsi="Times New Roman" w:cs="Times New Roman"/>
              <w:sz w:val="24"/>
              <w:szCs w:val="24"/>
            </w:rPr>
          </w:rPrChange>
        </w:rPr>
        <w:pPrChange w:id="118" w:author="Gibran Hemani" w:date="2019-07-10T21:17:00Z">
          <w:pPr>
            <w:pStyle w:val="Heading3"/>
            <w:spacing w:line="480" w:lineRule="auto"/>
          </w:pPr>
        </w:pPrChange>
      </w:pPr>
      <w:bookmarkStart w:id="119" w:name="_7crnug6dbtn3" w:colFirst="0" w:colLast="0"/>
      <w:bookmarkEnd w:id="119"/>
      <w:ins w:id="120" w:author="Gibran Hemani" w:date="2019-07-10T20:13:00Z">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ins>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77777777"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x on y under different circumstances. In all circumstances there are 30 independent genetic effects on x (</w:t>
      </w:r>
      <w:proofErr w:type="spellStart"/>
      <w:r>
        <w:rPr>
          <w:rFonts w:ascii="Times New Roman" w:hAnsi="Times New Roman" w:cs="Times New Roman"/>
          <w:sz w:val="24"/>
          <w:szCs w:val="24"/>
        </w:rPr>
        <w:t>Gx</w:t>
      </w:r>
      <w:proofErr w:type="spellEnd"/>
      <w:r>
        <w:rPr>
          <w:rFonts w:ascii="Times New Roman" w:hAnsi="Times New Roman" w:cs="Times New Roman"/>
          <w:sz w:val="24"/>
          <w:szCs w:val="24"/>
        </w:rPr>
        <w:t xml:space="preserve">), and x either has no direct influence on y, or has a direct effect of 0.1 on y. For all simulations, we used 10000 individuals, and repeated each circumstance 1000 times. We summarised each scenario in two ways: a) We estimated the proportion of simulations that gave a biased estimate of the </w:t>
      </w:r>
      <w:proofErr w:type="spellStart"/>
      <w:r>
        <w:rPr>
          <w:rFonts w:ascii="Times New Roman" w:hAnsi="Times New Roman" w:cs="Times New Roman"/>
          <w:sz w:val="24"/>
          <w:szCs w:val="24"/>
        </w:rPr>
        <w:t>bxy</w:t>
      </w:r>
      <w:proofErr w:type="spellEnd"/>
      <w:r>
        <w:rPr>
          <w:rFonts w:ascii="Times New Roman" w:hAnsi="Times New Roman" w:cs="Times New Roman"/>
          <w:sz w:val="24"/>
          <w:szCs w:val="24"/>
        </w:rPr>
        <w:t xml:space="preserve"> causal effect. For </w:t>
      </w:r>
      <w:r>
        <w:rPr>
          <w:rFonts w:ascii="Times New Roman" w:hAnsi="Times New Roman" w:cs="Times New Roman"/>
          <w:sz w:val="24"/>
          <w:szCs w:val="24"/>
        </w:rPr>
        <w:lastRenderedPageBreak/>
        <w:t xml:space="preserve">each simulation we calculated the probability of the effect estimate being substantially different from the true simulated effect based on whether the true effect fell outside the 95% confidence interval of the estimate. Then for the set of 1000 simulations, we calculated the proportion of estimates that were ‘unbiased’. b) We summarised the power and false discovery rate by estimating the area under the receiver operator curve,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proofErr w:type="gramStart"/>
      <w:r>
        <w:rPr>
          <w:rFonts w:ascii="Times New Roman" w:hAnsi="Times New Roman" w:cs="Times New Roman"/>
          <w:sz w:val="24"/>
          <w:szCs w:val="24"/>
        </w:rPr>
        <w:t>data based</w:t>
      </w:r>
      <w:proofErr w:type="gramEnd"/>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77777777"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u1</w:t>
      </w:r>
      <w:r>
        <w:rPr>
          <w:rFonts w:ascii="Times New Roman" w:hAnsi="Times New Roman" w:cs="Times New Roman"/>
          <w:sz w:val="24"/>
          <w:szCs w:val="24"/>
        </w:rPr>
        <w:t>,</w:t>
      </w:r>
      <w:r w:rsidRPr="00597A15">
        <w:rPr>
          <w:rFonts w:ascii="Times New Roman" w:hAnsi="Times New Roman" w:cs="Times New Roman"/>
          <w:sz w:val="24"/>
          <w:szCs w:val="24"/>
        </w:rPr>
        <w:t xml:space="preserve"> influences x and y. </w:t>
      </w:r>
      <w:r>
        <w:rPr>
          <w:rFonts w:ascii="Times New Roman" w:hAnsi="Times New Roman" w:cs="Times New Roman"/>
          <w:sz w:val="24"/>
          <w:szCs w:val="24"/>
        </w:rPr>
        <w:t xml:space="preserve">Here </w:t>
      </w:r>
      <w:r w:rsidRPr="00597A15">
        <w:rPr>
          <w:rFonts w:ascii="Times New Roman" w:hAnsi="Times New Roman" w:cs="Times New Roman"/>
          <w:sz w:val="24"/>
          <w:szCs w:val="24"/>
        </w:rPr>
        <w:t>u1 also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 xml:space="preserve">influences, Gu1, which may be detected as instruments for x. </w:t>
      </w:r>
    </w:p>
    <w:p w14:paraId="26260426" w14:textId="77777777" w:rsidR="000C0344" w:rsidRPr="005E7276" w:rsidRDefault="00BB19B5"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1B79DCE1"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D1B6A9F"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25F5C3BE" w14:textId="77777777" w:rsidR="000C0344" w:rsidRPr="00597A15" w:rsidRDefault="00BB19B5" w:rsidP="000C0344">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0C0344">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from a Normal distribution such that they explain 60% of the variance in u1.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0C0344">
        <w:rPr>
          <w:rFonts w:ascii="Times New Roman" w:hAnsi="Times New Roman" w:cs="Times New Roman"/>
          <w:sz w:val="24"/>
          <w:szCs w:val="24"/>
        </w:rPr>
        <w:t xml:space="preserve"> is chosen such that u1 explains 60% of the variance in x and 40% of the variance in y.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0C0344">
        <w:rPr>
          <w:rFonts w:ascii="Times New Roman" w:hAnsi="Times New Roman" w:cs="Times New Roman"/>
          <w:sz w:val="24"/>
          <w:szCs w:val="24"/>
        </w:rPr>
        <w:t xml:space="preserve"> are sampled from a Normal </w:t>
      </w:r>
      <w:r w:rsidR="000C0344">
        <w:rPr>
          <w:rFonts w:ascii="Times New Roman" w:hAnsi="Times New Roman" w:cs="Times New Roman"/>
          <w:sz w:val="24"/>
          <w:szCs w:val="24"/>
        </w:rPr>
        <w:lastRenderedPageBreak/>
        <w:t xml:space="preserve">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SNPs such that they explain 20% of the variance in x.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0C0344">
        <w:rPr>
          <w:rFonts w:ascii="Times New Roman" w:hAnsi="Times New Roman" w:cs="Times New Roman"/>
          <w:sz w:val="24"/>
          <w:szCs w:val="24"/>
        </w:rPr>
        <w:t xml:space="preserve"> is set to either 0, or some value such that x explains 10% of the variance in y.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0C0344">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u1 or x:</w:t>
      </w:r>
    </w:p>
    <w:p w14:paraId="60630C30" w14:textId="77777777" w:rsidR="000C0344" w:rsidRPr="00597A15" w:rsidRDefault="00BB19B5"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52D7882B" w14:textId="77777777" w:rsidR="000C0344" w:rsidRPr="00597A15" w:rsidRDefault="00BB19B5"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18FC7B1" w14:textId="77777777" w:rsidR="000C0344" w:rsidRDefault="000C0344" w:rsidP="000C0344">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x have an independent effect on y that is mediated through some other pathway that does not include x. In these simulations, the pleiotropic influence of each instrument, </w:t>
      </w:r>
      <w:proofErr w:type="spellStart"/>
      <w:r w:rsidRPr="00597A15">
        <w:rPr>
          <w:rFonts w:ascii="Times New Roman" w:hAnsi="Times New Roman" w:cs="Times New Roman"/>
          <w:sz w:val="24"/>
          <w:szCs w:val="24"/>
        </w:rPr>
        <w:t>Gx</w:t>
      </w:r>
      <w:r w:rsidRPr="00597A15">
        <w:rPr>
          <w:rFonts w:ascii="Times New Roman" w:hAnsi="Times New Roman" w:cs="Times New Roman"/>
          <w:sz w:val="24"/>
          <w:szCs w:val="24"/>
          <w:vertAlign w:val="subscript"/>
        </w:rPr>
        <w:t>i</w:t>
      </w:r>
      <w:proofErr w:type="spellEnd"/>
      <w:r w:rsidRPr="00597A15">
        <w:rPr>
          <w:rFonts w:ascii="Times New Roman" w:hAnsi="Times New Roman" w:cs="Times New Roman"/>
          <w:sz w:val="24"/>
          <w:szCs w:val="24"/>
        </w:rPr>
        <w:t>, is mediated by a different trait, u2</w:t>
      </w:r>
      <w:r w:rsidRPr="00597A15">
        <w:rPr>
          <w:rFonts w:ascii="Times New Roman" w:hAnsi="Times New Roman" w:cs="Times New Roman"/>
          <w:sz w:val="24"/>
          <w:szCs w:val="24"/>
          <w:vertAlign w:val="subscript"/>
        </w:rPr>
        <w:t>i</w:t>
      </w:r>
      <w:r>
        <w:rPr>
          <w:rFonts w:ascii="Times New Roman" w:hAnsi="Times New Roman" w:cs="Times New Roman"/>
          <w:sz w:val="24"/>
          <w:szCs w:val="24"/>
          <w:vertAlign w:val="subscript"/>
        </w:rPr>
        <w:t>.</w:t>
      </w:r>
    </w:p>
    <w:p w14:paraId="73ECA49E"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8744100" w14:textId="77777777" w:rsidR="000C0344" w:rsidRPr="005E7276" w:rsidRDefault="00BB19B5"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7EEE83B9"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F40518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84BC0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Gx instruments for x are selected to have pleiotropic effects, such that they influence y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Normal distribution such that they explain 20% of the </w:t>
      </w:r>
      <w:r>
        <w:rPr>
          <w:rFonts w:ascii="Times New Roman" w:hAnsi="Times New Roman" w:cs="Times New Roman"/>
          <w:sz w:val="24"/>
          <w:szCs w:val="24"/>
        </w:rPr>
        <w:lastRenderedPageBreak/>
        <w:t xml:space="preserve">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gramStart"/>
      <w:r>
        <w:rPr>
          <w:rFonts w:ascii="Times New Roman" w:hAnsi="Times New Roman" w:cs="Times New Roman"/>
          <w:sz w:val="24"/>
          <w:szCs w:val="24"/>
        </w:rPr>
        <w:t>Gx,i</w:t>
      </w:r>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x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x explains 10% of the variance in y.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C2E286A" w14:textId="77777777" w:rsidR="000C0344" w:rsidRPr="00597A15" w:rsidRDefault="000C0344" w:rsidP="000C0344">
      <w:pPr>
        <w:spacing w:after="158" w:line="480" w:lineRule="auto"/>
        <w:jc w:val="both"/>
        <w:rPr>
          <w:rFonts w:ascii="Times New Roman" w:hAnsi="Times New Roman" w:cs="Times New Roman"/>
          <w:sz w:val="24"/>
          <w:szCs w:val="24"/>
        </w:rPr>
      </w:pPr>
    </w:p>
    <w:p w14:paraId="71D15C79" w14:textId="77777777" w:rsidR="000C0344" w:rsidRPr="00597A15" w:rsidRDefault="000C0344" w:rsidP="000C0344">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Here t</w:t>
      </w:r>
      <w:r w:rsidRPr="00597A15">
        <w:rPr>
          <w:rFonts w:ascii="Times New Roman" w:hAnsi="Times New Roman" w:cs="Times New Roman"/>
          <w:sz w:val="24"/>
          <w:szCs w:val="24"/>
        </w:rPr>
        <w:t>he influence of x on y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x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07D57DD4"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448E8D6" w14:textId="77777777" w:rsidR="000C0344" w:rsidRPr="005E7276" w:rsidRDefault="00BB19B5"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1C1923C6"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B7E281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D4C6F0"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Gx instruments for x are selected to have pleiotropic effects, such that they influence u3 which itself mediates an effect from x to y,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w:t>
      </w:r>
      <w:proofErr w:type="spellStart"/>
      <w:r>
        <w:rPr>
          <w:rFonts w:ascii="Times New Roman" w:hAnsi="Times New Roman" w:cs="Times New Roman"/>
          <w:sz w:val="24"/>
          <w:szCs w:val="24"/>
        </w:rPr>
        <w:t>ects</w:t>
      </w:r>
      <w:proofErr w:type="spellEnd"/>
      <w:r>
        <w:rPr>
          <w:rFonts w:ascii="Times New Roman" w:hAnsi="Times New Roman" w:cs="Times New Roman"/>
          <w:sz w:val="24"/>
          <w:szCs w:val="24"/>
        </w:rPr>
        <w:t xml:space="preserv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gramStart"/>
      <w:r>
        <w:rPr>
          <w:rFonts w:ascii="Times New Roman" w:hAnsi="Times New Roman" w:cs="Times New Roman"/>
          <w:sz w:val="24"/>
          <w:szCs w:val="24"/>
        </w:rPr>
        <w:t>Gx,i</w:t>
      </w:r>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Normal distribution explaining 20% of the variance in u3 in total. The indirect influence of x </w:t>
      </w:r>
      <w:r>
        <w:rPr>
          <w:rFonts w:ascii="Times New Roman" w:hAnsi="Times New Roman" w:cs="Times New Roman"/>
          <w:sz w:val="24"/>
          <w:szCs w:val="24"/>
        </w:rPr>
        <w:lastRenderedPageBreak/>
        <w:t xml:space="preserve">on y is generated such that x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y. The outcome y may also be influenced directly by x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x explains 10% of the variance in y.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AE08ABA" w14:textId="77777777" w:rsidR="000C0344" w:rsidRDefault="000C0344" w:rsidP="000C0344">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7336DB7C" w14:textId="77777777" w:rsidR="000C0344" w:rsidRPr="00454C7F" w:rsidRDefault="000C0344" w:rsidP="000C0344">
      <w:pPr>
        <w:spacing w:after="158"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MR-TRYX </w:t>
      </w:r>
      <w:r>
        <w:rPr>
          <w:rFonts w:ascii="Times New Roman" w:eastAsia="Calibri" w:hAnsi="Times New Roman" w:cs="Times New Roman"/>
          <w:sz w:val="24"/>
          <w:szCs w:val="24"/>
        </w:rPr>
        <w:t xml:space="preserve">approach of adjusting SNP-outcome estimates for inferred pleiotropy </w:t>
      </w:r>
      <w:r w:rsidRPr="00454C7F">
        <w:rPr>
          <w:rFonts w:ascii="Times New Roman" w:eastAsia="Calibri" w:hAnsi="Times New Roman" w:cs="Times New Roman"/>
          <w:sz w:val="24"/>
          <w:szCs w:val="24"/>
        </w:rPr>
        <w:t>against</w:t>
      </w:r>
      <w:r>
        <w:rPr>
          <w:rFonts w:ascii="Times New Roman" w:eastAsia="Calibri" w:hAnsi="Times New Roman" w:cs="Times New Roman"/>
          <w:sz w:val="24"/>
          <w:szCs w:val="24"/>
        </w:rPr>
        <w:t xml:space="preserve"> a) raw IVW estimates, b)</w:t>
      </w:r>
      <w:r w:rsidRPr="00454C7F">
        <w:rPr>
          <w:rFonts w:ascii="Times New Roman" w:eastAsia="Calibri" w:hAnsi="Times New Roman" w:cs="Times New Roman"/>
          <w:sz w:val="24"/>
          <w:szCs w:val="24"/>
        </w:rPr>
        <w:t xml:space="preserve"> outlier removal methods </w:t>
      </w:r>
      <w:r>
        <w:rPr>
          <w:rFonts w:ascii="Times New Roman" w:eastAsia="Calibri" w:hAnsi="Times New Roman" w:cs="Times New Roman"/>
          <w:sz w:val="24"/>
          <w:szCs w:val="24"/>
        </w:rPr>
        <w:t>and c) multivariable MR</w:t>
      </w:r>
      <w:r w:rsidRPr="00454C7F">
        <w:rPr>
          <w:rFonts w:ascii="Times New Roman" w:eastAsia="Calibri" w:hAnsi="Times New Roman" w:cs="Times New Roman"/>
          <w:sz w:val="24"/>
          <w:szCs w:val="24"/>
        </w:rPr>
        <w:t xml:space="preserve">. </w:t>
      </w:r>
    </w:p>
    <w:p w14:paraId="1A8F13B1" w14:textId="77777777" w:rsidR="000C0344" w:rsidRPr="00454C7F" w:rsidRDefault="000C0344" w:rsidP="000C0344">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7DF339A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76F79907"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13B687F9" w14:textId="77777777" w:rsidR="000C0344" w:rsidRPr="00454C7F"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5C8B1A9F" w14:textId="77777777" w:rsidR="000C0344"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5F892452"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p>
    <w:p w14:paraId="2B434079"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4E0D1DE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6840E661"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1CD311AC"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57018804"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Pr>
          <w:rFonts w:ascii="Times New Roman" w:eastAsia="Calibri" w:hAnsi="Times New Roman" w:cs="Times New Roman"/>
          <w:sz w:val="24"/>
          <w:szCs w:val="24"/>
        </w:rPr>
        <w:t>D</w:t>
      </w:r>
      <w:r w:rsidRPr="00454C7F">
        <w:rPr>
          <w:rFonts w:ascii="Times New Roman" w:eastAsia="Calibri" w:hAnsi="Times New Roman" w:cs="Times New Roman"/>
          <w:sz w:val="24"/>
          <w:szCs w:val="24"/>
        </w:rPr>
        <w:t>etailed information and the script</w:t>
      </w:r>
      <w:r>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used for the simulations can be found </w:t>
      </w:r>
      <w:r>
        <w:rPr>
          <w:rFonts w:ascii="Times New Roman" w:eastAsia="Calibri" w:hAnsi="Times New Roman" w:cs="Times New Roman"/>
          <w:sz w:val="24"/>
          <w:szCs w:val="24"/>
        </w:rPr>
        <w:t xml:space="preserve">here </w:t>
      </w:r>
      <w:r w:rsidRPr="00454C7F">
        <w:rPr>
          <w:rFonts w:ascii="Times New Roman" w:eastAsia="Calibri" w:hAnsi="Times New Roman" w:cs="Times New Roman"/>
          <w:sz w:val="24"/>
          <w:szCs w:val="24"/>
        </w:rPr>
        <w:t xml:space="preserve"> </w:t>
      </w:r>
      <w:hyperlink r:id="rId67" w:history="1">
        <w:r w:rsidRPr="008E5B6A">
          <w:rPr>
            <w:rStyle w:val="Hyperlink"/>
            <w:rFonts w:ascii="Times New Roman" w:eastAsia="Calibri" w:hAnsi="Times New Roman" w:cs="Times New Roman"/>
            <w:sz w:val="24"/>
            <w:szCs w:val="24"/>
          </w:rPr>
          <w:t>https://github.com/explodecomputer/tryx-analysis</w:t>
        </w:r>
      </w:hyperlink>
      <w:r>
        <w:rPr>
          <w:rFonts w:ascii="Times New Roman" w:eastAsia="Calibri" w:hAnsi="Times New Roman" w:cs="Times New Roman"/>
          <w:sz w:val="24"/>
          <w:szCs w:val="24"/>
        </w:rPr>
        <w:t xml:space="preserve">. </w:t>
      </w:r>
    </w:p>
    <w:p w14:paraId="52B22372" w14:textId="77777777" w:rsidR="001C6A07" w:rsidRDefault="001C6A07" w:rsidP="000C0344">
      <w:pPr>
        <w:pStyle w:val="Heading3"/>
        <w:spacing w:line="480" w:lineRule="auto"/>
        <w:rPr>
          <w:ins w:id="121" w:author="Gibran Hemani" w:date="2019-07-10T23:06:00Z"/>
          <w:rFonts w:ascii="Times New Roman" w:hAnsi="Times New Roman" w:cs="Times New Roman"/>
          <w:sz w:val="24"/>
          <w:szCs w:val="24"/>
        </w:rPr>
      </w:pPr>
      <w:commentRangeStart w:id="122"/>
      <w:ins w:id="123" w:author="Gibran Hemani" w:date="2019-07-10T23:05:00Z">
        <w:r>
          <w:rPr>
            <w:rFonts w:ascii="Times New Roman" w:hAnsi="Times New Roman" w:cs="Times New Roman"/>
            <w:sz w:val="24"/>
            <w:szCs w:val="24"/>
          </w:rPr>
          <w:t>Simulations evaluating LASSO-based MVMR]</w:t>
        </w:r>
      </w:ins>
      <w:commentRangeEnd w:id="122"/>
      <w:ins w:id="124" w:author="Gibran Hemani" w:date="2019-07-10T23:07:00Z">
        <w:r>
          <w:rPr>
            <w:rStyle w:val="CommentReference"/>
            <w:color w:val="auto"/>
          </w:rPr>
          <w:commentReference w:id="122"/>
        </w:r>
      </w:ins>
    </w:p>
    <w:p w14:paraId="77E9AB9D" w14:textId="33BCCD9D" w:rsidR="001C6A07" w:rsidRDefault="001C6A07" w:rsidP="001C6A07">
      <w:pPr>
        <w:pStyle w:val="Heading3"/>
        <w:numPr>
          <w:ilvl w:val="0"/>
          <w:numId w:val="9"/>
        </w:numPr>
        <w:spacing w:line="480" w:lineRule="auto"/>
        <w:rPr>
          <w:ins w:id="125" w:author="Gibran Hemani" w:date="2019-07-10T23:06:00Z"/>
          <w:rFonts w:ascii="Times New Roman" w:hAnsi="Times New Roman" w:cs="Times New Roman"/>
          <w:sz w:val="24"/>
          <w:szCs w:val="24"/>
        </w:rPr>
        <w:pPrChange w:id="126" w:author="Gibran Hemani" w:date="2019-07-10T23:07:00Z">
          <w:pPr>
            <w:pStyle w:val="Heading3"/>
            <w:spacing w:line="480" w:lineRule="auto"/>
          </w:pPr>
        </w:pPrChange>
      </w:pPr>
      <w:ins w:id="127" w:author="Gibran Hemani" w:date="2019-07-10T23:06:00Z">
        <w:r>
          <w:rPr>
            <w:rFonts w:ascii="Times New Roman" w:hAnsi="Times New Roman" w:cs="Times New Roman"/>
            <w:sz w:val="24"/>
            <w:szCs w:val="24"/>
          </w:rPr>
          <w:t>Removing redundant variables</w:t>
        </w:r>
      </w:ins>
    </w:p>
    <w:p w14:paraId="7B79FB24" w14:textId="575DC37D" w:rsidR="001C6A07" w:rsidRDefault="001C6A07" w:rsidP="001C6A07">
      <w:pPr>
        <w:pStyle w:val="Heading3"/>
        <w:numPr>
          <w:ilvl w:val="0"/>
          <w:numId w:val="9"/>
        </w:numPr>
        <w:spacing w:line="480" w:lineRule="auto"/>
        <w:rPr>
          <w:ins w:id="128" w:author="Gibran Hemani" w:date="2019-07-10T23:06:00Z"/>
          <w:rFonts w:ascii="Times New Roman" w:hAnsi="Times New Roman" w:cs="Times New Roman"/>
          <w:sz w:val="24"/>
          <w:szCs w:val="24"/>
        </w:rPr>
        <w:pPrChange w:id="129" w:author="Gibran Hemani" w:date="2019-07-10T23:07:00Z">
          <w:pPr>
            <w:pStyle w:val="Heading3"/>
            <w:spacing w:line="480" w:lineRule="auto"/>
          </w:pPr>
        </w:pPrChange>
      </w:pPr>
      <w:ins w:id="130" w:author="Gibran Hemani" w:date="2019-07-10T23:06:00Z">
        <w:r>
          <w:rPr>
            <w:rFonts w:ascii="Times New Roman" w:hAnsi="Times New Roman" w:cs="Times New Roman"/>
            <w:sz w:val="24"/>
            <w:szCs w:val="24"/>
          </w:rPr>
          <w:t xml:space="preserve">Evaluating the sensitivity to differential </w:t>
        </w:r>
      </w:ins>
      <w:ins w:id="131" w:author="Gibran Hemani" w:date="2019-07-10T23:07:00Z">
        <w:r>
          <w:rPr>
            <w:rFonts w:ascii="Times New Roman" w:hAnsi="Times New Roman" w:cs="Times New Roman"/>
            <w:sz w:val="24"/>
            <w:szCs w:val="24"/>
          </w:rPr>
          <w:t>instrument numbers between exposures</w:t>
        </w:r>
      </w:ins>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bookmarkStart w:id="132" w:name="_GoBack"/>
      <w:bookmarkEnd w:id="132"/>
      <w:r w:rsidRPr="00454C7F">
        <w:rPr>
          <w:rFonts w:ascii="Times New Roman" w:hAnsi="Times New Roman" w:cs="Times New Roman"/>
          <w:sz w:val="24"/>
          <w:szCs w:val="24"/>
        </w:rPr>
        <w:t>Empirical analyses</w:t>
      </w:r>
    </w:p>
    <w:p w14:paraId="5758218A"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26-29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w:t>
      </w:r>
      <w:r w:rsidRPr="00454C7F">
        <w:rPr>
          <w:rFonts w:ascii="Times New Roman" w:eastAsia="Calibri" w:hAnsi="Times New Roman" w:cs="Times New Roman"/>
          <w:sz w:val="24"/>
          <w:szCs w:val="24"/>
        </w:rPr>
        <w:lastRenderedPageBreak/>
        <w:t>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7,8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71">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77777777"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similar over reliability whilst performing very differently from each other between specific scenarios. Across 47 simulation scenarios, adjusting for detected outliers using the MR-TRYX framework had the highest average rank, </w:t>
      </w:r>
      <w:r>
        <w:rPr>
          <w:rFonts w:ascii="Times New Roman" w:hAnsi="Times New Roman" w:cs="Times New Roman"/>
          <w:sz w:val="24"/>
          <w:szCs w:val="24"/>
        </w:rPr>
        <w:lastRenderedPageBreak/>
        <w:t xml:space="preserve">and simply performing IVW random effects was most often the best performing method, whereas removing detected outliers had the lowest average rank. We found that as the proportion of instruments exhibiting pleiotropic effects increased, all methods typically worsened in their performance though there were notable examples in which increasingly widespread pleiotropy doesn’t have an adverse effect.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77777777"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t>It is an obvious conceptual disadvantage in these simulations for some methods (e.g. IVW and outlier removal) that use only the exposure and outcome data,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 xml:space="preserve">is intuitive because the potential drawback of outlier removal is that the outliers could be the only valid instruments, or false discovery rates increase due to overly precise confidence intervals. </w:t>
      </w:r>
      <w:proofErr w:type="gramStart"/>
      <w:r w:rsidRPr="006B2F79">
        <w:rPr>
          <w:rFonts w:ascii="Times New Roman" w:hAnsi="Times New Roman" w:cs="Times New Roman"/>
          <w:sz w:val="24"/>
          <w:szCs w:val="24"/>
        </w:rPr>
        <w:t>Thus</w:t>
      </w:r>
      <w:proofErr w:type="gramEnd"/>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77777777" w:rsidR="000C0344"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t>Multivariable MR performs generally well except in the case when the candidate trait is a mediator of the x-y association, in which case it performs extremely poorly because it adjusts 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of x's signal on y. This result is indistinguishable from an alternative model in which x's effect being nullified due to its univariate effect being driven by </w:t>
      </w:r>
      <w:commentRangeStart w:id="133"/>
      <w:r w:rsidRPr="006B2F79">
        <w:rPr>
          <w:rFonts w:ascii="Times New Roman" w:hAnsi="Times New Roman" w:cs="Times New Roman"/>
          <w:sz w:val="24"/>
          <w:szCs w:val="24"/>
        </w:rPr>
        <w:t>pleiotropy</w:t>
      </w:r>
      <w:commentRangeEnd w:id="133"/>
      <w:r>
        <w:rPr>
          <w:rStyle w:val="CommentReference"/>
        </w:rPr>
        <w:commentReference w:id="133"/>
      </w:r>
      <w:r w:rsidRPr="006B2F79">
        <w:rPr>
          <w:rFonts w:ascii="Times New Roman" w:hAnsi="Times New Roman" w:cs="Times New Roman"/>
          <w:sz w:val="24"/>
          <w:szCs w:val="24"/>
        </w:rPr>
        <w:t xml:space="preserve">. Adjusting </w:t>
      </w:r>
      <w:r w:rsidRPr="006B2F79">
        <w:rPr>
          <w:rFonts w:ascii="Times New Roman" w:hAnsi="Times New Roman" w:cs="Times New Roman"/>
          <w:sz w:val="24"/>
          <w:szCs w:val="24"/>
        </w:rPr>
        <w:lastRenderedPageBreak/>
        <w:t xml:space="preserve">for outliers escapes this problem to some extent because it only adjusts some proportion of the instruments for x that are most likely to be pleiotropic, allowing any true x-y association to persist due to the unadjusted variants. </w:t>
      </w: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134" w:name="_ku5vohevtub1" w:colFirst="0" w:colLast="0"/>
      <w:bookmarkStart w:id="135" w:name="_25reeqjl57kp" w:colFirst="0" w:colLast="0"/>
      <w:bookmarkEnd w:id="134"/>
      <w:bookmarkEnd w:id="135"/>
      <w:r w:rsidRPr="00454C7F">
        <w:rPr>
          <w:rFonts w:ascii="Times New Roman" w:hAnsi="Times New Roman" w:cs="Times New Roman"/>
          <w:sz w:val="24"/>
          <w:szCs w:val="24"/>
        </w:rPr>
        <w:t>e</w:t>
      </w:r>
    </w:p>
    <w:p w14:paraId="42C364DC"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high blood pressure). Among the candidate traits, 15 were putatively causally associated with the risk of CHD (Figure 3A). After we applied LASSO regression, 6 traits remained (Table 1): Anthropometric measures (e.g. height), lipid levels (e.g. cholesterol level), and self-reported ibuprofen use were amongst the candidate traits that </w:t>
      </w:r>
      <w:r w:rsidRPr="00454C7F">
        <w:rPr>
          <w:rFonts w:ascii="Times New Roman" w:hAnsi="Times New Roman" w:cs="Times New Roman"/>
          <w:sz w:val="24"/>
          <w:szCs w:val="24"/>
        </w:rPr>
        <w:lastRenderedPageBreak/>
        <w:t xml:space="preserve">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30</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(OR per 1 SD: 1.05; 95% CI: 1.01, 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29</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w:t>
      </w:r>
      <w:r w:rsidRPr="00454C7F">
        <w:rPr>
          <w:rFonts w:ascii="Times New Roman" w:hAnsi="Times New Roman" w:cs="Times New Roman"/>
          <w:sz w:val="24"/>
          <w:szCs w:val="24"/>
        </w:rPr>
        <w:lastRenderedPageBreak/>
        <w:t xml:space="preserve">(Q=147.7) when adjusting for the two SNP effects that had putative pleiotropic pathways. Both methods of outlier removal and adjustment provide similar estimates in terms of direction, whilst the magnitude of estimates differed. After removing outliers, MR Egger causal estimates 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136" w:name="_kuxg9mn933qi" w:colFirst="0" w:colLast="0"/>
      <w:bookmarkStart w:id="137" w:name="_yqzqnblzidmg" w:colFirst="0" w:colLast="0"/>
      <w:bookmarkEnd w:id="136"/>
      <w:bookmarkEnd w:id="137"/>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77777777"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Pr>
          <w:rFonts w:ascii="Times New Roman" w:hAnsi="Times New Roman" w:cs="Times New Roman"/>
          <w:color w:val="000000" w:themeColor="text1"/>
          <w:sz w:val="24"/>
          <w:szCs w:val="24"/>
        </w:rPr>
        <w:instrText xml:space="preserve"> ADDIN EN.CITE </w:instrText>
      </w:r>
      <w:r>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Pr>
          <w:rFonts w:ascii="Times New Roman" w:hAnsi="Times New Roman" w:cs="Times New Roman"/>
          <w:color w:val="000000" w:themeColor="text1"/>
          <w:sz w:val="24"/>
          <w:szCs w:val="24"/>
        </w:rPr>
        <w:instrText xml:space="preserve"> ADDIN EN.CITE.DATA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32,33</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effective 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138" w:name="_slx055nwzdle" w:colFirst="0" w:colLast="0"/>
      <w:bookmarkEnd w:id="138"/>
      <w:r w:rsidRPr="00454C7F">
        <w:rPr>
          <w:rFonts w:ascii="Times New Roman" w:hAnsi="Times New Roman" w:cs="Times New Roman"/>
          <w:b/>
          <w:sz w:val="24"/>
          <w:szCs w:val="24"/>
        </w:rPr>
        <w:t>Discussion</w:t>
      </w:r>
    </w:p>
    <w:p w14:paraId="03B7C44D"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7,8,14,15,36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lastRenderedPageBreak/>
        <w:t>estimating the effects of the candidate traits on the outcome. Each of these components is a difficult problem, but they are all modular and build upon existing methods and resources, and the MR-TRYX framework will naturally improve as those methods and resources themselves improve. We will now discuss the consequences of underperformance of each of these components on the TRYX analysis.</w:t>
      </w:r>
    </w:p>
    <w:p w14:paraId="5FB7B1C8"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w:t>
      </w:r>
      <w:commentRangeStart w:id="139"/>
      <w:r>
        <w:rPr>
          <w:rFonts w:ascii="Times New Roman" w:eastAsia="Calibri" w:hAnsi="Times New Roman" w:cs="Times New Roman"/>
          <w:sz w:val="24"/>
          <w:szCs w:val="24"/>
        </w:rPr>
        <w:t>multivariable MR</w:t>
      </w:r>
      <w:commentRangeEnd w:id="139"/>
      <w:r>
        <w:rPr>
          <w:rStyle w:val="CommentReference"/>
        </w:rPr>
        <w:commentReference w:id="139"/>
      </w:r>
      <w:r>
        <w:rPr>
          <w:rFonts w:ascii="Times New Roman" w:eastAsia="Calibri" w:hAnsi="Times New Roman" w:cs="Times New Roman"/>
          <w:sz w:val="24"/>
          <w:szCs w:val="24"/>
        </w:rPr>
        <w:t>, by including in the same model the genetic effects on one or more traits that are hypothesised to mediate the horizontal pleiotropic pathways, which depends upon those pathways being identified. While clearly not a panacea for MR analysis, it is a valuable method to be included within the MR toolkit, and its efficacy has been 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being truly causal in the latter case. This issue is discussed in detail in </w:t>
      </w:r>
      <w:commentRangeStart w:id="140"/>
      <w:r>
        <w:rPr>
          <w:rFonts w:ascii="Times New Roman" w:eastAsia="Calibri" w:hAnsi="Times New Roman" w:cs="Times New Roman"/>
          <w:sz w:val="24"/>
          <w:szCs w:val="24"/>
        </w:rPr>
        <w:t>Anderson et al 2018</w:t>
      </w:r>
      <w:commentRangeEnd w:id="140"/>
      <w:r>
        <w:rPr>
          <w:rStyle w:val="CommentReference"/>
        </w:rPr>
        <w:commentReference w:id="140"/>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minority of outliers.</w:t>
      </w:r>
    </w:p>
    <w:p w14:paraId="252C3DD8"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12,17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extent to which a single SNP disproportionately influences the overall result (e.g. Cook’s distance) </w:t>
      </w:r>
      <w:r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37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7,8,14,15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only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face="superscript"&gt;39&lt;/style&gt;&lt;/DisplayText&gt;&lt;record&gt;&lt;rec-number&gt;12&lt;/rec-number&gt;&lt;foreign-keys&gt;&lt;key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face="superscript"&gt;40&lt;/style&gt;&lt;/DisplayText&gt;&lt;record&gt;&lt;rec-number&gt;69&lt;/rec-number&gt;&lt;foreign-keys&gt;&lt;key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MR-TRYX, candidate traits are treated as endogenous </w:t>
      </w:r>
      <w:r w:rsidRPr="00454C7F">
        <w:rPr>
          <w:rFonts w:ascii="Times New Roman" w:eastAsia="Calibri" w:hAnsi="Times New Roman" w:cs="Times New Roman"/>
          <w:sz w:val="24"/>
          <w:szCs w:val="24"/>
        </w:rPr>
        <w:lastRenderedPageBreak/>
        <w:t>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(605 traits from UK Biobank 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to adjust it away.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r w:rsidRPr="00DC2830">
        <w:rPr>
          <w:rFonts w:ascii="Times New Roman" w:eastAsia="Calibri" w:hAnsi="Times New Roman" w:cs="Times New Roman"/>
          <w:sz w:val="24"/>
          <w:szCs w:val="24"/>
        </w:rPr>
        <w:t>MR-Base database 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A0CF334"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w:t>
      </w:r>
      <w:r w:rsidRPr="00454C7F">
        <w:rPr>
          <w:rFonts w:ascii="Times New Roman" w:eastAsia="Calibri" w:hAnsi="Times New Roman" w:cs="Times New Roman"/>
          <w:sz w:val="24"/>
          <w:szCs w:val="24"/>
        </w:rPr>
        <w:lastRenderedPageBreak/>
        <w:t>to substantially reduce the degree of heterogeneity. Further developments could involve recursively analysing alternative pathways.</w:t>
      </w:r>
    </w:p>
    <w:p w14:paraId="4DDAD6D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w:t>
      </w:r>
      <w:r w:rsidRPr="00454C7F">
        <w:rPr>
          <w:rFonts w:ascii="Times New Roman" w:eastAsia="Calibri" w:hAnsi="Times New Roman" w:cs="Times New Roman"/>
          <w:sz w:val="24"/>
          <w:szCs w:val="24"/>
        </w:rPr>
        <w:lastRenderedPageBreak/>
        <w:t xml:space="preserve">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face="superscript"&gt;43&lt;/style&gt;&lt;/DisplayText&gt;&lt;record&gt;&lt;rec-number&gt;90&lt;/rec-number&gt;&lt;foreign-keys&gt;&lt;key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Finally,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5F703AB0"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of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w:t>
      </w:r>
      <w:r w:rsidRPr="00454C7F">
        <w:rPr>
          <w:rFonts w:ascii="Times New Roman" w:eastAsia="Calibri" w:hAnsi="Times New Roman" w:cs="Times New Roman"/>
          <w:sz w:val="24"/>
          <w:szCs w:val="24"/>
        </w:rPr>
        <w:lastRenderedPageBreak/>
        <w:t xml:space="preserve">is entirely 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 studies: thyroid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the obesity of individuals.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48,49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face="superscript"&gt;50&lt;/style&gt;&lt;/DisplayText&gt;&lt;record&gt;&lt;rec-number&gt;66&lt;/rec-number&gt;&lt;foreign-keys&gt;&lt;key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conclusion, we have shown a new method to deal with the bias from horizontal pleiotropy, and to identify putative risk factors for outcomes in a more directed manner than typical </w:t>
      </w:r>
      <w:r w:rsidRPr="00454C7F">
        <w:rPr>
          <w:rFonts w:ascii="Times New Roman" w:eastAsia="Calibri" w:hAnsi="Times New Roman" w:cs="Times New Roman"/>
          <w:sz w:val="24"/>
          <w:szCs w:val="24"/>
        </w:rPr>
        <w:lastRenderedPageBreak/>
        <w:t>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72"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141" w:name="_ert10e813tkt" w:colFirst="0" w:colLast="0"/>
      <w:bookmarkEnd w:id="141"/>
      <w:r w:rsidRPr="009C735F">
        <w:rPr>
          <w:rFonts w:ascii="Times New Roman" w:eastAsia="Calibri" w:hAnsi="Times New Roman" w:cs="Times New Roman"/>
          <w:b/>
          <w:sz w:val="24"/>
          <w:szCs w:val="24"/>
        </w:rPr>
        <w:lastRenderedPageBreak/>
        <w:t>References</w:t>
      </w:r>
    </w:p>
    <w:p w14:paraId="7BDEFFCB" w14:textId="77777777" w:rsidR="000C0344" w:rsidRPr="002B4CA6" w:rsidRDefault="000C0344" w:rsidP="000C0344">
      <w:pPr>
        <w:spacing w:line="480" w:lineRule="auto"/>
        <w:ind w:left="567" w:hanging="567"/>
        <w:jc w:val="both"/>
        <w:rPr>
          <w:rFonts w:ascii="Times New Roman" w:eastAsia="Calibri" w:hAnsi="Times New Roman" w:cs="Times New Roman"/>
          <w:sz w:val="24"/>
          <w:szCs w:val="24"/>
        </w:rPr>
      </w:pPr>
    </w:p>
    <w:p w14:paraId="350810AD" w14:textId="77777777" w:rsidR="000C0344" w:rsidRPr="00A400F9" w:rsidRDefault="000C0344" w:rsidP="000C0344">
      <w:pPr>
        <w:pStyle w:val="EndNoteBibliography"/>
        <w:ind w:left="720" w:hanging="720"/>
      </w:pPr>
      <w:r w:rsidRPr="002B4CA6">
        <w:rPr>
          <w:rFonts w:ascii="Times New Roman" w:eastAsia="Calibri" w:hAnsi="Times New Roman" w:cs="Times New Roman"/>
          <w:sz w:val="24"/>
          <w:szCs w:val="24"/>
        </w:rPr>
        <w:fldChar w:fldCharType="begin"/>
      </w:r>
      <w:r w:rsidRPr="002B4CA6">
        <w:rPr>
          <w:rFonts w:ascii="Times New Roman" w:eastAsia="Calibri" w:hAnsi="Times New Roman" w:cs="Times New Roman"/>
          <w:sz w:val="24"/>
          <w:szCs w:val="24"/>
        </w:rPr>
        <w:instrText xml:space="preserve"> ADDIN EN.REFLIST </w:instrText>
      </w:r>
      <w:r w:rsidRPr="002B4CA6">
        <w:rPr>
          <w:rFonts w:ascii="Times New Roman" w:eastAsia="Calibri" w:hAnsi="Times New Roman" w:cs="Times New Roman"/>
          <w:sz w:val="24"/>
          <w:szCs w:val="24"/>
        </w:rPr>
        <w:fldChar w:fldCharType="separate"/>
      </w:r>
      <w:r w:rsidRPr="00A400F9">
        <w:t>1</w:t>
      </w:r>
      <w:r w:rsidRPr="00A400F9">
        <w:tab/>
        <w:t xml:space="preserve">Holmes, M. V., Ala-Korpela, M. &amp; Davey Smith, G. Mendelian randomization in cardiometabolic disease: challenges in evaluating causality. </w:t>
      </w:r>
      <w:r w:rsidRPr="00A400F9">
        <w:rPr>
          <w:i/>
        </w:rPr>
        <w:t>Nat Rev Cardiol</w:t>
      </w:r>
      <w:r w:rsidRPr="00A400F9">
        <w:t xml:space="preserve"> </w:t>
      </w:r>
      <w:r w:rsidRPr="00A400F9">
        <w:rPr>
          <w:b/>
        </w:rPr>
        <w:t>14</w:t>
      </w:r>
      <w:r w:rsidRPr="00A400F9">
        <w:t>, 577-590 (2017).</w:t>
      </w:r>
    </w:p>
    <w:p w14:paraId="11747A84" w14:textId="77777777" w:rsidR="000C0344" w:rsidRPr="00A400F9" w:rsidRDefault="000C0344" w:rsidP="000C0344">
      <w:pPr>
        <w:pStyle w:val="EndNoteBibliography"/>
        <w:ind w:left="720" w:hanging="720"/>
      </w:pPr>
      <w:r w:rsidRPr="00A400F9">
        <w:t>2</w:t>
      </w:r>
      <w:r w:rsidRPr="00A400F9">
        <w:tab/>
        <w:t xml:space="preserve">Davey Smith, G. &amp; Ebrahim, S. 'Mendelian randomization': can genetic epidemiology contribute to understanding environmental determinants of disease? </w:t>
      </w:r>
      <w:r w:rsidRPr="00A400F9">
        <w:rPr>
          <w:i/>
        </w:rPr>
        <w:t>International Journal of Epidemiology</w:t>
      </w:r>
      <w:r w:rsidRPr="00A400F9">
        <w:t xml:space="preserve"> </w:t>
      </w:r>
      <w:r w:rsidRPr="00A400F9">
        <w:rPr>
          <w:b/>
        </w:rPr>
        <w:t>32</w:t>
      </w:r>
      <w:r w:rsidRPr="00A400F9">
        <w:t>, 1-22 (2003).</w:t>
      </w:r>
    </w:p>
    <w:p w14:paraId="3C8CE03D" w14:textId="77777777" w:rsidR="000C0344" w:rsidRPr="00A400F9" w:rsidRDefault="000C0344" w:rsidP="000C0344">
      <w:pPr>
        <w:pStyle w:val="EndNoteBibliography"/>
        <w:ind w:left="720" w:hanging="720"/>
      </w:pPr>
      <w:r w:rsidRPr="00A400F9">
        <w:t>3</w:t>
      </w:r>
      <w:r w:rsidRPr="00A400F9">
        <w:tab/>
        <w:t xml:space="preserve">Davey Smith, G. &amp; Hemani, G. Mendelian randomization: genetic anchors for causal inference in epidemiological studies. </w:t>
      </w:r>
      <w:r w:rsidRPr="00A400F9">
        <w:rPr>
          <w:i/>
        </w:rPr>
        <w:t>Hum Mol Genet</w:t>
      </w:r>
      <w:r w:rsidRPr="00A400F9">
        <w:t xml:space="preserve"> </w:t>
      </w:r>
      <w:r w:rsidRPr="00A400F9">
        <w:rPr>
          <w:b/>
        </w:rPr>
        <w:t>23</w:t>
      </w:r>
      <w:r w:rsidRPr="00A400F9">
        <w:t>, R89-98 (2014).</w:t>
      </w:r>
    </w:p>
    <w:p w14:paraId="0383462D" w14:textId="77777777" w:rsidR="000C0344" w:rsidRPr="00A400F9" w:rsidRDefault="000C0344" w:rsidP="000C0344">
      <w:pPr>
        <w:pStyle w:val="EndNoteBibliography"/>
        <w:ind w:left="720" w:hanging="720"/>
      </w:pPr>
      <w:r w:rsidRPr="00A400F9">
        <w:t>4</w:t>
      </w:r>
      <w:r w:rsidRPr="00A400F9">
        <w:tab/>
        <w:t>Johnson, T. &amp; Uk, S. Efficient calculation for multi-SNP genetic risk scores. (2013).</w:t>
      </w:r>
    </w:p>
    <w:p w14:paraId="5E27E0CC" w14:textId="77777777" w:rsidR="000C0344" w:rsidRPr="00A400F9" w:rsidRDefault="000C0344" w:rsidP="000C0344">
      <w:pPr>
        <w:pStyle w:val="EndNoteBibliography"/>
        <w:ind w:left="720" w:hanging="720"/>
      </w:pPr>
      <w:r w:rsidRPr="00A400F9">
        <w:t>5</w:t>
      </w:r>
      <w:r w:rsidRPr="00A400F9">
        <w:tab/>
        <w:t xml:space="preserve">Pierce, B. L. &amp; Burgess, S. Efficient design for Mendelian randomization studies: subsample and 2-sample instrumental variable estimators. </w:t>
      </w:r>
      <w:r w:rsidRPr="00A400F9">
        <w:rPr>
          <w:i/>
        </w:rPr>
        <w:t>Am J Epidemiol</w:t>
      </w:r>
      <w:r w:rsidRPr="00A400F9">
        <w:t xml:space="preserve"> </w:t>
      </w:r>
      <w:r w:rsidRPr="00A400F9">
        <w:rPr>
          <w:b/>
        </w:rPr>
        <w:t>178</w:t>
      </w:r>
      <w:r w:rsidRPr="00A400F9">
        <w:t>, 1177-1184 (2013).</w:t>
      </w:r>
    </w:p>
    <w:p w14:paraId="3AE7D1A5" w14:textId="77777777" w:rsidR="000C0344" w:rsidRPr="00A400F9" w:rsidRDefault="000C0344" w:rsidP="000C0344">
      <w:pPr>
        <w:pStyle w:val="EndNoteBibliography"/>
        <w:ind w:left="720" w:hanging="720"/>
      </w:pPr>
      <w:r w:rsidRPr="00A400F9">
        <w:t>6</w:t>
      </w:r>
      <w:r w:rsidRPr="00A400F9">
        <w:tab/>
        <w:t xml:space="preserve">Bowden, J., Davey Smith, G. &amp; Burgess, S. Mendelian randomization with invalid instruments: effect estimation and bias detection through Egger regression. </w:t>
      </w:r>
      <w:r w:rsidRPr="00A400F9">
        <w:rPr>
          <w:i/>
        </w:rPr>
        <w:t>International Journal of Epidemiology</w:t>
      </w:r>
      <w:r w:rsidRPr="00A400F9">
        <w:t xml:space="preserve"> </w:t>
      </w:r>
      <w:r w:rsidRPr="00A400F9">
        <w:rPr>
          <w:b/>
        </w:rPr>
        <w:t>44</w:t>
      </w:r>
      <w:r w:rsidRPr="00A400F9">
        <w:t>, 512-525 (2015).</w:t>
      </w:r>
    </w:p>
    <w:p w14:paraId="6A62711E" w14:textId="77777777" w:rsidR="000C0344" w:rsidRPr="00A400F9" w:rsidRDefault="000C0344" w:rsidP="000C0344">
      <w:pPr>
        <w:pStyle w:val="EndNoteBibliography"/>
        <w:ind w:left="720" w:hanging="720"/>
      </w:pPr>
      <w:r w:rsidRPr="00A400F9">
        <w:t>7</w:t>
      </w:r>
      <w:r w:rsidRPr="00A400F9">
        <w:tab/>
        <w:t xml:space="preserve">Bowden, J., Davey Smith, G., Haycock, P. C. &amp; Burgess, S. Consistent Estimation in Mendelian Randomization with Some Invalid Instruments Using a Weighted Median Estimator. </w:t>
      </w:r>
      <w:r w:rsidRPr="00A400F9">
        <w:rPr>
          <w:i/>
        </w:rPr>
        <w:t>Genet Epidemiol</w:t>
      </w:r>
      <w:r w:rsidRPr="00A400F9">
        <w:t xml:space="preserve"> </w:t>
      </w:r>
      <w:r w:rsidRPr="00A400F9">
        <w:rPr>
          <w:b/>
        </w:rPr>
        <w:t>40</w:t>
      </w:r>
      <w:r w:rsidRPr="00A400F9">
        <w:t>, 304-314 (2016).</w:t>
      </w:r>
    </w:p>
    <w:p w14:paraId="5D9A855B" w14:textId="77777777" w:rsidR="000C0344" w:rsidRPr="00A400F9" w:rsidRDefault="000C0344" w:rsidP="000C0344">
      <w:pPr>
        <w:pStyle w:val="EndNoteBibliography"/>
        <w:ind w:left="720" w:hanging="720"/>
      </w:pPr>
      <w:r w:rsidRPr="00A400F9">
        <w:t>8</w:t>
      </w:r>
      <w:r w:rsidRPr="00A400F9">
        <w:tab/>
        <w:t xml:space="preserve">Hartwig, F. P., Davey Smith, G. &amp; Bowden, J. Robust inference in summary data Mendelian randomization via the zero modal pleiotropy assumption. </w:t>
      </w:r>
      <w:r w:rsidRPr="00A400F9">
        <w:rPr>
          <w:i/>
        </w:rPr>
        <w:t>Int J Epidemiol</w:t>
      </w:r>
      <w:r w:rsidRPr="00A400F9">
        <w:t xml:space="preserve"> </w:t>
      </w:r>
      <w:r w:rsidRPr="00A400F9">
        <w:rPr>
          <w:b/>
        </w:rPr>
        <w:t>46</w:t>
      </w:r>
      <w:r w:rsidRPr="00A400F9">
        <w:t>, 1985-1998 (2017).</w:t>
      </w:r>
    </w:p>
    <w:p w14:paraId="0BFADEC3" w14:textId="77777777" w:rsidR="000C0344" w:rsidRPr="00A400F9" w:rsidRDefault="000C0344" w:rsidP="000C0344">
      <w:pPr>
        <w:pStyle w:val="EndNoteBibliography"/>
        <w:ind w:left="720" w:hanging="720"/>
      </w:pPr>
      <w:r w:rsidRPr="00A400F9">
        <w:t>9</w:t>
      </w:r>
      <w:r w:rsidRPr="00A400F9">
        <w:tab/>
        <w:t xml:space="preserve">Hemani, G., Bowden, J. &amp; Davey Smith, G. Evaluating the potential role of pleiotropy in Mendelian randomization studies. </w:t>
      </w:r>
      <w:r w:rsidRPr="00A400F9">
        <w:rPr>
          <w:i/>
        </w:rPr>
        <w:t>Hum Mol Genet</w:t>
      </w:r>
      <w:r w:rsidRPr="00A400F9">
        <w:t xml:space="preserve"> (2018).</w:t>
      </w:r>
    </w:p>
    <w:p w14:paraId="32408521" w14:textId="77777777" w:rsidR="000C0344" w:rsidRPr="00A400F9" w:rsidRDefault="000C0344" w:rsidP="000C0344">
      <w:pPr>
        <w:pStyle w:val="EndNoteBibliography"/>
        <w:ind w:left="720" w:hanging="720"/>
      </w:pPr>
      <w:r w:rsidRPr="00A400F9">
        <w:t>10</w:t>
      </w:r>
      <w:r w:rsidRPr="00A400F9">
        <w:tab/>
        <w:t>Hemani, G.</w:t>
      </w:r>
      <w:r w:rsidRPr="00A400F9">
        <w:rPr>
          <w:i/>
        </w:rPr>
        <w:t xml:space="preserve"> et al.</w:t>
      </w:r>
      <w:r w:rsidRPr="00A400F9">
        <w:t xml:space="preserve"> The MR-Base platform supports systematic causal inference across the human phenome. </w:t>
      </w:r>
      <w:r w:rsidRPr="00A400F9">
        <w:rPr>
          <w:i/>
        </w:rPr>
        <w:t>eLife</w:t>
      </w:r>
      <w:r w:rsidRPr="00A400F9">
        <w:t xml:space="preserve"> </w:t>
      </w:r>
      <w:r w:rsidRPr="00A400F9">
        <w:rPr>
          <w:b/>
        </w:rPr>
        <w:t>7</w:t>
      </w:r>
      <w:r w:rsidRPr="00A400F9">
        <w:t>, e34408 (2018).</w:t>
      </w:r>
    </w:p>
    <w:p w14:paraId="704015DB" w14:textId="77777777" w:rsidR="000C0344" w:rsidRPr="00A400F9" w:rsidRDefault="000C0344" w:rsidP="000C0344">
      <w:pPr>
        <w:pStyle w:val="EndNoteBibliography"/>
        <w:ind w:left="720" w:hanging="720"/>
      </w:pPr>
      <w:r w:rsidRPr="00A400F9">
        <w:t>11</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65936EB6" w14:textId="77777777" w:rsidR="000C0344" w:rsidRPr="00A400F9" w:rsidRDefault="000C0344" w:rsidP="000C0344">
      <w:pPr>
        <w:pStyle w:val="EndNoteBibliography"/>
        <w:ind w:left="720" w:hanging="720"/>
      </w:pPr>
      <w:r w:rsidRPr="00A400F9">
        <w:t>12</w:t>
      </w:r>
      <w:r w:rsidRPr="00A400F9">
        <w:tab/>
        <w:t xml:space="preserve">Hemani, G., Tilling, K. &amp; Davey Smith, G. Orienting the causal relationship between imprecisely measured traits using GWAS summary data. </w:t>
      </w:r>
      <w:r w:rsidRPr="00A400F9">
        <w:rPr>
          <w:i/>
        </w:rPr>
        <w:t>Plos Genet</w:t>
      </w:r>
      <w:r w:rsidRPr="00A400F9">
        <w:t xml:space="preserve"> </w:t>
      </w:r>
      <w:r w:rsidRPr="00A400F9">
        <w:rPr>
          <w:b/>
        </w:rPr>
        <w:t>13</w:t>
      </w:r>
      <w:r w:rsidRPr="00A400F9">
        <w:t xml:space="preserve"> (2017).</w:t>
      </w:r>
    </w:p>
    <w:p w14:paraId="640B3B91" w14:textId="77777777" w:rsidR="000C0344" w:rsidRPr="00A400F9" w:rsidRDefault="000C0344" w:rsidP="000C0344">
      <w:pPr>
        <w:pStyle w:val="EndNoteBibliography"/>
        <w:ind w:left="720" w:hanging="720"/>
      </w:pPr>
      <w:r w:rsidRPr="00A400F9">
        <w:t>13</w:t>
      </w:r>
      <w:r w:rsidRPr="00A400F9">
        <w:tab/>
        <w:t>Bowden, J.</w:t>
      </w:r>
      <w:r w:rsidRPr="00A400F9">
        <w:rPr>
          <w:i/>
        </w:rPr>
        <w:t xml:space="preserve"> et al.</w:t>
      </w:r>
      <w:r w:rsidRPr="00A400F9">
        <w:t xml:space="preserve"> A framework for the investigation of pleiotropy in two-sample summary data Mendelian randomization. </w:t>
      </w:r>
      <w:r w:rsidRPr="00A400F9">
        <w:rPr>
          <w:i/>
        </w:rPr>
        <w:t>Stat Med</w:t>
      </w:r>
      <w:r w:rsidRPr="00A400F9">
        <w:t xml:space="preserve"> </w:t>
      </w:r>
      <w:r w:rsidRPr="00A400F9">
        <w:rPr>
          <w:b/>
        </w:rPr>
        <w:t>36</w:t>
      </w:r>
      <w:r w:rsidRPr="00A400F9">
        <w:t>, 1783-1802 (2017).</w:t>
      </w:r>
    </w:p>
    <w:p w14:paraId="1DF928C2" w14:textId="77777777" w:rsidR="000C0344" w:rsidRPr="00A400F9" w:rsidRDefault="000C0344" w:rsidP="000C0344">
      <w:pPr>
        <w:pStyle w:val="EndNoteBibliography"/>
        <w:ind w:left="720" w:hanging="720"/>
      </w:pPr>
      <w:r w:rsidRPr="00A400F9">
        <w:t>14</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(2018).</w:t>
      </w:r>
    </w:p>
    <w:p w14:paraId="7A9D5059" w14:textId="77777777" w:rsidR="000C0344" w:rsidRPr="00A400F9" w:rsidRDefault="000C0344" w:rsidP="000C0344">
      <w:pPr>
        <w:pStyle w:val="EndNoteBibliography"/>
        <w:ind w:left="720" w:hanging="720"/>
      </w:pPr>
      <w:r w:rsidRPr="00A400F9">
        <w:t>15</w:t>
      </w:r>
      <w:r w:rsidRPr="00A400F9">
        <w:tab/>
        <w:t xml:space="preserve">Verbanck, M., Chen, C. Y., Neale, B. &amp; Do, R. Detection of widespread horizontal pleiotropy in causal relationships inferred from Mendelian randomization between complex traits and diseases. </w:t>
      </w:r>
      <w:r w:rsidRPr="00A400F9">
        <w:rPr>
          <w:i/>
        </w:rPr>
        <w:t>Nat Genet</w:t>
      </w:r>
      <w:r w:rsidRPr="00A400F9">
        <w:t xml:space="preserve"> </w:t>
      </w:r>
      <w:r w:rsidRPr="00A400F9">
        <w:rPr>
          <w:b/>
        </w:rPr>
        <w:t>50</w:t>
      </w:r>
      <w:r w:rsidRPr="00A400F9">
        <w:t>, 693-698 (2018).</w:t>
      </w:r>
    </w:p>
    <w:p w14:paraId="0020572E" w14:textId="77777777" w:rsidR="000C0344" w:rsidRPr="00A400F9" w:rsidRDefault="000C0344" w:rsidP="000C0344">
      <w:pPr>
        <w:pStyle w:val="EndNoteBibliography"/>
        <w:ind w:left="720" w:hanging="720"/>
      </w:pPr>
      <w:r w:rsidRPr="00A400F9">
        <w:t>16</w:t>
      </w:r>
      <w:r w:rsidRPr="00A400F9">
        <w:tab/>
        <w:t xml:space="preserve">Bakker, M. &amp; Wicherts, J. M. Outlier removal, sum scores, and the inflation of the Type I error rate in independent samples t tests: the power of alternatives and recommendations. </w:t>
      </w:r>
      <w:r w:rsidRPr="00A400F9">
        <w:rPr>
          <w:i/>
        </w:rPr>
        <w:t>Psychol Methods</w:t>
      </w:r>
      <w:r w:rsidRPr="00A400F9">
        <w:t xml:space="preserve"> </w:t>
      </w:r>
      <w:r w:rsidRPr="00A400F9">
        <w:rPr>
          <w:b/>
        </w:rPr>
        <w:t>19</w:t>
      </w:r>
      <w:r w:rsidRPr="00A400F9">
        <w:t>, 409-427 (2014).</w:t>
      </w:r>
    </w:p>
    <w:p w14:paraId="73BD221A" w14:textId="77777777" w:rsidR="000C0344" w:rsidRPr="00A400F9" w:rsidRDefault="000C0344" w:rsidP="000C0344">
      <w:pPr>
        <w:pStyle w:val="EndNoteBibliography"/>
        <w:ind w:left="720" w:hanging="720"/>
      </w:pPr>
      <w:r w:rsidRPr="00A400F9">
        <w:t>17</w:t>
      </w:r>
      <w:r w:rsidRPr="00A400F9">
        <w:tab/>
        <w:t>Hemani, G.</w:t>
      </w:r>
      <w:r w:rsidRPr="00A400F9">
        <w:rPr>
          <w:i/>
        </w:rPr>
        <w:t xml:space="preserve"> et al.</w:t>
      </w:r>
      <w:r w:rsidRPr="00A400F9">
        <w:t xml:space="preserve"> Automating Mendelian randomization through machine learning to construct a putative causal map of the human phenome. </w:t>
      </w:r>
      <w:r w:rsidRPr="00A400F9">
        <w:rPr>
          <w:i/>
        </w:rPr>
        <w:t>bioRxiv</w:t>
      </w:r>
      <w:r w:rsidRPr="00A400F9">
        <w:t>, 173682 (2017).</w:t>
      </w:r>
    </w:p>
    <w:p w14:paraId="39D22799" w14:textId="77777777" w:rsidR="000C0344" w:rsidRPr="00A400F9" w:rsidRDefault="000C0344" w:rsidP="000C0344">
      <w:pPr>
        <w:pStyle w:val="EndNoteBibliography"/>
        <w:ind w:left="720" w:hanging="720"/>
      </w:pPr>
      <w:r w:rsidRPr="00A400F9">
        <w:t>18</w:t>
      </w:r>
      <w:r w:rsidRPr="00A400F9">
        <w:tab/>
        <w:t xml:space="preserve">Bateson, W. </w:t>
      </w:r>
      <w:r w:rsidRPr="00A400F9">
        <w:rPr>
          <w:i/>
        </w:rPr>
        <w:t>The methods and scope of genetics</w:t>
      </w:r>
      <w:r w:rsidRPr="00A400F9">
        <w:t>.  (Cambridge University Press, 2014).</w:t>
      </w:r>
    </w:p>
    <w:p w14:paraId="4E45ECE0" w14:textId="77777777" w:rsidR="000C0344" w:rsidRPr="00A400F9" w:rsidRDefault="000C0344" w:rsidP="000C0344">
      <w:pPr>
        <w:pStyle w:val="EndNoteBibliography"/>
        <w:ind w:left="720" w:hanging="720"/>
      </w:pPr>
      <w:r w:rsidRPr="00A400F9">
        <w:t>19</w:t>
      </w:r>
      <w:r w:rsidRPr="00A400F9">
        <w:tab/>
        <w:t xml:space="preserve">Burgess, S., Butterworth, A. &amp; Thompson, S. G. Mendelian randomization analysis with multiple genetic variants using summarized data. </w:t>
      </w:r>
      <w:r w:rsidRPr="00A400F9">
        <w:rPr>
          <w:i/>
        </w:rPr>
        <w:t>Genet Epidemiol</w:t>
      </w:r>
      <w:r w:rsidRPr="00A400F9">
        <w:t xml:space="preserve"> </w:t>
      </w:r>
      <w:r w:rsidRPr="00A400F9">
        <w:rPr>
          <w:b/>
        </w:rPr>
        <w:t>37</w:t>
      </w:r>
      <w:r w:rsidRPr="00A400F9">
        <w:t>, 658-665 (2013).</w:t>
      </w:r>
    </w:p>
    <w:p w14:paraId="6B9D3479" w14:textId="77777777" w:rsidR="000C0344" w:rsidRPr="00A400F9" w:rsidRDefault="000C0344" w:rsidP="000C0344">
      <w:pPr>
        <w:pStyle w:val="EndNoteBibliography"/>
        <w:ind w:left="720" w:hanging="720"/>
      </w:pPr>
      <w:r w:rsidRPr="00A400F9">
        <w:lastRenderedPageBreak/>
        <w:t>20</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w:t>
      </w:r>
      <w:r w:rsidRPr="00A400F9">
        <w:rPr>
          <w:b/>
        </w:rPr>
        <w:t>47</w:t>
      </w:r>
      <w:r w:rsidRPr="00A400F9">
        <w:t>, 1264-1278 (2018).</w:t>
      </w:r>
    </w:p>
    <w:p w14:paraId="08F303C4" w14:textId="77777777" w:rsidR="000C0344" w:rsidRPr="00A400F9" w:rsidRDefault="000C0344" w:rsidP="000C0344">
      <w:pPr>
        <w:pStyle w:val="EndNoteBibliography"/>
        <w:ind w:left="720" w:hanging="720"/>
      </w:pPr>
      <w:r w:rsidRPr="00A400F9">
        <w:t>21</w:t>
      </w:r>
      <w:r w:rsidRPr="00A400F9">
        <w:tab/>
        <w:t xml:space="preserve">Bowden, J., Hemani, G. &amp; Davey Smith, G. Detecting individual and global horizontal pleiotropy in Mendelian randomization: a job for the humble heterogeneity statistic? </w:t>
      </w:r>
      <w:r w:rsidRPr="00A400F9">
        <w:rPr>
          <w:i/>
        </w:rPr>
        <w:t>Am J Epidemiol</w:t>
      </w:r>
      <w:r w:rsidRPr="00A400F9">
        <w:t xml:space="preserve"> (2018).</w:t>
      </w:r>
    </w:p>
    <w:p w14:paraId="6DE428C7" w14:textId="77777777" w:rsidR="000C0344" w:rsidRPr="00A400F9" w:rsidRDefault="000C0344" w:rsidP="000C0344">
      <w:pPr>
        <w:pStyle w:val="EndNoteBibliography"/>
        <w:ind w:left="720" w:hanging="720"/>
      </w:pPr>
      <w:r w:rsidRPr="00A400F9">
        <w:t>22</w:t>
      </w:r>
      <w:r w:rsidRPr="00A400F9">
        <w:tab/>
        <w:t>Bowden, J.</w:t>
      </w:r>
      <w:r w:rsidRPr="00A400F9">
        <w:rPr>
          <w:i/>
        </w:rPr>
        <w:t xml:space="preserve"> et al.</w:t>
      </w:r>
      <w:r w:rsidRPr="00A400F9">
        <w:t xml:space="preserve"> Improving the accuracy of two-sample summary data Mendelian randomization: moving beyond the NOME assumption. </w:t>
      </w:r>
      <w:r w:rsidRPr="00A400F9">
        <w:rPr>
          <w:i/>
        </w:rPr>
        <w:t>bioRxiv</w:t>
      </w:r>
      <w:r w:rsidRPr="00A400F9">
        <w:t>, 159442 (2018).</w:t>
      </w:r>
    </w:p>
    <w:p w14:paraId="64FD4B6F" w14:textId="77777777" w:rsidR="000C0344" w:rsidRPr="00A400F9" w:rsidRDefault="000C0344" w:rsidP="000C0344">
      <w:pPr>
        <w:pStyle w:val="EndNoteBibliography"/>
        <w:ind w:left="720" w:hanging="720"/>
      </w:pPr>
      <w:r w:rsidRPr="00A400F9">
        <w:t>23</w:t>
      </w:r>
      <w:r w:rsidRPr="00A400F9">
        <w:tab/>
        <w:t xml:space="preserve">Sterne, J. A. &amp; Davey Smith, G. Sifting the evidence-what's wrong with significance tests? </w:t>
      </w:r>
      <w:r w:rsidRPr="00A400F9">
        <w:rPr>
          <w:i/>
        </w:rPr>
        <w:t>Phys Ther</w:t>
      </w:r>
      <w:r w:rsidRPr="00A400F9">
        <w:t xml:space="preserve"> </w:t>
      </w:r>
      <w:r w:rsidRPr="00A400F9">
        <w:rPr>
          <w:b/>
        </w:rPr>
        <w:t>81</w:t>
      </w:r>
      <w:r w:rsidRPr="00A400F9">
        <w:t>, 1464-1469 (2001).</w:t>
      </w:r>
    </w:p>
    <w:p w14:paraId="6443C5F3" w14:textId="77777777" w:rsidR="000C0344" w:rsidRPr="00A400F9" w:rsidRDefault="000C0344" w:rsidP="000C0344">
      <w:pPr>
        <w:pStyle w:val="EndNoteBibliography"/>
        <w:ind w:left="720" w:hanging="720"/>
      </w:pPr>
      <w:r w:rsidRPr="00A400F9">
        <w:t>24</w:t>
      </w:r>
      <w:r w:rsidRPr="00A400F9">
        <w:tab/>
        <w:t xml:space="preserve">Wasserstein, R. L. &amp; Lazar, N. A. The ASA's Statement on p-Values: Context, Process, and Purpose. </w:t>
      </w:r>
      <w:r w:rsidRPr="00A400F9">
        <w:rPr>
          <w:i/>
        </w:rPr>
        <w:t>Am Stat</w:t>
      </w:r>
      <w:r w:rsidRPr="00A400F9">
        <w:t xml:space="preserve"> </w:t>
      </w:r>
      <w:r w:rsidRPr="00A400F9">
        <w:rPr>
          <w:b/>
        </w:rPr>
        <w:t>70</w:t>
      </w:r>
      <w:r w:rsidRPr="00A400F9">
        <w:t>, 129-131 (2016).</w:t>
      </w:r>
    </w:p>
    <w:p w14:paraId="170DF94F" w14:textId="77777777" w:rsidR="000C0344" w:rsidRPr="00A400F9" w:rsidRDefault="000C0344" w:rsidP="000C0344">
      <w:pPr>
        <w:pStyle w:val="EndNoteBibliography"/>
        <w:ind w:left="720" w:hanging="720"/>
      </w:pPr>
      <w:r w:rsidRPr="00A400F9">
        <w:t>25</w:t>
      </w:r>
      <w:r w:rsidRPr="00A400F9">
        <w:tab/>
        <w:t xml:space="preserve">Sanderson, E., Davey Smith, G., Windmeijer, F. &amp; Bowden, J. An examination of multivariable Mendelian randomization in the single sample and two-sample summary data settings. </w:t>
      </w:r>
      <w:r w:rsidRPr="00A400F9">
        <w:rPr>
          <w:i/>
        </w:rPr>
        <w:t>bioRxiv</w:t>
      </w:r>
      <w:r w:rsidRPr="00A400F9">
        <w:t xml:space="preserve"> (2018).</w:t>
      </w:r>
    </w:p>
    <w:p w14:paraId="0E22131C" w14:textId="77777777" w:rsidR="000C0344" w:rsidRPr="00A400F9" w:rsidRDefault="000C0344" w:rsidP="000C0344">
      <w:pPr>
        <w:pStyle w:val="EndNoteBibliography"/>
        <w:ind w:left="720" w:hanging="720"/>
      </w:pPr>
      <w:r w:rsidRPr="00A400F9">
        <w:t>26</w:t>
      </w:r>
      <w:r w:rsidRPr="00A400F9">
        <w:tab/>
        <w:t xml:space="preserve">Bennett, D. A. &amp; Holmes, M. V. Mendelian randomisation in cardiovascular research: an introduction for clinicians. </w:t>
      </w:r>
      <w:r w:rsidRPr="00A400F9">
        <w:rPr>
          <w:i/>
        </w:rPr>
        <w:t>Heart</w:t>
      </w:r>
      <w:r w:rsidRPr="00A400F9">
        <w:t xml:space="preserve"> </w:t>
      </w:r>
      <w:r w:rsidRPr="00A400F9">
        <w:rPr>
          <w:b/>
        </w:rPr>
        <w:t>103</w:t>
      </w:r>
      <w:r w:rsidRPr="00A400F9">
        <w:t>, 1400-1407 (2017).</w:t>
      </w:r>
    </w:p>
    <w:p w14:paraId="4C43D09E" w14:textId="77777777" w:rsidR="000C0344" w:rsidRPr="00A400F9" w:rsidRDefault="000C0344" w:rsidP="000C0344">
      <w:pPr>
        <w:pStyle w:val="EndNoteBibliography"/>
        <w:ind w:left="720" w:hanging="720"/>
      </w:pPr>
      <w:r w:rsidRPr="00A400F9">
        <w:t>27</w:t>
      </w:r>
      <w:r w:rsidRPr="00A400F9">
        <w:tab/>
        <w:t>White, J.</w:t>
      </w:r>
      <w:r w:rsidRPr="00A400F9">
        <w:rPr>
          <w:i/>
        </w:rPr>
        <w:t xml:space="preserve"> et al.</w:t>
      </w:r>
      <w:r w:rsidRPr="00A400F9">
        <w:t xml:space="preserve"> Plasma urate concentration and risk of coronary heart disease: a Mendelian randomisation analysis. </w:t>
      </w:r>
      <w:r w:rsidRPr="00A400F9">
        <w:rPr>
          <w:i/>
        </w:rPr>
        <w:t>Lancet Diabetes Endocrinol</w:t>
      </w:r>
      <w:r w:rsidRPr="00A400F9">
        <w:t xml:space="preserve"> </w:t>
      </w:r>
      <w:r w:rsidRPr="00A400F9">
        <w:rPr>
          <w:b/>
        </w:rPr>
        <w:t>4</w:t>
      </w:r>
      <w:r w:rsidRPr="00A400F9">
        <w:t>, 327-336 (2016).</w:t>
      </w:r>
    </w:p>
    <w:p w14:paraId="60A7271F" w14:textId="77777777" w:rsidR="000C0344" w:rsidRPr="00A400F9" w:rsidRDefault="000C0344" w:rsidP="000C0344">
      <w:pPr>
        <w:pStyle w:val="EndNoteBibliography"/>
        <w:ind w:left="720" w:hanging="720"/>
      </w:pPr>
      <w:r w:rsidRPr="00A400F9">
        <w:t>28</w:t>
      </w:r>
      <w:r w:rsidRPr="00A400F9">
        <w:tab/>
        <w:t>Tyrrell, J.</w:t>
      </w:r>
      <w:r w:rsidRPr="00A400F9">
        <w:rPr>
          <w:i/>
        </w:rPr>
        <w:t xml:space="preserve"> et al.</w:t>
      </w:r>
      <w:r w:rsidRPr="00A400F9">
        <w:t xml:space="preserve"> Height, body mass index, and socioeconomic status: mendelian randomisation study in UK Biobank. </w:t>
      </w:r>
      <w:r w:rsidRPr="00A400F9">
        <w:rPr>
          <w:i/>
        </w:rPr>
        <w:t>BMJ</w:t>
      </w:r>
      <w:r w:rsidRPr="00A400F9">
        <w:t xml:space="preserve"> </w:t>
      </w:r>
      <w:r w:rsidRPr="00A400F9">
        <w:rPr>
          <w:b/>
        </w:rPr>
        <w:t>352</w:t>
      </w:r>
      <w:r w:rsidRPr="00A400F9">
        <w:t>, i582 (2016).</w:t>
      </w:r>
    </w:p>
    <w:p w14:paraId="0794B56B" w14:textId="77777777" w:rsidR="000C0344" w:rsidRPr="00A400F9" w:rsidRDefault="000C0344" w:rsidP="000C0344">
      <w:pPr>
        <w:pStyle w:val="EndNoteBibliography"/>
        <w:ind w:left="720" w:hanging="720"/>
      </w:pPr>
      <w:r w:rsidRPr="00A400F9">
        <w:t>29</w:t>
      </w:r>
      <w:r w:rsidRPr="00A400F9">
        <w:tab/>
        <w:t xml:space="preserve">Kaskie, R. E., Graziano, B. &amp; Ferrarelli, F. Schizophrenia and sleep disorders: links, risks, and management challenges. </w:t>
      </w:r>
      <w:r w:rsidRPr="00A400F9">
        <w:rPr>
          <w:i/>
        </w:rPr>
        <w:t>Nat Sci Sleep</w:t>
      </w:r>
      <w:r w:rsidRPr="00A400F9">
        <w:t xml:space="preserve"> </w:t>
      </w:r>
      <w:r w:rsidRPr="00A400F9">
        <w:rPr>
          <w:b/>
        </w:rPr>
        <w:t>9</w:t>
      </w:r>
      <w:r w:rsidRPr="00A400F9">
        <w:t>, 227-239 (2017).</w:t>
      </w:r>
    </w:p>
    <w:p w14:paraId="6F008596" w14:textId="77777777" w:rsidR="000C0344" w:rsidRPr="00A400F9" w:rsidRDefault="000C0344" w:rsidP="000C0344">
      <w:pPr>
        <w:pStyle w:val="EndNoteBibliography"/>
        <w:ind w:left="720" w:hanging="720"/>
      </w:pPr>
      <w:r w:rsidRPr="00A400F9">
        <w:t>30</w:t>
      </w:r>
      <w:r w:rsidRPr="00A400F9">
        <w:tab/>
        <w:t>Kleber, M. E.</w:t>
      </w:r>
      <w:r w:rsidRPr="00A400F9">
        <w:rPr>
          <w:i/>
        </w:rPr>
        <w:t xml:space="preserve"> et al.</w:t>
      </w:r>
      <w:r w:rsidRPr="00A400F9">
        <w:t xml:space="preserve"> Uric Acid and Cardiovascular Events: A Mendelian Randomization Study. </w:t>
      </w:r>
      <w:r w:rsidRPr="00A400F9">
        <w:rPr>
          <w:i/>
        </w:rPr>
        <w:t>J Am Soc Nephrol</w:t>
      </w:r>
      <w:r w:rsidRPr="00A400F9">
        <w:t xml:space="preserve"> </w:t>
      </w:r>
      <w:r w:rsidRPr="00A400F9">
        <w:rPr>
          <w:b/>
        </w:rPr>
        <w:t>26</w:t>
      </w:r>
      <w:r w:rsidRPr="00A400F9">
        <w:t>, 2831-2838 (2015).</w:t>
      </w:r>
    </w:p>
    <w:p w14:paraId="0211C2C8" w14:textId="77777777" w:rsidR="000C0344" w:rsidRPr="00A400F9" w:rsidRDefault="000C0344" w:rsidP="000C0344">
      <w:pPr>
        <w:pStyle w:val="EndNoteBibliography"/>
        <w:ind w:left="720" w:hanging="720"/>
      </w:pPr>
      <w:r w:rsidRPr="00A400F9">
        <w:t>31</w:t>
      </w:r>
      <w:r w:rsidRPr="00A400F9">
        <w:tab/>
        <w:t xml:space="preserve">Strom, D., Dudovitz, R., Guerrero, L. R. &amp; Wong, M. D. The Link between Education and Health: It Is Not What You Know, but Whom You Know. </w:t>
      </w:r>
      <w:r w:rsidRPr="00A400F9">
        <w:rPr>
          <w:i/>
        </w:rPr>
        <w:t>J Gen Intern Med</w:t>
      </w:r>
      <w:r w:rsidRPr="00A400F9">
        <w:t xml:space="preserve"> </w:t>
      </w:r>
      <w:r w:rsidRPr="00A400F9">
        <w:rPr>
          <w:b/>
        </w:rPr>
        <w:t>30</w:t>
      </w:r>
      <w:r w:rsidRPr="00A400F9">
        <w:t>, S277-S278 (2015).</w:t>
      </w:r>
    </w:p>
    <w:p w14:paraId="7E6A2CB9" w14:textId="77777777" w:rsidR="000C0344" w:rsidRPr="00A400F9" w:rsidRDefault="000C0344" w:rsidP="000C0344">
      <w:pPr>
        <w:pStyle w:val="EndNoteBibliography"/>
        <w:ind w:left="720" w:hanging="720"/>
      </w:pPr>
      <w:r w:rsidRPr="00A400F9">
        <w:t>32</w:t>
      </w:r>
      <w:r w:rsidRPr="00A400F9">
        <w:tab/>
        <w:t>Bockerman, P.</w:t>
      </w:r>
      <w:r w:rsidRPr="00A400F9">
        <w:rPr>
          <w:i/>
        </w:rPr>
        <w:t xml:space="preserve"> et al.</w:t>
      </w:r>
      <w:r w:rsidRPr="00A400F9">
        <w:t xml:space="preserve"> Does higher education protect against obesity? Evidence using Mendelian randomization. </w:t>
      </w:r>
      <w:r w:rsidRPr="00A400F9">
        <w:rPr>
          <w:i/>
        </w:rPr>
        <w:t>Prev Med</w:t>
      </w:r>
      <w:r w:rsidRPr="00A400F9">
        <w:t xml:space="preserve"> </w:t>
      </w:r>
      <w:r w:rsidRPr="00A400F9">
        <w:rPr>
          <w:b/>
        </w:rPr>
        <w:t>101</w:t>
      </w:r>
      <w:r w:rsidRPr="00A400F9">
        <w:t>, 195-198 (2017).</w:t>
      </w:r>
    </w:p>
    <w:p w14:paraId="4A42ACA5" w14:textId="77777777" w:rsidR="000C0344" w:rsidRPr="00A400F9" w:rsidRDefault="000C0344" w:rsidP="000C0344">
      <w:pPr>
        <w:pStyle w:val="EndNoteBibliography"/>
        <w:ind w:left="720" w:hanging="720"/>
      </w:pPr>
      <w:r w:rsidRPr="00A400F9">
        <w:t>33</w:t>
      </w:r>
      <w:r w:rsidRPr="00A400F9">
        <w:tab/>
        <w:t xml:space="preserve">Cohen, A. K., Rai, M., Rehkopf, D. H. &amp; Abrams, B. Educational attainment and obesity: a systematic review. </w:t>
      </w:r>
      <w:r w:rsidRPr="00A400F9">
        <w:rPr>
          <w:i/>
        </w:rPr>
        <w:t>Obes Rev</w:t>
      </w:r>
      <w:r w:rsidRPr="00A400F9">
        <w:t xml:space="preserve"> </w:t>
      </w:r>
      <w:r w:rsidRPr="00A400F9">
        <w:rPr>
          <w:b/>
        </w:rPr>
        <w:t>14</w:t>
      </w:r>
      <w:r w:rsidRPr="00A400F9">
        <w:t>, 989-1005 (2013).</w:t>
      </w:r>
    </w:p>
    <w:p w14:paraId="7AE61506" w14:textId="77777777" w:rsidR="000C0344" w:rsidRPr="00A400F9" w:rsidRDefault="000C0344" w:rsidP="000C0344">
      <w:pPr>
        <w:pStyle w:val="EndNoteBibliography"/>
        <w:ind w:left="720" w:hanging="720"/>
      </w:pPr>
      <w:r w:rsidRPr="00A400F9">
        <w:t>34</w:t>
      </w:r>
      <w:r w:rsidRPr="00A400F9">
        <w:tab/>
        <w:t>Okbay, A.</w:t>
      </w:r>
      <w:r w:rsidRPr="00A400F9">
        <w:rPr>
          <w:i/>
        </w:rPr>
        <w:t xml:space="preserve"> et al.</w:t>
      </w:r>
      <w:r w:rsidRPr="00A400F9">
        <w:t xml:space="preserve"> Genome-wide association study identifies 74 loci associated with educational attainment. </w:t>
      </w:r>
      <w:r w:rsidRPr="00A400F9">
        <w:rPr>
          <w:i/>
        </w:rPr>
        <w:t>Nature</w:t>
      </w:r>
      <w:r w:rsidRPr="00A400F9">
        <w:t xml:space="preserve"> </w:t>
      </w:r>
      <w:r w:rsidRPr="00A400F9">
        <w:rPr>
          <w:b/>
        </w:rPr>
        <w:t>533</w:t>
      </w:r>
      <w:r w:rsidRPr="00A400F9">
        <w:t>, 539-542 (2016).</w:t>
      </w:r>
    </w:p>
    <w:p w14:paraId="67C17446" w14:textId="77777777" w:rsidR="000C0344" w:rsidRPr="00A400F9" w:rsidRDefault="000C0344" w:rsidP="000C0344">
      <w:pPr>
        <w:pStyle w:val="EndNoteBibliography"/>
        <w:ind w:left="720" w:hanging="720"/>
      </w:pPr>
      <w:r w:rsidRPr="00A400F9">
        <w:t>35</w:t>
      </w:r>
      <w:r w:rsidRPr="00A400F9">
        <w:tab/>
        <w:t>Locke, A. E.</w:t>
      </w:r>
      <w:r w:rsidRPr="00A400F9">
        <w:rPr>
          <w:i/>
        </w:rPr>
        <w:t xml:space="preserve"> et al.</w:t>
      </w:r>
      <w:r w:rsidRPr="00A400F9">
        <w:t xml:space="preserve"> Genetic studies of body mass index yield new insights for obesity biology. </w:t>
      </w:r>
      <w:r w:rsidRPr="00A400F9">
        <w:rPr>
          <w:i/>
        </w:rPr>
        <w:t>Nature</w:t>
      </w:r>
      <w:r w:rsidRPr="00A400F9">
        <w:t xml:space="preserve"> </w:t>
      </w:r>
      <w:r w:rsidRPr="00A400F9">
        <w:rPr>
          <w:b/>
        </w:rPr>
        <w:t>518</w:t>
      </w:r>
      <w:r w:rsidRPr="00A400F9">
        <w:t>, 197-206 (2015).</w:t>
      </w:r>
    </w:p>
    <w:p w14:paraId="03968D41" w14:textId="77777777" w:rsidR="000C0344" w:rsidRPr="00A400F9" w:rsidRDefault="000C0344" w:rsidP="000C0344">
      <w:pPr>
        <w:pStyle w:val="EndNoteBibliography"/>
        <w:ind w:left="720" w:hanging="720"/>
      </w:pPr>
      <w:r w:rsidRPr="00A400F9">
        <w:t>36</w:t>
      </w:r>
      <w:r w:rsidRPr="00A400F9">
        <w:tab/>
        <w:t>Zhu, Z. H.</w:t>
      </w:r>
      <w:r w:rsidRPr="00A400F9">
        <w:rPr>
          <w:i/>
        </w:rPr>
        <w:t xml:space="preserve"> et al.</w:t>
      </w:r>
      <w:r w:rsidRPr="00A400F9">
        <w:t xml:space="preserve"> Causal associations between risk factors and common diseases inferred from GWAS summary data. </w:t>
      </w:r>
      <w:r w:rsidRPr="00A400F9">
        <w:rPr>
          <w:i/>
        </w:rPr>
        <w:t>Nat Commun</w:t>
      </w:r>
      <w:r w:rsidRPr="00A400F9">
        <w:t xml:space="preserve"> </w:t>
      </w:r>
      <w:r w:rsidRPr="00A400F9">
        <w:rPr>
          <w:b/>
        </w:rPr>
        <w:t>9</w:t>
      </w:r>
      <w:r w:rsidRPr="00A400F9">
        <w:t xml:space="preserve"> (2018).</w:t>
      </w:r>
    </w:p>
    <w:p w14:paraId="41B5B8B3" w14:textId="77777777" w:rsidR="000C0344" w:rsidRPr="00A400F9" w:rsidRDefault="000C0344" w:rsidP="000C0344">
      <w:pPr>
        <w:pStyle w:val="EndNoteBibliography"/>
        <w:ind w:left="720" w:hanging="720"/>
      </w:pPr>
      <w:r w:rsidRPr="00A400F9">
        <w:t>37</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737B8CCE" w14:textId="77777777" w:rsidR="000C0344" w:rsidRPr="00A400F9" w:rsidRDefault="000C0344" w:rsidP="000C0344">
      <w:pPr>
        <w:pStyle w:val="EndNoteBibliography"/>
        <w:ind w:left="720" w:hanging="720"/>
      </w:pPr>
      <w:r w:rsidRPr="00A400F9">
        <w:t>38</w:t>
      </w:r>
      <w:r w:rsidRPr="00A400F9">
        <w:tab/>
        <w:t xml:space="preserve">Hartwig, F. P., Borges, M. C., Horta, B. L., Bowden, J. &amp; Davey Smith, G. Inflammatory Biomarkers and Risk of Schizophrenia A 2-Sample Mendelian Randomization Study. </w:t>
      </w:r>
      <w:r w:rsidRPr="00A400F9">
        <w:rPr>
          <w:i/>
        </w:rPr>
        <w:t>Jama Psychiat</w:t>
      </w:r>
      <w:r w:rsidRPr="00A400F9">
        <w:t xml:space="preserve"> </w:t>
      </w:r>
      <w:r w:rsidRPr="00A400F9">
        <w:rPr>
          <w:b/>
        </w:rPr>
        <w:t>74</w:t>
      </w:r>
      <w:r w:rsidRPr="00A400F9">
        <w:t>, 1226-1233 (2017).</w:t>
      </w:r>
    </w:p>
    <w:p w14:paraId="65D5BC9C" w14:textId="77777777" w:rsidR="000C0344" w:rsidRPr="00A400F9" w:rsidRDefault="000C0344" w:rsidP="000C0344">
      <w:pPr>
        <w:pStyle w:val="EndNoteBibliography"/>
        <w:ind w:left="720" w:hanging="720"/>
      </w:pPr>
      <w:r w:rsidRPr="00A400F9">
        <w:t>39</w:t>
      </w:r>
      <w:r w:rsidRPr="00A400F9">
        <w:tab/>
        <w:t xml:space="preserve">Burgess, S., Thompson, S. G. &amp; CRP CHD Genetics Collaboration. Avoiding bias from weak instruments in Mendelian randomization studies. </w:t>
      </w:r>
      <w:r w:rsidRPr="00A400F9">
        <w:rPr>
          <w:i/>
        </w:rPr>
        <w:t>Int J Epidemiol</w:t>
      </w:r>
      <w:r w:rsidRPr="00A400F9">
        <w:t xml:space="preserve"> </w:t>
      </w:r>
      <w:r w:rsidRPr="00A400F9">
        <w:rPr>
          <w:b/>
        </w:rPr>
        <w:t>40</w:t>
      </w:r>
      <w:r w:rsidRPr="00A400F9">
        <w:t>, 755-764 (2011).</w:t>
      </w:r>
    </w:p>
    <w:p w14:paraId="53B19D97" w14:textId="77777777" w:rsidR="000C0344" w:rsidRPr="00A400F9" w:rsidRDefault="000C0344" w:rsidP="000C0344">
      <w:pPr>
        <w:pStyle w:val="EndNoteBibliography"/>
        <w:ind w:left="720" w:hanging="720"/>
      </w:pPr>
      <w:r w:rsidRPr="00A400F9">
        <w:t>40</w:t>
      </w:r>
      <w:r w:rsidRPr="00A400F9">
        <w:tab/>
        <w:t>Jiang, L.</w:t>
      </w:r>
      <w:r w:rsidRPr="00A400F9">
        <w:rPr>
          <w:i/>
        </w:rPr>
        <w:t xml:space="preserve"> et al.</w:t>
      </w:r>
      <w:r w:rsidRPr="00A400F9">
        <w:t xml:space="preserve"> Constrained Instruments and their Application to Mendelian Randomization with Pleiotropy. </w:t>
      </w:r>
      <w:r w:rsidRPr="00A400F9">
        <w:rPr>
          <w:i/>
        </w:rPr>
        <w:t>bioRxiv</w:t>
      </w:r>
      <w:r w:rsidRPr="00A400F9">
        <w:t>, 227454 (2017).</w:t>
      </w:r>
    </w:p>
    <w:p w14:paraId="5FF7796D" w14:textId="77777777" w:rsidR="000C0344" w:rsidRPr="00A400F9" w:rsidRDefault="000C0344" w:rsidP="000C0344">
      <w:pPr>
        <w:pStyle w:val="EndNoteBibliography"/>
        <w:ind w:left="720" w:hanging="720"/>
      </w:pPr>
      <w:r w:rsidRPr="00A400F9">
        <w:t>41</w:t>
      </w:r>
      <w:r w:rsidRPr="00A400F9">
        <w:tab/>
        <w:t>Visscher, P. M.</w:t>
      </w:r>
      <w:r w:rsidRPr="00A400F9">
        <w:rPr>
          <w:i/>
        </w:rPr>
        <w:t xml:space="preserve"> et al.</w:t>
      </w:r>
      <w:r w:rsidRPr="00A400F9">
        <w:t xml:space="preserve"> 10 Years of GWAS Discovery: Biology, Function, and Translation. </w:t>
      </w:r>
      <w:r w:rsidRPr="00A400F9">
        <w:rPr>
          <w:i/>
        </w:rPr>
        <w:t>Am J Hum Genet</w:t>
      </w:r>
      <w:r w:rsidRPr="00A400F9">
        <w:t xml:space="preserve"> </w:t>
      </w:r>
      <w:r w:rsidRPr="00A400F9">
        <w:rPr>
          <w:b/>
        </w:rPr>
        <w:t>101</w:t>
      </w:r>
      <w:r w:rsidRPr="00A400F9">
        <w:t>, 5-22 (2017).</w:t>
      </w:r>
    </w:p>
    <w:p w14:paraId="33FA470E" w14:textId="77777777" w:rsidR="000C0344" w:rsidRPr="00A400F9" w:rsidRDefault="000C0344" w:rsidP="000C0344">
      <w:pPr>
        <w:pStyle w:val="EndNoteBibliography"/>
        <w:ind w:left="720" w:hanging="720"/>
      </w:pPr>
      <w:r w:rsidRPr="00A400F9">
        <w:t>42</w:t>
      </w:r>
      <w:r w:rsidRPr="00A400F9">
        <w:tab/>
        <w:t xml:space="preserve">Davey Smith, G. &amp; Ebrahim, S. Mendelian randomization: prospects, potentials, and limitations. </w:t>
      </w:r>
      <w:r w:rsidRPr="00A400F9">
        <w:rPr>
          <w:i/>
        </w:rPr>
        <w:t>Int J Epidemiol</w:t>
      </w:r>
      <w:r w:rsidRPr="00A400F9">
        <w:t xml:space="preserve"> </w:t>
      </w:r>
      <w:r w:rsidRPr="00A400F9">
        <w:rPr>
          <w:b/>
        </w:rPr>
        <w:t>33</w:t>
      </w:r>
      <w:r w:rsidRPr="00A400F9">
        <w:t>, 30-42 (2004).</w:t>
      </w:r>
    </w:p>
    <w:p w14:paraId="2384B29D" w14:textId="77777777" w:rsidR="000C0344" w:rsidRPr="00A400F9" w:rsidRDefault="000C0344" w:rsidP="000C0344">
      <w:pPr>
        <w:pStyle w:val="EndNoteBibliography"/>
        <w:ind w:left="720" w:hanging="720"/>
      </w:pPr>
      <w:r w:rsidRPr="00A400F9">
        <w:t>43</w:t>
      </w:r>
      <w:r w:rsidRPr="00A400F9">
        <w:tab/>
        <w:t>Tan, Q.</w:t>
      </w:r>
      <w:r w:rsidRPr="00A400F9">
        <w:rPr>
          <w:i/>
        </w:rPr>
        <w:t xml:space="preserve"> et al.</w:t>
      </w:r>
      <w:r w:rsidRPr="00A400F9">
        <w:t xml:space="preserve"> Analyzing age-specific genetic effects on human extreme age survival in cohort-based longitudinal studies. </w:t>
      </w:r>
      <w:r w:rsidRPr="00A400F9">
        <w:rPr>
          <w:i/>
        </w:rPr>
        <w:t>Eur J Hum Genet</w:t>
      </w:r>
      <w:r w:rsidRPr="00A400F9">
        <w:t xml:space="preserve"> </w:t>
      </w:r>
      <w:r w:rsidRPr="00A400F9">
        <w:rPr>
          <w:b/>
        </w:rPr>
        <w:t>21</w:t>
      </w:r>
      <w:r w:rsidRPr="00A400F9">
        <w:t>, 451-454 (2013).</w:t>
      </w:r>
    </w:p>
    <w:p w14:paraId="34C4F24C" w14:textId="77777777" w:rsidR="000C0344" w:rsidRPr="00A400F9" w:rsidRDefault="000C0344" w:rsidP="000C0344">
      <w:pPr>
        <w:pStyle w:val="EndNoteBibliography"/>
        <w:ind w:left="720" w:hanging="720"/>
      </w:pPr>
      <w:r w:rsidRPr="00A400F9">
        <w:lastRenderedPageBreak/>
        <w:t>44</w:t>
      </w:r>
      <w:r w:rsidRPr="00A400F9">
        <w:tab/>
        <w:t xml:space="preserve">Vansteelandt, S., Bowden, J., Babanezhad, M. &amp; Goetghebeur, E. On Instrumental Variables Estimation of Causal Odds Ratios. </w:t>
      </w:r>
      <w:r w:rsidRPr="00A400F9">
        <w:rPr>
          <w:i/>
        </w:rPr>
        <w:t>Stat Sci</w:t>
      </w:r>
      <w:r w:rsidRPr="00A400F9">
        <w:t xml:space="preserve"> </w:t>
      </w:r>
      <w:r w:rsidRPr="00A400F9">
        <w:rPr>
          <w:b/>
        </w:rPr>
        <w:t>26</w:t>
      </w:r>
      <w:r w:rsidRPr="00A400F9">
        <w:t>, 403-422 (2011).</w:t>
      </w:r>
    </w:p>
    <w:p w14:paraId="02902F78" w14:textId="77777777" w:rsidR="000C0344" w:rsidRPr="00A400F9" w:rsidRDefault="000C0344" w:rsidP="000C0344">
      <w:pPr>
        <w:pStyle w:val="EndNoteBibliography"/>
        <w:ind w:left="720" w:hanging="720"/>
      </w:pPr>
      <w:r w:rsidRPr="00A400F9">
        <w:t>45</w:t>
      </w:r>
      <w:r w:rsidRPr="00A400F9">
        <w:tab/>
        <w:t>Winsvold, B. S.</w:t>
      </w:r>
      <w:r w:rsidRPr="00A400F9">
        <w:rPr>
          <w:i/>
        </w:rPr>
        <w:t xml:space="preserve"> et al.</w:t>
      </w:r>
      <w:r w:rsidRPr="00A400F9">
        <w:t xml:space="preserve"> Shared genetic risk between migraine and coronary artery disease: A genome-wide analysis of common variants. </w:t>
      </w:r>
      <w:r w:rsidRPr="00A400F9">
        <w:rPr>
          <w:i/>
        </w:rPr>
        <w:t>Plos One</w:t>
      </w:r>
      <w:r w:rsidRPr="00A400F9">
        <w:t xml:space="preserve"> </w:t>
      </w:r>
      <w:r w:rsidRPr="00A400F9">
        <w:rPr>
          <w:b/>
        </w:rPr>
        <w:t>12</w:t>
      </w:r>
      <w:r w:rsidRPr="00A400F9">
        <w:t xml:space="preserve"> (2017).</w:t>
      </w:r>
    </w:p>
    <w:p w14:paraId="7079CA9C" w14:textId="77777777" w:rsidR="000C0344" w:rsidRPr="00A400F9" w:rsidRDefault="000C0344" w:rsidP="000C0344">
      <w:pPr>
        <w:pStyle w:val="EndNoteBibliography"/>
        <w:ind w:left="720" w:hanging="720"/>
      </w:pPr>
      <w:r w:rsidRPr="00A400F9">
        <w:t>46</w:t>
      </w:r>
      <w:r w:rsidRPr="00A400F9">
        <w:tab/>
        <w:t>Rodondi, N.</w:t>
      </w:r>
      <w:r w:rsidRPr="00A400F9">
        <w:rPr>
          <w:i/>
        </w:rPr>
        <w:t xml:space="preserve"> et al.</w:t>
      </w:r>
      <w:r w:rsidRPr="00A400F9">
        <w:t xml:space="preserve"> Subclinical hypothyroidism and the risk of coronary heart disease and mortality. </w:t>
      </w:r>
      <w:r w:rsidRPr="00A400F9">
        <w:rPr>
          <w:i/>
        </w:rPr>
        <w:t>JAMA</w:t>
      </w:r>
      <w:r w:rsidRPr="00A400F9">
        <w:t xml:space="preserve"> </w:t>
      </w:r>
      <w:r w:rsidRPr="00A400F9">
        <w:rPr>
          <w:b/>
        </w:rPr>
        <w:t>304</w:t>
      </w:r>
      <w:r w:rsidRPr="00A400F9">
        <w:t>, 1365-1374 (2010).</w:t>
      </w:r>
    </w:p>
    <w:p w14:paraId="0B5EAF79" w14:textId="77777777" w:rsidR="000C0344" w:rsidRPr="00A400F9" w:rsidRDefault="000C0344" w:rsidP="000C0344">
      <w:pPr>
        <w:pStyle w:val="EndNoteBibliography"/>
        <w:ind w:left="720" w:hanging="720"/>
      </w:pPr>
      <w:r w:rsidRPr="00A400F9">
        <w:t>47</w:t>
      </w:r>
      <w:r w:rsidRPr="00A400F9">
        <w:tab/>
        <w:t>Fadeyev, V. V.</w:t>
      </w:r>
      <w:r w:rsidRPr="00A400F9">
        <w:rPr>
          <w:i/>
        </w:rPr>
        <w:t xml:space="preserve"> et al.</w:t>
      </w:r>
      <w:r w:rsidRPr="00A400F9">
        <w:t xml:space="preserve"> Levothyroxine replacement therapy in patients with subclinical hypothyroidism and coronary artery disease. </w:t>
      </w:r>
      <w:r w:rsidRPr="00A400F9">
        <w:rPr>
          <w:i/>
        </w:rPr>
        <w:t>Endocr Pract</w:t>
      </w:r>
      <w:r w:rsidRPr="00A400F9">
        <w:t xml:space="preserve"> </w:t>
      </w:r>
      <w:r w:rsidRPr="00A400F9">
        <w:rPr>
          <w:b/>
        </w:rPr>
        <w:t>12</w:t>
      </w:r>
      <w:r w:rsidRPr="00A400F9">
        <w:t>, 5-17 (2006).</w:t>
      </w:r>
    </w:p>
    <w:p w14:paraId="4A7E759F" w14:textId="77777777" w:rsidR="000C0344" w:rsidRPr="00A400F9" w:rsidRDefault="000C0344" w:rsidP="000C0344">
      <w:pPr>
        <w:pStyle w:val="EndNoteBibliography"/>
        <w:ind w:left="720" w:hanging="720"/>
      </w:pPr>
      <w:r w:rsidRPr="00A400F9">
        <w:t>48</w:t>
      </w:r>
      <w:r w:rsidRPr="00A400F9">
        <w:tab/>
        <w:t>Cho, Y.</w:t>
      </w:r>
      <w:r w:rsidRPr="00A400F9">
        <w:rPr>
          <w:i/>
        </w:rPr>
        <w:t xml:space="preserve"> et al.</w:t>
      </w:r>
      <w:r w:rsidRPr="00A400F9">
        <w:t xml:space="preserve"> Alcohol intake and cardiovascular risk factors: A Mendelian randomisation study. </w:t>
      </w:r>
      <w:r w:rsidRPr="00A400F9">
        <w:rPr>
          <w:i/>
        </w:rPr>
        <w:t>Sci Rep</w:t>
      </w:r>
      <w:r w:rsidRPr="00A400F9">
        <w:t xml:space="preserve"> </w:t>
      </w:r>
      <w:r w:rsidRPr="00A400F9">
        <w:rPr>
          <w:b/>
        </w:rPr>
        <w:t>5</w:t>
      </w:r>
      <w:r w:rsidRPr="00A400F9">
        <w:t>, 18422 (2015).</w:t>
      </w:r>
    </w:p>
    <w:p w14:paraId="7073253B" w14:textId="77777777" w:rsidR="000C0344" w:rsidRPr="00A400F9" w:rsidRDefault="000C0344" w:rsidP="000C0344">
      <w:pPr>
        <w:pStyle w:val="EndNoteBibliography"/>
        <w:ind w:left="720" w:hanging="720"/>
      </w:pPr>
      <w:r w:rsidRPr="00A400F9">
        <w:t>49</w:t>
      </w:r>
      <w:r w:rsidRPr="00A400F9">
        <w:tab/>
        <w:t xml:space="preserve">Williams, P. T. &amp; Thompson, P. D. The relationship of walking intensity to total and cause-specific mortality. Results from the National Walkers' Health Study. </w:t>
      </w:r>
      <w:r w:rsidRPr="00A400F9">
        <w:rPr>
          <w:i/>
        </w:rPr>
        <w:t>Plos One</w:t>
      </w:r>
      <w:r w:rsidRPr="00A400F9">
        <w:t xml:space="preserve"> </w:t>
      </w:r>
      <w:r w:rsidRPr="00A400F9">
        <w:rPr>
          <w:b/>
        </w:rPr>
        <w:t>8</w:t>
      </w:r>
      <w:r w:rsidRPr="00A400F9">
        <w:t>, e81098 (2013).</w:t>
      </w:r>
    </w:p>
    <w:p w14:paraId="0C684BC9" w14:textId="77777777" w:rsidR="000C0344" w:rsidRPr="00A400F9" w:rsidRDefault="000C0344" w:rsidP="000C0344">
      <w:pPr>
        <w:pStyle w:val="EndNoteBibliography"/>
        <w:ind w:left="720" w:hanging="720"/>
      </w:pPr>
      <w:r w:rsidRPr="00A400F9">
        <w:t>50</w:t>
      </w:r>
      <w:r w:rsidRPr="00A400F9">
        <w:tab/>
        <w:t>Sugawara, N.</w:t>
      </w:r>
      <w:r w:rsidRPr="00A400F9">
        <w:rPr>
          <w:i/>
        </w:rPr>
        <w:t xml:space="preserve"> et al.</w:t>
      </w:r>
      <w:r w:rsidRPr="00A400F9">
        <w:t xml:space="preserve"> Body composition in patients with schizophrenia: Comparison with healthy controls. </w:t>
      </w:r>
      <w:r w:rsidRPr="00A400F9">
        <w:rPr>
          <w:i/>
        </w:rPr>
        <w:t>Annals of general psychiatry</w:t>
      </w:r>
      <w:r w:rsidRPr="00A400F9">
        <w:t xml:space="preserve"> </w:t>
      </w:r>
      <w:r w:rsidRPr="00A400F9">
        <w:rPr>
          <w:b/>
        </w:rPr>
        <w:t>11</w:t>
      </w:r>
      <w:r w:rsidRPr="00A400F9">
        <w:t>, 11 (2012).</w:t>
      </w:r>
    </w:p>
    <w:p w14:paraId="18302188" w14:textId="77777777" w:rsidR="000C0344" w:rsidRPr="00A400F9" w:rsidRDefault="000C0344" w:rsidP="000C0344">
      <w:pPr>
        <w:pStyle w:val="EndNoteBibliography"/>
        <w:ind w:left="720" w:hanging="720"/>
      </w:pPr>
      <w:r w:rsidRPr="00A400F9">
        <w:t>51</w:t>
      </w:r>
      <w:r w:rsidRPr="00A400F9">
        <w:tab/>
        <w:t xml:space="preserve">Ludvigsson, J. F., Osby, U., Ekbom, A. &amp; Montgomery, S. M. Coeliac disease and risk of schizophrenia and other psychosis: a general population cohort study. </w:t>
      </w:r>
      <w:r w:rsidRPr="00A400F9">
        <w:rPr>
          <w:i/>
        </w:rPr>
        <w:t>Scand J Gastroenterol</w:t>
      </w:r>
      <w:r w:rsidRPr="00A400F9">
        <w:t xml:space="preserve"> </w:t>
      </w:r>
      <w:r w:rsidRPr="00A400F9">
        <w:rPr>
          <w:b/>
        </w:rPr>
        <w:t>42</w:t>
      </w:r>
      <w:r w:rsidRPr="00A400F9">
        <w:t>, 179-185 (2007).</w:t>
      </w:r>
    </w:p>
    <w:p w14:paraId="09832B23" w14:textId="77777777" w:rsidR="000C0344" w:rsidRPr="002B4CA6" w:rsidRDefault="000C0344" w:rsidP="000C0344">
      <w:pPr>
        <w:spacing w:line="480" w:lineRule="auto"/>
        <w:ind w:left="567" w:hanging="567"/>
        <w:jc w:val="both"/>
        <w:rPr>
          <w:rFonts w:ascii="Times New Roman" w:eastAsia="Calibri" w:hAnsi="Times New Roman" w:cs="Times New Roman"/>
          <w:sz w:val="24"/>
          <w:szCs w:val="24"/>
        </w:rPr>
        <w:sectPr w:rsidR="000C0344" w:rsidRPr="002B4CA6">
          <w:pgSz w:w="11909" w:h="16834"/>
          <w:pgMar w:top="1440" w:right="1440" w:bottom="1440" w:left="1440" w:header="0" w:footer="720" w:gutter="0"/>
          <w:pgNumType w:start="1"/>
          <w:cols w:space="720"/>
        </w:sectPr>
      </w:pPr>
      <w:r w:rsidRPr="002B4CA6">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056E465A"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ins w:id="142" w:author="Gibran Hemani" w:date="2019-07-10T17:28:00Z">
        <w:r w:rsidR="002E0E47">
          <w:rPr>
            <w:rFonts w:ascii="Times New Roman" w:hAnsi="Times New Roman" w:cs="Times New Roman"/>
            <w:color w:val="000000"/>
            <w:sz w:val="24"/>
            <w:szCs w:val="24"/>
          </w:rPr>
          <w:t xml:space="preserve">Instruments excluding the original outlier SNP are obtained for each candidate trait, </w:t>
        </w:r>
      </w:ins>
      <w:ins w:id="143" w:author="Gibran Hemani" w:date="2019-07-10T17:26:00Z">
        <w:r w:rsidR="002E0E47">
          <w:rPr>
            <w:rFonts w:ascii="Times New Roman" w:hAnsi="Times New Roman" w:cs="Times New Roman"/>
            <w:color w:val="000000"/>
            <w:sz w:val="24"/>
            <w:szCs w:val="24"/>
          </w:rPr>
          <w:t xml:space="preserve">LASSO-based multivariable MR is used to </w:t>
        </w:r>
      </w:ins>
      <w:ins w:id="144" w:author="Gibran Hemani" w:date="2019-07-10T17:27:00Z">
        <w:r w:rsidR="002E0E47">
          <w:rPr>
            <w:rFonts w:ascii="Times New Roman" w:hAnsi="Times New Roman" w:cs="Times New Roman"/>
            <w:color w:val="000000"/>
            <w:sz w:val="24"/>
            <w:szCs w:val="24"/>
          </w:rPr>
          <w:t>prune the candidate traits to avoid redundancy, and t</w:t>
        </w:r>
      </w:ins>
      <w:del w:id="145" w:author="Gibran Hemani" w:date="2019-07-10T17:27:00Z">
        <w:r w:rsidRPr="00454C7F" w:rsidDel="002E0E47">
          <w:rPr>
            <w:rFonts w:ascii="Times New Roman" w:hAnsi="Times New Roman" w:cs="Times New Roman"/>
            <w:color w:val="000000"/>
            <w:sz w:val="24"/>
            <w:szCs w:val="24"/>
          </w:rPr>
          <w:delText>T</w:delText>
        </w:r>
      </w:del>
      <w:r w:rsidRPr="00454C7F">
        <w:rPr>
          <w:rFonts w:ascii="Times New Roman" w:hAnsi="Times New Roman" w:cs="Times New Roman"/>
          <w:color w:val="000000"/>
          <w:sz w:val="24"/>
          <w:szCs w:val="24"/>
        </w:rPr>
        <w:t xml:space="preserve">he causal </w:t>
      </w:r>
      <w:del w:id="146" w:author="Gibran Hemani" w:date="2019-07-10T17:30:00Z">
        <w:r w:rsidRPr="00454C7F" w:rsidDel="00F15B1B">
          <w:rPr>
            <w:rFonts w:ascii="Times New Roman" w:hAnsi="Times New Roman" w:cs="Times New Roman"/>
            <w:color w:val="000000"/>
            <w:sz w:val="24"/>
            <w:szCs w:val="24"/>
          </w:rPr>
          <w:delText xml:space="preserve">inference </w:delText>
        </w:r>
      </w:del>
      <w:ins w:id="147" w:author="Gibran Hemani" w:date="2019-07-10T17:30:00Z">
        <w:r w:rsidR="00F15B1B">
          <w:rPr>
            <w:rFonts w:ascii="Times New Roman" w:hAnsi="Times New Roman" w:cs="Times New Roman"/>
            <w:color w:val="000000"/>
            <w:sz w:val="24"/>
            <w:szCs w:val="24"/>
          </w:rPr>
          <w:t xml:space="preserve">influence </w:t>
        </w:r>
      </w:ins>
      <w:r w:rsidRPr="00454C7F">
        <w:rPr>
          <w:rFonts w:ascii="Times New Roman" w:hAnsi="Times New Roman" w:cs="Times New Roman"/>
          <w:color w:val="000000"/>
          <w:sz w:val="24"/>
          <w:szCs w:val="24"/>
        </w:rPr>
        <w:t>of each of those</w:t>
      </w:r>
      <w:ins w:id="148" w:author="Gibran Hemani" w:date="2019-07-10T17:27:00Z">
        <w:r w:rsidR="002E0E47">
          <w:rPr>
            <w:rFonts w:ascii="Times New Roman" w:hAnsi="Times New Roman" w:cs="Times New Roman"/>
            <w:color w:val="000000"/>
            <w:sz w:val="24"/>
            <w:szCs w:val="24"/>
          </w:rPr>
          <w:t xml:space="preserve"> independent</w:t>
        </w:r>
      </w:ins>
      <w:r w:rsidRPr="00454C7F">
        <w:rPr>
          <w:rFonts w:ascii="Times New Roman" w:hAnsi="Times New Roman" w:cs="Times New Roman"/>
          <w:color w:val="000000"/>
          <w:sz w:val="24"/>
          <w:szCs w:val="24"/>
        </w:rPr>
        <w:t xml:space="preserve"> candidate traits on the outcome can </w:t>
      </w:r>
      <w:ins w:id="149" w:author="Gibran Hemani" w:date="2019-07-10T17:27:00Z">
        <w:r w:rsidR="002E0E47">
          <w:rPr>
            <w:rFonts w:ascii="Times New Roman" w:hAnsi="Times New Roman" w:cs="Times New Roman"/>
            <w:color w:val="000000"/>
            <w:sz w:val="24"/>
            <w:szCs w:val="24"/>
          </w:rPr>
          <w:t xml:space="preserve">subsequently </w:t>
        </w:r>
      </w:ins>
      <w:r w:rsidRPr="00454C7F">
        <w:rPr>
          <w:rFonts w:ascii="Times New Roman" w:hAnsi="Times New Roman" w:cs="Times New Roman"/>
          <w:color w:val="000000"/>
          <w:sz w:val="24"/>
          <w:szCs w:val="24"/>
        </w:rPr>
        <w:t>be estimated</w:t>
      </w:r>
      <w:del w:id="150" w:author="Gibran Hemani" w:date="2019-07-10T17:30:00Z">
        <w:r w:rsidRPr="00454C7F" w:rsidDel="00F15B1B">
          <w:rPr>
            <w:rFonts w:ascii="Times New Roman" w:hAnsi="Times New Roman" w:cs="Times New Roman"/>
            <w:color w:val="000000"/>
            <w:sz w:val="24"/>
            <w:szCs w:val="24"/>
          </w:rPr>
          <w:delText xml:space="preserve"> using MR by identifying their instruments (excluding the original outlier SNP)</w:delText>
        </w:r>
      </w:del>
      <w:r w:rsidRPr="00454C7F">
        <w:rPr>
          <w:rFonts w:ascii="Times New Roman" w:hAnsi="Times New Roman" w:cs="Times New Roman"/>
          <w:color w:val="000000"/>
          <w:sz w:val="24"/>
          <w:szCs w:val="24"/>
        </w:rPr>
        <w:t xml:space="preserve">. This allows us to identify new traits that putatively influence the </w:t>
      </w:r>
      <w:proofErr w:type="gramStart"/>
      <w:r w:rsidRPr="00454C7F">
        <w:rPr>
          <w:rFonts w:ascii="Times New Roman" w:hAnsi="Times New Roman" w:cs="Times New Roman"/>
          <w:color w:val="000000"/>
          <w:sz w:val="24"/>
          <w:szCs w:val="24"/>
        </w:rPr>
        <w:t>outcome</w:t>
      </w:r>
      <w:ins w:id="151" w:author="Gibran Hemani" w:date="2019-07-10T17:30:00Z">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w:t>
        </w:r>
      </w:ins>
      <w:ins w:id="152" w:author="Gibran Hemani" w:date="2019-07-10T17:31:00Z">
        <w:r w:rsidR="00F15B1B">
          <w:rPr>
            <w:rFonts w:ascii="Times New Roman" w:hAnsi="Times New Roman" w:cs="Times New Roman"/>
            <w:color w:val="000000"/>
            <w:sz w:val="24"/>
            <w:szCs w:val="24"/>
          </w:rPr>
          <w:t>original exposure-outcome model</w:t>
        </w:r>
      </w:ins>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7D7F94BC"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ins w:id="153" w:author="Gibran Hemani" w:date="2019-07-10T23:00:00Z">
        <w:r w:rsidR="00254BD2">
          <w:rPr>
            <w:rFonts w:ascii="Times New Roman" w:hAnsi="Times New Roman" w:cs="Times New Roman"/>
            <w:bCs/>
            <w:color w:val="000000"/>
            <w:sz w:val="24"/>
            <w:szCs w:val="24"/>
          </w:rPr>
          <w:t xml:space="preserve"> </w:t>
        </w:r>
        <w:proofErr w:type="gramStart"/>
        <w:r w:rsidR="00254BD2">
          <w:rPr>
            <w:rFonts w:ascii="Times New Roman" w:hAnsi="Times New Roman" w:cs="Times New Roman"/>
            <w:bCs/>
            <w:color w:val="000000"/>
            <w:sz w:val="24"/>
            <w:szCs w:val="24"/>
          </w:rPr>
          <w:t>Typically</w:t>
        </w:r>
        <w:proofErr w:type="gramEnd"/>
        <w:r w:rsidR="00254BD2">
          <w:rPr>
            <w:rFonts w:ascii="Times New Roman" w:hAnsi="Times New Roman" w:cs="Times New Roman"/>
            <w:bCs/>
            <w:color w:val="000000"/>
            <w:sz w:val="24"/>
            <w:szCs w:val="24"/>
          </w:rPr>
          <w:t xml:space="preserve"> 30 instruments were simulated directly for x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ins>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7777777"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74">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154"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154"/>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77777777"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2" w:author="Gibran Hemani" w:date="2019-07-10T23:07:00Z" w:initials="GH">
    <w:p w14:paraId="23D88130" w14:textId="40A65356" w:rsidR="001C6A07" w:rsidRDefault="001C6A07">
      <w:pPr>
        <w:pStyle w:val="CommentText"/>
      </w:pPr>
      <w:r>
        <w:rPr>
          <w:rStyle w:val="CommentReference"/>
        </w:rPr>
        <w:annotationRef/>
      </w:r>
      <w:proofErr w:type="spellStart"/>
      <w:r>
        <w:t>Yoonsu</w:t>
      </w:r>
      <w:proofErr w:type="spellEnd"/>
      <w:r>
        <w:t xml:space="preserve"> to fill in</w:t>
      </w:r>
    </w:p>
  </w:comment>
  <w:comment w:id="133" w:author="Gibran Hemani" w:date="2019-07-08T22:29:00Z" w:initials="GH">
    <w:p w14:paraId="0DFD9E0C" w14:textId="77777777" w:rsidR="00BB19B5" w:rsidRDefault="00BB19B5" w:rsidP="000C0344">
      <w:r>
        <w:rPr>
          <w:rStyle w:val="CommentReference"/>
        </w:rPr>
        <w:annotationRef/>
      </w:r>
      <w:hyperlink r:id="rId1" w:history="1">
        <w:r>
          <w:rPr>
            <w:rStyle w:val="Hyperlink"/>
          </w:rPr>
          <w:t>https://www.biorxiv.org/content/10.1101/401042v2</w:t>
        </w:r>
      </w:hyperlink>
    </w:p>
  </w:comment>
  <w:comment w:id="139" w:author="Gibran Hemani" w:date="2019-04-03T00:56:00Z" w:initials="GH">
    <w:p w14:paraId="55A4E3BC" w14:textId="77777777" w:rsidR="00BB19B5" w:rsidRDefault="00BB19B5" w:rsidP="000C0344">
      <w:pPr>
        <w:pStyle w:val="CommentText"/>
      </w:pPr>
      <w:r>
        <w:rPr>
          <w:rStyle w:val="CommentReference"/>
        </w:rPr>
        <w:annotationRef/>
      </w:r>
      <w:r>
        <w:t>Refs</w:t>
      </w:r>
    </w:p>
  </w:comment>
  <w:comment w:id="140" w:author="Gibran Hemani" w:date="2019-04-02T20:43:00Z" w:initials="GH">
    <w:p w14:paraId="31C19809" w14:textId="77777777" w:rsidR="00BB19B5" w:rsidRDefault="00BB19B5" w:rsidP="000C0344">
      <w:pPr>
        <w:pStyle w:val="CommentText"/>
      </w:pPr>
      <w:r>
        <w:rPr>
          <w:rStyle w:val="CommentReference"/>
        </w:rPr>
        <w:annotationRef/>
      </w:r>
      <w:hyperlink r:id="rId2" w:history="1">
        <w:r w:rsidRPr="00843653">
          <w:rPr>
            <w:rStyle w:val="Hyperlink"/>
          </w:rPr>
          <w:t>https://www.biorxiv.org/content/10.1101/401042v2</w:t>
        </w:r>
      </w:hyperlink>
    </w:p>
    <w:p w14:paraId="6AF26AF5" w14:textId="77777777" w:rsidR="00BB19B5" w:rsidRDefault="00BB19B5" w:rsidP="000C03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D88130" w15:done="0"/>
  <w15:commentEx w15:paraId="0DFD9E0C" w15:done="0"/>
  <w15:commentEx w15:paraId="55A4E3BC" w15:done="0"/>
  <w15:commentEx w15:paraId="6AF26A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D88130" w16cid:durableId="20D0EE35"/>
  <w16cid:commentId w16cid:paraId="0DFD9E0C" w16cid:durableId="20CE4243"/>
  <w16cid:commentId w16cid:paraId="55A4E3BC" w16cid:durableId="204E834C"/>
  <w16cid:commentId w16cid:paraId="6AF26AF5"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AA39D" w14:textId="77777777" w:rsidR="00DC27C6" w:rsidRDefault="00DC27C6">
      <w:pPr>
        <w:spacing w:line="240" w:lineRule="auto"/>
      </w:pPr>
      <w:r>
        <w:separator/>
      </w:r>
    </w:p>
  </w:endnote>
  <w:endnote w:type="continuationSeparator" w:id="0">
    <w:p w14:paraId="2A1F2E88" w14:textId="77777777" w:rsidR="00DC27C6" w:rsidRDefault="00DC27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BB19B5" w:rsidRDefault="00BB19B5">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BB19B5" w:rsidRDefault="00BB1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CC4A8" w14:textId="77777777" w:rsidR="00DC27C6" w:rsidRDefault="00DC27C6">
      <w:pPr>
        <w:spacing w:line="240" w:lineRule="auto"/>
      </w:pPr>
      <w:r>
        <w:separator/>
      </w:r>
    </w:p>
  </w:footnote>
  <w:footnote w:type="continuationSeparator" w:id="0">
    <w:p w14:paraId="1E19F158" w14:textId="77777777" w:rsidR="00DC27C6" w:rsidRDefault="00DC27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4"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8"/>
  </w:num>
  <w:num w:numId="6">
    <w:abstractNumId w:val="3"/>
  </w:num>
  <w:num w:numId="7">
    <w:abstractNumId w:val="2"/>
  </w:num>
  <w:num w:numId="8">
    <w:abstractNumId w:val="5"/>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344"/>
    <w:rsid w:val="00003693"/>
    <w:rsid w:val="00097E3D"/>
    <w:rsid w:val="000C0344"/>
    <w:rsid w:val="001B1275"/>
    <w:rsid w:val="001C6A07"/>
    <w:rsid w:val="001E02AE"/>
    <w:rsid w:val="00225889"/>
    <w:rsid w:val="00254BD2"/>
    <w:rsid w:val="002E0E47"/>
    <w:rsid w:val="003457EB"/>
    <w:rsid w:val="003C44C5"/>
    <w:rsid w:val="003C5B5F"/>
    <w:rsid w:val="003D30D0"/>
    <w:rsid w:val="00413C61"/>
    <w:rsid w:val="005212CE"/>
    <w:rsid w:val="005C212E"/>
    <w:rsid w:val="00602850"/>
    <w:rsid w:val="00603FFA"/>
    <w:rsid w:val="0071415A"/>
    <w:rsid w:val="007553D5"/>
    <w:rsid w:val="00882C09"/>
    <w:rsid w:val="00941B3A"/>
    <w:rsid w:val="00B12A5F"/>
    <w:rsid w:val="00BB19B5"/>
    <w:rsid w:val="00C805BA"/>
    <w:rsid w:val="00DA000A"/>
    <w:rsid w:val="00DC27C6"/>
    <w:rsid w:val="00E806F8"/>
    <w:rsid w:val="00E97F17"/>
    <w:rsid w:val="00F15B1B"/>
    <w:rsid w:val="00F454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C0344"/>
    <w:pPr>
      <w:spacing w:line="276" w:lineRule="auto"/>
    </w:pPr>
    <w:rPr>
      <w:rFonts w:ascii="Arial" w:eastAsiaTheme="minorEastAsia"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eastAsiaTheme="minorEastAsia"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eastAsiaTheme="minorEastAsia"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eastAsiaTheme="minorEastAsia"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biorxiv.org/content/10.1101/401042v2" TargetMode="External"/><Relationship Id="rId1" Type="http://schemas.openxmlformats.org/officeDocument/2006/relationships/hyperlink" Target="https://www.biorxiv.org/content/10.1101/401042v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0.png"/><Relationship Id="rId42" Type="http://schemas.openxmlformats.org/officeDocument/2006/relationships/hyperlink" Target="about:blank" TargetMode="External"/><Relationship Id="rId47"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comments" Target="comments.xml"/><Relationship Id="rId16" Type="http://schemas.openxmlformats.org/officeDocument/2006/relationships/image" Target="media/image5.png"/><Relationship Id="rId11" Type="http://schemas.openxmlformats.org/officeDocument/2006/relationships/hyperlink" Target="https://github.com/WSpiller/RadialMR" TargetMode="External"/><Relationship Id="rId24" Type="http://schemas.openxmlformats.org/officeDocument/2006/relationships/image" Target="media/image12.png"/><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about:blank" TargetMode="External"/><Relationship Id="rId53" Type="http://schemas.openxmlformats.org/officeDocument/2006/relationships/image" Target="media/image18.png"/><Relationship Id="rId58" Type="http://schemas.openxmlformats.org/officeDocument/2006/relationships/hyperlink" Target="about:blank" TargetMode="External"/><Relationship Id="rId66" Type="http://schemas.openxmlformats.org/officeDocument/2006/relationships/image" Target="media/image22.png"/><Relationship Id="rId74" Type="http://schemas.openxmlformats.org/officeDocument/2006/relationships/image" Target="media/image24.e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about:blank"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14.png"/><Relationship Id="rId43" Type="http://schemas.openxmlformats.org/officeDocument/2006/relationships/hyperlink" Target="about:blank" TargetMode="External"/><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hyperlink" Target="about:blank" TargetMode="External"/><Relationship Id="rId69" Type="http://schemas.microsoft.com/office/2011/relationships/commentsExtended" Target="commentsExtended.xm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about:blank" TargetMode="External"/><Relationship Id="rId72" Type="http://schemas.openxmlformats.org/officeDocument/2006/relationships/hyperlink" Target="http://www.mrbase.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about:blank" TargetMode="External"/><Relationship Id="rId59" Type="http://schemas.openxmlformats.org/officeDocument/2006/relationships/image" Target="media/image21.png"/><Relationship Id="rId67" Type="http://schemas.openxmlformats.org/officeDocument/2006/relationships/hyperlink" Target="https://github.com/explodecomputer/tryx-analysis" TargetMode="External"/><Relationship Id="rId20" Type="http://schemas.openxmlformats.org/officeDocument/2006/relationships/image" Target="media/image9.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microsoft.com/office/2016/09/relationships/commentsIds" Target="commentsIds.xml"/><Relationship Id="rId75"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image" Target="media/image20.png"/><Relationship Id="rId10" Type="http://schemas.openxmlformats.org/officeDocument/2006/relationships/hyperlink" Target="https://paperpile.com/c/uS8h0p/WBcu" TargetMode="External"/><Relationship Id="rId31" Type="http://schemas.openxmlformats.org/officeDocument/2006/relationships/hyperlink" Target="about:blank" TargetMode="External"/><Relationship Id="rId44" Type="http://schemas.openxmlformats.org/officeDocument/2006/relationships/image" Target="media/image16.png"/><Relationship Id="rId52" Type="http://schemas.openxmlformats.org/officeDocument/2006/relationships/hyperlink" Target="about:blank" TargetMode="External"/><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image" Target="media/image23.png"/><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paperpile.com/c/uS8h0p/xVMG"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5.png"/><Relationship Id="rId34" Type="http://schemas.openxmlformats.org/officeDocument/2006/relationships/hyperlink" Target="about:blank" TargetMode="External"/><Relationship Id="rId50" Type="http://schemas.openxmlformats.org/officeDocument/2006/relationships/image" Target="media/image17.png"/><Relationship Id="rId55" Type="http://schemas.openxmlformats.org/officeDocument/2006/relationships/image" Target="media/image19.png"/><Relationship Id="rId76" Type="http://schemas.openxmlformats.org/officeDocument/2006/relationships/image" Target="media/image26.png"/><Relationship Id="rId7" Type="http://schemas.openxmlformats.org/officeDocument/2006/relationships/hyperlink" Target="mailto:g.hemani@bristol.ac.uk" TargetMode="External"/><Relationship Id="rId71" Type="http://schemas.openxmlformats.org/officeDocument/2006/relationships/hyperlink" Target="https://github.com/MRCIEU/TwoSampleMR" TargetMode="External"/><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40</Pages>
  <Words>15839</Words>
  <Characters>90283</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15</cp:revision>
  <dcterms:created xsi:type="dcterms:W3CDTF">2019-07-09T06:44:00Z</dcterms:created>
  <dcterms:modified xsi:type="dcterms:W3CDTF">2019-07-10T22:07:00Z</dcterms:modified>
</cp:coreProperties>
</file>